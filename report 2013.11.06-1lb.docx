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3D53" w:rsidRDefault="00273D53">
      <w:pPr>
        <w:spacing w:before="3" w:line="160" w:lineRule="exact"/>
        <w:rPr>
          <w:sz w:val="16"/>
          <w:szCs w:val="16"/>
        </w:rPr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6839DC">
      <w:pPr>
        <w:spacing w:before="19"/>
        <w:ind w:left="470" w:right="470"/>
        <w:jc w:val="center"/>
        <w:rPr>
          <w:sz w:val="24"/>
          <w:szCs w:val="24"/>
        </w:rPr>
      </w:pP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acilitates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meanings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through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xtual</w:t>
      </w:r>
      <w:r>
        <w:rPr>
          <w:spacing w:val="-10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co-occurrence</w:t>
      </w:r>
    </w:p>
    <w:p w:rsidR="00273D53" w:rsidRDefault="00273D53">
      <w:pPr>
        <w:spacing w:before="2" w:line="160" w:lineRule="exact"/>
        <w:rPr>
          <w:sz w:val="16"/>
          <w:szCs w:val="16"/>
        </w:rPr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6839DC">
      <w:pPr>
        <w:ind w:left="2348" w:right="2348"/>
        <w:jc w:val="center"/>
        <w:rPr>
          <w:sz w:val="24"/>
          <w:szCs w:val="24"/>
        </w:rPr>
      </w:pPr>
      <w:r>
        <w:rPr>
          <w:sz w:val="24"/>
          <w:szCs w:val="24"/>
        </w:rPr>
        <w:t>Long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Ouyang,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Lera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Borodits</w:t>
      </w:r>
      <w:r>
        <w:rPr>
          <w:spacing w:val="-4"/>
          <w:sz w:val="24"/>
          <w:szCs w:val="24"/>
        </w:rPr>
        <w:t>k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Michael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C.</w:t>
      </w:r>
      <w:r>
        <w:rPr>
          <w:spacing w:val="-2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Frank</w:t>
      </w:r>
    </w:p>
    <w:p w:rsidR="00273D53" w:rsidRDefault="00273D53">
      <w:pPr>
        <w:spacing w:before="2" w:line="200" w:lineRule="exact"/>
      </w:pPr>
    </w:p>
    <w:p w:rsidR="00273D53" w:rsidRDefault="006839DC">
      <w:pPr>
        <w:ind w:left="2467" w:right="2467"/>
        <w:jc w:val="center"/>
        <w:rPr>
          <w:sz w:val="24"/>
          <w:szCs w:val="24"/>
        </w:rPr>
      </w:pPr>
      <w:r>
        <w:rPr>
          <w:sz w:val="24"/>
          <w:szCs w:val="24"/>
        </w:rPr>
        <w:t>Department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Psycholog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Stanford</w:t>
      </w:r>
      <w:r>
        <w:rPr>
          <w:spacing w:val="-8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Un</w:t>
      </w:r>
      <w:r>
        <w:rPr>
          <w:spacing w:val="-6"/>
          <w:w w:val="99"/>
          <w:sz w:val="24"/>
          <w:szCs w:val="24"/>
        </w:rPr>
        <w:t>i</w:t>
      </w:r>
      <w:r>
        <w:rPr>
          <w:spacing w:val="-4"/>
          <w:w w:val="99"/>
          <w:sz w:val="24"/>
          <w:szCs w:val="24"/>
        </w:rPr>
        <w:t>v</w:t>
      </w:r>
      <w:r>
        <w:rPr>
          <w:w w:val="99"/>
          <w:sz w:val="24"/>
          <w:szCs w:val="24"/>
        </w:rPr>
        <w:t>ersity</w:t>
      </w: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before="8" w:line="240" w:lineRule="exact"/>
        <w:rPr>
          <w:sz w:val="24"/>
          <w:szCs w:val="24"/>
        </w:rPr>
      </w:pPr>
    </w:p>
    <w:p w:rsidR="00273D53" w:rsidRDefault="006839DC">
      <w:pPr>
        <w:ind w:left="4141" w:right="4141"/>
        <w:jc w:val="center"/>
        <w:rPr>
          <w:sz w:val="24"/>
          <w:szCs w:val="24"/>
        </w:rPr>
      </w:pPr>
      <w:r>
        <w:rPr>
          <w:sz w:val="24"/>
          <w:szCs w:val="24"/>
        </w:rPr>
        <w:t>Author</w:t>
      </w:r>
      <w:r>
        <w:rPr>
          <w:spacing w:val="-7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Note</w:t>
      </w:r>
    </w:p>
    <w:p w:rsidR="00273D53" w:rsidRDefault="00273D53">
      <w:pPr>
        <w:spacing w:line="200" w:lineRule="exact"/>
      </w:pPr>
    </w:p>
    <w:p w:rsidR="00273D53" w:rsidRDefault="00273D53">
      <w:pPr>
        <w:spacing w:before="1" w:line="260" w:lineRule="exact"/>
        <w:rPr>
          <w:sz w:val="26"/>
          <w:szCs w:val="26"/>
        </w:rPr>
      </w:pPr>
    </w:p>
    <w:p w:rsidR="00273D53" w:rsidRDefault="006839DC">
      <w:pPr>
        <w:spacing w:line="415" w:lineRule="auto"/>
        <w:ind w:left="100" w:right="141" w:firstLine="576"/>
        <w:rPr>
          <w:sz w:val="24"/>
          <w:szCs w:val="24"/>
        </w:rPr>
      </w:pPr>
      <w:r>
        <w:rPr>
          <w:sz w:val="24"/>
          <w:szCs w:val="24"/>
        </w:rPr>
        <w:t>An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earlier</w:t>
      </w:r>
      <w:r>
        <w:rPr>
          <w:spacing w:val="-6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ersion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paper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appeared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Proceedings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34th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Annual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Meeting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 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Cognit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Science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Societ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.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Address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correspondence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to:</w:t>
      </w:r>
    </w:p>
    <w:p w:rsidR="00273D53" w:rsidRDefault="006839DC">
      <w:pPr>
        <w:spacing w:before="7"/>
        <w:ind w:left="676"/>
        <w:rPr>
          <w:sz w:val="24"/>
          <w:szCs w:val="24"/>
        </w:rPr>
      </w:pPr>
      <w:r>
        <w:rPr>
          <w:sz w:val="24"/>
          <w:szCs w:val="24"/>
        </w:rPr>
        <w:t>Long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Ouyang</w:t>
      </w:r>
    </w:p>
    <w:p w:rsidR="00273D53" w:rsidRDefault="00273D53">
      <w:pPr>
        <w:spacing w:before="2" w:line="200" w:lineRule="exact"/>
      </w:pPr>
    </w:p>
    <w:p w:rsidR="00273D53" w:rsidRDefault="006839DC">
      <w:pPr>
        <w:ind w:left="676"/>
        <w:rPr>
          <w:sz w:val="24"/>
          <w:szCs w:val="24"/>
        </w:rPr>
      </w:pPr>
      <w:r>
        <w:rPr>
          <w:sz w:val="24"/>
          <w:szCs w:val="24"/>
        </w:rPr>
        <w:t>Jordan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Hall,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Building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01-420</w:t>
      </w:r>
    </w:p>
    <w:p w:rsidR="00273D53" w:rsidRDefault="00273D53">
      <w:pPr>
        <w:spacing w:before="2" w:line="200" w:lineRule="exact"/>
      </w:pPr>
    </w:p>
    <w:p w:rsidR="00273D53" w:rsidRDefault="006839DC">
      <w:pPr>
        <w:ind w:left="676"/>
        <w:rPr>
          <w:sz w:val="24"/>
          <w:szCs w:val="24"/>
        </w:rPr>
      </w:pPr>
      <w:r>
        <w:rPr>
          <w:sz w:val="24"/>
          <w:szCs w:val="24"/>
        </w:rPr>
        <w:t>450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Serra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Mall</w:t>
      </w:r>
    </w:p>
    <w:p w:rsidR="00273D53" w:rsidRDefault="00273D53">
      <w:pPr>
        <w:spacing w:before="2" w:line="200" w:lineRule="exact"/>
      </w:pPr>
    </w:p>
    <w:p w:rsidR="00273D53" w:rsidRDefault="006839DC">
      <w:pPr>
        <w:ind w:left="676"/>
        <w:rPr>
          <w:sz w:val="24"/>
          <w:szCs w:val="24"/>
        </w:rPr>
      </w:pPr>
      <w:r>
        <w:rPr>
          <w:sz w:val="24"/>
          <w:szCs w:val="24"/>
        </w:rPr>
        <w:t>Stanford,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CA,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94305</w:t>
      </w:r>
    </w:p>
    <w:p w:rsidR="00273D53" w:rsidRDefault="00273D53">
      <w:pPr>
        <w:spacing w:before="2" w:line="200" w:lineRule="exact"/>
      </w:pPr>
    </w:p>
    <w:p w:rsidR="00273D53" w:rsidRDefault="006839DC">
      <w:pPr>
        <w:ind w:left="676"/>
        <w:rPr>
          <w:sz w:val="24"/>
          <w:szCs w:val="24"/>
        </w:rPr>
        <w:sectPr w:rsidR="00273D53">
          <w:headerReference w:type="default" r:id="rId8"/>
          <w:pgSz w:w="12240" w:h="15840"/>
          <w:pgMar w:top="960" w:right="1340" w:bottom="280" w:left="1340" w:header="736" w:footer="0" w:gutter="0"/>
          <w:pgNumType w:start="1"/>
          <w:cols w:space="720"/>
        </w:sectPr>
      </w:pPr>
      <w:r>
        <w:rPr>
          <w:sz w:val="24"/>
          <w:szCs w:val="24"/>
        </w:rPr>
        <w:t>Email:</w:t>
      </w:r>
      <w:r>
        <w:rPr>
          <w:spacing w:val="8"/>
          <w:sz w:val="24"/>
          <w:szCs w:val="24"/>
        </w:rPr>
        <w:t xml:space="preserve"> </w:t>
      </w:r>
      <w:hyperlink>
        <w:r>
          <w:rPr>
            <w:w w:val="132"/>
            <w:sz w:val="24"/>
            <w:szCs w:val="24"/>
          </w:rPr>
          <w:t>louyang@post.harvard.edu</w:t>
        </w:r>
      </w:hyperlink>
    </w:p>
    <w:p w:rsidR="00273D53" w:rsidRDefault="00273D53">
      <w:pPr>
        <w:spacing w:before="5" w:line="120" w:lineRule="exact"/>
        <w:rPr>
          <w:sz w:val="12"/>
          <w:szCs w:val="12"/>
        </w:rPr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6839DC">
      <w:pPr>
        <w:spacing w:before="19"/>
        <w:ind w:left="4337" w:right="4337"/>
        <w:jc w:val="center"/>
        <w:rPr>
          <w:sz w:val="24"/>
          <w:szCs w:val="24"/>
        </w:rPr>
      </w:pPr>
      <w:r>
        <w:rPr>
          <w:w w:val="99"/>
          <w:sz w:val="24"/>
          <w:szCs w:val="24"/>
        </w:rPr>
        <w:t>Abstract</w:t>
      </w:r>
    </w:p>
    <w:p w:rsidR="00273D53" w:rsidRDefault="00273D53">
      <w:pPr>
        <w:spacing w:before="7" w:line="140" w:lineRule="exact"/>
        <w:rPr>
          <w:sz w:val="15"/>
          <w:szCs w:val="15"/>
        </w:rPr>
      </w:pPr>
    </w:p>
    <w:p w:rsidR="00273D53" w:rsidRDefault="00273D53">
      <w:pPr>
        <w:spacing w:line="200" w:lineRule="exact"/>
      </w:pPr>
    </w:p>
    <w:p w:rsidR="00273D53" w:rsidRDefault="006839DC">
      <w:pPr>
        <w:spacing w:line="415" w:lineRule="auto"/>
        <w:ind w:left="100" w:right="93"/>
        <w:rPr>
          <w:sz w:val="24"/>
          <w:szCs w:val="24"/>
        </w:rPr>
      </w:pP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ords’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xtual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each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other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may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important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source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information about</w:t>
      </w:r>
      <w:r>
        <w:rPr>
          <w:sz w:val="24"/>
          <w:szCs w:val="24"/>
        </w:rPr>
        <w:t xml:space="preserve"> their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meanings.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F</w:t>
      </w:r>
      <w:r>
        <w:rPr>
          <w:sz w:val="24"/>
          <w:szCs w:val="24"/>
        </w:rPr>
        <w:t>or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xample,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learner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might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notice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postman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mailman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occur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in 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v</w:t>
      </w:r>
      <w:r>
        <w:rPr>
          <w:sz w:val="24"/>
          <w:szCs w:val="24"/>
        </w:rPr>
        <w:t>ery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similar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sets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other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infer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5"/>
          <w:sz w:val="24"/>
          <w:szCs w:val="24"/>
        </w:rPr>
        <w:t>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similar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meanings.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While computational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models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5"/>
          <w:sz w:val="24"/>
          <w:szCs w:val="24"/>
        </w:rPr>
        <w:t>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demonstrated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xtual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possible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information source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meaning,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artificial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language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xperiments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5"/>
          <w:sz w:val="24"/>
          <w:szCs w:val="24"/>
        </w:rPr>
        <w:t>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suggested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ins w:id="0" w:author="lera boroditsky" w:date="2013-11-21T16:52:00Z">
        <w:r w:rsidR="0022272A">
          <w:rPr>
            <w:spacing w:val="-4"/>
            <w:sz w:val="24"/>
            <w:szCs w:val="24"/>
          </w:rPr>
          <w:t xml:space="preserve">the </w:t>
        </w:r>
      </w:ins>
      <w:r>
        <w:rPr>
          <w:sz w:val="24"/>
          <w:szCs w:val="24"/>
        </w:rPr>
        <w:t>human capacity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acquire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meaning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xtual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quite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limited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(unless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co-occurrence r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gularities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signaled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another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redundant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cue).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Experiments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paradigm</w:t>
      </w:r>
      <w:r>
        <w:rPr>
          <w:spacing w:val="-9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typically present</w:t>
      </w:r>
      <w:r>
        <w:rPr>
          <w:sz w:val="24"/>
          <w:szCs w:val="24"/>
        </w:rPr>
        <w:t xml:space="preserve"> learners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all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unkn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wn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start,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6"/>
          <w:sz w:val="24"/>
          <w:szCs w:val="24"/>
        </w:rPr>
        <w:t>e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13"/>
          <w:sz w:val="24"/>
          <w:szCs w:val="24"/>
        </w:rPr>
        <w:t>r</w:t>
      </w:r>
      <w:r>
        <w:rPr>
          <w:sz w:val="24"/>
          <w:szCs w:val="24"/>
        </w:rPr>
        <w:t>.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contrast,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real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language learners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typically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encounter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input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contains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some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wn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semantically o</w:t>
      </w:r>
      <w:r>
        <w:rPr>
          <w:spacing w:val="-4"/>
          <w:sz w:val="24"/>
          <w:szCs w:val="24"/>
        </w:rPr>
        <w:t>r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anized.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three</w:t>
      </w:r>
      <w:r>
        <w:rPr>
          <w:spacing w:val="-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xperiments,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use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reference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 xml:space="preserve">points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acilitates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xtual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fect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crucially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depends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both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</w:p>
    <w:p w:rsidR="00273D53" w:rsidRDefault="006839DC">
      <w:pPr>
        <w:spacing w:before="7"/>
        <w:ind w:left="100"/>
        <w:rPr>
          <w:sz w:val="24"/>
          <w:szCs w:val="24"/>
        </w:rPr>
        <w:sectPr w:rsidR="00273D53">
          <w:headerReference w:type="default" r:id="rId9"/>
          <w:pgSz w:w="12240" w:h="15840"/>
          <w:pgMar w:top="960" w:right="1340" w:bottom="280" w:left="1340" w:header="736" w:footer="0" w:gutter="0"/>
          <w:pgNumType w:start="2"/>
          <w:cols w:space="720"/>
        </w:sectPr>
      </w:pPr>
      <w:r>
        <w:rPr>
          <w:sz w:val="24"/>
          <w:szCs w:val="24"/>
        </w:rPr>
        <w:t>presence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wn</w:t>
      </w:r>
      <w:r>
        <w:rPr>
          <w:spacing w:val="-1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adherence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these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wn</w:t>
      </w:r>
      <w:r>
        <w:rPr>
          <w:spacing w:val="-1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some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r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anization.</w:t>
      </w:r>
    </w:p>
    <w:p w:rsidR="00273D53" w:rsidRDefault="00273D53">
      <w:pPr>
        <w:spacing w:before="5" w:line="120" w:lineRule="exact"/>
        <w:rPr>
          <w:sz w:val="12"/>
          <w:szCs w:val="12"/>
        </w:rPr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6839DC">
      <w:pPr>
        <w:spacing w:before="19"/>
        <w:ind w:left="508"/>
        <w:rPr>
          <w:sz w:val="24"/>
          <w:szCs w:val="24"/>
        </w:rPr>
      </w:pP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acilitates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meanings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through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xtual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</w:p>
    <w:p w:rsidR="00273D53" w:rsidRDefault="00273D53">
      <w:pPr>
        <w:spacing w:line="200" w:lineRule="exact"/>
      </w:pPr>
    </w:p>
    <w:p w:rsidR="00273D53" w:rsidRDefault="00273D53">
      <w:pPr>
        <w:spacing w:before="16" w:line="260" w:lineRule="exact"/>
        <w:rPr>
          <w:sz w:val="26"/>
          <w:szCs w:val="26"/>
        </w:rPr>
      </w:pPr>
    </w:p>
    <w:p w:rsidR="00273D53" w:rsidRDefault="006839DC">
      <w:pPr>
        <w:ind w:left="685"/>
        <w:rPr>
          <w:sz w:val="24"/>
          <w:szCs w:val="24"/>
        </w:rPr>
      </w:pPr>
      <w:r>
        <w:rPr>
          <w:w w:val="90"/>
          <w:sz w:val="24"/>
          <w:szCs w:val="24"/>
        </w:rPr>
        <w:t>“</w:t>
      </w:r>
      <w:r>
        <w:rPr>
          <w:spacing w:val="-20"/>
          <w:w w:val="90"/>
          <w:sz w:val="24"/>
          <w:szCs w:val="24"/>
        </w:rPr>
        <w:t>Y</w:t>
      </w:r>
      <w:r>
        <w:rPr>
          <w:w w:val="90"/>
          <w:sz w:val="24"/>
          <w:szCs w:val="24"/>
        </w:rPr>
        <w:t>ou</w:t>
      </w:r>
      <w:r>
        <w:rPr>
          <w:spacing w:val="11"/>
          <w:w w:val="90"/>
          <w:sz w:val="24"/>
          <w:szCs w:val="24"/>
        </w:rPr>
        <w:t xml:space="preserve"> </w:t>
      </w:r>
      <w:r>
        <w:rPr>
          <w:sz w:val="24"/>
          <w:szCs w:val="24"/>
        </w:rPr>
        <w:t>shall</w:t>
      </w:r>
      <w:r>
        <w:rPr>
          <w:spacing w:val="9"/>
          <w:sz w:val="24"/>
          <w:szCs w:val="24"/>
        </w:rPr>
        <w:t xml:space="preserve"> </w:t>
      </w:r>
      <w:r>
        <w:rPr>
          <w:w w:val="94"/>
          <w:sz w:val="24"/>
          <w:szCs w:val="24"/>
        </w:rPr>
        <w:t>know</w:t>
      </w:r>
      <w:r>
        <w:rPr>
          <w:spacing w:val="4"/>
          <w:w w:val="9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wo</w:t>
      </w:r>
      <w:r>
        <w:rPr>
          <w:spacing w:val="-9"/>
          <w:sz w:val="24"/>
          <w:szCs w:val="24"/>
        </w:rPr>
        <w:t>r</w:t>
      </w:r>
      <w:r>
        <w:rPr>
          <w:sz w:val="24"/>
          <w:szCs w:val="24"/>
        </w:rPr>
        <w:t>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company</w:t>
      </w:r>
      <w:r>
        <w:rPr>
          <w:spacing w:val="-18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-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eeps.”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Firth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(1957,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p.11)</w:t>
      </w: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before="6" w:line="260" w:lineRule="exact"/>
        <w:rPr>
          <w:sz w:val="26"/>
          <w:szCs w:val="26"/>
        </w:rPr>
      </w:pPr>
    </w:p>
    <w:p w:rsidR="00273D53" w:rsidRDefault="006839DC">
      <w:pPr>
        <w:spacing w:line="415" w:lineRule="auto"/>
        <w:ind w:left="100" w:right="346" w:firstLine="576"/>
        <w:rPr>
          <w:sz w:val="24"/>
          <w:szCs w:val="24"/>
        </w:rPr>
      </w:pPr>
      <w:commentRangeStart w:id="1"/>
      <w:r>
        <w:rPr>
          <w:sz w:val="24"/>
          <w:szCs w:val="24"/>
        </w:rPr>
        <w:t>Learning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meanings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challenging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problem</w:t>
      </w:r>
      <w:r>
        <w:rPr>
          <w:spacing w:val="-8"/>
          <w:sz w:val="24"/>
          <w:szCs w:val="24"/>
        </w:rPr>
        <w:t xml:space="preserve"> </w:t>
      </w:r>
      <w:commentRangeEnd w:id="1"/>
      <w:r w:rsidR="0022272A">
        <w:rPr>
          <w:rStyle w:val="CommentReference"/>
        </w:rPr>
        <w:commentReference w:id="1"/>
      </w:r>
      <w:r>
        <w:rPr>
          <w:sz w:val="24"/>
          <w:szCs w:val="24"/>
        </w:rPr>
        <w:t>(Car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y,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1978;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Quine,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 xml:space="preserve">1960). </w:t>
      </w:r>
      <w:r>
        <w:rPr>
          <w:spacing w:val="-4"/>
          <w:sz w:val="24"/>
          <w:szCs w:val="24"/>
        </w:rPr>
        <w:t>F</w:t>
      </w:r>
      <w:r>
        <w:rPr>
          <w:sz w:val="24"/>
          <w:szCs w:val="24"/>
        </w:rPr>
        <w:t>ortunately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learners,</w:t>
      </w:r>
      <w:r>
        <w:rPr>
          <w:spacing w:val="-8"/>
          <w:sz w:val="24"/>
          <w:szCs w:val="24"/>
        </w:rPr>
        <w:t xml:space="preserve"> </w:t>
      </w:r>
      <w:del w:id="2" w:author="lera boroditsky" w:date="2013-11-21T16:55:00Z">
        <w:r w:rsidDel="0022272A">
          <w:rPr>
            <w:sz w:val="24"/>
            <w:szCs w:val="24"/>
          </w:rPr>
          <w:delText>this</w:delText>
        </w:r>
        <w:r w:rsidDel="0022272A">
          <w:rPr>
            <w:spacing w:val="-3"/>
            <w:sz w:val="24"/>
            <w:szCs w:val="24"/>
          </w:rPr>
          <w:delText xml:space="preserve"> </w:delText>
        </w:r>
        <w:r w:rsidDel="0022272A">
          <w:rPr>
            <w:sz w:val="24"/>
            <w:szCs w:val="24"/>
          </w:rPr>
          <w:delText>hard</w:delText>
        </w:r>
        <w:r w:rsidDel="0022272A">
          <w:rPr>
            <w:spacing w:val="-4"/>
            <w:sz w:val="24"/>
            <w:szCs w:val="24"/>
          </w:rPr>
          <w:delText xml:space="preserve"> </w:delText>
        </w:r>
        <w:r w:rsidDel="0022272A">
          <w:rPr>
            <w:sz w:val="24"/>
            <w:szCs w:val="24"/>
          </w:rPr>
          <w:delText>problem</w:delText>
        </w:r>
        <w:r w:rsidDel="0022272A">
          <w:rPr>
            <w:spacing w:val="-8"/>
            <w:sz w:val="24"/>
            <w:szCs w:val="24"/>
          </w:rPr>
          <w:delText xml:space="preserve"> </w:delText>
        </w:r>
        <w:r w:rsidDel="0022272A">
          <w:rPr>
            <w:sz w:val="24"/>
            <w:szCs w:val="24"/>
          </w:rPr>
          <w:delText>is</w:delText>
        </w:r>
        <w:r w:rsidDel="0022272A">
          <w:rPr>
            <w:spacing w:val="-2"/>
            <w:sz w:val="24"/>
            <w:szCs w:val="24"/>
          </w:rPr>
          <w:delText xml:space="preserve"> </w:delText>
        </w:r>
        <w:r w:rsidDel="0022272A">
          <w:rPr>
            <w:sz w:val="24"/>
            <w:szCs w:val="24"/>
          </w:rPr>
          <w:delText>eased</w:delText>
        </w:r>
        <w:r w:rsidDel="0022272A">
          <w:rPr>
            <w:spacing w:val="-5"/>
            <w:sz w:val="24"/>
            <w:szCs w:val="24"/>
          </w:rPr>
          <w:delText xml:space="preserve"> </w:delText>
        </w:r>
        <w:r w:rsidDel="0022272A">
          <w:rPr>
            <w:sz w:val="24"/>
            <w:szCs w:val="24"/>
          </w:rPr>
          <w:delText>by</w:delText>
        </w:r>
        <w:r w:rsidDel="0022272A">
          <w:rPr>
            <w:spacing w:val="-2"/>
            <w:sz w:val="24"/>
            <w:szCs w:val="24"/>
          </w:rPr>
          <w:delText xml:space="preserve"> </w:delText>
        </w:r>
        <w:r w:rsidDel="0022272A">
          <w:rPr>
            <w:sz w:val="24"/>
            <w:szCs w:val="24"/>
          </w:rPr>
          <w:delText>a</w:delText>
        </w:r>
        <w:r w:rsidDel="0022272A">
          <w:rPr>
            <w:spacing w:val="-1"/>
            <w:sz w:val="24"/>
            <w:szCs w:val="24"/>
          </w:rPr>
          <w:delText xml:space="preserve"> </w:delText>
        </w:r>
        <w:r w:rsidDel="0022272A">
          <w:rPr>
            <w:sz w:val="24"/>
            <w:szCs w:val="24"/>
          </w:rPr>
          <w:delText>multiplicity</w:delText>
        </w:r>
        <w:r w:rsidDel="0022272A">
          <w:rPr>
            <w:spacing w:val="-11"/>
            <w:sz w:val="24"/>
            <w:szCs w:val="24"/>
          </w:rPr>
          <w:delText xml:space="preserve"> </w:delText>
        </w:r>
        <w:r w:rsidDel="0022272A">
          <w:rPr>
            <w:sz w:val="24"/>
            <w:szCs w:val="24"/>
          </w:rPr>
          <w:delText>of</w:delText>
        </w:r>
      </w:del>
      <w:ins w:id="3" w:author="lera boroditsky" w:date="2013-11-21T16:55:00Z">
        <w:r w:rsidR="0022272A">
          <w:rPr>
            <w:sz w:val="24"/>
            <w:szCs w:val="24"/>
          </w:rPr>
          <w:t>many</w:t>
        </w:r>
      </w:ins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sources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information about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meaning</w:t>
      </w:r>
      <w:ins w:id="4" w:author="lera boroditsky" w:date="2013-11-21T16:55:00Z">
        <w:r w:rsidR="0022272A">
          <w:rPr>
            <w:sz w:val="24"/>
            <w:szCs w:val="24"/>
          </w:rPr>
          <w:t xml:space="preserve"> are available</w:t>
        </w:r>
      </w:ins>
      <w:r>
        <w:rPr>
          <w:sz w:val="24"/>
          <w:szCs w:val="24"/>
        </w:rPr>
        <w:t>: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ysical,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social,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conceptual,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linguistic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cues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all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can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-4"/>
          <w:sz w:val="24"/>
          <w:szCs w:val="24"/>
        </w:rPr>
        <w:t>o</w:t>
      </w:r>
      <w:r>
        <w:rPr>
          <w:sz w:val="24"/>
          <w:szCs w:val="24"/>
        </w:rPr>
        <w:t>vide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useful information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ferent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kinds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(Baldwin,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1993;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E.</w:t>
      </w:r>
      <w:r>
        <w:rPr>
          <w:spacing w:val="-2"/>
          <w:sz w:val="24"/>
          <w:szCs w:val="24"/>
        </w:rPr>
        <w:t xml:space="preserve"> </w:t>
      </w:r>
      <w:r>
        <w:rPr>
          <w:spacing w:val="-31"/>
          <w:sz w:val="24"/>
          <w:szCs w:val="24"/>
        </w:rPr>
        <w:t>V</w:t>
      </w:r>
      <w:r>
        <w:rPr>
          <w:sz w:val="24"/>
          <w:szCs w:val="24"/>
        </w:rPr>
        <w:t>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Clark,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1988;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Gleitman,</w:t>
      </w:r>
    </w:p>
    <w:p w:rsidR="00273D53" w:rsidRDefault="006839DC">
      <w:pPr>
        <w:spacing w:before="7" w:line="415" w:lineRule="auto"/>
        <w:ind w:left="100" w:right="59"/>
        <w:rPr>
          <w:sz w:val="24"/>
          <w:szCs w:val="24"/>
        </w:rPr>
      </w:pPr>
      <w:r>
        <w:rPr>
          <w:sz w:val="24"/>
          <w:szCs w:val="24"/>
        </w:rPr>
        <w:t>1990;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Hollich,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Hirsh-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asek,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Golin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o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2000;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Markman,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1991).</w:t>
      </w:r>
      <w:r>
        <w:rPr>
          <w:spacing w:val="8"/>
          <w:sz w:val="24"/>
          <w:szCs w:val="24"/>
        </w:rPr>
        <w:t xml:space="preserve"> </w:t>
      </w:r>
      <w:commentRangeStart w:id="5"/>
      <w:r>
        <w:rPr>
          <w:sz w:val="24"/>
          <w:szCs w:val="24"/>
        </w:rPr>
        <w:t>Much</w:t>
      </w:r>
      <w:commentRangeEnd w:id="5"/>
      <w:r w:rsidR="0022272A">
        <w:rPr>
          <w:rStyle w:val="CommentReference"/>
        </w:rPr>
        <w:commentReference w:id="5"/>
      </w:r>
      <w:r>
        <w:rPr>
          <w:spacing w:val="-6"/>
          <w:sz w:val="24"/>
          <w:szCs w:val="24"/>
        </w:rPr>
        <w:t xml:space="preserve"> </w:t>
      </w:r>
      <w:del w:id="6" w:author="lera boroditsky" w:date="2013-11-21T16:55:00Z">
        <w:r w:rsidDel="0022272A">
          <w:rPr>
            <w:sz w:val="24"/>
            <w:szCs w:val="24"/>
          </w:rPr>
          <w:delText>recent</w:delText>
        </w:r>
        <w:r w:rsidDel="0022272A">
          <w:rPr>
            <w:spacing w:val="-6"/>
            <w:sz w:val="24"/>
            <w:szCs w:val="24"/>
          </w:rPr>
          <w:delText xml:space="preserve"> </w:delText>
        </w:r>
      </w:del>
      <w:r>
        <w:rPr>
          <w:sz w:val="24"/>
          <w:szCs w:val="24"/>
        </w:rPr>
        <w:t>research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has focused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information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learners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can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glean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properties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language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input. Learners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can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group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sounds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together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into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forms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based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their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statistical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co-occurrence (Sa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fran,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Aslin,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wport,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1996;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Sa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fran,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wport,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Aslin,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1996)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pair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forms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with their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referents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based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consistent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associations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(L.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Smith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3"/>
          <w:sz w:val="24"/>
          <w:szCs w:val="24"/>
        </w:rPr>
        <w:t xml:space="preserve"> </w:t>
      </w:r>
      <w:r>
        <w:rPr>
          <w:spacing w:val="-27"/>
          <w:sz w:val="24"/>
          <w:szCs w:val="24"/>
        </w:rPr>
        <w:t>Y</w:t>
      </w:r>
      <w:r>
        <w:rPr>
          <w:sz w:val="24"/>
          <w:szCs w:val="24"/>
        </w:rPr>
        <w:t>u,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2008;</w:t>
      </w:r>
      <w:r>
        <w:rPr>
          <w:spacing w:val="-6"/>
          <w:sz w:val="24"/>
          <w:szCs w:val="24"/>
        </w:rPr>
        <w:t xml:space="preserve"> </w:t>
      </w:r>
      <w:r>
        <w:rPr>
          <w:spacing w:val="-27"/>
          <w:sz w:val="24"/>
          <w:szCs w:val="24"/>
        </w:rPr>
        <w:t>Y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Ballard,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2007).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 current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pape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xplore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more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sophisticated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type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del w:id="7" w:author="lera boroditsky" w:date="2013-11-21T16:56:00Z">
        <w:r w:rsidDel="0022272A">
          <w:rPr>
            <w:sz w:val="24"/>
            <w:szCs w:val="24"/>
          </w:rPr>
          <w:delText>,</w:delText>
        </w:r>
        <w:r w:rsidDel="0022272A">
          <w:rPr>
            <w:spacing w:val="-8"/>
            <w:sz w:val="24"/>
            <w:szCs w:val="24"/>
          </w:rPr>
          <w:delText xml:space="preserve"> </w:delText>
        </w:r>
        <w:r w:rsidDel="0022272A">
          <w:rPr>
            <w:sz w:val="24"/>
            <w:szCs w:val="24"/>
          </w:rPr>
          <w:delText>h</w:delText>
        </w:r>
        <w:r w:rsidDel="0022272A">
          <w:rPr>
            <w:spacing w:val="-6"/>
            <w:sz w:val="24"/>
            <w:szCs w:val="24"/>
          </w:rPr>
          <w:delText>o</w:delText>
        </w:r>
        <w:r w:rsidDel="0022272A">
          <w:rPr>
            <w:sz w:val="24"/>
            <w:szCs w:val="24"/>
          </w:rPr>
          <w:delText>w</w:delText>
        </w:r>
        <w:r w:rsidDel="0022272A">
          <w:rPr>
            <w:spacing w:val="-6"/>
            <w:sz w:val="24"/>
            <w:szCs w:val="24"/>
          </w:rPr>
          <w:delText>e</w:delText>
        </w:r>
        <w:r w:rsidDel="0022272A">
          <w:rPr>
            <w:spacing w:val="-4"/>
            <w:sz w:val="24"/>
            <w:szCs w:val="24"/>
          </w:rPr>
          <w:delText>v</w:delText>
        </w:r>
        <w:r w:rsidDel="0022272A">
          <w:rPr>
            <w:sz w:val="24"/>
            <w:szCs w:val="24"/>
          </w:rPr>
          <w:delText>er</w:delText>
        </w:r>
      </w:del>
      <w:r>
        <w:rPr>
          <w:sz w:val="24"/>
          <w:szCs w:val="24"/>
        </w:rPr>
        <w:t>: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learning 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co-occurrences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between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their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(Braine,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1987;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Maratsos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Chalkl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y,</w:t>
      </w:r>
    </w:p>
    <w:p w:rsidR="00273D53" w:rsidRDefault="006839DC">
      <w:pPr>
        <w:spacing w:before="7"/>
        <w:ind w:left="100"/>
        <w:rPr>
          <w:sz w:val="24"/>
          <w:szCs w:val="24"/>
        </w:rPr>
      </w:pPr>
      <w:r>
        <w:rPr>
          <w:sz w:val="24"/>
          <w:szCs w:val="24"/>
        </w:rPr>
        <w:t>1980;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Redington,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Chate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Finch,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1998;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K.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H.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Smith,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1966).</w:t>
      </w:r>
    </w:p>
    <w:p w:rsidR="00273D53" w:rsidRDefault="00273D53">
      <w:pPr>
        <w:spacing w:before="11" w:line="220" w:lineRule="exact"/>
        <w:rPr>
          <w:sz w:val="22"/>
          <w:szCs w:val="22"/>
        </w:rPr>
      </w:pPr>
    </w:p>
    <w:p w:rsidR="00273D53" w:rsidRDefault="006839DC">
      <w:pPr>
        <w:spacing w:line="415" w:lineRule="auto"/>
        <w:ind w:left="100" w:right="59" w:firstLine="576"/>
        <w:rPr>
          <w:sz w:val="24"/>
          <w:szCs w:val="24"/>
        </w:rPr>
      </w:pPr>
      <w:del w:id="8" w:author="lera boroditsky" w:date="2013-11-21T16:56:00Z">
        <w:r w:rsidDel="0022272A">
          <w:rPr>
            <w:spacing w:val="-19"/>
            <w:sz w:val="24"/>
            <w:szCs w:val="24"/>
          </w:rPr>
          <w:delText>W</w:delText>
        </w:r>
        <w:r w:rsidDel="0022272A">
          <w:rPr>
            <w:sz w:val="24"/>
            <w:szCs w:val="24"/>
          </w:rPr>
          <w:delText>e</w:delText>
        </w:r>
        <w:r w:rsidDel="0022272A">
          <w:rPr>
            <w:spacing w:val="-3"/>
            <w:sz w:val="24"/>
            <w:szCs w:val="24"/>
          </w:rPr>
          <w:delText xml:space="preserve"> </w:delText>
        </w:r>
        <w:r w:rsidDel="0022272A">
          <w:rPr>
            <w:spacing w:val="-4"/>
            <w:sz w:val="24"/>
            <w:szCs w:val="24"/>
          </w:rPr>
          <w:delText>e</w:delText>
        </w:r>
        <w:r w:rsidDel="0022272A">
          <w:rPr>
            <w:sz w:val="24"/>
            <w:szCs w:val="24"/>
          </w:rPr>
          <w:delText>xplore</w:delText>
        </w:r>
        <w:r w:rsidDel="0022272A">
          <w:rPr>
            <w:spacing w:val="-7"/>
            <w:sz w:val="24"/>
            <w:szCs w:val="24"/>
          </w:rPr>
          <w:delText xml:space="preserve"> </w:delText>
        </w:r>
        <w:r w:rsidDel="0022272A">
          <w:rPr>
            <w:sz w:val="24"/>
            <w:szCs w:val="24"/>
          </w:rPr>
          <w:delText>the</w:delText>
        </w:r>
        <w:r w:rsidDel="0022272A">
          <w:rPr>
            <w:spacing w:val="-3"/>
            <w:sz w:val="24"/>
            <w:szCs w:val="24"/>
          </w:rPr>
          <w:delText xml:space="preserve"> </w:delText>
        </w:r>
        <w:r w:rsidDel="0022272A">
          <w:rPr>
            <w:sz w:val="24"/>
            <w:szCs w:val="24"/>
          </w:rPr>
          <w:delText>notion</w:delText>
        </w:r>
        <w:r w:rsidDel="0022272A">
          <w:rPr>
            <w:spacing w:val="-6"/>
            <w:sz w:val="24"/>
            <w:szCs w:val="24"/>
          </w:rPr>
          <w:delText xml:space="preserve"> </w:delText>
        </w:r>
        <w:r w:rsidDel="0022272A">
          <w:rPr>
            <w:sz w:val="24"/>
            <w:szCs w:val="24"/>
          </w:rPr>
          <w:delText>that</w:delText>
        </w:r>
        <w:r w:rsidDel="0022272A">
          <w:rPr>
            <w:spacing w:val="-4"/>
            <w:sz w:val="24"/>
            <w:szCs w:val="24"/>
          </w:rPr>
          <w:delText xml:space="preserve"> </w:delText>
        </w:r>
      </w:del>
      <w:ins w:id="9" w:author="lera boroditsky" w:date="2013-11-21T16:56:00Z">
        <w:r w:rsidR="0022272A">
          <w:rPr>
            <w:spacing w:val="-19"/>
            <w:sz w:val="24"/>
            <w:szCs w:val="24"/>
          </w:rPr>
          <w:t xml:space="preserve">Do </w:t>
        </w:r>
      </w:ins>
      <w:r>
        <w:rPr>
          <w:sz w:val="24"/>
          <w:szCs w:val="24"/>
        </w:rPr>
        <w:t>learners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use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patterns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between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clue t</w:t>
      </w:r>
      <w:r>
        <w:rPr>
          <w:spacing w:val="-6"/>
          <w:sz w:val="24"/>
          <w:szCs w:val="24"/>
        </w:rPr>
        <w:t>o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ards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meaning</w:t>
      </w:r>
      <w:del w:id="10" w:author="lera boroditsky" w:date="2013-11-21T16:56:00Z">
        <w:r w:rsidDel="0022272A">
          <w:rPr>
            <w:sz w:val="24"/>
            <w:szCs w:val="24"/>
          </w:rPr>
          <w:delText>.</w:delText>
        </w:r>
        <w:r w:rsidDel="0022272A">
          <w:rPr>
            <w:spacing w:val="5"/>
            <w:sz w:val="24"/>
            <w:szCs w:val="24"/>
          </w:rPr>
          <w:delText xml:space="preserve"> </w:delText>
        </w:r>
      </w:del>
      <w:ins w:id="11" w:author="lera boroditsky" w:date="2013-11-21T16:56:00Z">
        <w:r w:rsidR="0022272A">
          <w:rPr>
            <w:sz w:val="24"/>
            <w:szCs w:val="24"/>
          </w:rPr>
          <w:t>?</w:t>
        </w:r>
        <w:r w:rsidR="0022272A">
          <w:rPr>
            <w:spacing w:val="5"/>
            <w:sz w:val="24"/>
            <w:szCs w:val="24"/>
          </w:rPr>
          <w:t xml:space="preserve"> </w:t>
        </w:r>
      </w:ins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particula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10"/>
          <w:sz w:val="24"/>
          <w:szCs w:val="24"/>
        </w:rPr>
        <w:t xml:space="preserve"> </w:t>
      </w:r>
      <w:ins w:id="12" w:author="lera boroditsky" w:date="2013-11-21T16:57:00Z">
        <w:r w:rsidR="0022272A">
          <w:rPr>
            <w:spacing w:val="-10"/>
            <w:sz w:val="24"/>
            <w:szCs w:val="24"/>
          </w:rPr>
          <w:t xml:space="preserve">do </w:t>
        </w:r>
      </w:ins>
      <w:r>
        <w:rPr>
          <w:sz w:val="24"/>
          <w:szCs w:val="24"/>
        </w:rPr>
        <w:t>learners</w:t>
      </w:r>
      <w:r>
        <w:rPr>
          <w:spacing w:val="-8"/>
          <w:sz w:val="24"/>
          <w:szCs w:val="24"/>
        </w:rPr>
        <w:t xml:space="preserve"> </w:t>
      </w:r>
      <w:del w:id="13" w:author="lera boroditsky" w:date="2013-11-21T16:57:00Z">
        <w:r w:rsidDel="0022272A">
          <w:rPr>
            <w:sz w:val="24"/>
            <w:szCs w:val="24"/>
          </w:rPr>
          <w:delText>might</w:delText>
        </w:r>
        <w:r w:rsidDel="0022272A">
          <w:rPr>
            <w:spacing w:val="-6"/>
            <w:sz w:val="24"/>
            <w:szCs w:val="24"/>
          </w:rPr>
          <w:delText xml:space="preserve"> </w:delText>
        </w:r>
      </w:del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xploit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act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occur</w:t>
      </w:r>
      <w:r>
        <w:rPr>
          <w:spacing w:val="-5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in similar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linguistic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tend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5"/>
          <w:sz w:val="24"/>
          <w:szCs w:val="24"/>
        </w:rPr>
        <w:t>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similar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meanings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(as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suggested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Firth,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1957,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ab</w:t>
      </w:r>
      <w:r>
        <w:rPr>
          <w:spacing w:val="-4"/>
          <w:sz w:val="24"/>
          <w:szCs w:val="24"/>
        </w:rPr>
        <w:t>ov</w:t>
      </w:r>
      <w:r>
        <w:rPr>
          <w:sz w:val="24"/>
          <w:szCs w:val="24"/>
        </w:rPr>
        <w:t>e</w:t>
      </w:r>
      <w:del w:id="14" w:author="lera boroditsky" w:date="2013-11-21T16:57:00Z">
        <w:r w:rsidDel="0022272A">
          <w:rPr>
            <w:sz w:val="24"/>
            <w:szCs w:val="24"/>
          </w:rPr>
          <w:delText>).</w:delText>
        </w:r>
        <w:r w:rsidDel="0022272A">
          <w:rPr>
            <w:spacing w:val="7"/>
            <w:sz w:val="24"/>
            <w:szCs w:val="24"/>
          </w:rPr>
          <w:delText xml:space="preserve"> </w:delText>
        </w:r>
      </w:del>
      <w:ins w:id="15" w:author="lera boroditsky" w:date="2013-11-21T16:57:00Z">
        <w:r w:rsidR="0022272A">
          <w:rPr>
            <w:sz w:val="24"/>
            <w:szCs w:val="24"/>
          </w:rPr>
          <w:t>)?</w:t>
        </w:r>
        <w:r w:rsidR="0022272A">
          <w:rPr>
            <w:spacing w:val="7"/>
            <w:sz w:val="24"/>
            <w:szCs w:val="24"/>
          </w:rPr>
          <w:t xml:space="preserve"> </w:t>
        </w:r>
      </w:ins>
      <w:r>
        <w:rPr>
          <w:spacing w:val="-4"/>
          <w:sz w:val="24"/>
          <w:szCs w:val="24"/>
        </w:rPr>
        <w:t>F</w:t>
      </w:r>
      <w:r>
        <w:rPr>
          <w:sz w:val="24"/>
          <w:szCs w:val="24"/>
        </w:rPr>
        <w:t xml:space="preserve">or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xample,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one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might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infer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“postman”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“mailman”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5"/>
          <w:sz w:val="24"/>
          <w:szCs w:val="24"/>
        </w:rPr>
        <w:t>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similar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meanings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based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solely</w:t>
      </w:r>
      <w:r>
        <w:rPr>
          <w:spacing w:val="-6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on the</w:t>
      </w:r>
      <w:r>
        <w:rPr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act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tend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occur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li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“del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er”,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“package”,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“truck</w:t>
      </w:r>
      <w:r>
        <w:rPr>
          <w:spacing w:val="-17"/>
          <w:sz w:val="24"/>
          <w:szCs w:val="24"/>
        </w:rPr>
        <w:t>.</w:t>
      </w:r>
      <w:r>
        <w:rPr>
          <w:sz w:val="24"/>
          <w:szCs w:val="24"/>
        </w:rPr>
        <w:t>”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Note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this inference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does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der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9"/>
          <w:sz w:val="24"/>
          <w:szCs w:val="24"/>
        </w:rPr>
        <w:t>r</w:t>
      </w:r>
      <w:r>
        <w:rPr>
          <w:sz w:val="24"/>
          <w:szCs w:val="24"/>
        </w:rPr>
        <w:t>ect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between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“postman”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“mailman”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(indeed, 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might</w:t>
      </w:r>
      <w:r>
        <w:rPr>
          <w:spacing w:val="-6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xpect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these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terms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only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rarely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co-occur),</w:t>
      </w:r>
      <w:r>
        <w:rPr>
          <w:spacing w:val="-10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rather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similar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patterns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</w:p>
    <w:p w:rsidR="00273D53" w:rsidRDefault="006839DC">
      <w:pPr>
        <w:spacing w:before="7" w:line="415" w:lineRule="auto"/>
        <w:ind w:left="100" w:right="110"/>
        <w:rPr>
          <w:sz w:val="24"/>
          <w:szCs w:val="24"/>
        </w:rPr>
        <w:sectPr w:rsidR="00273D53">
          <w:pgSz w:w="12240" w:h="15840"/>
          <w:pgMar w:top="960" w:right="1340" w:bottom="280" w:left="1340" w:header="736" w:footer="0" w:gutter="0"/>
          <w:cols w:space="720"/>
        </w:sectPr>
      </w:pP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other</w:t>
      </w:r>
      <w:r>
        <w:rPr>
          <w:spacing w:val="1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ords.</w:t>
      </w:r>
      <w:r>
        <w:rPr>
          <w:spacing w:val="8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refer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such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xtual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learning. This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mechanism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limited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meanings—indeed,</w:t>
      </w:r>
      <w:r>
        <w:rPr>
          <w:spacing w:val="-19"/>
          <w:sz w:val="24"/>
          <w:szCs w:val="24"/>
        </w:rPr>
        <w:t xml:space="preserve"> </w:t>
      </w:r>
      <w:r>
        <w:rPr>
          <w:sz w:val="24"/>
          <w:szCs w:val="24"/>
        </w:rPr>
        <w:t>most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research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has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focused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on 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xtual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syntactic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properties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li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grammatical</w:t>
      </w:r>
      <w:r>
        <w:rPr>
          <w:spacing w:val="-12"/>
          <w:sz w:val="24"/>
          <w:szCs w:val="24"/>
        </w:rPr>
        <w:t xml:space="preserve"> </w:t>
      </w:r>
      <w:commentRangeStart w:id="16"/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</w:t>
      </w:r>
      <w:r>
        <w:rPr>
          <w:spacing w:val="-16"/>
          <w:sz w:val="24"/>
          <w:szCs w:val="24"/>
        </w:rPr>
        <w:t>y</w:t>
      </w:r>
      <w:commentRangeEnd w:id="16"/>
      <w:r w:rsidR="00E07E40">
        <w:rPr>
          <w:rStyle w:val="CommentReference"/>
        </w:rPr>
        <w:commentReference w:id="16"/>
      </w:r>
      <w:r>
        <w:rPr>
          <w:sz w:val="24"/>
          <w:szCs w:val="24"/>
        </w:rPr>
        <w:t>.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Throughout this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ork,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6"/>
          <w:sz w:val="24"/>
          <w:szCs w:val="24"/>
        </w:rPr>
        <w:t>e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9"/>
          <w:sz w:val="24"/>
          <w:szCs w:val="24"/>
        </w:rPr>
        <w:t xml:space="preserve"> </w:t>
      </w:r>
      <w:del w:id="17" w:author="lera boroditsky" w:date="2013-11-21T17:18:00Z">
        <w:r w:rsidDel="00E07E40">
          <w:rPr>
            <w:sz w:val="24"/>
            <w:szCs w:val="24"/>
          </w:rPr>
          <w:delText>we</w:delText>
        </w:r>
        <w:r w:rsidDel="00E07E40">
          <w:rPr>
            <w:spacing w:val="-3"/>
            <w:sz w:val="24"/>
            <w:szCs w:val="24"/>
          </w:rPr>
          <w:delText xml:space="preserve"> </w:delText>
        </w:r>
        <w:r w:rsidDel="00E07E40">
          <w:rPr>
            <w:sz w:val="24"/>
            <w:szCs w:val="24"/>
          </w:rPr>
          <w:delText>ta</w:delText>
        </w:r>
        <w:r w:rsidDel="00E07E40">
          <w:rPr>
            <w:spacing w:val="-2"/>
            <w:sz w:val="24"/>
            <w:szCs w:val="24"/>
          </w:rPr>
          <w:delText>k</w:delText>
        </w:r>
        <w:r w:rsidDel="00E07E40">
          <w:rPr>
            <w:sz w:val="24"/>
            <w:szCs w:val="24"/>
          </w:rPr>
          <w:delText>e</w:delText>
        </w:r>
      </w:del>
      <w:ins w:id="18" w:author="lera boroditsky" w:date="2013-11-21T17:18:00Z">
        <w:r w:rsidR="00E07E40">
          <w:rPr>
            <w:sz w:val="24"/>
            <w:szCs w:val="24"/>
          </w:rPr>
          <w:t>our focus will be on the</w:t>
        </w:r>
      </w:ins>
      <w:r>
        <w:rPr>
          <w:spacing w:val="-4"/>
          <w:sz w:val="24"/>
          <w:szCs w:val="24"/>
        </w:rPr>
        <w:t xml:space="preserve"> </w:t>
      </w:r>
      <w:ins w:id="19" w:author="lera boroditsky" w:date="2013-11-21T17:18:00Z">
        <w:r w:rsidR="00E07E40">
          <w:rPr>
            <w:spacing w:val="-4"/>
            <w:sz w:val="24"/>
            <w:szCs w:val="24"/>
          </w:rPr>
          <w:t xml:space="preserve">effects of </w:t>
        </w:r>
      </w:ins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xtual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del w:id="20" w:author="lera boroditsky" w:date="2013-11-21T17:19:00Z">
        <w:r w:rsidDel="00E07E40">
          <w:rPr>
            <w:sz w:val="24"/>
            <w:szCs w:val="24"/>
          </w:rPr>
          <w:delText>learning</w:delText>
        </w:r>
        <w:r w:rsidDel="00E07E40">
          <w:rPr>
            <w:spacing w:val="-8"/>
            <w:sz w:val="24"/>
            <w:szCs w:val="24"/>
          </w:rPr>
          <w:delText xml:space="preserve"> </w:delText>
        </w:r>
        <w:r w:rsidDel="00E07E40">
          <w:rPr>
            <w:sz w:val="24"/>
            <w:szCs w:val="24"/>
          </w:rPr>
          <w:delText>to</w:delText>
        </w:r>
        <w:r w:rsidDel="00E07E40">
          <w:rPr>
            <w:spacing w:val="-2"/>
            <w:sz w:val="24"/>
            <w:szCs w:val="24"/>
          </w:rPr>
          <w:delText xml:space="preserve"> </w:delText>
        </w:r>
        <w:r w:rsidDel="00E07E40">
          <w:rPr>
            <w:sz w:val="24"/>
            <w:szCs w:val="24"/>
          </w:rPr>
          <w:delText>be</w:delText>
        </w:r>
        <w:r w:rsidDel="00E07E40">
          <w:rPr>
            <w:spacing w:val="-2"/>
            <w:sz w:val="24"/>
            <w:szCs w:val="24"/>
          </w:rPr>
          <w:delText xml:space="preserve"> </w:delText>
        </w:r>
        <w:r w:rsidDel="00E07E40">
          <w:rPr>
            <w:sz w:val="24"/>
            <w:szCs w:val="24"/>
          </w:rPr>
          <w:delText>concerned</w:delText>
        </w:r>
        <w:r w:rsidDel="00E07E40">
          <w:rPr>
            <w:spacing w:val="-10"/>
            <w:sz w:val="24"/>
            <w:szCs w:val="24"/>
          </w:rPr>
          <w:delText xml:space="preserve"> </w:delText>
        </w:r>
        <w:r w:rsidDel="00E07E40">
          <w:rPr>
            <w:sz w:val="24"/>
            <w:szCs w:val="24"/>
          </w:rPr>
          <w:delText>with</w:delText>
        </w:r>
      </w:del>
      <w:ins w:id="21" w:author="lera boroditsky" w:date="2013-11-21T17:19:00Z">
        <w:r w:rsidR="00E07E40">
          <w:rPr>
            <w:sz w:val="24"/>
            <w:szCs w:val="24"/>
          </w:rPr>
          <w:t>for</w:t>
        </w:r>
      </w:ins>
      <w:r>
        <w:rPr>
          <w:spacing w:val="-4"/>
          <w:sz w:val="24"/>
          <w:szCs w:val="24"/>
        </w:rPr>
        <w:t xml:space="preserve"> </w:t>
      </w:r>
      <w:ins w:id="22" w:author="lera boroditsky" w:date="2013-11-21T17:19:00Z">
        <w:r w:rsidR="00E07E40">
          <w:rPr>
            <w:spacing w:val="-4"/>
            <w:sz w:val="24"/>
            <w:szCs w:val="24"/>
          </w:rPr>
          <w:t xml:space="preserve">learning </w:t>
        </w:r>
      </w:ins>
      <w:r>
        <w:rPr>
          <w:sz w:val="24"/>
          <w:szCs w:val="24"/>
        </w:rPr>
        <w:t>meaning unless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otherwise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specified.</w:t>
      </w:r>
    </w:p>
    <w:p w:rsidR="00273D53" w:rsidRDefault="00273D53">
      <w:pPr>
        <w:spacing w:before="5" w:line="120" w:lineRule="exact"/>
        <w:rPr>
          <w:sz w:val="12"/>
          <w:szCs w:val="12"/>
        </w:rPr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6839DC">
      <w:pPr>
        <w:spacing w:before="19" w:line="415" w:lineRule="auto"/>
        <w:ind w:left="120" w:right="66" w:firstLine="576"/>
        <w:rPr>
          <w:sz w:val="24"/>
          <w:szCs w:val="24"/>
        </w:rPr>
      </w:pPr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xtual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co-oc</w:t>
      </w:r>
      <w:ins w:id="23" w:author="lera boroditsky" w:date="2013-11-21T16:58:00Z">
        <w:r w:rsidR="0022272A">
          <w:rPr>
            <w:sz w:val="24"/>
            <w:szCs w:val="24"/>
          </w:rPr>
          <w:t>c</w:t>
        </w:r>
      </w:ins>
      <w:r>
        <w:rPr>
          <w:sz w:val="24"/>
          <w:szCs w:val="24"/>
        </w:rPr>
        <w:t>urrence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often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thought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important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language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learning (</w:t>
      </w:r>
      <w:commentRangeStart w:id="24"/>
      <w:r>
        <w:rPr>
          <w:spacing w:val="-4"/>
          <w:sz w:val="24"/>
          <w:szCs w:val="24"/>
        </w:rPr>
        <w:t>T</w:t>
      </w:r>
      <w:r>
        <w:rPr>
          <w:sz w:val="24"/>
          <w:szCs w:val="24"/>
        </w:rPr>
        <w:t>ODO: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cites</w:t>
      </w:r>
      <w:commentRangeEnd w:id="24"/>
      <w:r w:rsidR="00E07E40">
        <w:rPr>
          <w:rStyle w:val="CommentReference"/>
        </w:rPr>
        <w:commentReference w:id="24"/>
      </w:r>
      <w:r>
        <w:rPr>
          <w:sz w:val="24"/>
          <w:szCs w:val="24"/>
        </w:rPr>
        <w:t>).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>e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ertheless,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number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xperiments,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conducted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mainly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syntactic cat</w:t>
      </w:r>
      <w:r>
        <w:rPr>
          <w:spacing w:val="-10"/>
          <w:sz w:val="24"/>
          <w:szCs w:val="24"/>
        </w:rPr>
        <w:t>e</w:t>
      </w:r>
      <w:r>
        <w:rPr>
          <w:sz w:val="24"/>
          <w:szCs w:val="24"/>
        </w:rPr>
        <w:t>gory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xtual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co-occurrence,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suggest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human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learners’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capacities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e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ard limited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best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-4"/>
          <w:sz w:val="24"/>
          <w:szCs w:val="24"/>
        </w:rPr>
        <w:t>T</w:t>
      </w:r>
      <w:r>
        <w:rPr>
          <w:sz w:val="24"/>
          <w:szCs w:val="24"/>
        </w:rPr>
        <w:t>ODO: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cites).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Our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current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study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addresses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mismatch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10"/>
          <w:sz w:val="24"/>
          <w:szCs w:val="24"/>
        </w:rPr>
        <w:t>n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esti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ating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role 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wledge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co-occurrence.</w:t>
      </w:r>
    </w:p>
    <w:p w:rsidR="00273D53" w:rsidRDefault="006839DC">
      <w:pPr>
        <w:spacing w:before="39" w:line="415" w:lineRule="auto"/>
        <w:ind w:left="120" w:right="292" w:firstLine="576"/>
        <w:rPr>
          <w:sz w:val="24"/>
          <w:szCs w:val="24"/>
        </w:rPr>
      </w:pP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aim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characterize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some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conditions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under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which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learners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successful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in performing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xtual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learning.</w:t>
      </w:r>
      <w:r>
        <w:rPr>
          <w:spacing w:val="6"/>
          <w:sz w:val="24"/>
          <w:szCs w:val="24"/>
        </w:rPr>
        <w:t xml:space="preserve"> </w:t>
      </w:r>
      <w:del w:id="25" w:author="lera boroditsky" w:date="2013-11-21T17:14:00Z">
        <w:r w:rsidDel="00E07E40">
          <w:rPr>
            <w:sz w:val="24"/>
            <w:szCs w:val="24"/>
          </w:rPr>
          <w:delText>Human</w:delText>
        </w:r>
        <w:r w:rsidDel="00E07E40">
          <w:rPr>
            <w:spacing w:val="-7"/>
            <w:sz w:val="24"/>
            <w:szCs w:val="24"/>
          </w:rPr>
          <w:delText xml:space="preserve"> </w:delText>
        </w:r>
      </w:del>
      <w:ins w:id="26" w:author="lera boroditsky" w:date="2013-11-21T17:14:00Z">
        <w:r w:rsidR="00E07E40">
          <w:rPr>
            <w:sz w:val="24"/>
            <w:szCs w:val="24"/>
          </w:rPr>
          <w:t>Prior</w:t>
        </w:r>
        <w:r w:rsidR="00E07E40">
          <w:rPr>
            <w:spacing w:val="-7"/>
            <w:sz w:val="24"/>
            <w:szCs w:val="24"/>
          </w:rPr>
          <w:t xml:space="preserve"> </w:t>
        </w:r>
      </w:ins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xperiments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typically</w:t>
      </w:r>
      <w:r>
        <w:rPr>
          <w:spacing w:val="-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xpose</w:t>
      </w:r>
      <w:ins w:id="27" w:author="lera boroditsky" w:date="2013-11-21T17:14:00Z">
        <w:r w:rsidR="00E07E40">
          <w:rPr>
            <w:sz w:val="24"/>
            <w:szCs w:val="24"/>
          </w:rPr>
          <w:t>d</w:t>
        </w:r>
      </w:ins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learners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to artificial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languages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where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all</w:t>
      </w:r>
      <w:r>
        <w:rPr>
          <w:spacing w:val="-2"/>
          <w:sz w:val="24"/>
          <w:szCs w:val="24"/>
        </w:rPr>
        <w:t xml:space="preserve"> 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del w:id="28" w:author="lera boroditsky" w:date="2013-11-21T17:14:00Z">
        <w:r w:rsidDel="00E07E40">
          <w:rPr>
            <w:sz w:val="24"/>
            <w:szCs w:val="24"/>
          </w:rPr>
          <w:delText>are</w:delText>
        </w:r>
        <w:r w:rsidDel="00E07E40">
          <w:rPr>
            <w:spacing w:val="-3"/>
            <w:sz w:val="24"/>
            <w:szCs w:val="24"/>
          </w:rPr>
          <w:delText xml:space="preserve"> </w:delText>
        </w:r>
      </w:del>
      <w:ins w:id="29" w:author="lera boroditsky" w:date="2013-11-21T17:14:00Z">
        <w:r w:rsidR="00E07E40">
          <w:rPr>
            <w:sz w:val="24"/>
            <w:szCs w:val="24"/>
          </w:rPr>
          <w:t>were</w:t>
        </w:r>
        <w:r w:rsidR="00E07E40">
          <w:rPr>
            <w:spacing w:val="-3"/>
            <w:sz w:val="24"/>
            <w:szCs w:val="24"/>
          </w:rPr>
          <w:t xml:space="preserve"> </w:t>
        </w:r>
      </w:ins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vel.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Our</w:t>
      </w:r>
      <w:r>
        <w:rPr>
          <w:spacing w:val="-4"/>
          <w:sz w:val="24"/>
          <w:szCs w:val="24"/>
        </w:rPr>
        <w:t xml:space="preserve"> e</w:t>
      </w:r>
      <w:r>
        <w:rPr>
          <w:sz w:val="24"/>
          <w:szCs w:val="24"/>
        </w:rPr>
        <w:t>xperiments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suggest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xtual</w:t>
      </w:r>
    </w:p>
    <w:p w:rsidR="00273D53" w:rsidRDefault="006839DC">
      <w:pPr>
        <w:spacing w:before="7" w:line="415" w:lineRule="auto"/>
        <w:ind w:left="120" w:right="84"/>
        <w:rPr>
          <w:sz w:val="24"/>
          <w:szCs w:val="24"/>
        </w:rPr>
      </w:pP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f</w:t>
      </w:r>
      <w:r>
        <w:rPr>
          <w:sz w:val="24"/>
          <w:szCs w:val="24"/>
        </w:rPr>
        <w:t>acilitated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presence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known</w:t>
      </w:r>
      <w:r>
        <w:rPr>
          <w:spacing w:val="3"/>
          <w:w w:val="95"/>
          <w:sz w:val="24"/>
          <w:szCs w:val="24"/>
        </w:rPr>
        <w:t xml:space="preserve"> </w:t>
      </w:r>
      <w:r>
        <w:rPr>
          <w:spacing w:val="-2"/>
          <w:w w:val="99"/>
          <w:sz w:val="24"/>
          <w:szCs w:val="24"/>
        </w:rPr>
        <w:t>w</w:t>
      </w:r>
      <w:r>
        <w:rPr>
          <w:w w:val="99"/>
          <w:sz w:val="24"/>
          <w:szCs w:val="24"/>
        </w:rPr>
        <w:t>ords adhering</w:t>
      </w:r>
      <w:r>
        <w:rPr>
          <w:sz w:val="24"/>
          <w:szCs w:val="24"/>
        </w:rPr>
        <w:t xml:space="preserve"> 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some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r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anization.</w:t>
      </w:r>
      <w:r>
        <w:rPr>
          <w:spacing w:val="1"/>
          <w:sz w:val="24"/>
          <w:szCs w:val="24"/>
        </w:rPr>
        <w:t xml:space="preserve"> </w:t>
      </w:r>
      <w:ins w:id="30" w:author="lera boroditsky" w:date="2013-11-21T17:15:00Z">
        <w:r w:rsidR="00E07E40">
          <w:rPr>
            <w:spacing w:val="1"/>
            <w:sz w:val="24"/>
            <w:szCs w:val="24"/>
          </w:rPr>
          <w:t xml:space="preserve">Having a small semantic hook allows people to leverage contextual co-occurrence for inferring the meaning of other novel words. </w:t>
        </w:r>
      </w:ins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gin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briefly</w:t>
      </w:r>
      <w:r>
        <w:rPr>
          <w:spacing w:val="-19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vi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wing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some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 xml:space="preserve">general 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vidence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xtual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learning.</w:t>
      </w:r>
      <w:r>
        <w:rPr>
          <w:spacing w:val="6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introduce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specific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language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structure we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xplore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paper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discuss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some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ins w:id="31" w:author="lera boroditsky" w:date="2013-11-21T17:16:00Z">
        <w:r w:rsidR="00E07E40">
          <w:rPr>
            <w:spacing w:val="-2"/>
            <w:sz w:val="24"/>
            <w:szCs w:val="24"/>
          </w:rPr>
          <w:t xml:space="preserve">the </w:t>
        </w:r>
      </w:ins>
      <w:r>
        <w:rPr>
          <w:sz w:val="24"/>
          <w:szCs w:val="24"/>
        </w:rPr>
        <w:t>successes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ailures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finding</w:t>
      </w:r>
      <w:r>
        <w:rPr>
          <w:spacing w:val="-21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vidence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of 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xtual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xperiments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use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language.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Experiment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1,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we present</w:t>
      </w:r>
      <w:r>
        <w:rPr>
          <w:spacing w:val="-7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vidence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can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acilitate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xtual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co-occurrence. 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Experiments</w:t>
      </w:r>
    </w:p>
    <w:p w:rsidR="00273D53" w:rsidRDefault="006839DC">
      <w:pPr>
        <w:spacing w:before="7" w:line="415" w:lineRule="auto"/>
        <w:ind w:left="120" w:right="459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3,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further</w:t>
      </w:r>
      <w:r>
        <w:rPr>
          <w:spacing w:val="-7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xplore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fect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isolating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components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semantic coherence—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amiliarity</w:t>
      </w:r>
      <w:r>
        <w:rPr>
          <w:spacing w:val="-2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presence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an</w:t>
      </w:r>
      <w:r>
        <w:rPr>
          <w:spacing w:val="-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ov</w:t>
      </w:r>
      <w:r>
        <w:rPr>
          <w:sz w:val="24"/>
          <w:szCs w:val="24"/>
        </w:rPr>
        <w:t>erarching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r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anization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—and</w:t>
      </w:r>
    </w:p>
    <w:p w:rsidR="00273D53" w:rsidRDefault="006839DC">
      <w:pPr>
        <w:spacing w:before="7" w:line="415" w:lineRule="auto"/>
        <w:ind w:left="120" w:right="115"/>
        <w:rPr>
          <w:sz w:val="24"/>
          <w:szCs w:val="24"/>
        </w:rPr>
      </w:pPr>
      <w:r>
        <w:rPr>
          <w:sz w:val="24"/>
          <w:szCs w:val="24"/>
        </w:rPr>
        <w:t>find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neither</w:t>
      </w:r>
      <w:r>
        <w:rPr>
          <w:spacing w:val="-7"/>
          <w:sz w:val="24"/>
          <w:szCs w:val="24"/>
        </w:rPr>
        <w:t xml:space="preserve"> </w:t>
      </w:r>
      <w:del w:id="32" w:author="lera boroditsky" w:date="2013-11-21T17:17:00Z">
        <w:r w:rsidDel="00E07E40">
          <w:rPr>
            <w:sz w:val="24"/>
            <w:szCs w:val="24"/>
          </w:rPr>
          <w:delText>meaning</w:delText>
        </w:r>
        <w:r w:rsidDel="00E07E40">
          <w:rPr>
            <w:spacing w:val="-8"/>
            <w:sz w:val="24"/>
            <w:szCs w:val="24"/>
          </w:rPr>
          <w:delText xml:space="preserve"> </w:delText>
        </w:r>
        <w:r w:rsidDel="00E07E40">
          <w:rPr>
            <w:sz w:val="24"/>
            <w:szCs w:val="24"/>
          </w:rPr>
          <w:delText>alone</w:delText>
        </w:r>
        <w:r w:rsidDel="00E07E40">
          <w:rPr>
            <w:spacing w:val="-5"/>
            <w:sz w:val="24"/>
            <w:szCs w:val="24"/>
          </w:rPr>
          <w:delText xml:space="preserve"> </w:delText>
        </w:r>
        <w:r w:rsidDel="00E07E40">
          <w:rPr>
            <w:sz w:val="24"/>
            <w:szCs w:val="24"/>
          </w:rPr>
          <w:delText>nor</w:delText>
        </w:r>
        <w:r w:rsidDel="00E07E40">
          <w:rPr>
            <w:spacing w:val="-3"/>
            <w:sz w:val="24"/>
            <w:szCs w:val="24"/>
          </w:rPr>
          <w:delText xml:space="preserve"> </w:delText>
        </w:r>
        <w:r w:rsidDel="00E07E40">
          <w:rPr>
            <w:sz w:val="24"/>
            <w:szCs w:val="24"/>
          </w:rPr>
          <w:delText>coherence</w:delText>
        </w:r>
        <w:r w:rsidDel="00E07E40">
          <w:rPr>
            <w:spacing w:val="-10"/>
            <w:sz w:val="24"/>
            <w:szCs w:val="24"/>
          </w:rPr>
          <w:delText xml:space="preserve"> </w:delText>
        </w:r>
      </w:del>
      <w:r>
        <w:rPr>
          <w:sz w:val="24"/>
          <w:szCs w:val="24"/>
        </w:rPr>
        <w:t>alone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ficient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f</w:t>
      </w:r>
      <w:r>
        <w:rPr>
          <w:sz w:val="24"/>
          <w:szCs w:val="24"/>
        </w:rPr>
        <w:t>acilitate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MNPQ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learning.</w:t>
      </w:r>
      <w:r>
        <w:rPr>
          <w:spacing w:val="6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 conclude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discussing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limitations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purely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artificial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language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learning,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possibilities</w:t>
      </w:r>
      <w:r>
        <w:rPr>
          <w:spacing w:val="-11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for future</w:t>
      </w:r>
      <w:r>
        <w:rPr>
          <w:sz w:val="24"/>
          <w:szCs w:val="24"/>
        </w:rPr>
        <w:t xml:space="preserve"> empirical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computational</w:t>
      </w:r>
      <w:r>
        <w:rPr>
          <w:spacing w:val="-1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ork,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potential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mechanisms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fects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obser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e.</w:t>
      </w:r>
    </w:p>
    <w:p w:rsidR="00273D53" w:rsidRDefault="00273D53">
      <w:pPr>
        <w:spacing w:line="200" w:lineRule="exact"/>
      </w:pPr>
    </w:p>
    <w:p w:rsidR="00273D53" w:rsidRDefault="00273D53">
      <w:pPr>
        <w:spacing w:before="19" w:line="240" w:lineRule="exact"/>
        <w:rPr>
          <w:sz w:val="24"/>
          <w:szCs w:val="24"/>
        </w:rPr>
      </w:pPr>
    </w:p>
    <w:p w:rsidR="00273D53" w:rsidRDefault="006839DC">
      <w:pPr>
        <w:ind w:left="120"/>
        <w:rPr>
          <w:sz w:val="24"/>
          <w:szCs w:val="24"/>
        </w:rPr>
      </w:pPr>
      <w:r>
        <w:rPr>
          <w:sz w:val="24"/>
          <w:szCs w:val="24"/>
        </w:rPr>
        <w:t>Evidence</w:t>
      </w:r>
      <w:r>
        <w:rPr>
          <w:spacing w:val="36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or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contextual</w:t>
      </w:r>
      <w:r>
        <w:rPr>
          <w:spacing w:val="60"/>
          <w:sz w:val="24"/>
          <w:szCs w:val="24"/>
        </w:rPr>
        <w:t xml:space="preserve"> </w:t>
      </w:r>
      <w:r>
        <w:rPr>
          <w:sz w:val="24"/>
          <w:szCs w:val="24"/>
        </w:rPr>
        <w:t>co-occur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 xml:space="preserve">ence </w:t>
      </w:r>
      <w:r>
        <w:rPr>
          <w:spacing w:val="4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lea</w:t>
      </w:r>
      <w:r>
        <w:rPr>
          <w:spacing w:val="-4"/>
          <w:w w:val="110"/>
          <w:sz w:val="24"/>
          <w:szCs w:val="24"/>
        </w:rPr>
        <w:t>r</w:t>
      </w:r>
      <w:r>
        <w:rPr>
          <w:w w:val="105"/>
          <w:sz w:val="24"/>
          <w:szCs w:val="24"/>
        </w:rPr>
        <w:t>ning</w:t>
      </w:r>
    </w:p>
    <w:p w:rsidR="00273D53" w:rsidRDefault="00273D53">
      <w:pPr>
        <w:spacing w:line="200" w:lineRule="exact"/>
      </w:pPr>
    </w:p>
    <w:p w:rsidR="00273D53" w:rsidRDefault="00273D53">
      <w:pPr>
        <w:spacing w:before="6" w:line="280" w:lineRule="exact"/>
        <w:rPr>
          <w:sz w:val="28"/>
          <w:szCs w:val="28"/>
        </w:rPr>
      </w:pPr>
    </w:p>
    <w:p w:rsidR="00273D53" w:rsidRDefault="006839DC">
      <w:pPr>
        <w:spacing w:line="415" w:lineRule="auto"/>
        <w:ind w:left="120" w:right="389" w:firstLine="576"/>
        <w:rPr>
          <w:sz w:val="24"/>
          <w:szCs w:val="24"/>
        </w:rPr>
      </w:pPr>
      <w:r>
        <w:rPr>
          <w:sz w:val="24"/>
          <w:szCs w:val="24"/>
        </w:rPr>
        <w:t>Initial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proposals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about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xtual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came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philosophical 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linguistic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research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nature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meaning.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philosophical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literature,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-10"/>
          <w:sz w:val="24"/>
          <w:szCs w:val="24"/>
        </w:rPr>
        <w:t>W</w:t>
      </w:r>
      <w:r>
        <w:rPr>
          <w:sz w:val="24"/>
          <w:szCs w:val="24"/>
        </w:rPr>
        <w:t>ittgenstein,</w:t>
      </w:r>
    </w:p>
    <w:p w:rsidR="00273D53" w:rsidRDefault="006839DC">
      <w:pPr>
        <w:spacing w:before="7" w:line="415" w:lineRule="auto"/>
        <w:ind w:left="120" w:right="69"/>
        <w:rPr>
          <w:sz w:val="24"/>
          <w:szCs w:val="24"/>
        </w:rPr>
        <w:sectPr w:rsidR="00273D53">
          <w:pgSz w:w="12240" w:h="15840"/>
          <w:pgMar w:top="960" w:right="1340" w:bottom="280" w:left="1320" w:header="736" w:footer="0" w:gutter="0"/>
          <w:cols w:space="720"/>
        </w:sectPr>
      </w:pPr>
      <w:r>
        <w:rPr>
          <w:sz w:val="24"/>
          <w:szCs w:val="24"/>
        </w:rPr>
        <w:t>1997)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objected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idea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5"/>
          <w:sz w:val="24"/>
          <w:szCs w:val="24"/>
        </w:rPr>
        <w:t>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precise,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formal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definitions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gued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meaning der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patterns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usage.</w:t>
      </w:r>
      <w:r>
        <w:rPr>
          <w:spacing w:val="8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illustrate,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he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considered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“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ame</w:t>
      </w:r>
      <w:r>
        <w:rPr>
          <w:spacing w:val="-17"/>
          <w:sz w:val="24"/>
          <w:szCs w:val="24"/>
        </w:rPr>
        <w:t>,</w:t>
      </w:r>
      <w:r>
        <w:rPr>
          <w:sz w:val="24"/>
          <w:szCs w:val="24"/>
        </w:rPr>
        <w:t>”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term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used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to describe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act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vi</w:t>
      </w:r>
      <w:ins w:id="33" w:author="lera boroditsky" w:date="2013-11-21T17:20:00Z">
        <w:r w:rsidR="00F35E62">
          <w:rPr>
            <w:sz w:val="24"/>
            <w:szCs w:val="24"/>
          </w:rPr>
          <w:t>ti</w:t>
        </w:r>
      </w:ins>
      <w:r>
        <w:rPr>
          <w:sz w:val="24"/>
          <w:szCs w:val="24"/>
        </w:rPr>
        <w:t>es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aried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board</w:t>
      </w:r>
      <w:r>
        <w:rPr>
          <w:spacing w:val="-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ames,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card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ames,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ball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ames,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Olympic</w:t>
      </w:r>
      <w:r>
        <w:rPr>
          <w:spacing w:val="-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ames,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lastRenderedPageBreak/>
        <w:t>forth, 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obser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these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act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vities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lack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shared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essence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could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distill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definition.</w:t>
      </w:r>
      <w:r>
        <w:rPr>
          <w:spacing w:val="-6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use</w:t>
      </w:r>
    </w:p>
    <w:p w:rsidR="00273D53" w:rsidRDefault="00273D53">
      <w:pPr>
        <w:spacing w:before="5" w:line="120" w:lineRule="exact"/>
        <w:rPr>
          <w:sz w:val="12"/>
          <w:szCs w:val="12"/>
        </w:rPr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6839DC">
      <w:pPr>
        <w:spacing w:before="19" w:line="415" w:lineRule="auto"/>
        <w:ind w:left="100" w:right="106"/>
        <w:rPr>
          <w:sz w:val="24"/>
          <w:szCs w:val="24"/>
        </w:rPr>
      </w:pP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spatial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metapho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set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things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called</w:t>
      </w:r>
      <w:r>
        <w:rPr>
          <w:spacing w:val="-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ames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does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appear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tidy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circle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around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which 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could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circumscribe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boundar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10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rather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“complicated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net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ork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similarities</w:t>
      </w:r>
      <w:r>
        <w:rPr>
          <w:spacing w:val="-1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ov</w:t>
      </w:r>
      <w:r>
        <w:rPr>
          <w:sz w:val="24"/>
          <w:szCs w:val="24"/>
        </w:rPr>
        <w:t>erlapping 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crisscrossing”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(§66).</w:t>
      </w:r>
      <w:r>
        <w:rPr>
          <w:spacing w:val="8"/>
          <w:sz w:val="24"/>
          <w:szCs w:val="24"/>
        </w:rPr>
        <w:t xml:space="preserve"> </w:t>
      </w:r>
      <w:r>
        <w:rPr>
          <w:spacing w:val="-10"/>
          <w:sz w:val="24"/>
          <w:szCs w:val="24"/>
        </w:rPr>
        <w:t>W</w:t>
      </w:r>
      <w:r>
        <w:rPr>
          <w:sz w:val="24"/>
          <w:szCs w:val="24"/>
        </w:rPr>
        <w:t>ittgenstein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gued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understanding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meaning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requires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mapping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this net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ork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describing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usage.</w:t>
      </w:r>
    </w:p>
    <w:p w:rsidR="00273D53" w:rsidRDefault="006839DC">
      <w:pPr>
        <w:spacing w:before="23" w:line="415" w:lineRule="auto"/>
        <w:ind w:left="100" w:right="269" w:firstLine="576"/>
        <w:rPr>
          <w:sz w:val="24"/>
          <w:szCs w:val="24"/>
        </w:rPr>
      </w:pP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linguistics,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Firth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(1957)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similarly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gued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theory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meaning</w:t>
      </w:r>
      <w:r>
        <w:rPr>
          <w:spacing w:val="-8"/>
          <w:sz w:val="24"/>
          <w:szCs w:val="24"/>
        </w:rPr>
        <w:t xml:space="preserve"> </w:t>
      </w:r>
      <w:del w:id="34" w:author="lera boroditsky" w:date="2013-11-21T17:21:00Z">
        <w:r w:rsidDel="00F35E62">
          <w:rPr>
            <w:sz w:val="24"/>
            <w:szCs w:val="24"/>
          </w:rPr>
          <w:delText>meanings</w:delText>
        </w:r>
        <w:r w:rsidDel="00F35E62">
          <w:rPr>
            <w:spacing w:val="-9"/>
            <w:sz w:val="24"/>
            <w:szCs w:val="24"/>
          </w:rPr>
          <w:delText xml:space="preserve"> </w:delText>
        </w:r>
      </w:del>
      <w:r>
        <w:rPr>
          <w:sz w:val="24"/>
          <w:szCs w:val="24"/>
        </w:rPr>
        <w:t>based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on patterns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“habitual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collocation”.</w:t>
      </w:r>
      <w:r>
        <w:rPr>
          <w:spacing w:val="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F</w:t>
      </w:r>
      <w:r>
        <w:rPr>
          <w:sz w:val="24"/>
          <w:szCs w:val="24"/>
        </w:rPr>
        <w:t>or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xample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(p.12),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he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asserts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part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meaning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 “c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w”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its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“milk”,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“Th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y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milking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ws”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“C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milk</w:t>
      </w:r>
      <w:r>
        <w:rPr>
          <w:spacing w:val="-17"/>
          <w:sz w:val="24"/>
          <w:szCs w:val="24"/>
        </w:rPr>
        <w:t>.</w:t>
      </w:r>
      <w:r>
        <w:rPr>
          <w:sz w:val="24"/>
          <w:szCs w:val="24"/>
        </w:rPr>
        <w:t>” “</w:t>
      </w:r>
      <w:r>
        <w:rPr>
          <w:spacing w:val="-8"/>
          <w:sz w:val="24"/>
          <w:szCs w:val="24"/>
        </w:rPr>
        <w:t>T</w:t>
      </w:r>
      <w:r>
        <w:rPr>
          <w:sz w:val="24"/>
          <w:szCs w:val="24"/>
        </w:rPr>
        <w:t>igress”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“lioness”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do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co-occur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“milk”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often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thus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must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som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what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in meaning.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Firth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stressed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utility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pu</w:t>
      </w:r>
      <w:r>
        <w:rPr>
          <w:spacing w:val="-9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independent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xtralinguistic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e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en grammatical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aspects.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He</w:t>
      </w:r>
      <w:r>
        <w:rPr>
          <w:spacing w:val="-3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e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outlined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prescient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kind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cluster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analysis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quite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similar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to modern-day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statistical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approaches:</w:t>
      </w:r>
    </w:p>
    <w:p w:rsidR="00273D53" w:rsidRDefault="00273D53">
      <w:pPr>
        <w:spacing w:before="5" w:line="160" w:lineRule="exact"/>
        <w:rPr>
          <w:sz w:val="17"/>
          <w:szCs w:val="17"/>
        </w:rPr>
      </w:pPr>
    </w:p>
    <w:p w:rsidR="00273D53" w:rsidRDefault="00273D53">
      <w:pPr>
        <w:spacing w:line="200" w:lineRule="exact"/>
      </w:pPr>
    </w:p>
    <w:p w:rsidR="00273D53" w:rsidRDefault="006839DC">
      <w:pPr>
        <w:spacing w:line="415" w:lineRule="auto"/>
        <w:ind w:left="685" w:right="749"/>
        <w:rPr>
          <w:sz w:val="24"/>
          <w:szCs w:val="24"/>
        </w:rPr>
      </w:pPr>
      <w:r>
        <w:rPr>
          <w:sz w:val="24"/>
          <w:szCs w:val="24"/>
        </w:rPr>
        <w:t>“In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study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selected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compounds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phrases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restricted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language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for which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restricted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xts,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an</w:t>
      </w:r>
      <w:r>
        <w:rPr>
          <w:spacing w:val="-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xhaust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collection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collocation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will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suggest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 small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number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groups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collocations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each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studied.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step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 choice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definitions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meanings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suggested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groups”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(p.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13)</w:t>
      </w:r>
    </w:p>
    <w:p w:rsidR="00273D53" w:rsidRDefault="00273D53">
      <w:pPr>
        <w:spacing w:before="5" w:line="160" w:lineRule="exact"/>
        <w:rPr>
          <w:sz w:val="17"/>
          <w:szCs w:val="17"/>
        </w:rPr>
      </w:pPr>
    </w:p>
    <w:p w:rsidR="00273D53" w:rsidRDefault="00273D53">
      <w:pPr>
        <w:spacing w:line="200" w:lineRule="exact"/>
      </w:pPr>
    </w:p>
    <w:p w:rsidR="00273D53" w:rsidRDefault="006839DC">
      <w:pPr>
        <w:spacing w:line="415" w:lineRule="auto"/>
        <w:ind w:left="100" w:right="79"/>
        <w:rPr>
          <w:sz w:val="24"/>
          <w:szCs w:val="24"/>
        </w:rPr>
      </w:pPr>
      <w:r>
        <w:rPr>
          <w:sz w:val="24"/>
          <w:szCs w:val="24"/>
        </w:rPr>
        <w:t>Firth</w:t>
      </w:r>
      <w:r>
        <w:rPr>
          <w:spacing w:val="-13"/>
          <w:sz w:val="24"/>
          <w:szCs w:val="24"/>
        </w:rPr>
        <w:t>’</w:t>
      </w:r>
      <w:r>
        <w:rPr>
          <w:sz w:val="24"/>
          <w:szCs w:val="24"/>
        </w:rPr>
        <w:t>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contemporary</w:t>
      </w:r>
      <w:r>
        <w:rPr>
          <w:spacing w:val="-17"/>
          <w:sz w:val="24"/>
          <w:szCs w:val="24"/>
        </w:rPr>
        <w:t xml:space="preserve"> </w:t>
      </w:r>
      <w:r>
        <w:rPr>
          <w:sz w:val="24"/>
          <w:szCs w:val="24"/>
        </w:rPr>
        <w:t>Harris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ad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anced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quantitat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1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ersion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notion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called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7"/>
          <w:sz w:val="24"/>
          <w:szCs w:val="24"/>
        </w:rPr>
        <w:t xml:space="preserve"> </w:t>
      </w:r>
      <w:r>
        <w:rPr>
          <w:w w:val="101"/>
          <w:sz w:val="24"/>
          <w:szCs w:val="24"/>
        </w:rPr>
        <w:t>distri</w:t>
      </w:r>
      <w:r>
        <w:rPr>
          <w:spacing w:val="-5"/>
          <w:w w:val="101"/>
          <w:sz w:val="24"/>
          <w:szCs w:val="24"/>
        </w:rPr>
        <w:t>b</w:t>
      </w:r>
      <w:r>
        <w:rPr>
          <w:w w:val="101"/>
          <w:sz w:val="24"/>
          <w:szCs w:val="24"/>
        </w:rPr>
        <w:t xml:space="preserve">utional </w:t>
      </w:r>
      <w:r>
        <w:rPr>
          <w:sz w:val="24"/>
          <w:szCs w:val="24"/>
        </w:rPr>
        <w:t>hypothesis,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which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proposes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semantically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similar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gree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participate 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same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(Harris,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1951).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Harris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gued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that,</w:t>
      </w:r>
      <w:r>
        <w:rPr>
          <w:spacing w:val="-4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e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cases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where</w:t>
      </w:r>
      <w:r>
        <w:rPr>
          <w:spacing w:val="-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meaning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 determined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xtralinguistic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influences,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such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influences</w:t>
      </w:r>
      <w:r>
        <w:rPr>
          <w:spacing w:val="-20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ould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5"/>
          <w:sz w:val="24"/>
          <w:szCs w:val="24"/>
        </w:rPr>
        <w:t>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correlates. Thus,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meaning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could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vined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quantitat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analysis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purely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linguistic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information.</w:t>
      </w:r>
    </w:p>
    <w:p w:rsidR="00273D53" w:rsidRDefault="006839DC">
      <w:pPr>
        <w:spacing w:before="23" w:line="415" w:lineRule="auto"/>
        <w:ind w:left="100" w:right="124" w:firstLine="576"/>
        <w:rPr>
          <w:sz w:val="24"/>
          <w:szCs w:val="24"/>
        </w:rPr>
      </w:pPr>
      <w:r>
        <w:rPr>
          <w:sz w:val="24"/>
          <w:szCs w:val="24"/>
        </w:rPr>
        <w:t>These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proposals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about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theory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meaning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stimulated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early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empirical</w:t>
      </w:r>
      <w:r>
        <w:rPr>
          <w:spacing w:val="-9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ork 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humans,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which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typically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supported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ypothesis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small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samples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 human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judgments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corpora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(Berry-Rogghe,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1973;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H.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Clark,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1968;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Ge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fr</w:t>
      </w:r>
      <w:r>
        <w:rPr>
          <w:spacing w:val="-2"/>
          <w:sz w:val="24"/>
          <w:szCs w:val="24"/>
        </w:rPr>
        <w:t>o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Lafon,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Seidel,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 xml:space="preserve">&amp; </w:t>
      </w:r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>ournier,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1973;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Rubenstein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Goodenough,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1965;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Ste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flre</w:t>
      </w:r>
      <w:r>
        <w:rPr>
          <w:spacing w:val="-20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Reich,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1971;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Szalay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Bryson,</w:t>
      </w:r>
    </w:p>
    <w:p w:rsidR="00273D53" w:rsidRDefault="006839DC">
      <w:pPr>
        <w:spacing w:before="7" w:line="415" w:lineRule="auto"/>
        <w:ind w:left="100" w:right="104"/>
        <w:rPr>
          <w:sz w:val="24"/>
          <w:szCs w:val="24"/>
        </w:rPr>
        <w:sectPr w:rsidR="00273D53">
          <w:pgSz w:w="12240" w:h="15840"/>
          <w:pgMar w:top="960" w:right="1320" w:bottom="280" w:left="1340" w:header="736" w:footer="0" w:gutter="0"/>
          <w:cols w:space="720"/>
        </w:sectPr>
      </w:pPr>
      <w:r>
        <w:rPr>
          <w:sz w:val="24"/>
          <w:szCs w:val="24"/>
        </w:rPr>
        <w:t>1974).</w:t>
      </w:r>
      <w:r>
        <w:rPr>
          <w:spacing w:val="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F</w:t>
      </w:r>
      <w:r>
        <w:rPr>
          <w:sz w:val="24"/>
          <w:szCs w:val="24"/>
        </w:rPr>
        <w:t>or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xample,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Rubenstein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Goodenough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(1965)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compared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syno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ym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judgments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pairs 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concrete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nouns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generated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one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group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subjects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statistics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corpus</w:t>
      </w:r>
    </w:p>
    <w:p w:rsidR="00273D53" w:rsidRDefault="00273D53">
      <w:pPr>
        <w:spacing w:before="5" w:line="120" w:lineRule="exact"/>
        <w:rPr>
          <w:sz w:val="12"/>
          <w:szCs w:val="12"/>
        </w:rPr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6839DC">
      <w:pPr>
        <w:spacing w:before="19" w:line="415" w:lineRule="auto"/>
        <w:ind w:left="100" w:right="164"/>
        <w:rPr>
          <w:sz w:val="24"/>
          <w:szCs w:val="24"/>
        </w:rPr>
      </w:pPr>
      <w:r>
        <w:rPr>
          <w:sz w:val="24"/>
          <w:szCs w:val="24"/>
        </w:rPr>
        <w:t>generated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separate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group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subjects.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found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posit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relationship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between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syno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ymy 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gree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linguistic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match.</w:t>
      </w:r>
    </w:p>
    <w:p w:rsidR="00273D53" w:rsidRDefault="00273D53">
      <w:pPr>
        <w:spacing w:before="4" w:line="100" w:lineRule="exact"/>
        <w:rPr>
          <w:sz w:val="10"/>
          <w:szCs w:val="10"/>
        </w:rPr>
      </w:pPr>
    </w:p>
    <w:p w:rsidR="00273D53" w:rsidRDefault="006839DC">
      <w:pPr>
        <w:spacing w:line="415" w:lineRule="auto"/>
        <w:ind w:left="100" w:right="172" w:firstLine="576"/>
        <w:rPr>
          <w:sz w:val="24"/>
          <w:szCs w:val="24"/>
        </w:rPr>
      </w:pP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1980s,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computer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scientists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vised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techniques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5"/>
          <w:sz w:val="24"/>
          <w:szCs w:val="24"/>
        </w:rPr>
        <w:t>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ger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scale i</w:t>
      </w:r>
      <w:r>
        <w:rPr>
          <w:spacing w:val="-10"/>
          <w:sz w:val="24"/>
          <w:szCs w:val="24"/>
        </w:rPr>
        <w:t>n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esti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ations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xtual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learning.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Mot</w:t>
      </w:r>
      <w:r>
        <w:rPr>
          <w:spacing w:val="-6"/>
          <w:sz w:val="24"/>
          <w:szCs w:val="24"/>
        </w:rPr>
        <w:t>iv</w:t>
      </w:r>
      <w:r>
        <w:rPr>
          <w:sz w:val="24"/>
          <w:szCs w:val="24"/>
        </w:rPr>
        <w:t>ated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practical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issues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field</w:t>
      </w:r>
      <w:r>
        <w:rPr>
          <w:spacing w:val="-18"/>
          <w:sz w:val="24"/>
          <w:szCs w:val="24"/>
        </w:rPr>
        <w:t xml:space="preserve"> </w:t>
      </w:r>
      <w:r>
        <w:rPr>
          <w:sz w:val="24"/>
          <w:szCs w:val="24"/>
        </w:rPr>
        <w:t>of information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retri</w:t>
      </w:r>
      <w:r>
        <w:rPr>
          <w:spacing w:val="-6"/>
          <w:sz w:val="24"/>
          <w:szCs w:val="24"/>
        </w:rPr>
        <w:t>ev</w:t>
      </w:r>
      <w:r>
        <w:rPr>
          <w:sz w:val="24"/>
          <w:szCs w:val="24"/>
        </w:rPr>
        <w:t>al,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considered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relationships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between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documents.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typical problem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retri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ving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rel</w:t>
      </w:r>
      <w:r>
        <w:rPr>
          <w:spacing w:val="-6"/>
          <w:sz w:val="24"/>
          <w:szCs w:val="24"/>
        </w:rPr>
        <w:t>ev</w:t>
      </w:r>
      <w:r>
        <w:rPr>
          <w:sz w:val="24"/>
          <w:szCs w:val="24"/>
        </w:rPr>
        <w:t>ant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documents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database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response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query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with certain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search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terms.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One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solution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problem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represent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documents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points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high dimensional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space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whose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dimensions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frequencies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ferent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(Salton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McGill,</w:t>
      </w:r>
    </w:p>
    <w:p w:rsidR="00273D53" w:rsidRDefault="006839DC">
      <w:pPr>
        <w:spacing w:before="7" w:line="415" w:lineRule="auto"/>
        <w:ind w:left="100" w:right="194"/>
        <w:rPr>
          <w:sz w:val="24"/>
          <w:szCs w:val="24"/>
        </w:rPr>
      </w:pPr>
      <w:r>
        <w:rPr>
          <w:sz w:val="24"/>
          <w:szCs w:val="24"/>
        </w:rPr>
        <w:t>1986).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approach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lends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itself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quite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naturally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matrix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representation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ws, columns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documents,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particular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cells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encoding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frequen</w:t>
      </w:r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y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which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particular</w:t>
      </w:r>
      <w:r>
        <w:rPr>
          <w:spacing w:val="-9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 occurs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particular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document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(Figure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1).</w:t>
      </w:r>
    </w:p>
    <w:p w:rsidR="00273D53" w:rsidRDefault="00273D53">
      <w:pPr>
        <w:spacing w:before="4" w:line="100" w:lineRule="exact"/>
        <w:rPr>
          <w:sz w:val="10"/>
          <w:szCs w:val="10"/>
        </w:rPr>
      </w:pPr>
    </w:p>
    <w:p w:rsidR="00273D53" w:rsidRDefault="006839DC">
      <w:pPr>
        <w:spacing w:line="415" w:lineRule="auto"/>
        <w:ind w:left="100" w:right="146" w:firstLine="576"/>
        <w:rPr>
          <w:sz w:val="24"/>
          <w:szCs w:val="24"/>
        </w:rPr>
      </w:pPr>
      <w:r>
        <w:rPr>
          <w:sz w:val="24"/>
          <w:szCs w:val="24"/>
        </w:rPr>
        <w:t>While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such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matrices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can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interpreted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representing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documents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terms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their constituent</w:t>
      </w:r>
      <w:r>
        <w:rPr>
          <w:spacing w:val="-1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can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also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interpreted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representing</w:t>
      </w:r>
      <w:r>
        <w:rPr>
          <w:spacing w:val="-1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terms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their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patterns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 use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across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documents,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proxy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linguistic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participates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in.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Put another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such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matrix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can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thought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either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model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document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meaning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(i.e.,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 document</w:t>
      </w:r>
      <w:r>
        <w:rPr>
          <w:spacing w:val="-13"/>
          <w:sz w:val="24"/>
          <w:szCs w:val="24"/>
        </w:rPr>
        <w:t>’</w:t>
      </w:r>
      <w:r>
        <w:rPr>
          <w:sz w:val="24"/>
          <w:szCs w:val="24"/>
        </w:rPr>
        <w:t>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meaning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its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column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matrix)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more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importantl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our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purposes,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model of</w:t>
      </w:r>
      <w:r>
        <w:rPr>
          <w:spacing w:val="-2"/>
          <w:sz w:val="24"/>
          <w:szCs w:val="24"/>
        </w:rPr>
        <w:t xml:space="preserve"> 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meaning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(i.e.,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13"/>
          <w:sz w:val="24"/>
          <w:szCs w:val="24"/>
        </w:rPr>
        <w:t>’</w:t>
      </w:r>
      <w:r>
        <w:rPr>
          <w:sz w:val="24"/>
          <w:szCs w:val="24"/>
        </w:rPr>
        <w:t>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meaning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its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matrix).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Note,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6"/>
          <w:sz w:val="24"/>
          <w:szCs w:val="24"/>
        </w:rPr>
        <w:t>e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</w:p>
    <w:p w:rsidR="00273D53" w:rsidRDefault="006839DC">
      <w:pPr>
        <w:spacing w:before="7" w:line="415" w:lineRule="auto"/>
        <w:ind w:left="100" w:right="91"/>
        <w:rPr>
          <w:sz w:val="24"/>
          <w:szCs w:val="24"/>
        </w:rPr>
      </w:pP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ord-document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approach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represents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documents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“bags”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w</w:t>
      </w:r>
      <w:r>
        <w:rPr>
          <w:sz w:val="24"/>
          <w:szCs w:val="24"/>
        </w:rPr>
        <w:t>ords—information</w:t>
      </w:r>
      <w:r>
        <w:rPr>
          <w:spacing w:val="-20"/>
          <w:sz w:val="24"/>
          <w:szCs w:val="24"/>
        </w:rPr>
        <w:t xml:space="preserve"> </w:t>
      </w:r>
      <w:r>
        <w:rPr>
          <w:sz w:val="24"/>
          <w:szCs w:val="24"/>
        </w:rPr>
        <w:t>about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 relat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position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discarded.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ord-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approach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retains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information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(Church</w:t>
      </w:r>
    </w:p>
    <w:p w:rsidR="00273D53" w:rsidRDefault="006839DC">
      <w:pPr>
        <w:spacing w:before="7" w:line="415" w:lineRule="auto"/>
        <w:ind w:left="100" w:right="276"/>
        <w:jc w:val="both"/>
        <w:rPr>
          <w:sz w:val="24"/>
          <w:szCs w:val="24"/>
        </w:rPr>
      </w:pP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Hanks,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1990;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Schütze,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1992).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ord-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matrix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has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both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columns;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 r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might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represent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meaning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count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particular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column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might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indicate frequen</w:t>
      </w:r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y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occurred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-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before</w:t>
      </w:r>
      <w:r>
        <w:rPr>
          <w:spacing w:val="-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(Figure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1).</w:t>
      </w:r>
    </w:p>
    <w:p w:rsidR="00273D53" w:rsidRDefault="00273D53">
      <w:pPr>
        <w:spacing w:before="4" w:line="100" w:lineRule="exact"/>
        <w:rPr>
          <w:sz w:val="10"/>
          <w:szCs w:val="10"/>
        </w:rPr>
      </w:pPr>
    </w:p>
    <w:p w:rsidR="00273D53" w:rsidRDefault="006839DC">
      <w:pPr>
        <w:spacing w:line="415" w:lineRule="auto"/>
        <w:ind w:left="100" w:right="105" w:firstLine="576"/>
        <w:rPr>
          <w:sz w:val="24"/>
          <w:szCs w:val="24"/>
        </w:rPr>
        <w:sectPr w:rsidR="00273D53">
          <w:pgSz w:w="12240" w:h="15840"/>
          <w:pgMar w:top="960" w:right="1340" w:bottom="280" w:left="1340" w:header="736" w:footer="0" w:gutter="0"/>
          <w:cols w:space="720"/>
        </w:sectPr>
      </w:pPr>
      <w:r>
        <w:rPr>
          <w:sz w:val="24"/>
          <w:szCs w:val="24"/>
        </w:rPr>
        <w:t>Both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ord-document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ord-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models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capable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properties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 xml:space="preserve">of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ords.</w:t>
      </w:r>
      <w:r>
        <w:rPr>
          <w:spacing w:val="8"/>
          <w:sz w:val="24"/>
          <w:szCs w:val="24"/>
        </w:rPr>
        <w:t xml:space="preserve"> </w:t>
      </w:r>
      <w:del w:id="35" w:author="lera boroditsky" w:date="2013-11-21T17:24:00Z">
        <w:r w:rsidDel="00F35E62">
          <w:rPr>
            <w:sz w:val="24"/>
            <w:szCs w:val="24"/>
          </w:rPr>
          <w:delText>In</w:delText>
        </w:r>
        <w:r w:rsidDel="00F35E62">
          <w:rPr>
            <w:spacing w:val="-2"/>
            <w:sz w:val="24"/>
            <w:szCs w:val="24"/>
          </w:rPr>
          <w:delText xml:space="preserve"> </w:delText>
        </w:r>
        <w:r w:rsidDel="00F35E62">
          <w:rPr>
            <w:sz w:val="24"/>
            <w:szCs w:val="24"/>
          </w:rPr>
          <w:delText>one</w:delText>
        </w:r>
        <w:r w:rsidDel="00F35E62">
          <w:rPr>
            <w:spacing w:val="-3"/>
            <w:sz w:val="24"/>
            <w:szCs w:val="24"/>
          </w:rPr>
          <w:delText xml:space="preserve"> </w:delText>
        </w:r>
        <w:r w:rsidDel="00F35E62">
          <w:rPr>
            <w:sz w:val="24"/>
            <w:szCs w:val="24"/>
          </w:rPr>
          <w:delText>influential</w:delText>
        </w:r>
        <w:r w:rsidDel="00F35E62">
          <w:rPr>
            <w:spacing w:val="-20"/>
            <w:sz w:val="24"/>
            <w:szCs w:val="24"/>
          </w:rPr>
          <w:delText xml:space="preserve"> </w:delText>
        </w:r>
        <w:r w:rsidDel="00F35E62">
          <w:rPr>
            <w:sz w:val="24"/>
            <w:szCs w:val="24"/>
          </w:rPr>
          <w:delText>model</w:delText>
        </w:r>
      </w:del>
      <w:ins w:id="36" w:author="lera boroditsky" w:date="2013-11-21T17:24:00Z">
        <w:r w:rsidR="00F35E62">
          <w:rPr>
            <w:sz w:val="24"/>
            <w:szCs w:val="24"/>
          </w:rPr>
          <w:t>For example</w:t>
        </w:r>
      </w:ins>
      <w:r>
        <w:rPr>
          <w:sz w:val="24"/>
          <w:szCs w:val="24"/>
        </w:rPr>
        <w:t>,</w:t>
      </w:r>
      <w:r>
        <w:rPr>
          <w:spacing w:val="-7"/>
          <w:sz w:val="24"/>
          <w:szCs w:val="24"/>
        </w:rPr>
        <w:t xml:space="preserve"> </w:t>
      </w:r>
      <w:del w:id="37" w:author="lera boroditsky" w:date="2013-11-21T17:24:00Z">
        <w:r w:rsidDel="00F35E62">
          <w:rPr>
            <w:sz w:val="24"/>
            <w:szCs w:val="24"/>
          </w:rPr>
          <w:delText>Landauer</w:delText>
        </w:r>
        <w:r w:rsidDel="00F35E62">
          <w:rPr>
            <w:spacing w:val="-9"/>
            <w:sz w:val="24"/>
            <w:szCs w:val="24"/>
          </w:rPr>
          <w:delText xml:space="preserve"> </w:delText>
        </w:r>
        <w:r w:rsidDel="00F35E62">
          <w:rPr>
            <w:sz w:val="24"/>
            <w:szCs w:val="24"/>
          </w:rPr>
          <w:delText>and</w:delText>
        </w:r>
        <w:r w:rsidDel="00F35E62">
          <w:rPr>
            <w:spacing w:val="-3"/>
            <w:sz w:val="24"/>
            <w:szCs w:val="24"/>
          </w:rPr>
          <w:delText xml:space="preserve"> </w:delText>
        </w:r>
        <w:r w:rsidDel="00F35E62">
          <w:rPr>
            <w:sz w:val="24"/>
            <w:szCs w:val="24"/>
          </w:rPr>
          <w:delText>Dumais</w:delText>
        </w:r>
        <w:r w:rsidDel="00F35E62">
          <w:rPr>
            <w:spacing w:val="-7"/>
            <w:sz w:val="24"/>
            <w:szCs w:val="24"/>
          </w:rPr>
          <w:delText xml:space="preserve"> </w:delText>
        </w:r>
        <w:r w:rsidDel="00F35E62">
          <w:rPr>
            <w:sz w:val="24"/>
            <w:szCs w:val="24"/>
          </w:rPr>
          <w:delText>(1997)</w:delText>
        </w:r>
        <w:r w:rsidDel="00F35E62">
          <w:rPr>
            <w:spacing w:val="-6"/>
            <w:sz w:val="24"/>
            <w:szCs w:val="24"/>
          </w:rPr>
          <w:delText xml:space="preserve"> </w:delText>
        </w:r>
        <w:r w:rsidDel="00F35E62">
          <w:rPr>
            <w:sz w:val="24"/>
            <w:szCs w:val="24"/>
          </w:rPr>
          <w:delText>d</w:delText>
        </w:r>
        <w:r w:rsidDel="00F35E62">
          <w:rPr>
            <w:spacing w:val="-6"/>
            <w:sz w:val="24"/>
            <w:szCs w:val="24"/>
          </w:rPr>
          <w:delText>e</w:delText>
        </w:r>
        <w:r w:rsidDel="00F35E62">
          <w:rPr>
            <w:spacing w:val="-4"/>
            <w:sz w:val="24"/>
            <w:szCs w:val="24"/>
          </w:rPr>
          <w:delText>v</w:delText>
        </w:r>
        <w:r w:rsidDel="00F35E62">
          <w:rPr>
            <w:sz w:val="24"/>
            <w:szCs w:val="24"/>
          </w:rPr>
          <w:delText>eloped</w:delText>
        </w:r>
        <w:r w:rsidDel="00F35E62">
          <w:rPr>
            <w:spacing w:val="-10"/>
            <w:sz w:val="24"/>
            <w:szCs w:val="24"/>
          </w:rPr>
          <w:delText xml:space="preserve"> </w:delText>
        </w:r>
        <w:r w:rsidDel="00F35E62">
          <w:rPr>
            <w:sz w:val="24"/>
            <w:szCs w:val="24"/>
          </w:rPr>
          <w:delText>a</w:delText>
        </w:r>
        <w:r w:rsidDel="00F35E62">
          <w:rPr>
            <w:spacing w:val="-1"/>
            <w:sz w:val="24"/>
            <w:szCs w:val="24"/>
          </w:rPr>
          <w:delText xml:space="preserve"> </w:delText>
        </w:r>
        <w:r w:rsidDel="00F35E62">
          <w:rPr>
            <w:sz w:val="24"/>
            <w:szCs w:val="24"/>
          </w:rPr>
          <w:delText>model</w:delText>
        </w:r>
        <w:r w:rsidDel="00F35E62">
          <w:rPr>
            <w:spacing w:val="-6"/>
            <w:sz w:val="24"/>
            <w:szCs w:val="24"/>
          </w:rPr>
          <w:delText xml:space="preserve"> </w:delText>
        </w:r>
        <w:r w:rsidDel="00F35E62">
          <w:rPr>
            <w:sz w:val="24"/>
            <w:szCs w:val="24"/>
          </w:rPr>
          <w:delText>called</w:delText>
        </w:r>
        <w:r w:rsidDel="00F35E62">
          <w:rPr>
            <w:spacing w:val="-6"/>
            <w:sz w:val="24"/>
            <w:szCs w:val="24"/>
          </w:rPr>
          <w:delText xml:space="preserve"> </w:delText>
        </w:r>
      </w:del>
      <w:del w:id="38" w:author="lera boroditsky" w:date="2013-11-21T17:26:00Z">
        <w:r w:rsidDel="00F35E62">
          <w:rPr>
            <w:sz w:val="24"/>
            <w:szCs w:val="24"/>
          </w:rPr>
          <w:delText>Latent Semantic</w:delText>
        </w:r>
        <w:r w:rsidDel="00F35E62">
          <w:rPr>
            <w:spacing w:val="-9"/>
            <w:sz w:val="24"/>
            <w:szCs w:val="24"/>
          </w:rPr>
          <w:delText xml:space="preserve"> </w:delText>
        </w:r>
        <w:r w:rsidDel="00F35E62">
          <w:rPr>
            <w:sz w:val="24"/>
            <w:szCs w:val="24"/>
          </w:rPr>
          <w:delText>Analysis</w:delText>
        </w:r>
        <w:r w:rsidDel="00F35E62">
          <w:rPr>
            <w:spacing w:val="-8"/>
            <w:sz w:val="24"/>
            <w:szCs w:val="24"/>
          </w:rPr>
          <w:delText xml:space="preserve"> </w:delText>
        </w:r>
        <w:r w:rsidDel="00F35E62">
          <w:rPr>
            <w:sz w:val="24"/>
            <w:szCs w:val="24"/>
          </w:rPr>
          <w:delText>(LSA)</w:delText>
        </w:r>
      </w:del>
      <w:ins w:id="39" w:author="lera boroditsky" w:date="2013-11-21T17:24:00Z">
        <w:r w:rsidR="00F35E62">
          <w:rPr>
            <w:sz w:val="24"/>
            <w:szCs w:val="24"/>
          </w:rPr>
          <w:t>Landauer</w:t>
        </w:r>
        <w:r w:rsidR="00F35E62">
          <w:rPr>
            <w:spacing w:val="-9"/>
            <w:sz w:val="24"/>
            <w:szCs w:val="24"/>
          </w:rPr>
          <w:t xml:space="preserve"> </w:t>
        </w:r>
        <w:r w:rsidR="00F35E62">
          <w:rPr>
            <w:sz w:val="24"/>
            <w:szCs w:val="24"/>
          </w:rPr>
          <w:t>and</w:t>
        </w:r>
        <w:r w:rsidR="00F35E62">
          <w:rPr>
            <w:spacing w:val="-3"/>
            <w:sz w:val="24"/>
            <w:szCs w:val="24"/>
          </w:rPr>
          <w:t xml:space="preserve"> </w:t>
        </w:r>
        <w:r w:rsidR="00F35E62">
          <w:rPr>
            <w:sz w:val="24"/>
            <w:szCs w:val="24"/>
          </w:rPr>
          <w:t>Dumais</w:t>
        </w:r>
        <w:r w:rsidR="00F35E62">
          <w:rPr>
            <w:spacing w:val="-7"/>
            <w:sz w:val="24"/>
            <w:szCs w:val="24"/>
          </w:rPr>
          <w:t xml:space="preserve"> </w:t>
        </w:r>
        <w:r w:rsidR="00F35E62">
          <w:rPr>
            <w:sz w:val="24"/>
            <w:szCs w:val="24"/>
          </w:rPr>
          <w:t>(1997)</w:t>
        </w:r>
        <w:r w:rsidR="00F35E62">
          <w:rPr>
            <w:spacing w:val="-6"/>
            <w:sz w:val="24"/>
            <w:szCs w:val="24"/>
          </w:rPr>
          <w:t xml:space="preserve"> </w:t>
        </w:r>
        <w:r w:rsidR="00F35E62">
          <w:rPr>
            <w:sz w:val="24"/>
            <w:szCs w:val="24"/>
          </w:rPr>
          <w:t>built</w:t>
        </w:r>
      </w:ins>
      <w:del w:id="40" w:author="lera boroditsky" w:date="2013-11-21T17:24:00Z">
        <w:r w:rsidDel="00F35E62">
          <w:rPr>
            <w:sz w:val="24"/>
            <w:szCs w:val="24"/>
          </w:rPr>
          <w:delText>,</w:delText>
        </w:r>
        <w:r w:rsidDel="00F35E62">
          <w:rPr>
            <w:spacing w:val="-7"/>
            <w:sz w:val="24"/>
            <w:szCs w:val="24"/>
          </w:rPr>
          <w:delText xml:space="preserve"> </w:delText>
        </w:r>
        <w:r w:rsidDel="00F35E62">
          <w:rPr>
            <w:sz w:val="24"/>
            <w:szCs w:val="24"/>
          </w:rPr>
          <w:delText>which</w:delText>
        </w:r>
        <w:r w:rsidDel="00F35E62">
          <w:rPr>
            <w:spacing w:val="-6"/>
            <w:sz w:val="24"/>
            <w:szCs w:val="24"/>
          </w:rPr>
          <w:delText xml:space="preserve"> </w:delText>
        </w:r>
        <w:r w:rsidDel="00F35E62">
          <w:rPr>
            <w:spacing w:val="-5"/>
            <w:sz w:val="24"/>
            <w:szCs w:val="24"/>
          </w:rPr>
          <w:delText>b</w:delText>
        </w:r>
        <w:r w:rsidDel="00F35E62">
          <w:rPr>
            <w:sz w:val="24"/>
            <w:szCs w:val="24"/>
          </w:rPr>
          <w:delText>uilds</w:delText>
        </w:r>
      </w:del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ord-document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matrix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corpus,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applie</w:t>
      </w:r>
      <w:ins w:id="41" w:author="lera boroditsky" w:date="2013-11-21T17:26:00Z">
        <w:r w:rsidR="00F35E62">
          <w:rPr>
            <w:sz w:val="24"/>
            <w:szCs w:val="24"/>
          </w:rPr>
          <w:t>d</w:t>
        </w:r>
      </w:ins>
      <w:del w:id="42" w:author="lera boroditsky" w:date="2013-11-21T17:26:00Z">
        <w:r w:rsidDel="00F35E62">
          <w:rPr>
            <w:sz w:val="24"/>
            <w:szCs w:val="24"/>
          </w:rPr>
          <w:delText>s</w:delText>
        </w:r>
      </w:del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 dimensionality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reduction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technique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(singular</w:t>
      </w:r>
      <w:r>
        <w:rPr>
          <w:spacing w:val="-9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alue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decomposition),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compute</w:t>
      </w:r>
      <w:ins w:id="43" w:author="lera boroditsky" w:date="2013-11-21T17:26:00Z">
        <w:r w:rsidR="00F35E62">
          <w:rPr>
            <w:sz w:val="24"/>
            <w:szCs w:val="24"/>
          </w:rPr>
          <w:t>d</w:t>
        </w:r>
      </w:ins>
      <w:del w:id="44" w:author="lera boroditsky" w:date="2013-11-21T17:26:00Z">
        <w:r w:rsidDel="00F35E62">
          <w:rPr>
            <w:sz w:val="24"/>
            <w:szCs w:val="24"/>
          </w:rPr>
          <w:delText>s</w:delText>
        </w:r>
      </w:del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similarity between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cosine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measure.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After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training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corpus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yclopedia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articles,</w:t>
      </w:r>
      <w:r>
        <w:rPr>
          <w:spacing w:val="-8"/>
          <w:sz w:val="24"/>
          <w:szCs w:val="24"/>
        </w:rPr>
        <w:t xml:space="preserve"> </w:t>
      </w:r>
      <w:del w:id="45" w:author="lera boroditsky" w:date="2013-11-21T17:27:00Z">
        <w:r w:rsidDel="00F35E62">
          <w:rPr>
            <w:sz w:val="24"/>
            <w:szCs w:val="24"/>
          </w:rPr>
          <w:delText>LSA</w:delText>
        </w:r>
      </w:del>
      <w:ins w:id="46" w:author="lera boroditsky" w:date="2013-11-21T17:28:00Z">
        <w:r w:rsidR="00F35E62">
          <w:rPr>
            <w:sz w:val="24"/>
            <w:szCs w:val="24"/>
          </w:rPr>
          <w:t xml:space="preserve">they showed that this Latent Semantic Analysis model (LSA) </w:t>
        </w:r>
      </w:ins>
    </w:p>
    <w:p w:rsidR="00273D53" w:rsidRDefault="00273D53">
      <w:pPr>
        <w:spacing w:before="9" w:line="180" w:lineRule="exact"/>
        <w:rPr>
          <w:sz w:val="19"/>
          <w:szCs w:val="19"/>
        </w:rPr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6839DC">
      <w:pPr>
        <w:spacing w:before="28"/>
        <w:ind w:left="1884"/>
        <w:rPr>
          <w:rFonts w:ascii="Arial" w:eastAsia="Arial" w:hAnsi="Arial" w:cs="Arial"/>
          <w:sz w:val="19"/>
          <w:szCs w:val="19"/>
        </w:rPr>
      </w:pPr>
      <w:r>
        <w:rPr>
          <w:rFonts w:ascii="Arial" w:eastAsia="Arial" w:hAnsi="Arial" w:cs="Arial"/>
          <w:sz w:val="19"/>
          <w:szCs w:val="19"/>
        </w:rPr>
        <w:t>Documents</w:t>
      </w:r>
    </w:p>
    <w:p w:rsidR="00273D53" w:rsidRDefault="00273D53">
      <w:pPr>
        <w:spacing w:before="19" w:line="280" w:lineRule="exact"/>
        <w:rPr>
          <w:sz w:val="28"/>
          <w:szCs w:val="28"/>
        </w:rPr>
        <w:sectPr w:rsidR="00273D53">
          <w:pgSz w:w="12240" w:h="15840"/>
          <w:pgMar w:top="960" w:right="1340" w:bottom="280" w:left="1320" w:header="736" w:footer="0" w:gutter="0"/>
          <w:cols w:space="720"/>
        </w:sectPr>
      </w:pPr>
    </w:p>
    <w:p w:rsidR="00273D53" w:rsidRDefault="006839DC">
      <w:pPr>
        <w:spacing w:before="7"/>
        <w:jc w:val="right"/>
        <w:rPr>
          <w:rFonts w:ascii="Arial" w:eastAsia="Arial" w:hAnsi="Arial" w:cs="Arial"/>
          <w:sz w:val="34"/>
          <w:szCs w:val="34"/>
        </w:rPr>
      </w:pPr>
      <w:r>
        <w:rPr>
          <w:rFonts w:ascii="Arial" w:eastAsia="Arial" w:hAnsi="Arial" w:cs="Arial"/>
          <w:sz w:val="34"/>
          <w:szCs w:val="34"/>
        </w:rPr>
        <w:lastRenderedPageBreak/>
        <w:t>a</w:t>
      </w:r>
      <w:r>
        <w:rPr>
          <w:rFonts w:ascii="Arial" w:eastAsia="Arial" w:hAnsi="Arial" w:cs="Arial"/>
          <w:spacing w:val="4"/>
          <w:sz w:val="34"/>
          <w:szCs w:val="34"/>
        </w:rPr>
        <w:t xml:space="preserve"> </w:t>
      </w:r>
      <w:r>
        <w:rPr>
          <w:rFonts w:ascii="Arial" w:eastAsia="Arial" w:hAnsi="Arial" w:cs="Arial"/>
          <w:sz w:val="34"/>
          <w:szCs w:val="34"/>
        </w:rPr>
        <w:t>b</w:t>
      </w:r>
      <w:r>
        <w:rPr>
          <w:rFonts w:ascii="Arial" w:eastAsia="Arial" w:hAnsi="Arial" w:cs="Arial"/>
          <w:spacing w:val="4"/>
          <w:sz w:val="34"/>
          <w:szCs w:val="34"/>
        </w:rPr>
        <w:t xml:space="preserve"> </w:t>
      </w:r>
      <w:r>
        <w:rPr>
          <w:rFonts w:ascii="Arial" w:eastAsia="Arial" w:hAnsi="Arial" w:cs="Arial"/>
          <w:w w:val="101"/>
          <w:sz w:val="34"/>
          <w:szCs w:val="34"/>
        </w:rPr>
        <w:t>b</w:t>
      </w:r>
    </w:p>
    <w:p w:rsidR="00273D53" w:rsidRDefault="00273D53">
      <w:pPr>
        <w:spacing w:before="2" w:line="100" w:lineRule="exact"/>
        <w:rPr>
          <w:sz w:val="10"/>
          <w:szCs w:val="10"/>
        </w:rPr>
      </w:pPr>
    </w:p>
    <w:p w:rsidR="00273D53" w:rsidRDefault="006839DC">
      <w:pPr>
        <w:jc w:val="right"/>
        <w:rPr>
          <w:rFonts w:ascii="Arial" w:eastAsia="Arial" w:hAnsi="Arial" w:cs="Arial"/>
          <w:sz w:val="34"/>
          <w:szCs w:val="34"/>
        </w:rPr>
      </w:pPr>
      <w:r>
        <w:rPr>
          <w:rFonts w:ascii="Arial" w:eastAsia="Arial" w:hAnsi="Arial" w:cs="Arial"/>
          <w:sz w:val="34"/>
          <w:szCs w:val="34"/>
        </w:rPr>
        <w:t>b</w:t>
      </w:r>
      <w:r>
        <w:rPr>
          <w:rFonts w:ascii="Arial" w:eastAsia="Arial" w:hAnsi="Arial" w:cs="Arial"/>
          <w:spacing w:val="4"/>
          <w:sz w:val="34"/>
          <w:szCs w:val="34"/>
        </w:rPr>
        <w:t xml:space="preserve"> </w:t>
      </w:r>
      <w:r>
        <w:rPr>
          <w:rFonts w:ascii="Arial" w:eastAsia="Arial" w:hAnsi="Arial" w:cs="Arial"/>
          <w:sz w:val="34"/>
          <w:szCs w:val="34"/>
        </w:rPr>
        <w:t>b</w:t>
      </w:r>
      <w:r>
        <w:rPr>
          <w:rFonts w:ascii="Arial" w:eastAsia="Arial" w:hAnsi="Arial" w:cs="Arial"/>
          <w:spacing w:val="4"/>
          <w:sz w:val="34"/>
          <w:szCs w:val="34"/>
        </w:rPr>
        <w:t xml:space="preserve"> </w:t>
      </w:r>
      <w:r>
        <w:rPr>
          <w:rFonts w:ascii="Arial" w:eastAsia="Arial" w:hAnsi="Arial" w:cs="Arial"/>
          <w:w w:val="101"/>
          <w:sz w:val="34"/>
          <w:szCs w:val="34"/>
        </w:rPr>
        <w:t>a</w:t>
      </w:r>
    </w:p>
    <w:p w:rsidR="00273D53" w:rsidRDefault="006839DC">
      <w:pPr>
        <w:spacing w:before="7"/>
        <w:ind w:right="-72"/>
        <w:rPr>
          <w:rFonts w:ascii="Arial" w:eastAsia="Arial" w:hAnsi="Arial" w:cs="Arial"/>
          <w:sz w:val="34"/>
          <w:szCs w:val="34"/>
        </w:rPr>
      </w:pPr>
      <w:r>
        <w:br w:type="column"/>
      </w:r>
      <w:r>
        <w:rPr>
          <w:rFonts w:ascii="Arial" w:eastAsia="Arial" w:hAnsi="Arial" w:cs="Arial"/>
          <w:sz w:val="34"/>
          <w:szCs w:val="34"/>
        </w:rPr>
        <w:lastRenderedPageBreak/>
        <w:t>c</w:t>
      </w:r>
      <w:r>
        <w:rPr>
          <w:rFonts w:ascii="Arial" w:eastAsia="Arial" w:hAnsi="Arial" w:cs="Arial"/>
          <w:spacing w:val="4"/>
          <w:sz w:val="34"/>
          <w:szCs w:val="34"/>
        </w:rPr>
        <w:t xml:space="preserve"> </w:t>
      </w:r>
      <w:r>
        <w:rPr>
          <w:rFonts w:ascii="Arial" w:eastAsia="Arial" w:hAnsi="Arial" w:cs="Arial"/>
          <w:sz w:val="34"/>
          <w:szCs w:val="34"/>
        </w:rPr>
        <w:t>c</w:t>
      </w:r>
      <w:r>
        <w:rPr>
          <w:rFonts w:ascii="Arial" w:eastAsia="Arial" w:hAnsi="Arial" w:cs="Arial"/>
          <w:spacing w:val="4"/>
          <w:sz w:val="34"/>
          <w:szCs w:val="34"/>
        </w:rPr>
        <w:t xml:space="preserve"> </w:t>
      </w:r>
      <w:r>
        <w:rPr>
          <w:rFonts w:ascii="Arial" w:eastAsia="Arial" w:hAnsi="Arial" w:cs="Arial"/>
          <w:w w:val="101"/>
          <w:sz w:val="34"/>
          <w:szCs w:val="34"/>
        </w:rPr>
        <w:t>d</w:t>
      </w:r>
    </w:p>
    <w:p w:rsidR="00273D53" w:rsidRDefault="00273D53">
      <w:pPr>
        <w:spacing w:before="2" w:line="100" w:lineRule="exact"/>
        <w:rPr>
          <w:sz w:val="10"/>
          <w:szCs w:val="10"/>
        </w:rPr>
      </w:pPr>
    </w:p>
    <w:p w:rsidR="00273D53" w:rsidRDefault="006839DC">
      <w:pPr>
        <w:ind w:left="10" w:right="-62"/>
        <w:rPr>
          <w:rFonts w:ascii="Arial" w:eastAsia="Arial" w:hAnsi="Arial" w:cs="Arial"/>
          <w:sz w:val="34"/>
          <w:szCs w:val="34"/>
        </w:rPr>
      </w:pPr>
      <w:r>
        <w:rPr>
          <w:rFonts w:ascii="Arial" w:eastAsia="Arial" w:hAnsi="Arial" w:cs="Arial"/>
          <w:sz w:val="34"/>
          <w:szCs w:val="34"/>
        </w:rPr>
        <w:t>c</w:t>
      </w:r>
      <w:r>
        <w:rPr>
          <w:rFonts w:ascii="Arial" w:eastAsia="Arial" w:hAnsi="Arial" w:cs="Arial"/>
          <w:spacing w:val="4"/>
          <w:sz w:val="34"/>
          <w:szCs w:val="34"/>
        </w:rPr>
        <w:t xml:space="preserve"> </w:t>
      </w:r>
      <w:r>
        <w:rPr>
          <w:rFonts w:ascii="Arial" w:eastAsia="Arial" w:hAnsi="Arial" w:cs="Arial"/>
          <w:sz w:val="34"/>
          <w:szCs w:val="34"/>
        </w:rPr>
        <w:t>c</w:t>
      </w:r>
      <w:r>
        <w:rPr>
          <w:rFonts w:ascii="Arial" w:eastAsia="Arial" w:hAnsi="Arial" w:cs="Arial"/>
          <w:spacing w:val="4"/>
          <w:sz w:val="34"/>
          <w:szCs w:val="34"/>
        </w:rPr>
        <w:t xml:space="preserve"> </w:t>
      </w:r>
      <w:r>
        <w:rPr>
          <w:rFonts w:ascii="Arial" w:eastAsia="Arial" w:hAnsi="Arial" w:cs="Arial"/>
          <w:w w:val="101"/>
          <w:sz w:val="34"/>
          <w:szCs w:val="34"/>
        </w:rPr>
        <w:t>c</w:t>
      </w:r>
    </w:p>
    <w:p w:rsidR="00273D53" w:rsidRDefault="006839DC">
      <w:pPr>
        <w:spacing w:before="7"/>
        <w:rPr>
          <w:rFonts w:ascii="Arial" w:eastAsia="Arial" w:hAnsi="Arial" w:cs="Arial"/>
          <w:sz w:val="34"/>
          <w:szCs w:val="34"/>
        </w:rPr>
      </w:pPr>
      <w:r>
        <w:br w:type="column"/>
      </w:r>
      <w:r>
        <w:rPr>
          <w:rFonts w:ascii="Arial" w:eastAsia="Arial" w:hAnsi="Arial" w:cs="Arial"/>
          <w:sz w:val="34"/>
          <w:szCs w:val="34"/>
        </w:rPr>
        <w:lastRenderedPageBreak/>
        <w:t>b</w:t>
      </w:r>
      <w:r>
        <w:rPr>
          <w:rFonts w:ascii="Arial" w:eastAsia="Arial" w:hAnsi="Arial" w:cs="Arial"/>
          <w:spacing w:val="4"/>
          <w:sz w:val="34"/>
          <w:szCs w:val="34"/>
        </w:rPr>
        <w:t xml:space="preserve"> </w:t>
      </w:r>
      <w:r>
        <w:rPr>
          <w:rFonts w:ascii="Arial" w:eastAsia="Arial" w:hAnsi="Arial" w:cs="Arial"/>
          <w:sz w:val="34"/>
          <w:szCs w:val="34"/>
        </w:rPr>
        <w:t>b</w:t>
      </w:r>
      <w:r>
        <w:rPr>
          <w:rFonts w:ascii="Arial" w:eastAsia="Arial" w:hAnsi="Arial" w:cs="Arial"/>
          <w:spacing w:val="4"/>
          <w:sz w:val="34"/>
          <w:szCs w:val="34"/>
        </w:rPr>
        <w:t xml:space="preserve"> </w:t>
      </w:r>
      <w:r>
        <w:rPr>
          <w:rFonts w:ascii="Arial" w:eastAsia="Arial" w:hAnsi="Arial" w:cs="Arial"/>
          <w:w w:val="101"/>
          <w:sz w:val="34"/>
          <w:szCs w:val="34"/>
        </w:rPr>
        <w:t>a</w:t>
      </w:r>
    </w:p>
    <w:p w:rsidR="00273D53" w:rsidRDefault="00273D53">
      <w:pPr>
        <w:spacing w:before="2" w:line="100" w:lineRule="exact"/>
        <w:rPr>
          <w:sz w:val="10"/>
          <w:szCs w:val="10"/>
        </w:rPr>
      </w:pPr>
    </w:p>
    <w:p w:rsidR="00273D53" w:rsidRDefault="00F14C79">
      <w:pPr>
        <w:ind w:left="10"/>
        <w:rPr>
          <w:rFonts w:ascii="Arial" w:eastAsia="Arial" w:hAnsi="Arial" w:cs="Arial"/>
          <w:sz w:val="34"/>
          <w:szCs w:val="34"/>
        </w:rPr>
        <w:sectPr w:rsidR="00273D53">
          <w:type w:val="continuous"/>
          <w:pgSz w:w="12240" w:h="15840"/>
          <w:pgMar w:top="960" w:right="1340" w:bottom="280" w:left="1320" w:header="720" w:footer="720" w:gutter="0"/>
          <w:cols w:num="3" w:space="720" w:equalWidth="0">
            <w:col w:w="2916" w:space="390"/>
            <w:col w:w="731" w:space="391"/>
            <w:col w:w="5152"/>
          </w:cols>
        </w:sect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4323" behindDoc="1" locked="0" layoutInCell="1" allowOverlap="1">
                <wp:simplePos x="0" y="0"/>
                <wp:positionH relativeFrom="page">
                  <wp:posOffset>1208405</wp:posOffset>
                </wp:positionH>
                <wp:positionV relativeFrom="page">
                  <wp:posOffset>951865</wp:posOffset>
                </wp:positionV>
                <wp:extent cx="5354320" cy="3865880"/>
                <wp:effectExtent l="1905" t="0" r="1082675" b="1036955"/>
                <wp:wrapNone/>
                <wp:docPr id="870" name="Group 8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54320" cy="3865880"/>
                          <a:chOff x="1904" y="1499"/>
                          <a:chExt cx="8433" cy="6089"/>
                        </a:xfrm>
                      </wpg:grpSpPr>
                      <wpg:grpSp>
                        <wpg:cNvPr id="871" name="Group 868"/>
                        <wpg:cNvGrpSpPr>
                          <a:grpSpLocks/>
                        </wpg:cNvGrpSpPr>
                        <wpg:grpSpPr bwMode="auto">
                          <a:xfrm>
                            <a:off x="1908" y="1504"/>
                            <a:ext cx="8424" cy="6080"/>
                            <a:chOff x="1908" y="1504"/>
                            <a:chExt cx="8424" cy="6080"/>
                          </a:xfrm>
                        </wpg:grpSpPr>
                        <wps:wsp>
                          <wps:cNvPr id="872" name="Freeform 895"/>
                          <wps:cNvSpPr>
                            <a:spLocks/>
                          </wps:cNvSpPr>
                          <wps:spPr bwMode="auto">
                            <a:xfrm>
                              <a:off x="1908" y="1504"/>
                              <a:ext cx="8424" cy="6080"/>
                            </a:xfrm>
                            <a:custGeom>
                              <a:avLst/>
                              <a:gdLst>
                                <a:gd name="T0" fmla="+- 0 1908 1908"/>
                                <a:gd name="T1" fmla="*/ T0 w 8424"/>
                                <a:gd name="T2" fmla="+- 0 7584 1504"/>
                                <a:gd name="T3" fmla="*/ 7584 h 6080"/>
                                <a:gd name="T4" fmla="+- 0 10332 1908"/>
                                <a:gd name="T5" fmla="*/ T4 w 8424"/>
                                <a:gd name="T6" fmla="+- 0 7584 1504"/>
                                <a:gd name="T7" fmla="*/ 7584 h 6080"/>
                                <a:gd name="T8" fmla="+- 0 10332 1908"/>
                                <a:gd name="T9" fmla="*/ T8 w 8424"/>
                                <a:gd name="T10" fmla="+- 0 1504 1504"/>
                                <a:gd name="T11" fmla="*/ 1504 h 6080"/>
                                <a:gd name="T12" fmla="+- 0 1908 1908"/>
                                <a:gd name="T13" fmla="*/ T12 w 8424"/>
                                <a:gd name="T14" fmla="+- 0 1504 1504"/>
                                <a:gd name="T15" fmla="*/ 1504 h 6080"/>
                                <a:gd name="T16" fmla="+- 0 1908 1908"/>
                                <a:gd name="T17" fmla="*/ T16 w 8424"/>
                                <a:gd name="T18" fmla="+- 0 7584 1504"/>
                                <a:gd name="T19" fmla="*/ 7584 h 60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24" h="6080">
                                  <a:moveTo>
                                    <a:pt x="0" y="6080"/>
                                  </a:moveTo>
                                  <a:lnTo>
                                    <a:pt x="8424" y="6080"/>
                                  </a:lnTo>
                                  <a:lnTo>
                                    <a:pt x="842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0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873" name="Group 869"/>
                          <wpg:cNvGrpSpPr>
                            <a:grpSpLocks/>
                          </wpg:cNvGrpSpPr>
                          <wpg:grpSpPr bwMode="auto">
                            <a:xfrm>
                              <a:off x="3399" y="3689"/>
                              <a:ext cx="1047" cy="543"/>
                              <a:chOff x="3399" y="3689"/>
                              <a:chExt cx="1047" cy="543"/>
                            </a:xfrm>
                          </wpg:grpSpPr>
                          <wps:wsp>
                            <wps:cNvPr id="874" name="Freeform 89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98" y="7378"/>
                                <a:ext cx="1047" cy="543"/>
                              </a:xfrm>
                              <a:custGeom>
                                <a:avLst/>
                                <a:gdLst>
                                  <a:gd name="T0" fmla="+- 0 3399 3399"/>
                                  <a:gd name="T1" fmla="*/ T0 w 1047"/>
                                  <a:gd name="T2" fmla="+- 0 4232 3689"/>
                                  <a:gd name="T3" fmla="*/ 4232 h 543"/>
                                  <a:gd name="T4" fmla="+- 0 3407 3399"/>
                                  <a:gd name="T5" fmla="*/ T4 w 1047"/>
                                  <a:gd name="T6" fmla="+- 0 4228 3689"/>
                                  <a:gd name="T7" fmla="*/ 4228 h 543"/>
                                  <a:gd name="T8" fmla="+- 0 4446 3399"/>
                                  <a:gd name="T9" fmla="*/ T8 w 1047"/>
                                  <a:gd name="T10" fmla="+- 0 3689 3689"/>
                                  <a:gd name="T11" fmla="*/ 3689 h 543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</a:cxnLst>
                                <a:rect l="0" t="0" r="r" b="b"/>
                                <a:pathLst>
                                  <a:path w="1047" h="543">
                                    <a:moveTo>
                                      <a:pt x="0" y="543"/>
                                    </a:moveTo>
                                    <a:lnTo>
                                      <a:pt x="8" y="539"/>
                                    </a:lnTo>
                                    <a:lnTo>
                                      <a:pt x="1047" y="0"/>
                                    </a:lnTo>
                                  </a:path>
                                </a:pathLst>
                              </a:custGeom>
                              <a:noFill/>
                              <a:ln w="10984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875" name="Group 870"/>
                            <wpg:cNvGrpSpPr>
                              <a:grpSpLocks/>
                            </wpg:cNvGrpSpPr>
                            <wpg:grpSpPr bwMode="auto">
                              <a:xfrm>
                                <a:off x="3352" y="4182"/>
                                <a:ext cx="93" cy="75"/>
                                <a:chOff x="3352" y="4182"/>
                                <a:chExt cx="93" cy="75"/>
                              </a:xfrm>
                            </wpg:grpSpPr>
                            <wps:wsp>
                              <wps:cNvPr id="876" name="Freeform 8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352" y="4182"/>
                                  <a:ext cx="93" cy="75"/>
                                </a:xfrm>
                                <a:custGeom>
                                  <a:avLst/>
                                  <a:gdLst>
                                    <a:gd name="T0" fmla="+- 0 3407 3352"/>
                                    <a:gd name="T1" fmla="*/ T0 w 93"/>
                                    <a:gd name="T2" fmla="+- 0 4228 4182"/>
                                    <a:gd name="T3" fmla="*/ 4228 h 75"/>
                                    <a:gd name="T4" fmla="+- 0 3406 3352"/>
                                    <a:gd name="T5" fmla="*/ T4 w 93"/>
                                    <a:gd name="T6" fmla="+- 0 4182 4182"/>
                                    <a:gd name="T7" fmla="*/ 4182 h 75"/>
                                    <a:gd name="T8" fmla="+- 0 3352 3352"/>
                                    <a:gd name="T9" fmla="*/ T8 w 93"/>
                                    <a:gd name="T10" fmla="+- 0 4257 4182"/>
                                    <a:gd name="T11" fmla="*/ 4257 h 75"/>
                                    <a:gd name="T12" fmla="+- 0 3445 3352"/>
                                    <a:gd name="T13" fmla="*/ T12 w 93"/>
                                    <a:gd name="T14" fmla="+- 0 4256 4182"/>
                                    <a:gd name="T15" fmla="*/ 4256 h 75"/>
                                    <a:gd name="T16" fmla="+- 0 3407 3352"/>
                                    <a:gd name="T17" fmla="*/ T16 w 93"/>
                                    <a:gd name="T18" fmla="+- 0 4228 4182"/>
                                    <a:gd name="T19" fmla="*/ 4228 h 75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93" h="75">
                                      <a:moveTo>
                                        <a:pt x="55" y="46"/>
                                      </a:moveTo>
                                      <a:lnTo>
                                        <a:pt x="54" y="0"/>
                                      </a:lnTo>
                                      <a:lnTo>
                                        <a:pt x="0" y="75"/>
                                      </a:lnTo>
                                      <a:lnTo>
                                        <a:pt x="93" y="74"/>
                                      </a:lnTo>
                                      <a:lnTo>
                                        <a:pt x="55" y="4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877" name="Group 87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266" y="4595"/>
                                  <a:ext cx="1498" cy="0"/>
                                  <a:chOff x="5266" y="4595"/>
                                  <a:chExt cx="1498" cy="0"/>
                                </a:xfrm>
                              </wpg:grpSpPr>
                              <wps:wsp>
                                <wps:cNvPr id="878" name="Freeform 892"/>
                                <wps:cNvSpPr>
                                  <a:spLocks noEditPoints="1"/>
                                </wps:cNvSpPr>
                                <wps:spPr bwMode="auto">
                                  <a:xfrm>
                                    <a:off x="10532" y="9190"/>
                                    <a:ext cx="1498" cy="0"/>
                                  </a:xfrm>
                                  <a:custGeom>
                                    <a:avLst/>
                                    <a:gdLst>
                                      <a:gd name="T0" fmla="+- 0 5266 5266"/>
                                      <a:gd name="T1" fmla="*/ T0 w 1498"/>
                                      <a:gd name="T2" fmla="+- 0 6764 5266"/>
                                      <a:gd name="T3" fmla="*/ T2 w 1498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1498">
                                        <a:moveTo>
                                          <a:pt x="0" y="0"/>
                                        </a:moveTo>
                                        <a:lnTo>
                                          <a:pt x="1498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958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879" name="Group 87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70" y="1910"/>
                                    <a:ext cx="960" cy="1315"/>
                                    <a:chOff x="3370" y="1910"/>
                                    <a:chExt cx="960" cy="1315"/>
                                  </a:xfrm>
                                </wpg:grpSpPr>
                                <wps:wsp>
                                  <wps:cNvPr id="880" name="Freeform 89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370" y="1910"/>
                                      <a:ext cx="960" cy="1315"/>
                                    </a:xfrm>
                                    <a:custGeom>
                                      <a:avLst/>
                                      <a:gdLst>
                                        <a:gd name="T0" fmla="+- 0 3370 3370"/>
                                        <a:gd name="T1" fmla="*/ T0 w 960"/>
                                        <a:gd name="T2" fmla="+- 0 1910 1910"/>
                                        <a:gd name="T3" fmla="*/ 1910 h 1315"/>
                                        <a:gd name="T4" fmla="+- 0 4330 3370"/>
                                        <a:gd name="T5" fmla="*/ T4 w 960"/>
                                        <a:gd name="T6" fmla="+- 0 1910 1910"/>
                                        <a:gd name="T7" fmla="*/ 1910 h 1315"/>
                                        <a:gd name="T8" fmla="+- 0 4330 3370"/>
                                        <a:gd name="T9" fmla="*/ T8 w 960"/>
                                        <a:gd name="T10" fmla="+- 0 3225 1910"/>
                                        <a:gd name="T11" fmla="*/ 3225 h 1315"/>
                                        <a:gd name="T12" fmla="+- 0 3370 3370"/>
                                        <a:gd name="T13" fmla="*/ T12 w 960"/>
                                        <a:gd name="T14" fmla="+- 0 3225 1910"/>
                                        <a:gd name="T15" fmla="*/ 3225 h 1315"/>
                                        <a:gd name="T16" fmla="+- 0 3370 3370"/>
                                        <a:gd name="T17" fmla="*/ T16 w 960"/>
                                        <a:gd name="T18" fmla="+- 0 1910 1910"/>
                                        <a:gd name="T19" fmla="*/ 1910 h 1315"/>
                                      </a:gdLst>
                                      <a:ahLst/>
                                      <a:cxnLst>
                                        <a:cxn ang="0">
                                          <a:pos x="T1" y="T3"/>
                                        </a:cxn>
                                        <a:cxn ang="0">
                                          <a:pos x="T5" y="T7"/>
                                        </a:cxn>
                                        <a:cxn ang="0">
                                          <a:pos x="T9" y="T11"/>
                                        </a:cxn>
                                        <a:cxn ang="0">
                                          <a:pos x="T13" y="T15"/>
                                        </a:cxn>
                                        <a:cxn ang="0">
                                          <a:pos x="T17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960" h="1315">
                                          <a:moveTo>
                                            <a:pt x="0" y="0"/>
                                          </a:moveTo>
                                          <a:lnTo>
                                            <a:pt x="960" y="0"/>
                                          </a:lnTo>
                                          <a:lnTo>
                                            <a:pt x="960" y="1315"/>
                                          </a:lnTo>
                                          <a:lnTo>
                                            <a:pt x="0" y="1315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5492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881" name="Group 87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4532" y="1910"/>
                                      <a:ext cx="919" cy="1313"/>
                                      <a:chOff x="4532" y="1910"/>
                                      <a:chExt cx="919" cy="1313"/>
                                    </a:xfrm>
                                  </wpg:grpSpPr>
                                  <wps:wsp>
                                    <wps:cNvPr id="882" name="Freeform 890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4532" y="1910"/>
                                        <a:ext cx="919" cy="1313"/>
                                      </a:xfrm>
                                      <a:custGeom>
                                        <a:avLst/>
                                        <a:gdLst>
                                          <a:gd name="T0" fmla="+- 0 4532 4532"/>
                                          <a:gd name="T1" fmla="*/ T0 w 919"/>
                                          <a:gd name="T2" fmla="+- 0 1910 1910"/>
                                          <a:gd name="T3" fmla="*/ 1910 h 1313"/>
                                          <a:gd name="T4" fmla="+- 0 5452 4532"/>
                                          <a:gd name="T5" fmla="*/ T4 w 919"/>
                                          <a:gd name="T6" fmla="+- 0 1910 1910"/>
                                          <a:gd name="T7" fmla="*/ 1910 h 1313"/>
                                          <a:gd name="T8" fmla="+- 0 5452 4532"/>
                                          <a:gd name="T9" fmla="*/ T8 w 919"/>
                                          <a:gd name="T10" fmla="+- 0 3223 1910"/>
                                          <a:gd name="T11" fmla="*/ 3223 h 1313"/>
                                          <a:gd name="T12" fmla="+- 0 4532 4532"/>
                                          <a:gd name="T13" fmla="*/ T12 w 919"/>
                                          <a:gd name="T14" fmla="+- 0 3223 1910"/>
                                          <a:gd name="T15" fmla="*/ 3223 h 1313"/>
                                          <a:gd name="T16" fmla="+- 0 4532 4532"/>
                                          <a:gd name="T17" fmla="*/ T16 w 919"/>
                                          <a:gd name="T18" fmla="+- 0 1910 1910"/>
                                          <a:gd name="T19" fmla="*/ 1910 h 1313"/>
                                        </a:gdLst>
                                        <a:ahLst/>
                                        <a:cxnLst>
                                          <a:cxn ang="0">
                                            <a:pos x="T1" y="T3"/>
                                          </a:cxn>
                                          <a:cxn ang="0">
                                            <a:pos x="T5" y="T7"/>
                                          </a:cxn>
                                          <a:cxn ang="0">
                                            <a:pos x="T9" y="T11"/>
                                          </a:cxn>
                                          <a:cxn ang="0">
                                            <a:pos x="T13" y="T15"/>
                                          </a:cxn>
                                          <a:cxn ang="0">
                                            <a:pos x="T17" y="T19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919" h="1313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920" y="0"/>
                                            </a:lnTo>
                                            <a:lnTo>
                                              <a:pt x="920" y="1313"/>
                                            </a:lnTo>
                                            <a:lnTo>
                                              <a:pt x="0" y="1313"/>
                                            </a:ln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 w="5492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883" name="Group 874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5652" y="1910"/>
                                        <a:ext cx="958" cy="1313"/>
                                        <a:chOff x="5652" y="1910"/>
                                        <a:chExt cx="958" cy="1313"/>
                                      </a:xfrm>
                                    </wpg:grpSpPr>
                                    <wps:wsp>
                                      <wps:cNvPr id="884" name="Freeform 889"/>
                                      <wps:cNvSpPr>
                                        <a:spLocks/>
                                      </wps:cNvSpPr>
                                      <wps:spPr bwMode="auto">
                                        <a:xfrm>
                                          <a:off x="5652" y="1910"/>
                                          <a:ext cx="958" cy="1313"/>
                                        </a:xfrm>
                                        <a:custGeom>
                                          <a:avLst/>
                                          <a:gdLst>
                                            <a:gd name="T0" fmla="+- 0 5652 5652"/>
                                            <a:gd name="T1" fmla="*/ T0 w 958"/>
                                            <a:gd name="T2" fmla="+- 0 1910 1910"/>
                                            <a:gd name="T3" fmla="*/ 1910 h 1313"/>
                                            <a:gd name="T4" fmla="+- 0 6610 5652"/>
                                            <a:gd name="T5" fmla="*/ T4 w 958"/>
                                            <a:gd name="T6" fmla="+- 0 1910 1910"/>
                                            <a:gd name="T7" fmla="*/ 1910 h 1313"/>
                                            <a:gd name="T8" fmla="+- 0 6610 5652"/>
                                            <a:gd name="T9" fmla="*/ T8 w 958"/>
                                            <a:gd name="T10" fmla="+- 0 3223 1910"/>
                                            <a:gd name="T11" fmla="*/ 3223 h 1313"/>
                                            <a:gd name="T12" fmla="+- 0 5652 5652"/>
                                            <a:gd name="T13" fmla="*/ T12 w 958"/>
                                            <a:gd name="T14" fmla="+- 0 3223 1910"/>
                                            <a:gd name="T15" fmla="*/ 3223 h 1313"/>
                                            <a:gd name="T16" fmla="+- 0 5652 5652"/>
                                            <a:gd name="T17" fmla="*/ T16 w 958"/>
                                            <a:gd name="T18" fmla="+- 0 1910 1910"/>
                                            <a:gd name="T19" fmla="*/ 1910 h 1313"/>
                                          </a:gdLst>
                                          <a:ahLst/>
                                          <a:cxnLst>
                                            <a:cxn ang="0">
                                              <a:pos x="T1" y="T3"/>
                                            </a:cxn>
                                            <a:cxn ang="0">
                                              <a:pos x="T5" y="T7"/>
                                            </a:cxn>
                                            <a:cxn ang="0">
                                              <a:pos x="T9" y="T11"/>
                                            </a:cxn>
                                            <a:cxn ang="0">
                                              <a:pos x="T13" y="T15"/>
                                            </a:cxn>
                                            <a:cxn ang="0">
                                              <a:pos x="T17" y="T19"/>
                                            </a:cxn>
                                          </a:cxnLst>
                                          <a:rect l="0" t="0" r="r" b="b"/>
                                          <a:pathLst>
                                            <a:path w="958" h="1313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958" y="0"/>
                                              </a:lnTo>
                                              <a:lnTo>
                                                <a:pt x="958" y="1313"/>
                                              </a:lnTo>
                                              <a:lnTo>
                                                <a:pt x="0" y="1313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noFill/>
                                        <a:ln w="5492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885" name="Group 875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3204" y="1801"/>
                                          <a:ext cx="962" cy="0"/>
                                          <a:chOff x="3204" y="1801"/>
                                          <a:chExt cx="962" cy="0"/>
                                        </a:xfrm>
                                      </wpg:grpSpPr>
                                      <wps:wsp>
                                        <wps:cNvPr id="886" name="Freeform 888"/>
                                        <wps:cNvSpPr>
                                          <a:spLocks noEditPoints="1"/>
                                        </wps:cNvSpPr>
                                        <wps:spPr bwMode="auto">
                                          <a:xfrm>
                                            <a:off x="6408" y="3602"/>
                                            <a:ext cx="962" cy="0"/>
                                          </a:xfrm>
                                          <a:custGeom>
                                            <a:avLst/>
                                            <a:gdLst>
                                              <a:gd name="T0" fmla="+- 0 3204 3204"/>
                                              <a:gd name="T1" fmla="*/ T0 w 962"/>
                                              <a:gd name="T2" fmla="+- 0 4166 3204"/>
                                              <a:gd name="T3" fmla="*/ T2 w 962"/>
                                            </a:gdLst>
                                            <a:ahLst/>
                                            <a:cxnLst>
                                              <a:cxn ang="0">
                                                <a:pos x="T1" y="0"/>
                                              </a:cxn>
                                              <a:cxn ang="0">
                                                <a:pos x="T3" y="0"/>
                                              </a:cxn>
                                            </a:cxnLst>
                                            <a:rect l="0" t="0" r="r" b="b"/>
                                            <a:pathLst>
                                              <a:path w="962">
                                                <a:moveTo>
                                                  <a:pt x="0" y="0"/>
                                                </a:moveTo>
                                                <a:lnTo>
                                                  <a:pt x="962" y="0"/>
                                                </a:lnTo>
                                              </a:path>
                                            </a:pathLst>
                                          </a:custGeom>
                                          <a:noFill/>
                                          <a:ln w="5958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</a:extLst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887" name="Group 876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3084" y="1538"/>
                                            <a:ext cx="3814" cy="2136"/>
                                            <a:chOff x="3084" y="1538"/>
                                            <a:chExt cx="3814" cy="2136"/>
                                          </a:xfrm>
                                        </wpg:grpSpPr>
                                        <wps:wsp>
                                          <wps:cNvPr id="888" name="Freeform 887"/>
                                          <wps:cNvSpPr>
                                            <a:spLocks/>
                                          </wps:cNvSpPr>
                                          <wps:spPr bwMode="auto">
                                            <a:xfrm>
                                              <a:off x="3084" y="1538"/>
                                              <a:ext cx="3814" cy="2136"/>
                                            </a:xfrm>
                                            <a:custGeom>
                                              <a:avLst/>
                                              <a:gdLst>
                                                <a:gd name="T0" fmla="+- 0 3084 3084"/>
                                                <a:gd name="T1" fmla="*/ T0 w 3814"/>
                                                <a:gd name="T2" fmla="+- 0 3545 1538"/>
                                                <a:gd name="T3" fmla="*/ 3545 h 2136"/>
                                                <a:gd name="T4" fmla="+- 0 3084 3084"/>
                                                <a:gd name="T5" fmla="*/ T4 w 3814"/>
                                                <a:gd name="T6" fmla="+- 0 1668 1538"/>
                                                <a:gd name="T7" fmla="*/ 1668 h 2136"/>
                                                <a:gd name="T8" fmla="+- 0 3086 3084"/>
                                                <a:gd name="T9" fmla="*/ T8 w 3814"/>
                                                <a:gd name="T10" fmla="+- 0 1645 1538"/>
                                                <a:gd name="T11" fmla="*/ 1645 h 2136"/>
                                                <a:gd name="T12" fmla="+- 0 3114 3084"/>
                                                <a:gd name="T13" fmla="*/ T12 w 3814"/>
                                                <a:gd name="T14" fmla="+- 0 1586 1538"/>
                                                <a:gd name="T15" fmla="*/ 1586 h 2136"/>
                                                <a:gd name="T16" fmla="+- 0 3166 3084"/>
                                                <a:gd name="T17" fmla="*/ T16 w 3814"/>
                                                <a:gd name="T18" fmla="+- 0 1548 1538"/>
                                                <a:gd name="T19" fmla="*/ 1548 h 2136"/>
                                                <a:gd name="T20" fmla="+- 0 3214 3084"/>
                                                <a:gd name="T21" fmla="*/ T20 w 3814"/>
                                                <a:gd name="T22" fmla="+- 0 1538 1538"/>
                                                <a:gd name="T23" fmla="*/ 1538 h 2136"/>
                                                <a:gd name="T24" fmla="+- 0 6769 3084"/>
                                                <a:gd name="T25" fmla="*/ T24 w 3814"/>
                                                <a:gd name="T26" fmla="+- 0 1538 1538"/>
                                                <a:gd name="T27" fmla="*/ 1538 h 2136"/>
                                                <a:gd name="T28" fmla="+- 0 6833 3084"/>
                                                <a:gd name="T29" fmla="*/ T28 w 3814"/>
                                                <a:gd name="T30" fmla="+- 0 1555 1538"/>
                                                <a:gd name="T31" fmla="*/ 1555 h 2136"/>
                                                <a:gd name="T32" fmla="+- 0 6879 3084"/>
                                                <a:gd name="T33" fmla="*/ T32 w 3814"/>
                                                <a:gd name="T34" fmla="+- 0 1600 1538"/>
                                                <a:gd name="T35" fmla="*/ 1600 h 2136"/>
                                                <a:gd name="T36" fmla="+- 0 6898 3084"/>
                                                <a:gd name="T37" fmla="*/ T36 w 3814"/>
                                                <a:gd name="T38" fmla="+- 0 1664 1538"/>
                                                <a:gd name="T39" fmla="*/ 1664 h 2136"/>
                                                <a:gd name="T40" fmla="+- 0 6898 3084"/>
                                                <a:gd name="T41" fmla="*/ T40 w 3814"/>
                                                <a:gd name="T42" fmla="+- 0 1668 1538"/>
                                                <a:gd name="T43" fmla="*/ 1668 h 2136"/>
                                                <a:gd name="T44" fmla="+- 0 6898 3084"/>
                                                <a:gd name="T45" fmla="*/ T44 w 3814"/>
                                                <a:gd name="T46" fmla="+- 0 3545 1538"/>
                                                <a:gd name="T47" fmla="*/ 3545 h 2136"/>
                                                <a:gd name="T48" fmla="+- 0 6881 3084"/>
                                                <a:gd name="T49" fmla="*/ T48 w 3814"/>
                                                <a:gd name="T50" fmla="+- 0 3609 1538"/>
                                                <a:gd name="T51" fmla="*/ 3609 h 2136"/>
                                                <a:gd name="T52" fmla="+- 0 6836 3084"/>
                                                <a:gd name="T53" fmla="*/ T52 w 3814"/>
                                                <a:gd name="T54" fmla="+- 0 3656 1538"/>
                                                <a:gd name="T55" fmla="*/ 3656 h 2136"/>
                                                <a:gd name="T56" fmla="+- 0 6773 3084"/>
                                                <a:gd name="T57" fmla="*/ T56 w 3814"/>
                                                <a:gd name="T58" fmla="+- 0 3675 1538"/>
                                                <a:gd name="T59" fmla="*/ 3675 h 2136"/>
                                                <a:gd name="T60" fmla="+- 0 6769 3084"/>
                                                <a:gd name="T61" fmla="*/ T60 w 3814"/>
                                                <a:gd name="T62" fmla="+- 0 3675 1538"/>
                                                <a:gd name="T63" fmla="*/ 3675 h 2136"/>
                                                <a:gd name="T64" fmla="+- 0 3214 3084"/>
                                                <a:gd name="T65" fmla="*/ T64 w 3814"/>
                                                <a:gd name="T66" fmla="+- 0 3675 1538"/>
                                                <a:gd name="T67" fmla="*/ 3675 h 2136"/>
                                                <a:gd name="T68" fmla="+- 0 3150 3084"/>
                                                <a:gd name="T69" fmla="*/ T68 w 3814"/>
                                                <a:gd name="T70" fmla="+- 0 3658 1538"/>
                                                <a:gd name="T71" fmla="*/ 3658 h 2136"/>
                                                <a:gd name="T72" fmla="+- 0 3103 3084"/>
                                                <a:gd name="T73" fmla="*/ T72 w 3814"/>
                                                <a:gd name="T74" fmla="+- 0 3613 1538"/>
                                                <a:gd name="T75" fmla="*/ 3613 h 2136"/>
                                                <a:gd name="T76" fmla="+- 0 3084 3084"/>
                                                <a:gd name="T77" fmla="*/ T76 w 3814"/>
                                                <a:gd name="T78" fmla="+- 0 3549 1538"/>
                                                <a:gd name="T79" fmla="*/ 3549 h 2136"/>
                                                <a:gd name="T80" fmla="+- 0 3084 3084"/>
                                                <a:gd name="T81" fmla="*/ T80 w 3814"/>
                                                <a:gd name="T82" fmla="+- 0 3545 1538"/>
                                                <a:gd name="T83" fmla="*/ 3545 h 2136"/>
                                              </a:gdLst>
                                              <a:ahLst/>
                                              <a:cxnLst>
                                                <a:cxn ang="0">
                                                  <a:pos x="T1" y="T3"/>
                                                </a:cxn>
                                                <a:cxn ang="0">
                                                  <a:pos x="T5" y="T7"/>
                                                </a:cxn>
                                                <a:cxn ang="0">
                                                  <a:pos x="T9" y="T11"/>
                                                </a:cxn>
                                                <a:cxn ang="0">
                                                  <a:pos x="T13" y="T15"/>
                                                </a:cxn>
                                                <a:cxn ang="0">
                                                  <a:pos x="T17" y="T19"/>
                                                </a:cxn>
                                                <a:cxn ang="0">
                                                  <a:pos x="T21" y="T23"/>
                                                </a:cxn>
                                                <a:cxn ang="0">
                                                  <a:pos x="T25" y="T27"/>
                                                </a:cxn>
                                                <a:cxn ang="0">
                                                  <a:pos x="T29" y="T31"/>
                                                </a:cxn>
                                                <a:cxn ang="0">
                                                  <a:pos x="T33" y="T35"/>
                                                </a:cxn>
                                                <a:cxn ang="0">
                                                  <a:pos x="T37" y="T39"/>
                                                </a:cxn>
                                                <a:cxn ang="0">
                                                  <a:pos x="T41" y="T43"/>
                                                </a:cxn>
                                                <a:cxn ang="0">
                                                  <a:pos x="T45" y="T47"/>
                                                </a:cxn>
                                                <a:cxn ang="0">
                                                  <a:pos x="T49" y="T51"/>
                                                </a:cxn>
                                                <a:cxn ang="0">
                                                  <a:pos x="T53" y="T55"/>
                                                </a:cxn>
                                                <a:cxn ang="0">
                                                  <a:pos x="T57" y="T59"/>
                                                </a:cxn>
                                                <a:cxn ang="0">
                                                  <a:pos x="T61" y="T63"/>
                                                </a:cxn>
                                                <a:cxn ang="0">
                                                  <a:pos x="T65" y="T67"/>
                                                </a:cxn>
                                                <a:cxn ang="0">
                                                  <a:pos x="T69" y="T71"/>
                                                </a:cxn>
                                                <a:cxn ang="0">
                                                  <a:pos x="T73" y="T75"/>
                                                </a:cxn>
                                                <a:cxn ang="0">
                                                  <a:pos x="T77" y="T79"/>
                                                </a:cxn>
                                                <a:cxn ang="0">
                                                  <a:pos x="T81" y="T83"/>
                                                </a:cxn>
                                              </a:cxnLst>
                                              <a:rect l="0" t="0" r="r" b="b"/>
                                              <a:pathLst>
                                                <a:path w="3814" h="2136">
                                                  <a:moveTo>
                                                    <a:pt x="0" y="2007"/>
                                                  </a:moveTo>
                                                  <a:lnTo>
                                                    <a:pt x="0" y="130"/>
                                                  </a:lnTo>
                                                  <a:lnTo>
                                                    <a:pt x="2" y="107"/>
                                                  </a:lnTo>
                                                  <a:lnTo>
                                                    <a:pt x="30" y="48"/>
                                                  </a:lnTo>
                                                  <a:lnTo>
                                                    <a:pt x="82" y="10"/>
                                                  </a:lnTo>
                                                  <a:lnTo>
                                                    <a:pt x="130" y="0"/>
                                                  </a:lnTo>
                                                  <a:lnTo>
                                                    <a:pt x="3685" y="0"/>
                                                  </a:lnTo>
                                                  <a:lnTo>
                                                    <a:pt x="3749" y="17"/>
                                                  </a:lnTo>
                                                  <a:lnTo>
                                                    <a:pt x="3795" y="62"/>
                                                  </a:lnTo>
                                                  <a:lnTo>
                                                    <a:pt x="3814" y="126"/>
                                                  </a:lnTo>
                                                  <a:lnTo>
                                                    <a:pt x="3814" y="130"/>
                                                  </a:lnTo>
                                                  <a:lnTo>
                                                    <a:pt x="3814" y="2007"/>
                                                  </a:lnTo>
                                                  <a:lnTo>
                                                    <a:pt x="3797" y="2071"/>
                                                  </a:lnTo>
                                                  <a:lnTo>
                                                    <a:pt x="3752" y="2118"/>
                                                  </a:lnTo>
                                                  <a:lnTo>
                                                    <a:pt x="3689" y="2137"/>
                                                  </a:lnTo>
                                                  <a:lnTo>
                                                    <a:pt x="3685" y="2137"/>
                                                  </a:lnTo>
                                                  <a:lnTo>
                                                    <a:pt x="130" y="2137"/>
                                                  </a:lnTo>
                                                  <a:lnTo>
                                                    <a:pt x="66" y="2120"/>
                                                  </a:lnTo>
                                                  <a:lnTo>
                                                    <a:pt x="19" y="2075"/>
                                                  </a:lnTo>
                                                  <a:lnTo>
                                                    <a:pt x="0" y="2011"/>
                                                  </a:lnTo>
                                                  <a:lnTo>
                                                    <a:pt x="0" y="2007"/>
                                                  </a:lnTo>
                                                  <a:close/>
                                                </a:path>
                                              </a:pathLst>
                                            </a:custGeom>
                                            <a:noFill/>
                                            <a:ln w="8238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889" name="Group 877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5143" y="4280"/>
                                              <a:ext cx="5163" cy="3278"/>
                                              <a:chOff x="5143" y="4280"/>
                                              <a:chExt cx="5163" cy="3278"/>
                                            </a:xfrm>
                                          </wpg:grpSpPr>
                                          <wps:wsp>
                                            <wps:cNvPr id="890" name="Freeform 886"/>
                                            <wps:cNvSpPr>
                                              <a:spLocks/>
                                            </wps:cNvSpPr>
                                            <wps:spPr bwMode="auto">
                                              <a:xfrm>
                                                <a:off x="5143" y="4280"/>
                                                <a:ext cx="5163" cy="3278"/>
                                              </a:xfrm>
                                              <a:custGeom>
                                                <a:avLst/>
                                                <a:gdLst>
                                                  <a:gd name="T0" fmla="+- 0 5143 5143"/>
                                                  <a:gd name="T1" fmla="*/ T0 w 5163"/>
                                                  <a:gd name="T2" fmla="+- 0 7428 4280"/>
                                                  <a:gd name="T3" fmla="*/ 7428 h 3278"/>
                                                  <a:gd name="T4" fmla="+- 0 5143 5143"/>
                                                  <a:gd name="T5" fmla="*/ T4 w 5163"/>
                                                  <a:gd name="T6" fmla="+- 0 4410 4280"/>
                                                  <a:gd name="T7" fmla="*/ 4410 h 3278"/>
                                                  <a:gd name="T8" fmla="+- 0 5145 5143"/>
                                                  <a:gd name="T9" fmla="*/ T8 w 5163"/>
                                                  <a:gd name="T10" fmla="+- 0 4387 4280"/>
                                                  <a:gd name="T11" fmla="*/ 4387 h 3278"/>
                                                  <a:gd name="T12" fmla="+- 0 5172 5143"/>
                                                  <a:gd name="T13" fmla="*/ T12 w 5163"/>
                                                  <a:gd name="T14" fmla="+- 0 4327 4280"/>
                                                  <a:gd name="T15" fmla="*/ 4327 h 3278"/>
                                                  <a:gd name="T16" fmla="+- 0 5224 5143"/>
                                                  <a:gd name="T17" fmla="*/ T16 w 5163"/>
                                                  <a:gd name="T18" fmla="+- 0 4289 4280"/>
                                                  <a:gd name="T19" fmla="*/ 4289 h 3278"/>
                                                  <a:gd name="T20" fmla="+- 0 5272 5143"/>
                                                  <a:gd name="T21" fmla="*/ T20 w 5163"/>
                                                  <a:gd name="T22" fmla="+- 0 4280 4280"/>
                                                  <a:gd name="T23" fmla="*/ 4280 h 3278"/>
                                                  <a:gd name="T24" fmla="+- 0 10176 5143"/>
                                                  <a:gd name="T25" fmla="*/ T24 w 5163"/>
                                                  <a:gd name="T26" fmla="+- 0 4280 4280"/>
                                                  <a:gd name="T27" fmla="*/ 4280 h 3278"/>
                                                  <a:gd name="T28" fmla="+- 0 10241 5143"/>
                                                  <a:gd name="T29" fmla="*/ T28 w 5163"/>
                                                  <a:gd name="T30" fmla="+- 0 4297 4280"/>
                                                  <a:gd name="T31" fmla="*/ 4297 h 3278"/>
                                                  <a:gd name="T32" fmla="+- 0 10287 5143"/>
                                                  <a:gd name="T33" fmla="*/ T32 w 5163"/>
                                                  <a:gd name="T34" fmla="+- 0 4342 4280"/>
                                                  <a:gd name="T35" fmla="*/ 4342 h 3278"/>
                                                  <a:gd name="T36" fmla="+- 0 10306 5143"/>
                                                  <a:gd name="T37" fmla="*/ T36 w 5163"/>
                                                  <a:gd name="T38" fmla="+- 0 4406 4280"/>
                                                  <a:gd name="T39" fmla="*/ 4406 h 3278"/>
                                                  <a:gd name="T40" fmla="+- 0 10306 5143"/>
                                                  <a:gd name="T41" fmla="*/ T40 w 5163"/>
                                                  <a:gd name="T42" fmla="+- 0 4410 4280"/>
                                                  <a:gd name="T43" fmla="*/ 4410 h 3278"/>
                                                  <a:gd name="T44" fmla="+- 0 10306 5143"/>
                                                  <a:gd name="T45" fmla="*/ T44 w 5163"/>
                                                  <a:gd name="T46" fmla="+- 0 7428 4280"/>
                                                  <a:gd name="T47" fmla="*/ 7428 h 3278"/>
                                                  <a:gd name="T48" fmla="+- 0 10289 5143"/>
                                                  <a:gd name="T49" fmla="*/ T48 w 5163"/>
                                                  <a:gd name="T50" fmla="+- 0 7493 4280"/>
                                                  <a:gd name="T51" fmla="*/ 7493 h 3278"/>
                                                  <a:gd name="T52" fmla="+- 0 10244 5143"/>
                                                  <a:gd name="T53" fmla="*/ T52 w 5163"/>
                                                  <a:gd name="T54" fmla="+- 0 7539 4280"/>
                                                  <a:gd name="T55" fmla="*/ 7539 h 3278"/>
                                                  <a:gd name="T56" fmla="+- 0 10181 5143"/>
                                                  <a:gd name="T57" fmla="*/ T56 w 5163"/>
                                                  <a:gd name="T58" fmla="+- 0 7558 4280"/>
                                                  <a:gd name="T59" fmla="*/ 7558 h 3278"/>
                                                  <a:gd name="T60" fmla="+- 0 10176 5143"/>
                                                  <a:gd name="T61" fmla="*/ T60 w 5163"/>
                                                  <a:gd name="T62" fmla="+- 0 7558 4280"/>
                                                  <a:gd name="T63" fmla="*/ 7558 h 3278"/>
                                                  <a:gd name="T64" fmla="+- 0 5272 5143"/>
                                                  <a:gd name="T65" fmla="*/ T64 w 5163"/>
                                                  <a:gd name="T66" fmla="+- 0 7558 4280"/>
                                                  <a:gd name="T67" fmla="*/ 7558 h 3278"/>
                                                  <a:gd name="T68" fmla="+- 0 5208 5143"/>
                                                  <a:gd name="T69" fmla="*/ T68 w 5163"/>
                                                  <a:gd name="T70" fmla="+- 0 7541 4280"/>
                                                  <a:gd name="T71" fmla="*/ 7541 h 3278"/>
                                                  <a:gd name="T72" fmla="+- 0 5162 5143"/>
                                                  <a:gd name="T73" fmla="*/ T72 w 5163"/>
                                                  <a:gd name="T74" fmla="+- 0 7496 4280"/>
                                                  <a:gd name="T75" fmla="*/ 7496 h 3278"/>
                                                  <a:gd name="T76" fmla="+- 0 5143 5143"/>
                                                  <a:gd name="T77" fmla="*/ T76 w 5163"/>
                                                  <a:gd name="T78" fmla="+- 0 7432 4280"/>
                                                  <a:gd name="T79" fmla="*/ 7432 h 3278"/>
                                                  <a:gd name="T80" fmla="+- 0 5143 5143"/>
                                                  <a:gd name="T81" fmla="*/ T80 w 5163"/>
                                                  <a:gd name="T82" fmla="+- 0 7428 4280"/>
                                                  <a:gd name="T83" fmla="*/ 7428 h 3278"/>
                                                </a:gdLst>
                                                <a:ahLst/>
                                                <a:cxnLst>
                                                  <a:cxn ang="0">
                                                    <a:pos x="T1" y="T3"/>
                                                  </a:cxn>
                                                  <a:cxn ang="0">
                                                    <a:pos x="T5" y="T7"/>
                                                  </a:cxn>
                                                  <a:cxn ang="0">
                                                    <a:pos x="T9" y="T11"/>
                                                  </a:cxn>
                                                  <a:cxn ang="0">
                                                    <a:pos x="T13" y="T15"/>
                                                  </a:cxn>
                                                  <a:cxn ang="0">
                                                    <a:pos x="T17" y="T19"/>
                                                  </a:cxn>
                                                  <a:cxn ang="0">
                                                    <a:pos x="T21" y="T23"/>
                                                  </a:cxn>
                                                  <a:cxn ang="0">
                                                    <a:pos x="T25" y="T27"/>
                                                  </a:cxn>
                                                  <a:cxn ang="0">
                                                    <a:pos x="T29" y="T31"/>
                                                  </a:cxn>
                                                  <a:cxn ang="0">
                                                    <a:pos x="T33" y="T35"/>
                                                  </a:cxn>
                                                  <a:cxn ang="0">
                                                    <a:pos x="T37" y="T39"/>
                                                  </a:cxn>
                                                  <a:cxn ang="0">
                                                    <a:pos x="T41" y="T43"/>
                                                  </a:cxn>
                                                  <a:cxn ang="0">
                                                    <a:pos x="T45" y="T47"/>
                                                  </a:cxn>
                                                  <a:cxn ang="0">
                                                    <a:pos x="T49" y="T51"/>
                                                  </a:cxn>
                                                  <a:cxn ang="0">
                                                    <a:pos x="T53" y="T55"/>
                                                  </a:cxn>
                                                  <a:cxn ang="0">
                                                    <a:pos x="T57" y="T59"/>
                                                  </a:cxn>
                                                  <a:cxn ang="0">
                                                    <a:pos x="T61" y="T63"/>
                                                  </a:cxn>
                                                  <a:cxn ang="0">
                                                    <a:pos x="T65" y="T67"/>
                                                  </a:cxn>
                                                  <a:cxn ang="0">
                                                    <a:pos x="T69" y="T71"/>
                                                  </a:cxn>
                                                  <a:cxn ang="0">
                                                    <a:pos x="T73" y="T75"/>
                                                  </a:cxn>
                                                  <a:cxn ang="0">
                                                    <a:pos x="T77" y="T79"/>
                                                  </a:cxn>
                                                  <a:cxn ang="0">
                                                    <a:pos x="T81" y="T83"/>
                                                  </a:cxn>
                                                </a:cxnLst>
                                                <a:rect l="0" t="0" r="r" b="b"/>
                                                <a:pathLst>
                                                  <a:path w="5163" h="3278">
                                                    <a:moveTo>
                                                      <a:pt x="0" y="3148"/>
                                                    </a:moveTo>
                                                    <a:lnTo>
                                                      <a:pt x="0" y="130"/>
                                                    </a:lnTo>
                                                    <a:lnTo>
                                                      <a:pt x="2" y="107"/>
                                                    </a:lnTo>
                                                    <a:lnTo>
                                                      <a:pt x="29" y="47"/>
                                                    </a:lnTo>
                                                    <a:lnTo>
                                                      <a:pt x="81" y="9"/>
                                                    </a:lnTo>
                                                    <a:lnTo>
                                                      <a:pt x="129" y="0"/>
                                                    </a:lnTo>
                                                    <a:lnTo>
                                                      <a:pt x="5033" y="0"/>
                                                    </a:lnTo>
                                                    <a:lnTo>
                                                      <a:pt x="5098" y="17"/>
                                                    </a:lnTo>
                                                    <a:lnTo>
                                                      <a:pt x="5144" y="62"/>
                                                    </a:lnTo>
                                                    <a:lnTo>
                                                      <a:pt x="5163" y="126"/>
                                                    </a:lnTo>
                                                    <a:lnTo>
                                                      <a:pt x="5163" y="130"/>
                                                    </a:lnTo>
                                                    <a:lnTo>
                                                      <a:pt x="5163" y="3148"/>
                                                    </a:lnTo>
                                                    <a:lnTo>
                                                      <a:pt x="5146" y="3213"/>
                                                    </a:lnTo>
                                                    <a:lnTo>
                                                      <a:pt x="5101" y="3259"/>
                                                    </a:lnTo>
                                                    <a:lnTo>
                                                      <a:pt x="5038" y="3278"/>
                                                    </a:lnTo>
                                                    <a:lnTo>
                                                      <a:pt x="5033" y="3278"/>
                                                    </a:lnTo>
                                                    <a:lnTo>
                                                      <a:pt x="129" y="3278"/>
                                                    </a:lnTo>
                                                    <a:lnTo>
                                                      <a:pt x="65" y="3261"/>
                                                    </a:lnTo>
                                                    <a:lnTo>
                                                      <a:pt x="19" y="3216"/>
                                                    </a:lnTo>
                                                    <a:lnTo>
                                                      <a:pt x="0" y="3152"/>
                                                    </a:lnTo>
                                                    <a:lnTo>
                                                      <a:pt x="0" y="3148"/>
                                                    </a:lnTo>
                                                    <a:close/>
                                                  </a:path>
                                                </a:pathLst>
                                              </a:custGeom>
                                              <a:noFill/>
                                              <a:ln w="8238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891" name="Group 878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2022" y="4590"/>
                                                <a:ext cx="1921" cy="0"/>
                                                <a:chOff x="2022" y="4590"/>
                                                <a:chExt cx="1921" cy="0"/>
                                              </a:xfrm>
                                            </wpg:grpSpPr>
                                            <wps:wsp>
                                              <wps:cNvPr id="892" name="Freeform 885"/>
                                              <wps:cNvSpPr>
                                                <a:spLocks noEditPoints="1"/>
                                              </wps:cNvSpPr>
                                              <wps:spPr bwMode="auto">
                                                <a:xfrm>
                                                  <a:off x="4044" y="9180"/>
                                                  <a:ext cx="1921" cy="0"/>
                                                </a:xfrm>
                                                <a:custGeom>
                                                  <a:avLst/>
                                                  <a:gdLst>
                                                    <a:gd name="T0" fmla="+- 0 2022 2022"/>
                                                    <a:gd name="T1" fmla="*/ T0 w 1921"/>
                                                    <a:gd name="T2" fmla="+- 0 3943 2022"/>
                                                    <a:gd name="T3" fmla="*/ T2 w 1921"/>
                                                  </a:gdLst>
                                                  <a:ahLst/>
                                                  <a:cxnLst>
                                                    <a:cxn ang="0">
                                                      <a:pos x="T1" y="0"/>
                                                    </a:cxn>
                                                    <a:cxn ang="0">
                                                      <a:pos x="T3" y="0"/>
                                                    </a:cxn>
                                                  </a:cxnLst>
                                                  <a:rect l="0" t="0" r="r" b="b"/>
                                                  <a:pathLst>
                                                    <a:path w="1921">
                                                      <a:moveTo>
                                                        <a:pt x="0" y="0"/>
                                                      </a:moveTo>
                                                      <a:lnTo>
                                                        <a:pt x="1921" y="0"/>
                                                      </a:lnTo>
                                                    </a:path>
                                                  </a:pathLst>
                                                </a:custGeom>
                                                <a:noFill/>
                                                <a:ln w="5958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 rot="0" vert="horz" wrap="square" lIns="91440" tIns="45720" rIns="91440" bIns="45720" anchor="t" anchorCtr="0" upright="1"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893" name="Group 879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1934" y="4297"/>
                                                  <a:ext cx="2975" cy="3261"/>
                                                  <a:chOff x="1934" y="4297"/>
                                                  <a:chExt cx="2975" cy="3261"/>
                                                </a:xfrm>
                                              </wpg:grpSpPr>
                                              <wps:wsp>
                                                <wps:cNvPr id="894" name="Freeform 884"/>
                                                <wps:cNvSpPr>
                                                  <a:spLocks/>
                                                </wps:cNvSpPr>
                                                <wps:spPr bwMode="auto">
                                                  <a:xfrm>
                                                    <a:off x="1934" y="4297"/>
                                                    <a:ext cx="2975" cy="3261"/>
                                                  </a:xfrm>
                                                  <a:custGeom>
                                                    <a:avLst/>
                                                    <a:gdLst>
                                                      <a:gd name="T0" fmla="+- 0 1934 1934"/>
                                                      <a:gd name="T1" fmla="*/ T0 w 2975"/>
                                                      <a:gd name="T2" fmla="+- 0 7428 4297"/>
                                                      <a:gd name="T3" fmla="*/ 7428 h 3261"/>
                                                      <a:gd name="T4" fmla="+- 0 1934 1934"/>
                                                      <a:gd name="T5" fmla="*/ T4 w 2975"/>
                                                      <a:gd name="T6" fmla="+- 0 4427 4297"/>
                                                      <a:gd name="T7" fmla="*/ 4427 h 3261"/>
                                                      <a:gd name="T8" fmla="+- 0 1951 1934"/>
                                                      <a:gd name="T9" fmla="*/ T8 w 2975"/>
                                                      <a:gd name="T10" fmla="+- 0 4363 4297"/>
                                                      <a:gd name="T11" fmla="*/ 4363 h 3261"/>
                                                      <a:gd name="T12" fmla="+- 0 1996 1934"/>
                                                      <a:gd name="T13" fmla="*/ T12 w 2975"/>
                                                      <a:gd name="T14" fmla="+- 0 4316 4297"/>
                                                      <a:gd name="T15" fmla="*/ 4316 h 3261"/>
                                                      <a:gd name="T16" fmla="+- 0 2060 1934"/>
                                                      <a:gd name="T17" fmla="*/ T16 w 2975"/>
                                                      <a:gd name="T18" fmla="+- 0 4297 4297"/>
                                                      <a:gd name="T19" fmla="*/ 4297 h 3261"/>
                                                      <a:gd name="T20" fmla="+- 0 2064 1934"/>
                                                      <a:gd name="T21" fmla="*/ T20 w 2975"/>
                                                      <a:gd name="T22" fmla="+- 0 4297 4297"/>
                                                      <a:gd name="T23" fmla="*/ 4297 h 3261"/>
                                                      <a:gd name="T24" fmla="+- 0 4779 1934"/>
                                                      <a:gd name="T25" fmla="*/ T24 w 2975"/>
                                                      <a:gd name="T26" fmla="+- 0 4297 4297"/>
                                                      <a:gd name="T27" fmla="*/ 4297 h 3261"/>
                                                      <a:gd name="T28" fmla="+- 0 4844 1934"/>
                                                      <a:gd name="T29" fmla="*/ T28 w 2975"/>
                                                      <a:gd name="T30" fmla="+- 0 4314 4297"/>
                                                      <a:gd name="T31" fmla="*/ 4314 h 3261"/>
                                                      <a:gd name="T32" fmla="+- 0 4890 1934"/>
                                                      <a:gd name="T33" fmla="*/ T32 w 2975"/>
                                                      <a:gd name="T34" fmla="+- 0 4359 4297"/>
                                                      <a:gd name="T35" fmla="*/ 4359 h 3261"/>
                                                      <a:gd name="T36" fmla="+- 0 4909 1934"/>
                                                      <a:gd name="T37" fmla="*/ T36 w 2975"/>
                                                      <a:gd name="T38" fmla="+- 0 4423 4297"/>
                                                      <a:gd name="T39" fmla="*/ 4423 h 3261"/>
                                                      <a:gd name="T40" fmla="+- 0 4909 1934"/>
                                                      <a:gd name="T41" fmla="*/ T40 w 2975"/>
                                                      <a:gd name="T42" fmla="+- 0 4427 4297"/>
                                                      <a:gd name="T43" fmla="*/ 4427 h 3261"/>
                                                      <a:gd name="T44" fmla="+- 0 4909 1934"/>
                                                      <a:gd name="T45" fmla="*/ T44 w 2975"/>
                                                      <a:gd name="T46" fmla="+- 0 7428 4297"/>
                                                      <a:gd name="T47" fmla="*/ 7428 h 3261"/>
                                                      <a:gd name="T48" fmla="+- 0 4892 1934"/>
                                                      <a:gd name="T49" fmla="*/ T48 w 2975"/>
                                                      <a:gd name="T50" fmla="+- 0 7493 4297"/>
                                                      <a:gd name="T51" fmla="*/ 7493 h 3261"/>
                                                      <a:gd name="T52" fmla="+- 0 4847 1934"/>
                                                      <a:gd name="T53" fmla="*/ T52 w 2975"/>
                                                      <a:gd name="T54" fmla="+- 0 7539 4297"/>
                                                      <a:gd name="T55" fmla="*/ 7539 h 3261"/>
                                                      <a:gd name="T56" fmla="+- 0 4784 1934"/>
                                                      <a:gd name="T57" fmla="*/ T56 w 2975"/>
                                                      <a:gd name="T58" fmla="+- 0 7558 4297"/>
                                                      <a:gd name="T59" fmla="*/ 7558 h 3261"/>
                                                      <a:gd name="T60" fmla="+- 0 4779 1934"/>
                                                      <a:gd name="T61" fmla="*/ T60 w 2975"/>
                                                      <a:gd name="T62" fmla="+- 0 7558 4297"/>
                                                      <a:gd name="T63" fmla="*/ 7558 h 3261"/>
                                                      <a:gd name="T64" fmla="+- 0 2064 1934"/>
                                                      <a:gd name="T65" fmla="*/ T64 w 2975"/>
                                                      <a:gd name="T66" fmla="+- 0 7558 4297"/>
                                                      <a:gd name="T67" fmla="*/ 7558 h 3261"/>
                                                      <a:gd name="T68" fmla="+- 0 1999 1934"/>
                                                      <a:gd name="T69" fmla="*/ T68 w 2975"/>
                                                      <a:gd name="T70" fmla="+- 0 7541 4297"/>
                                                      <a:gd name="T71" fmla="*/ 7541 h 3261"/>
                                                      <a:gd name="T72" fmla="+- 0 1953 1934"/>
                                                      <a:gd name="T73" fmla="*/ T72 w 2975"/>
                                                      <a:gd name="T74" fmla="+- 0 7496 4297"/>
                                                      <a:gd name="T75" fmla="*/ 7496 h 3261"/>
                                                      <a:gd name="T76" fmla="+- 0 1934 1934"/>
                                                      <a:gd name="T77" fmla="*/ T76 w 2975"/>
                                                      <a:gd name="T78" fmla="+- 0 7432 4297"/>
                                                      <a:gd name="T79" fmla="*/ 7432 h 3261"/>
                                                      <a:gd name="T80" fmla="+- 0 1934 1934"/>
                                                      <a:gd name="T81" fmla="*/ T80 w 2975"/>
                                                      <a:gd name="T82" fmla="+- 0 7428 4297"/>
                                                      <a:gd name="T83" fmla="*/ 7428 h 3261"/>
                                                    </a:gdLst>
                                                    <a:ahLst/>
                                                    <a:cxnLst>
                                                      <a:cxn ang="0">
                                                        <a:pos x="T1" y="T3"/>
                                                      </a:cxn>
                                                      <a:cxn ang="0">
                                                        <a:pos x="T5" y="T7"/>
                                                      </a:cxn>
                                                      <a:cxn ang="0">
                                                        <a:pos x="T9" y="T11"/>
                                                      </a:cxn>
                                                      <a:cxn ang="0">
                                                        <a:pos x="T13" y="T15"/>
                                                      </a:cxn>
                                                      <a:cxn ang="0">
                                                        <a:pos x="T17" y="T19"/>
                                                      </a:cxn>
                                                      <a:cxn ang="0">
                                                        <a:pos x="T21" y="T23"/>
                                                      </a:cxn>
                                                      <a:cxn ang="0">
                                                        <a:pos x="T25" y="T27"/>
                                                      </a:cxn>
                                                      <a:cxn ang="0">
                                                        <a:pos x="T29" y="T31"/>
                                                      </a:cxn>
                                                      <a:cxn ang="0">
                                                        <a:pos x="T33" y="T35"/>
                                                      </a:cxn>
                                                      <a:cxn ang="0">
                                                        <a:pos x="T37" y="T39"/>
                                                      </a:cxn>
                                                      <a:cxn ang="0">
                                                        <a:pos x="T41" y="T43"/>
                                                      </a:cxn>
                                                      <a:cxn ang="0">
                                                        <a:pos x="T45" y="T47"/>
                                                      </a:cxn>
                                                      <a:cxn ang="0">
                                                        <a:pos x="T49" y="T51"/>
                                                      </a:cxn>
                                                      <a:cxn ang="0">
                                                        <a:pos x="T53" y="T55"/>
                                                      </a:cxn>
                                                      <a:cxn ang="0">
                                                        <a:pos x="T57" y="T59"/>
                                                      </a:cxn>
                                                      <a:cxn ang="0">
                                                        <a:pos x="T61" y="T63"/>
                                                      </a:cxn>
                                                      <a:cxn ang="0">
                                                        <a:pos x="T65" y="T67"/>
                                                      </a:cxn>
                                                      <a:cxn ang="0">
                                                        <a:pos x="T69" y="T71"/>
                                                      </a:cxn>
                                                      <a:cxn ang="0">
                                                        <a:pos x="T73" y="T75"/>
                                                      </a:cxn>
                                                      <a:cxn ang="0">
                                                        <a:pos x="T77" y="T79"/>
                                                      </a:cxn>
                                                      <a:cxn ang="0">
                                                        <a:pos x="T81" y="T83"/>
                                                      </a:cxn>
                                                    </a:cxnLst>
                                                    <a:rect l="0" t="0" r="r" b="b"/>
                                                    <a:pathLst>
                                                      <a:path w="2975" h="3261">
                                                        <a:moveTo>
                                                          <a:pt x="0" y="3131"/>
                                                        </a:moveTo>
                                                        <a:lnTo>
                                                          <a:pt x="0" y="130"/>
                                                        </a:lnTo>
                                                        <a:lnTo>
                                                          <a:pt x="17" y="66"/>
                                                        </a:lnTo>
                                                        <a:lnTo>
                                                          <a:pt x="62" y="19"/>
                                                        </a:lnTo>
                                                        <a:lnTo>
                                                          <a:pt x="126" y="0"/>
                                                        </a:lnTo>
                                                        <a:lnTo>
                                                          <a:pt x="130" y="0"/>
                                                        </a:lnTo>
                                                        <a:lnTo>
                                                          <a:pt x="2845" y="0"/>
                                                        </a:lnTo>
                                                        <a:lnTo>
                                                          <a:pt x="2910" y="17"/>
                                                        </a:lnTo>
                                                        <a:lnTo>
                                                          <a:pt x="2956" y="62"/>
                                                        </a:lnTo>
                                                        <a:lnTo>
                                                          <a:pt x="2975" y="126"/>
                                                        </a:lnTo>
                                                        <a:lnTo>
                                                          <a:pt x="2975" y="130"/>
                                                        </a:lnTo>
                                                        <a:lnTo>
                                                          <a:pt x="2975" y="3131"/>
                                                        </a:lnTo>
                                                        <a:lnTo>
                                                          <a:pt x="2958" y="3196"/>
                                                        </a:lnTo>
                                                        <a:lnTo>
                                                          <a:pt x="2913" y="3242"/>
                                                        </a:lnTo>
                                                        <a:lnTo>
                                                          <a:pt x="2850" y="3261"/>
                                                        </a:lnTo>
                                                        <a:lnTo>
                                                          <a:pt x="2845" y="3261"/>
                                                        </a:lnTo>
                                                        <a:lnTo>
                                                          <a:pt x="130" y="3261"/>
                                                        </a:lnTo>
                                                        <a:lnTo>
                                                          <a:pt x="65" y="3244"/>
                                                        </a:lnTo>
                                                        <a:lnTo>
                                                          <a:pt x="19" y="3199"/>
                                                        </a:lnTo>
                                                        <a:lnTo>
                                                          <a:pt x="0" y="3135"/>
                                                        </a:lnTo>
                                                        <a:lnTo>
                                                          <a:pt x="0" y="3131"/>
                                                        </a:lnTo>
                                                        <a:close/>
                                                      </a:path>
                                                    </a:pathLst>
                                                  </a:custGeom>
                                                  <a:noFill/>
                                                  <a:ln w="8238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solidFill>
                                                          <a:srgbClr val="FFFFFF"/>
                                                        </a:solidFill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 rot="0" vert="horz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g:grpSp>
                                                <wpg:cNvPr id="895" name="Group 880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5480" y="3683"/>
                                                    <a:ext cx="1047" cy="543"/>
                                                    <a:chOff x="5480" y="3683"/>
                                                    <a:chExt cx="1047" cy="543"/>
                                                  </a:xfrm>
                                                </wpg:grpSpPr>
                                                <wps:wsp>
                                                  <wps:cNvPr id="896" name="Freeform 883"/>
                                                  <wps:cNvSpPr>
                                                    <a:spLocks noEditPoints="1"/>
                                                  </wps:cNvSpPr>
                                                  <wps:spPr bwMode="auto">
                                                    <a:xfrm>
                                                      <a:off x="10960" y="7366"/>
                                                      <a:ext cx="1047" cy="543"/>
                                                    </a:xfrm>
                                                    <a:custGeom>
                                                      <a:avLst/>
                                                      <a:gdLst>
                                                        <a:gd name="T0" fmla="+- 0 6527 5480"/>
                                                        <a:gd name="T1" fmla="*/ T0 w 1047"/>
                                                        <a:gd name="T2" fmla="+- 0 4226 3683"/>
                                                        <a:gd name="T3" fmla="*/ 4226 h 543"/>
                                                        <a:gd name="T4" fmla="+- 0 6519 5480"/>
                                                        <a:gd name="T5" fmla="*/ T4 w 1047"/>
                                                        <a:gd name="T6" fmla="+- 0 4223 3683"/>
                                                        <a:gd name="T7" fmla="*/ 4223 h 543"/>
                                                        <a:gd name="T8" fmla="+- 0 5480 5480"/>
                                                        <a:gd name="T9" fmla="*/ T8 w 1047"/>
                                                        <a:gd name="T10" fmla="+- 0 3683 3683"/>
                                                        <a:gd name="T11" fmla="*/ 3683 h 543"/>
                                                      </a:gdLst>
                                                      <a:ahLst/>
                                                      <a:cxnLst>
                                                        <a:cxn ang="0">
                                                          <a:pos x="T1" y="T3"/>
                                                        </a:cxn>
                                                        <a:cxn ang="0">
                                                          <a:pos x="T5" y="T7"/>
                                                        </a:cxn>
                                                        <a:cxn ang="0">
                                                          <a:pos x="T9" y="T11"/>
                                                        </a:cxn>
                                                      </a:cxnLst>
                                                      <a:rect l="0" t="0" r="r" b="b"/>
                                                      <a:pathLst>
                                                        <a:path w="1047" h="543">
                                                          <a:moveTo>
                                                            <a:pt x="1047" y="543"/>
                                                          </a:moveTo>
                                                          <a:lnTo>
                                                            <a:pt x="1039" y="540"/>
                                                          </a:lnTo>
                                                          <a:lnTo>
                                                            <a:pt x="0" y="0"/>
                                                          </a:lnTo>
                                                        </a:path>
                                                      </a:pathLst>
                                                    </a:custGeom>
                                                    <a:noFill/>
                                                    <a:ln w="10984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solidFill>
                                                            <a:srgbClr val="FFFFFF"/>
                                                          </a:solidFill>
                                                        </a14:hiddenFill>
                                                      </a:ext>
                                                    </a:extLst>
                                                  </wps:spPr>
                                                  <wps:bodyPr rot="0" vert="horz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g:grpSp>
                                                  <wpg:cNvPr id="897" name="Group 881"/>
                                                  <wpg:cNvGrpSpPr>
                                                    <a:grpSpLocks/>
                                                  </wpg:cNvGrpSpPr>
                                                  <wpg:grpSpPr bwMode="auto">
                                                    <a:xfrm>
                                                      <a:off x="6482" y="4176"/>
                                                      <a:ext cx="93" cy="75"/>
                                                      <a:chOff x="6482" y="4176"/>
                                                      <a:chExt cx="93" cy="75"/>
                                                    </a:xfrm>
                                                  </wpg:grpSpPr>
                                                  <wps:wsp>
                                                    <wps:cNvPr id="898" name="Freeform 882"/>
                                                    <wps:cNvSpPr>
                                                      <a:spLocks/>
                                                    </wps:cNvSpPr>
                                                    <wps:spPr bwMode="auto">
                                                      <a:xfrm>
                                                        <a:off x="6482" y="4176"/>
                                                        <a:ext cx="93" cy="75"/>
                                                      </a:xfrm>
                                                      <a:custGeom>
                                                        <a:avLst/>
                                                        <a:gdLst>
                                                          <a:gd name="T0" fmla="+- 0 6519 6482"/>
                                                          <a:gd name="T1" fmla="*/ T0 w 93"/>
                                                          <a:gd name="T2" fmla="+- 0 4223 4176"/>
                                                          <a:gd name="T3" fmla="*/ 4223 h 75"/>
                                                          <a:gd name="T4" fmla="+- 0 6482 6482"/>
                                                          <a:gd name="T5" fmla="*/ T4 w 93"/>
                                                          <a:gd name="T6" fmla="+- 0 4250 4176"/>
                                                          <a:gd name="T7" fmla="*/ 4250 h 75"/>
                                                          <a:gd name="T8" fmla="+- 0 6575 6482"/>
                                                          <a:gd name="T9" fmla="*/ T8 w 93"/>
                                                          <a:gd name="T10" fmla="+- 0 4251 4176"/>
                                                          <a:gd name="T11" fmla="*/ 4251 h 75"/>
                                                          <a:gd name="T12" fmla="+- 0 6520 6482"/>
                                                          <a:gd name="T13" fmla="*/ T12 w 93"/>
                                                          <a:gd name="T14" fmla="+- 0 4176 4176"/>
                                                          <a:gd name="T15" fmla="*/ 4176 h 75"/>
                                                          <a:gd name="T16" fmla="+- 0 6519 6482"/>
                                                          <a:gd name="T17" fmla="*/ T16 w 93"/>
                                                          <a:gd name="T18" fmla="+- 0 4223 4176"/>
                                                          <a:gd name="T19" fmla="*/ 4223 h 75"/>
                                                        </a:gdLst>
                                                        <a:ahLst/>
                                                        <a:cxnLst>
                                                          <a:cxn ang="0">
                                                            <a:pos x="T1" y="T3"/>
                                                          </a:cxn>
                                                          <a:cxn ang="0">
                                                            <a:pos x="T5" y="T7"/>
                                                          </a:cxn>
                                                          <a:cxn ang="0">
                                                            <a:pos x="T9" y="T11"/>
                                                          </a:cxn>
                                                          <a:cxn ang="0">
                                                            <a:pos x="T13" y="T15"/>
                                                          </a:cxn>
                                                          <a:cxn ang="0">
                                                            <a:pos x="T17" y="T19"/>
                                                          </a:cxn>
                                                        </a:cxnLst>
                                                        <a:rect l="0" t="0" r="r" b="b"/>
                                                        <a:pathLst>
                                                          <a:path w="93" h="75">
                                                            <a:moveTo>
                                                              <a:pt x="37" y="47"/>
                                                            </a:moveTo>
                                                            <a:lnTo>
                                                              <a:pt x="0" y="74"/>
                                                            </a:lnTo>
                                                            <a:lnTo>
                                                              <a:pt x="93" y="75"/>
                                                            </a:lnTo>
                                                            <a:lnTo>
                                                              <a:pt x="38" y="0"/>
                                                            </a:lnTo>
                                                            <a:lnTo>
                                                              <a:pt x="37" y="47"/>
                                                            </a:lnTo>
                                                            <a:close/>
                                                          </a:path>
                                                        </a:pathLst>
                                                      </a:custGeom>
                                                      <a:solidFill>
                                                        <a:srgbClr val="000000"/>
                                                      </a:solidFill>
                                                      <a:ln>
                                                        <a:noFill/>
                                                      </a:ln>
                                                      <a:extLst>
                                                        <a:ext uri="{91240B29-F687-4f45-9708-019B960494DF}">
                                                          <a14:hiddenLine xmlns:a14="http://schemas.microsoft.com/office/drawing/2010/main" w="9525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  <a:headEnd/>
                                                            <a:tailEnd/>
                                                          </a14:hiddenLine>
                                                        </a:ext>
                                                      </a:extLst>
                                                    </wps:spPr>
                                                    <wps:bodyPr rot="0" vert="horz" wrap="square" lIns="91440" tIns="45720" rIns="91440" bIns="4572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</wpg:grpSp>
                                            </wpg:grp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67" o:spid="_x0000_s1026" style="position:absolute;margin-left:95.15pt;margin-top:74.95pt;width:421.6pt;height:304.4pt;z-index:-2157;mso-position-horizontal-relative:page;mso-position-vertical-relative:page" coordorigin="1904,1499" coordsize="8433,608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">
                <v:group id="Group 868" o:spid="_x0000_s1027" style="position:absolute;left:1908;top:1504;width:8424;height:6080" coordorigin="1908,1504" coordsize="8424,608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8cRoUxAAAANwAAAAP&#10;AAAAAAAAAAAAAAAAAKkCAABkcnMvZG93bnJldi54bWxQSwUGAAAAAAQABAD6AAAAmgMAAAAA&#10;">
                  <v:shape id="Freeform 895" o:spid="_x0000_s1028" style="position:absolute;left:1908;top:1504;width:8424;height:6080;visibility:visible;mso-wrap-style:square;v-text-anchor:top" coordsize="8424,608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mGzyxQAA&#10;ANwAAAAPAAAAZHJzL2Rvd25yZXYueG1sRI9La8MwEITvgfwHsYXeEtmmJMaxEkpooYHmkAeF3hZr&#10;/SDWyliq4/z7KhDIcZidb3byzWhaMVDvGssK4nkEgriwuuFKwfn0OUtBOI+ssbVMCm7kYLOeTnLM&#10;tL3ygYajr0SAsMtQQe19l0npipoMurntiINX2t6gD7KvpO7xGuCmlUkULaTBhkNDjR1tayouxz8T&#10;3oj5p9x9uMVeF8s0/X77TdyhU+r1ZXxfgfA0+ufxI/2lFaTLBO5jAgHk+h8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GYbPLFAAAA3AAAAA8AAAAAAAAAAAAAAAAAlwIAAGRycy9k&#10;b3ducmV2LnhtbFBLBQYAAAAABAAEAPUAAACJAwAAAAA=&#10;" path="m0,6080l8424,6080,8424,,,,,6080xe" fillcolor="black" stroked="f">
                    <v:path arrowok="t" o:connecttype="custom" o:connectlocs="0,7584;8424,7584;8424,1504;0,1504;0,7584" o:connectangles="0,0,0,0,0"/>
                  </v:shape>
                  <v:group id="Group 869" o:spid="_x0000_s1029" style="position:absolute;left:3399;top:3689;width:1047;height:543" coordorigin="3399,3689" coordsize="1047,54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KPvIfjGAAAA3AAA&#10;AA8AAAAAAAAAAAAAAAAAqQIAAGRycy9kb3ducmV2LnhtbFBLBQYAAAAABAAEAPoAAACcAwAAAAA=&#10;">
                    <v:polyline id="Freeform 894" o:spid="_x0000_s1030" style="position:absolute;visibility:visible;mso-wrap-style:square;v-text-anchor:top" points="6798,7921,6806,7917,7845,7378" coordsize="1047,54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CCzIxgAA&#10;ANwAAAAPAAAAZHJzL2Rvd25yZXYueG1sRI9Pa8JAFMTvQr/D8grezKZ/UImuUloKYi8aS9HbM/tM&#10;UrNvw+6q6bd3C4LHYWZ+w0znnWnEmZyvLSt4SlIQxIXVNZcKvjefgzEIH5A1NpZJwR95mM8eelPM&#10;tL3wms55KEWEsM9QQRVCm0npi4oM+sS2xNE7WGcwROlKqR1eItw08jlNh9JgzXGhwpbeKyqO+cko&#10;eEHd/rr9EZejn4/h17bbrcp8p1T/sXubgAjUhXv41l5oBePRK/yfiUdAzq4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vCCzIxgAAANwAAAAPAAAAAAAAAAAAAAAAAJcCAABkcnMv&#10;ZG93bnJldi54bWxQSwUGAAAAAAQABAD1AAAAigMAAAAA&#10;" filled="f" strokeweight="10984emu">
                      <v:path arrowok="t" o:connecttype="custom" o:connectlocs="0,4232;8,4228;1047,3689" o:connectangles="0,0,0"/>
                      <o:lock v:ext="edit" verticies="t"/>
                    </v:polyline>
                    <v:group id="Group 870" o:spid="_x0000_s1031" style="position:absolute;left:3352;top:4182;width:93;height:75" coordorigin="3352,4182" coordsize="93,7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Q0ocF8UAAADcAAAA&#10;DwAAAAAAAAAAAAAAAACpAgAAZHJzL2Rvd25yZXYueG1sUEsFBgAAAAAEAAQA+gAAAJsDAAAAAA==&#10;">
                      <v:shape id="Freeform 893" o:spid="_x0000_s1032" style="position:absolute;left:3352;top:4182;width:93;height:75;visibility:visible;mso-wrap-style:square;v-text-anchor:top" coordsize="93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EkT6xgAA&#10;ANwAAAAPAAAAZHJzL2Rvd25yZXYueG1sRI9Pa8JAFMTvhX6H5RV6q5v2YCRmI9bSUqgH/6EeH9ln&#10;Es2+DdlVt9/eFQo9DjPzGyafBNOKC/WusazgdZCAIC6tbrhSsFl/voxAOI+ssbVMCn7JwaR4fMgx&#10;0/bKS7qsfCUihF2GCmrvu0xKV9Zk0A1sRxy9g+0N+ij7SuoerxFuWvmWJENpsOG4UGNHs5rK0+ps&#10;IuXr5zxfrrcfer89pjsKIV0c35V6fgrTMQhPwf+H/9rfWsEoHcL9TDwCsrg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ZEkT6xgAAANwAAAAPAAAAAAAAAAAAAAAAAJcCAABkcnMv&#10;ZG93bnJldi54bWxQSwUGAAAAAAQABAD1AAAAigMAAAAA&#10;" path="m55,46l54,,,75,93,74,55,46xe" fillcolor="black" stroked="f">
                        <v:path arrowok="t" o:connecttype="custom" o:connectlocs="55,4228;54,4182;0,4257;93,4256;55,4228" o:connectangles="0,0,0,0,0"/>
                      </v:shape>
                      <v:group id="Group 871" o:spid="_x0000_s1033" style="position:absolute;left:5266;top:4595;width:1498;height:0" coordorigin="5266,4595" coordsize="149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NzUJ/vGAAAA3AAA&#10;AA8AAAAAAAAAAAAAAAAAqQIAAGRycy9kb3ducmV2LnhtbFBLBQYAAAAABAAEAPoAAACcAwAAAAA=&#10;">
                        <v:polyline id="Freeform 892" o:spid="_x0000_s1034" style="position:absolute;visibility:visible;mso-wrap-style:square;v-text-anchor:top" points="10532,9190,12030,9190" coordsize="149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8y03wgAA&#10;ANwAAAAPAAAAZHJzL2Rvd25yZXYueG1sRE/Pa8IwFL4P9j+EN/A2ExW0dKalTERhXux22e3RvLVl&#10;zUvWRO3+++Uw8Pjx/d6Wkx3ElcbQO9awmCsQxI0zPbcaPt73zxmIEJENDo5Jwy8FKIvHhy3mxt34&#10;TNc6tiKFcMhRQxejz6UMTUcWw9x54sR9udFiTHBspRnxlsLtIJdKraXFnlNDh55eO2q+64vVcPl8&#10;W/1UO388+axaqMma9UEZrWdPU/UCItIU7+J/99FoyDZpbTqTjoAs/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fzLTfCAAAA3AAAAA8AAAAAAAAAAAAAAAAAlwIAAGRycy9kb3du&#10;cmV2LnhtbFBLBQYAAAAABAAEAPUAAACGAwAAAAA=&#10;" filled="f" strokeweight=".1655mm">
                          <v:path arrowok="t" o:connecttype="custom" o:connectlocs="0,0;1498,0" o:connectangles="0,0"/>
                          <o:lock v:ext="edit" verticies="t"/>
                        </v:polyline>
                        <v:group id="Group 872" o:spid="_x0000_s1035" style="position:absolute;left:3370;top:1910;width:960;height:1315" coordorigin="3370,1910" coordsize="960,131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MIHFhLGAAAA3AAA&#10;AA8AAAAAAAAAAAAAAAAAqQIAAGRycy9kb3ducmV2LnhtbFBLBQYAAAAABAAEAPoAAACcAwAAAAA=&#10;">
                          <v:shape id="Freeform 891" o:spid="_x0000_s1036" style="position:absolute;left:3370;top:1910;width:960;height:1315;visibility:visible;mso-wrap-style:square;v-text-anchor:top" coordsize="960,131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K15ZvwAA&#10;ANwAAAAPAAAAZHJzL2Rvd25yZXYueG1sRE/LisIwFN0L/kO4wuw0VVBKNUoRBBlXPmbWl+ba1DY3&#10;tclo5+/NQnB5OO/VpreNeFDnK8cKppMEBHHhdMWlgst5N05B+ICssXFMCv7Jw2Y9HKww0+7JR3qc&#10;QiliCPsMFZgQ2kxKXxiy6CeuJY7c1XUWQ4RdKXWHzxhuGzlLkoW0WHFsMNjS1lBRn/6sgjpPvnO7&#10;ZZyfa4P8c5/d9odfpb5Gfb4EEagPH/HbvdcK0jTOj2fiEZDrF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B8rXlm/AAAA3AAAAA8AAAAAAAAAAAAAAAAAlwIAAGRycy9kb3ducmV2&#10;LnhtbFBLBQYAAAAABAAEAPUAAACDAwAAAAA=&#10;" path="m0,0l960,,960,1315,,1315,,0xe" filled="f" strokeweight="5492emu">
                            <v:path arrowok="t" o:connecttype="custom" o:connectlocs="0,1910;960,1910;960,3225;0,3225;0,1910" o:connectangles="0,0,0,0,0"/>
                          </v:shape>
                          <v:group id="Group 873" o:spid="_x0000_s1037" style="position:absolute;left:4532;top:1910;width:919;height:1313" coordorigin="4532,1910" coordsize="919,131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JpGozxAAAANwAAAAP&#10;AAAAAAAAAAAAAAAAAKkCAABkcnMvZG93bnJldi54bWxQSwUGAAAAAAQABAD6AAAAmgMAAAAA&#10;">
                            <v:shape id="Freeform 890" o:spid="_x0000_s1038" style="position:absolute;left:4532;top:1910;width:919;height:1313;visibility:visible;mso-wrap-style:square;v-text-anchor:top" coordsize="919,131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2DLORxQAA&#10;ANwAAAAPAAAAZHJzL2Rvd25yZXYueG1sRI9Ba8JAFITvQv/D8gredFPBEqKraG1BKliMgtdH9plE&#10;s29jdjXx33eFQo/DzHzDTOedqcSdGldaVvA2jEAQZ1aXnCs47L8GMQjnkTVWlknBgxzMZy+9KSba&#10;tryje+pzESDsElRQeF8nUrqsIINuaGvi4J1sY9AH2eRSN9gGuKnkKIrepcGSw0KBNX0UlF3Sm1Ew&#10;3sY/9bLdGHnON6vt8fv6mbWoVP+1W0xAeOr8f/ivvdYK4ngEzzPhCMjZL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YMs5HFAAAA3AAAAA8AAAAAAAAAAAAAAAAAlwIAAGRycy9k&#10;b3ducmV2LnhtbFBLBQYAAAAABAAEAPUAAACJAwAAAAA=&#10;" path="m0,0l920,,920,1313,,1313,,0xe" filled="f" strokeweight="5492emu">
                              <v:path arrowok="t" o:connecttype="custom" o:connectlocs="0,1910;920,1910;920,3223;0,3223;0,1910" o:connectangles="0,0,0,0,0"/>
                            </v:shape>
                            <v:group id="Group 874" o:spid="_x0000_s1039" style="position:absolute;left:5652;top:1910;width:958;height:1313" coordorigin="5652,1910" coordsize="958,131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WOlHfxAAAANwAAAAP&#10;AAAAAAAAAAAAAAAAAKkCAABkcnMvZG93bnJldi54bWxQSwUGAAAAAAQABAD6AAAAmgMAAAAA&#10;">
                              <v:shape id="Freeform 889" o:spid="_x0000_s1040" style="position:absolute;left:5652;top:1910;width:958;height:1313;visibility:visible;mso-wrap-style:square;v-text-anchor:top" coordsize="958,131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ESzRxAAA&#10;ANwAAAAPAAAAZHJzL2Rvd25yZXYueG1sRI/dagIxFITvBd8hHKF3mlWKLKtRRBSUUqH+UHp32Jxu&#10;lm5Owibq9u0boeDlMDPfMPNlZxtxozbUjhWMRxkI4tLpmisF59N2mIMIEVlj45gU/FKA5aLfm2Oh&#10;3Z0/6HaMlUgQDgUqMDH6QspQGrIYRs4TJ+/btRZjkm0ldYv3BLeNnGTZVFqsOS0Y9LQ2VP4cr1bB&#10;5nNSf9HeXLTcvh2m0VeXd79S6mXQrWYgInXxGf5v77SCPH+Fx5l0BOTi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BEs0cQAAADcAAAADwAAAAAAAAAAAAAAAACXAgAAZHJzL2Rv&#10;d25yZXYueG1sUEsFBgAAAAAEAAQA9QAAAIgDAAAAAA==&#10;" path="m0,0l958,,958,1313,,1313,,0xe" filled="f" strokeweight="5492emu">
                                <v:path arrowok="t" o:connecttype="custom" o:connectlocs="0,1910;958,1910;958,3223;0,3223;0,1910" o:connectangles="0,0,0,0,0"/>
                              </v:shape>
                              <v:group id="Group 875" o:spid="_x0000_s1041" style="position:absolute;left:3204;top:1801;width:962;height:0" coordorigin="3204,1801" coordsize="962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2n2wwxAAAANwAAAAP&#10;AAAAAAAAAAAAAAAAAKkCAABkcnMvZG93bnJldi54bWxQSwUGAAAAAAQABAD6AAAAmgMAAAAA&#10;">
                                <v:polyline id="Freeform 888" o:spid="_x0000_s1042" style="position:absolute;visibility:visible;mso-wrap-style:square;v-text-anchor:top" points="6408,3602,7370,3602" coordsize="962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U/EgxAAA&#10;ANwAAAAPAAAAZHJzL2Rvd25yZXYueG1sRI9Ba8JAFITvhf6H5RW81Y09SEhdgzVYxB6KaS+9PbPP&#10;JHT3bdhdNf57t1DwOMzMN8yiHK0RZ/Khd6xgNs1AEDdO99wq+P7aPOcgQkTWaByTgisFKJePDwss&#10;tLvwns51bEWCcChQQRfjUEgZmo4shqkbiJN3dN5iTNK3Unu8JLg18iXL5tJiz2mhw4HWHTW/9ckq&#10;ODabgzEf75W3u08n8U3/+CoqNXkaV68gIo3xHv5vb7WCPJ/D35l0BOTyB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c1PxIMQAAADcAAAADwAAAAAAAAAAAAAAAACXAgAAZHJzL2Rv&#10;d25yZXYueG1sUEsFBgAAAAAEAAQA9QAAAIgDAAAAAA==&#10;" filled="f" strokeweight=".1655mm">
                                  <v:path arrowok="t" o:connecttype="custom" o:connectlocs="0,0;962,0" o:connectangles="0,0"/>
                                  <o:lock v:ext="edit" verticies="t"/>
                                </v:polyline>
                                <v:group id="Group 876" o:spid="_x0000_s1043" style="position:absolute;left:3084;top:1538;width:3814;height:2136" coordorigin="3084,1538" coordsize="3814,213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6QFX3MUAAADcAAAA&#10;DwAAAAAAAAAAAAAAAACpAgAAZHJzL2Rvd25yZXYueG1sUEsFBgAAAAAEAAQA+gAAAJsDAAAAAA==&#10;">
                                  <v:shape id="Freeform 887" o:spid="_x0000_s1044" style="position:absolute;left:3084;top:1538;width:3814;height:2136;visibility:visible;mso-wrap-style:square;v-text-anchor:top" coordsize="3814,213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iOFuwQAA&#10;ANwAAAAPAAAAZHJzL2Rvd25yZXYueG1sRE/NisIwEL4v+A5hBC+iqYJaq1FEFGVPu9oHGJuxLTaT&#10;2kStb28OC3v8+P6X69ZU4kmNKy0rGA0jEMSZ1SXnCtLzfhCDcB5ZY2WZFLzJwXrV+Vpiou2Lf+l5&#10;8rkIIewSVFB4XydSuqwgg25oa+LAXW1j0AfY5FI3+ArhppLjKJpKgyWHhgJr2haU3U4PoyD73s3s&#10;pD7ff0byeunvyrSaH1Klet12swDhqfX/4j/3USuI47A2nAlHQK4+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UYjhbsEAAADcAAAADwAAAAAAAAAAAAAAAACXAgAAZHJzL2Rvd25y&#10;ZXYueG1sUEsFBgAAAAAEAAQA9QAAAIUDAAAAAA==&#10;" path="m0,2007l0,130,2,107,30,48,82,10,130,,3685,,3749,17,3795,62,3814,126,3814,130,3814,2007,3797,2071,3752,2118,3689,2137,3685,2137,130,2137,66,2120,19,2075,,2011,,2007xe" filled="f" strokeweight="8238emu">
                                    <v:path arrowok="t" o:connecttype="custom" o:connectlocs="0,3545;0,1668;2,1645;30,1586;82,1548;130,1538;3685,1538;3749,1555;3795,1600;3814,1664;3814,1668;3814,3545;3797,3609;3752,3656;3689,3675;3685,3675;130,3675;66,3658;19,3613;0,3549;0,3545" o:connectangles="0,0,0,0,0,0,0,0,0,0,0,0,0,0,0,0,0,0,0,0,0"/>
                                  </v:shape>
                                  <v:group id="Group 877" o:spid="_x0000_s1045" style="position:absolute;left:5143;top:4280;width:5163;height:3278" coordorigin="5143,4280" coordsize="5163,327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99JmNcUAAADcAAAA&#10;DwAAAAAAAAAAAAAAAACpAgAAZHJzL2Rvd25yZXYueG1sUEsFBgAAAAAEAAQA+gAAAJsDAAAAAA==&#10;">
                                    <v:shape id="Freeform 886" o:spid="_x0000_s1046" style="position:absolute;left:5143;top:4280;width:5163;height:3278;visibility:visible;mso-wrap-style:square;v-text-anchor:top" coordsize="5163,327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sRAKwwAA&#10;ANwAAAAPAAAAZHJzL2Rvd25yZXYueG1sRE+7bsIwFN0r8Q/WRWIrDgyBBgxCSFHbLaUP0e0qvsSB&#10;+DqKTZL+fT1U6nh03tv9aBvRU+drxwoW8wQEcel0zZWCj/f8cQ3CB2SNjWNS8EMe9rvJwxYz7QZ+&#10;o/4UKhFD2GeowITQZlL60pBFP3ctceQurrMYIuwqqTscYrht5DJJUmmx5thgsKWjofJ2ulsFQ5Gf&#10;P+vy+Wp0ei6+X5vV12G5Umo2HQ8bEIHG8C/+c79oBeunOD+eiUdA7n4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WsRAKwwAAANwAAAAPAAAAAAAAAAAAAAAAAJcCAABkcnMvZG93&#10;bnJldi54bWxQSwUGAAAAAAQABAD1AAAAhwMAAAAA&#10;" path="m0,3148l0,130,2,107,29,47,81,9,129,,5033,,5098,17,5144,62,5163,126,5163,130,5163,3148,5146,3213,5101,3259,5038,3278,5033,3278,129,3278,65,3261,19,3216,,3152,,3148xe" filled="f" strokeweight="8238emu">
                                      <v:path arrowok="t" o:connecttype="custom" o:connectlocs="0,7428;0,4410;2,4387;29,4327;81,4289;129,4280;5033,4280;5098,4297;5144,4342;5163,4406;5163,4410;5163,7428;5146,7493;5101,7539;5038,7558;5033,7558;129,7558;65,7541;19,7496;0,7432;0,7428" o:connectangles="0,0,0,0,0,0,0,0,0,0,0,0,0,0,0,0,0,0,0,0,0"/>
                                    </v:shape>
                                    <v:group id="Group 878" o:spid="_x0000_s1047" style="position:absolute;left:2022;top:4590;width:1921;height:0" coordorigin="2022,4590" coordsize="1921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Ix9/O7GAAAA3AAA&#10;AA8AAAAAAAAAAAAAAAAAqQIAAGRycy9kb3ducmV2LnhtbFBLBQYAAAAABAAEAPoAAACcAwAAAAA=&#10;">
                                      <v:polyline id="Freeform 885" o:spid="_x0000_s1048" style="position:absolute;visibility:visible;mso-wrap-style:square;v-text-anchor:top" points="4044,9180,5965,9180" coordsize="1921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I1/XxwAA&#10;ANwAAAAPAAAAZHJzL2Rvd25yZXYueG1sRI9Ba8JAFITvQv/D8grezEaLwURXkUKrFEGalIK3R/Y1&#10;Cc2+DdlVY399tyD0OMzMN8xqM5hWXKh3jWUF0ygGQVxa3XCl4KN4mSxAOI+ssbVMCm7kYLN+GK0w&#10;0/bK73TJfSUChF2GCmrvu0xKV9Zk0EW2Iw7el+0N+iD7SuoerwFuWjmL40QabDgs1NjRc03ld342&#10;Cj5ft8luL2+H+Od4mhf8pJO3aarU+HHYLkF4Gvx/+N7eawWLdAZ/Z8IRkOtf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3CNf18cAAADcAAAADwAAAAAAAAAAAAAAAACXAgAAZHJz&#10;L2Rvd25yZXYueG1sUEsFBgAAAAAEAAQA9QAAAIsDAAAAAA==&#10;" filled="f" strokeweight=".1655mm">
                                        <v:path arrowok="t" o:connecttype="custom" o:connectlocs="0,0;1921,0" o:connectangles="0,0"/>
                                        <o:lock v:ext="edit" verticies="t"/>
                                      </v:polyline>
                                      <v:group id="Group 879" o:spid="_x0000_s1049" style="position:absolute;left:1934;top:4297;width:2975;height:3261" coordorigin="1934,4297" coordsize="2975,326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T48cCxgAAANwAAAAPAAAAZHJzL2Rvd25yZXYueG1sRI9Ba8JAFITvBf/D8gre&#10;mk2UlphmFZEqHkKhKpTeHtlnEsy+DdltEv99t1DocZiZb5h8M5lWDNS7xrKCJIpBEJdWN1wpuJz3&#10;TykI55E1tpZJwZ0cbNazhxwzbUf+oOHkKxEg7DJUUHvfZVK6siaDLrIdcfCutjfog+wrqXscA9y0&#10;chHHL9Jgw2Ghxo52NZW307dRcBhx3C6Tt6G4XXf3r/Pz+2eRkFLzx2n7CsLT5P/Df+2jVpCulv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BPjxwLGAAAA3AAA&#10;AA8AAAAAAAAAAAAAAAAAqQIAAGRycy9kb3ducmV2LnhtbFBLBQYAAAAABAAEAPoAAACcAwAAAAA=&#10;">
                                        <v:shape id="Freeform 884" o:spid="_x0000_s1050" style="position:absolute;left:1934;top:4297;width:2975;height:3261;visibility:visible;mso-wrap-style:square;v-text-anchor:top" coordsize="2975,326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81/9GxgAA&#10;ANwAAAAPAAAAZHJzL2Rvd25yZXYueG1sRI9BawIxFITvBf9DeEJvNau0oqtRRFoopRRdRfT23Dx3&#10;FzcvS5Lq9t83guBxmJlvmOm8NbW4kPOVZQX9XgKCOLe64kLBdvPxMgLhA7LG2jIp+CMP81nnaYqp&#10;tlde0yULhYgQ9ikqKENoUil9XpJB37MNcfRO1hkMUbpCaofXCDe1HCTJUBqsOC6U2NCypPyc/RoF&#10;/n339bM46NVq/73MeLc/9gdvTqnnbruYgAjUhkf43v7UCkbjV7idiUdAzv4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81/9GxgAAANwAAAAPAAAAAAAAAAAAAAAAAJcCAABkcnMv&#10;ZG93bnJldi54bWxQSwUGAAAAAAQABAD1AAAAigMAAAAA&#10;" path="m0,3131l0,130,17,66,62,19,126,,130,,2845,,2910,17,2956,62,2975,126,2975,130,2975,3131,2958,3196,2913,3242,2850,3261,2845,3261,130,3261,65,3244,19,3199,,3135,,3131xe" filled="f" strokeweight="8238emu">
                                          <v:path arrowok="t" o:connecttype="custom" o:connectlocs="0,7428;0,4427;17,4363;62,4316;126,4297;130,4297;2845,4297;2910,4314;2956,4359;2975,4423;2975,4427;2975,7428;2958,7493;2913,7539;2850,7558;2845,7558;130,7558;65,7541;19,7496;0,7432;0,7428" o:connectangles="0,0,0,0,0,0,0,0,0,0,0,0,0,0,0,0,0,0,0,0,0"/>
                                        </v:shape>
                                        <v:group id="Group 880" o:spid="_x0000_s1051" style="position:absolute;left:5480;top:3683;width:1047;height:543" coordorigin="5480,3683" coordsize="1047,54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PNG+u3GAAAA3AAA&#10;AA8AAAAAAAAAAAAAAAAAqQIAAGRycy9kb3ducmV2LnhtbFBLBQYAAAAABAAEAPoAAACcAwAAAAA=&#10;">
                                          <v:polyline id="Freeform 883" o:spid="_x0000_s1052" style="position:absolute;visibility:visible;mso-wrap-style:square;v-text-anchor:top" points="12007,7909,11999,7906,10960,7366" coordsize="1047,54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mvHexgAA&#10;ANwAAAAPAAAAZHJzL2Rvd25yZXYueG1sRI9Ba8JAFITvBf/D8oTe6kaF1KauUipCaS81Sqm3Z/aZ&#10;RLNvw+5W03/vCoLHYWa+YabzzjTiRM7XlhUMBwkI4sLqmksFm/XyaQLCB2SNjWVS8E8e5rPewxQz&#10;bc+8olMeShEh7DNUUIXQZlL6oiKDfmBb4ujtrTMYonSl1A7PEW4aOUqSVBqsOS5U2NJ7RcUx/zMK&#10;xqjbg9sd8fP5Z5F+/Xbb7zLfKvXY795eQQTqwj18a39oBZOXFK5n4hGQsw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AmvHexgAAANwAAAAPAAAAAAAAAAAAAAAAAJcCAABkcnMv&#10;ZG93bnJldi54bWxQSwUGAAAAAAQABAD1AAAAigMAAAAA&#10;" filled="f" strokeweight="10984emu">
                                            <v:path arrowok="t" o:connecttype="custom" o:connectlocs="1047,4226;1039,4223;0,3683" o:connectangles="0,0,0"/>
                                            <o:lock v:ext="edit" verticies="t"/>
                                          </v:polyline>
                                          <v:group id="Group 881" o:spid="_x0000_s1053" style="position:absolute;left:6482;top:4176;width:93;height:75" coordorigin="6482,4176" coordsize="93,7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GzYwQHGAAAA3AAA&#10;AA8AAAAAAAAAAAAAAAAAqQIAAGRycy9kb3ducmV2LnhtbFBLBQYAAAAABAAEAPoAAACcAwAAAAA=&#10;">
                                            <v:shape id="Freeform 882" o:spid="_x0000_s1054" style="position:absolute;left:6482;top:4176;width:93;height:75;visibility:visible;mso-wrap-style:square;v-text-anchor:top" coordsize="93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3zZPpxgAA&#10;ANwAAAAPAAAAZHJzL2Rvd25yZXYueG1sRI9Nb8IwDIbvk/YfIk/abaTjMKAQEBvaNGk78CXgaDWm&#10;LWucqgmQ/fv5MImj9fp97GcyS65RF+pC7dnAcy8DRVx4W3NpYLt5fxqCChHZYuOZDPxSgNn0/m6C&#10;ufVXXtFlHUslEA45GqhibHOtQ1GRw9DzLbFkR985jDJ2pbYdXgXuGt3PshftsGa5UGFLbxUVP+uz&#10;E8rH1/l7tdkt7GF3GuwppcHy9GrM40Oaj0FFSvG2/N/+tAaGI/lWZEQE9PQP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3zZPpxgAAANwAAAAPAAAAAAAAAAAAAAAAAJcCAABkcnMv&#10;ZG93bnJldi54bWxQSwUGAAAAAAQABAD1AAAAigMAAAAA&#10;" path="m37,47l0,74,93,75,38,,37,47xe" fillcolor="black" stroked="f">
                                              <v:path arrowok="t" o:connecttype="custom" o:connectlocs="37,4223;0,4250;93,4251;38,4176;37,4223" o:connectangles="0,0,0,0,0"/>
                                            </v:shape>
                                          </v:group>
                                        </v:group>
                                      </v:group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6839DC">
        <w:rPr>
          <w:rFonts w:ascii="Arial" w:eastAsia="Arial" w:hAnsi="Arial" w:cs="Arial"/>
          <w:sz w:val="34"/>
          <w:szCs w:val="34"/>
        </w:rPr>
        <w:t>b</w:t>
      </w:r>
      <w:r w:rsidR="006839DC">
        <w:rPr>
          <w:rFonts w:ascii="Arial" w:eastAsia="Arial" w:hAnsi="Arial" w:cs="Arial"/>
          <w:spacing w:val="4"/>
          <w:sz w:val="34"/>
          <w:szCs w:val="34"/>
        </w:rPr>
        <w:t xml:space="preserve"> </w:t>
      </w:r>
      <w:r w:rsidR="006839DC">
        <w:rPr>
          <w:rFonts w:ascii="Arial" w:eastAsia="Arial" w:hAnsi="Arial" w:cs="Arial"/>
          <w:sz w:val="34"/>
          <w:szCs w:val="34"/>
        </w:rPr>
        <w:t>b</w:t>
      </w:r>
      <w:r w:rsidR="006839DC">
        <w:rPr>
          <w:rFonts w:ascii="Arial" w:eastAsia="Arial" w:hAnsi="Arial" w:cs="Arial"/>
          <w:spacing w:val="4"/>
          <w:sz w:val="34"/>
          <w:szCs w:val="34"/>
        </w:rPr>
        <w:t xml:space="preserve"> </w:t>
      </w:r>
      <w:r w:rsidR="006839DC">
        <w:rPr>
          <w:rFonts w:ascii="Arial" w:eastAsia="Arial" w:hAnsi="Arial" w:cs="Arial"/>
          <w:w w:val="101"/>
          <w:sz w:val="34"/>
          <w:szCs w:val="34"/>
        </w:rPr>
        <w:t>c</w:t>
      </w:r>
    </w:p>
    <w:p w:rsidR="00273D53" w:rsidRDefault="00273D53">
      <w:pPr>
        <w:spacing w:before="2" w:line="120" w:lineRule="exact"/>
        <w:rPr>
          <w:sz w:val="13"/>
          <w:szCs w:val="13"/>
        </w:rPr>
      </w:pPr>
    </w:p>
    <w:p w:rsidR="00273D53" w:rsidRDefault="00273D53">
      <w:pPr>
        <w:spacing w:line="200" w:lineRule="exact"/>
        <w:sectPr w:rsidR="00273D53">
          <w:type w:val="continuous"/>
          <w:pgSz w:w="12240" w:h="15840"/>
          <w:pgMar w:top="960" w:right="1340" w:bottom="280" w:left="1320" w:header="720" w:footer="720" w:gutter="0"/>
          <w:cols w:space="720"/>
        </w:sectPr>
      </w:pPr>
    </w:p>
    <w:p w:rsidR="00273D53" w:rsidRDefault="006839DC">
      <w:pPr>
        <w:spacing w:before="16"/>
        <w:jc w:val="right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lastRenderedPageBreak/>
        <w:t xml:space="preserve">i             </w:t>
      </w:r>
      <w:r>
        <w:rPr>
          <w:rFonts w:ascii="Arial" w:eastAsia="Arial" w:hAnsi="Arial" w:cs="Arial"/>
          <w:spacing w:val="50"/>
          <w:sz w:val="26"/>
          <w:szCs w:val="26"/>
        </w:rPr>
        <w:t xml:space="preserve"> </w:t>
      </w:r>
      <w:r>
        <w:rPr>
          <w:rFonts w:ascii="Arial" w:eastAsia="Arial" w:hAnsi="Arial" w:cs="Arial"/>
          <w:w w:val="99"/>
          <w:sz w:val="26"/>
          <w:szCs w:val="26"/>
        </w:rPr>
        <w:t>ii</w:t>
      </w:r>
    </w:p>
    <w:p w:rsidR="00273D53" w:rsidRDefault="006839DC">
      <w:pPr>
        <w:spacing w:before="16"/>
        <w:rPr>
          <w:rFonts w:ascii="Arial" w:eastAsia="Arial" w:hAnsi="Arial" w:cs="Arial"/>
          <w:sz w:val="26"/>
          <w:szCs w:val="26"/>
        </w:rPr>
        <w:sectPr w:rsidR="00273D53">
          <w:type w:val="continuous"/>
          <w:pgSz w:w="12240" w:h="15840"/>
          <w:pgMar w:top="960" w:right="1340" w:bottom="280" w:left="1320" w:header="720" w:footer="720" w:gutter="0"/>
          <w:cols w:num="2" w:space="720" w:equalWidth="0">
            <w:col w:w="3734" w:space="917"/>
            <w:col w:w="4929"/>
          </w:cols>
        </w:sectPr>
      </w:pPr>
      <w:r>
        <w:br w:type="column"/>
      </w:r>
      <w:r>
        <w:rPr>
          <w:rFonts w:ascii="Arial" w:eastAsia="Arial" w:hAnsi="Arial" w:cs="Arial"/>
          <w:sz w:val="26"/>
          <w:szCs w:val="26"/>
        </w:rPr>
        <w:lastRenderedPageBreak/>
        <w:t>iii</w:t>
      </w:r>
    </w:p>
    <w:p w:rsidR="00273D53" w:rsidRDefault="00273D53">
      <w:pPr>
        <w:spacing w:before="5" w:line="100" w:lineRule="exact"/>
        <w:rPr>
          <w:sz w:val="10"/>
          <w:szCs w:val="10"/>
        </w:rPr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  <w:sectPr w:rsidR="00273D53">
          <w:type w:val="continuous"/>
          <w:pgSz w:w="12240" w:h="15840"/>
          <w:pgMar w:top="960" w:right="1340" w:bottom="280" w:left="1320" w:header="720" w:footer="720" w:gutter="0"/>
          <w:cols w:space="720"/>
        </w:sectPr>
      </w:pPr>
    </w:p>
    <w:p w:rsidR="00273D53" w:rsidRDefault="006839DC">
      <w:pPr>
        <w:spacing w:before="28"/>
        <w:ind w:left="702"/>
        <w:rPr>
          <w:rFonts w:ascii="Arial" w:eastAsia="Arial" w:hAnsi="Arial" w:cs="Arial"/>
          <w:sz w:val="19"/>
          <w:szCs w:val="19"/>
        </w:rPr>
      </w:pPr>
      <w:r>
        <w:rPr>
          <w:rFonts w:ascii="Arial" w:eastAsia="Arial" w:hAnsi="Arial" w:cs="Arial"/>
          <w:spacing w:val="-3"/>
          <w:sz w:val="19"/>
          <w:szCs w:val="19"/>
        </w:rPr>
        <w:lastRenderedPageBreak/>
        <w:t>W</w:t>
      </w:r>
      <w:r>
        <w:rPr>
          <w:rFonts w:ascii="Arial" w:eastAsia="Arial" w:hAnsi="Arial" w:cs="Arial"/>
          <w:sz w:val="19"/>
          <w:szCs w:val="19"/>
        </w:rPr>
        <w:t>ord-document matrix</w:t>
      </w:r>
    </w:p>
    <w:p w:rsidR="00273D53" w:rsidRDefault="00F14C79">
      <w:pPr>
        <w:spacing w:before="91"/>
        <w:jc w:val="right"/>
        <w:rPr>
          <w:rFonts w:ascii="Arial" w:eastAsia="Arial" w:hAnsi="Arial" w:cs="Arial"/>
          <w:sz w:val="15"/>
          <w:szCs w:val="1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4324" behindDoc="1" locked="0" layoutInCell="1" allowOverlap="1">
                <wp:simplePos x="0" y="0"/>
                <wp:positionH relativeFrom="page">
                  <wp:posOffset>1626870</wp:posOffset>
                </wp:positionH>
                <wp:positionV relativeFrom="paragraph">
                  <wp:posOffset>264795</wp:posOffset>
                </wp:positionV>
                <wp:extent cx="1174115" cy="1480820"/>
                <wp:effectExtent l="1270" t="0" r="5715" b="0"/>
                <wp:wrapNone/>
                <wp:docPr id="869" name="Text Box 8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4115" cy="1480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73"/>
                              <w:gridCol w:w="491"/>
                              <w:gridCol w:w="490"/>
                              <w:gridCol w:w="490"/>
                            </w:tblGrid>
                            <w:tr w:rsidR="0099755B">
                              <w:trPr>
                                <w:trHeight w:hRule="exact" w:val="369"/>
                              </w:trPr>
                              <w:tc>
                                <w:tcPr>
                                  <w:tcW w:w="373" w:type="dxa"/>
                                  <w:tcBorders>
                                    <w:top w:val="nil"/>
                                    <w:left w:val="nil"/>
                                    <w:bottom w:val="single" w:sz="7" w:space="0" w:color="000000"/>
                                    <w:right w:val="single" w:sz="7" w:space="0" w:color="000000"/>
                                  </w:tcBorders>
                                </w:tcPr>
                                <w:p w:rsidR="0099755B" w:rsidRDefault="0099755B"/>
                              </w:tc>
                              <w:tc>
                                <w:tcPr>
                                  <w:tcW w:w="491" w:type="dxa"/>
                                  <w:tcBorders>
                                    <w:top w:val="nil"/>
                                    <w:left w:val="single" w:sz="7" w:space="0" w:color="000000"/>
                                    <w:bottom w:val="single" w:sz="7" w:space="0" w:color="000000"/>
                                    <w:right w:val="single" w:sz="1" w:space="0" w:color="929292"/>
                                  </w:tcBorders>
                                </w:tcPr>
                                <w:p w:rsidR="0099755B" w:rsidRDefault="0099755B">
                                  <w:pPr>
                                    <w:spacing w:before="51"/>
                                    <w:ind w:left="176" w:right="176"/>
                                    <w:jc w:val="center"/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490" w:type="dxa"/>
                                  <w:tcBorders>
                                    <w:top w:val="nil"/>
                                    <w:left w:val="single" w:sz="1" w:space="0" w:color="929292"/>
                                    <w:bottom w:val="single" w:sz="7" w:space="0" w:color="000000"/>
                                    <w:right w:val="single" w:sz="1" w:space="0" w:color="929292"/>
                                  </w:tcBorders>
                                </w:tcPr>
                                <w:p w:rsidR="0099755B" w:rsidRDefault="0099755B">
                                  <w:pPr>
                                    <w:spacing w:before="51"/>
                                    <w:ind w:left="152" w:right="152"/>
                                    <w:jc w:val="center"/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  <w:t>ii</w:t>
                                  </w:r>
                                </w:p>
                              </w:tc>
                              <w:tc>
                                <w:tcPr>
                                  <w:tcW w:w="490" w:type="dxa"/>
                                  <w:tcBorders>
                                    <w:top w:val="nil"/>
                                    <w:left w:val="single" w:sz="1" w:space="0" w:color="929292"/>
                                    <w:bottom w:val="single" w:sz="7" w:space="0" w:color="000000"/>
                                    <w:right w:val="single" w:sz="1" w:space="0" w:color="929292"/>
                                  </w:tcBorders>
                                </w:tcPr>
                                <w:p w:rsidR="0099755B" w:rsidRDefault="0099755B">
                                  <w:pPr>
                                    <w:spacing w:before="51"/>
                                    <w:ind w:left="125" w:right="125"/>
                                    <w:jc w:val="center"/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  <w:t>iii</w:t>
                                  </w:r>
                                </w:p>
                              </w:tc>
                            </w:tr>
                            <w:tr w:rsidR="0099755B">
                              <w:trPr>
                                <w:trHeight w:hRule="exact" w:val="491"/>
                              </w:trPr>
                              <w:tc>
                                <w:tcPr>
                                  <w:tcW w:w="373" w:type="dxa"/>
                                  <w:tcBorders>
                                    <w:top w:val="single" w:sz="7" w:space="0" w:color="000000"/>
                                    <w:left w:val="nil"/>
                                    <w:bottom w:val="single" w:sz="1" w:space="0" w:color="929292"/>
                                    <w:right w:val="single" w:sz="7" w:space="0" w:color="000000"/>
                                  </w:tcBorders>
                                </w:tcPr>
                                <w:p w:rsidR="0099755B" w:rsidRDefault="0099755B">
                                  <w:pPr>
                                    <w:spacing w:before="4" w:line="100" w:lineRule="exact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  <w:p w:rsidR="0099755B" w:rsidRDefault="0099755B">
                                  <w:pPr>
                                    <w:ind w:left="115"/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  <w:tcBorders>
                                    <w:top w:val="single" w:sz="7" w:space="0" w:color="000000"/>
                                    <w:left w:val="single" w:sz="7" w:space="0" w:color="000000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:rsidR="0099755B" w:rsidRDefault="0099755B">
                                  <w:pPr>
                                    <w:spacing w:before="64"/>
                                    <w:ind w:left="154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90" w:type="dxa"/>
                                  <w:tcBorders>
                                    <w:top w:val="single" w:sz="7" w:space="0" w:color="000000"/>
                                    <w:left w:val="single" w:sz="1" w:space="0" w:color="929292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:rsidR="0099755B" w:rsidRDefault="0099755B">
                                  <w:pPr>
                                    <w:spacing w:before="64"/>
                                    <w:ind w:left="157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C0C0C0"/>
                                      <w:sz w:val="31"/>
                                      <w:szCs w:val="3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90" w:type="dxa"/>
                                  <w:tcBorders>
                                    <w:top w:val="single" w:sz="7" w:space="0" w:color="000000"/>
                                    <w:left w:val="single" w:sz="1" w:space="0" w:color="929292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:rsidR="0099755B" w:rsidRDefault="0099755B">
                                  <w:pPr>
                                    <w:spacing w:before="64"/>
                                    <w:ind w:left="157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99755B">
                              <w:trPr>
                                <w:trHeight w:hRule="exact" w:val="491"/>
                              </w:trPr>
                              <w:tc>
                                <w:tcPr>
                                  <w:tcW w:w="373" w:type="dxa"/>
                                  <w:tcBorders>
                                    <w:top w:val="single" w:sz="1" w:space="0" w:color="929292"/>
                                    <w:left w:val="nil"/>
                                    <w:bottom w:val="single" w:sz="1" w:space="0" w:color="929292"/>
                                    <w:right w:val="single" w:sz="7" w:space="0" w:color="000000"/>
                                  </w:tcBorders>
                                </w:tcPr>
                                <w:p w:rsidR="0099755B" w:rsidRDefault="0099755B">
                                  <w:pPr>
                                    <w:spacing w:before="2" w:line="100" w:lineRule="exact"/>
                                    <w:rPr>
                                      <w:sz w:val="11"/>
                                      <w:szCs w:val="11"/>
                                    </w:rPr>
                                  </w:pPr>
                                </w:p>
                                <w:p w:rsidR="0099755B" w:rsidRDefault="0099755B">
                                  <w:pPr>
                                    <w:ind w:left="115"/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  <w:tcBorders>
                                    <w:top w:val="single" w:sz="1" w:space="0" w:color="929292"/>
                                    <w:left w:val="single" w:sz="7" w:space="0" w:color="000000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:rsidR="0099755B" w:rsidRDefault="0099755B">
                                  <w:pPr>
                                    <w:spacing w:before="64"/>
                                    <w:ind w:left="154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90" w:type="dxa"/>
                                  <w:tcBorders>
                                    <w:top w:val="single" w:sz="1" w:space="0" w:color="929292"/>
                                    <w:left w:val="single" w:sz="1" w:space="0" w:color="929292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:rsidR="0099755B" w:rsidRDefault="0099755B">
                                  <w:pPr>
                                    <w:spacing w:before="64"/>
                                    <w:ind w:left="157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C0C0C0"/>
                                      <w:sz w:val="31"/>
                                      <w:szCs w:val="3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90" w:type="dxa"/>
                                  <w:tcBorders>
                                    <w:top w:val="single" w:sz="1" w:space="0" w:color="929292"/>
                                    <w:left w:val="single" w:sz="1" w:space="0" w:color="929292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:rsidR="0099755B" w:rsidRDefault="0099755B">
                                  <w:pPr>
                                    <w:spacing w:before="64"/>
                                    <w:ind w:left="157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99755B">
                              <w:trPr>
                                <w:trHeight w:hRule="exact" w:val="491"/>
                              </w:trPr>
                              <w:tc>
                                <w:tcPr>
                                  <w:tcW w:w="373" w:type="dxa"/>
                                  <w:tcBorders>
                                    <w:top w:val="single" w:sz="1" w:space="0" w:color="929292"/>
                                    <w:left w:val="nil"/>
                                    <w:bottom w:val="single" w:sz="1" w:space="0" w:color="929292"/>
                                    <w:right w:val="single" w:sz="7" w:space="0" w:color="000000"/>
                                  </w:tcBorders>
                                </w:tcPr>
                                <w:p w:rsidR="0099755B" w:rsidRDefault="0099755B">
                                  <w:pPr>
                                    <w:spacing w:before="2" w:line="100" w:lineRule="exact"/>
                                    <w:rPr>
                                      <w:sz w:val="11"/>
                                      <w:szCs w:val="11"/>
                                    </w:rPr>
                                  </w:pPr>
                                </w:p>
                                <w:p w:rsidR="0099755B" w:rsidRDefault="0099755B">
                                  <w:pPr>
                                    <w:ind w:left="83" w:right="83"/>
                                    <w:jc w:val="center"/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  <w:tcBorders>
                                    <w:top w:val="single" w:sz="1" w:space="0" w:color="929292"/>
                                    <w:left w:val="single" w:sz="7" w:space="0" w:color="000000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:rsidR="0099755B" w:rsidRDefault="0099755B">
                                  <w:pPr>
                                    <w:spacing w:before="64"/>
                                    <w:ind w:left="154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C0C0C0"/>
                                      <w:sz w:val="31"/>
                                      <w:szCs w:val="3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90" w:type="dxa"/>
                                  <w:tcBorders>
                                    <w:top w:val="single" w:sz="1" w:space="0" w:color="929292"/>
                                    <w:left w:val="single" w:sz="1" w:space="0" w:color="929292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:rsidR="0099755B" w:rsidRDefault="0099755B">
                                  <w:pPr>
                                    <w:spacing w:before="64"/>
                                    <w:ind w:left="157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90" w:type="dxa"/>
                                  <w:tcBorders>
                                    <w:top w:val="single" w:sz="1" w:space="0" w:color="929292"/>
                                    <w:left w:val="single" w:sz="1" w:space="0" w:color="929292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:rsidR="0099755B" w:rsidRDefault="0099755B">
                                  <w:pPr>
                                    <w:spacing w:before="64"/>
                                    <w:ind w:left="157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99755B">
                              <w:trPr>
                                <w:trHeight w:hRule="exact" w:val="491"/>
                              </w:trPr>
                              <w:tc>
                                <w:tcPr>
                                  <w:tcW w:w="373" w:type="dxa"/>
                                  <w:tcBorders>
                                    <w:top w:val="single" w:sz="1" w:space="0" w:color="929292"/>
                                    <w:left w:val="nil"/>
                                    <w:bottom w:val="single" w:sz="1" w:space="0" w:color="929292"/>
                                    <w:right w:val="single" w:sz="7" w:space="0" w:color="000000"/>
                                  </w:tcBorders>
                                </w:tcPr>
                                <w:p w:rsidR="0099755B" w:rsidRDefault="0099755B">
                                  <w:pPr>
                                    <w:spacing w:before="2" w:line="100" w:lineRule="exact"/>
                                    <w:rPr>
                                      <w:sz w:val="11"/>
                                      <w:szCs w:val="11"/>
                                    </w:rPr>
                                  </w:pPr>
                                </w:p>
                                <w:p w:rsidR="0099755B" w:rsidRDefault="0099755B">
                                  <w:pPr>
                                    <w:ind w:left="115"/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  <w:tcBorders>
                                    <w:top w:val="single" w:sz="1" w:space="0" w:color="929292"/>
                                    <w:left w:val="single" w:sz="7" w:space="0" w:color="000000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:rsidR="0099755B" w:rsidRDefault="0099755B">
                                  <w:pPr>
                                    <w:spacing w:before="64"/>
                                    <w:ind w:left="154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C0C0C0"/>
                                      <w:sz w:val="31"/>
                                      <w:szCs w:val="3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90" w:type="dxa"/>
                                  <w:tcBorders>
                                    <w:top w:val="single" w:sz="1" w:space="0" w:color="929292"/>
                                    <w:left w:val="single" w:sz="1" w:space="0" w:color="929292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:rsidR="0099755B" w:rsidRDefault="0099755B">
                                  <w:pPr>
                                    <w:spacing w:before="64"/>
                                    <w:ind w:left="157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90" w:type="dxa"/>
                                  <w:tcBorders>
                                    <w:top w:val="single" w:sz="1" w:space="0" w:color="929292"/>
                                    <w:left w:val="single" w:sz="1" w:space="0" w:color="929292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:rsidR="0099755B" w:rsidRDefault="0099755B">
                                  <w:pPr>
                                    <w:spacing w:before="64"/>
                                    <w:ind w:left="157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C0C0C0"/>
                                      <w:sz w:val="31"/>
                                      <w:szCs w:val="31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:rsidR="0099755B" w:rsidRDefault="0099755B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866" o:spid="_x0000_s1026" type="#_x0000_t202" style="position:absolute;left:0;text-align:left;margin-left:128.1pt;margin-top:20.85pt;width:92.45pt;height:116.6pt;z-index:-21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" filled="f" stroked="f">
                <v:textbox inset="0,0,0,0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73"/>
                        <w:gridCol w:w="491"/>
                        <w:gridCol w:w="490"/>
                        <w:gridCol w:w="490"/>
                      </w:tblGrid>
                      <w:tr w:rsidR="0099755B">
                        <w:trPr>
                          <w:trHeight w:hRule="exact" w:val="369"/>
                        </w:trPr>
                        <w:tc>
                          <w:tcPr>
                            <w:tcW w:w="373" w:type="dxa"/>
                            <w:tcBorders>
                              <w:top w:val="nil"/>
                              <w:left w:val="nil"/>
                              <w:bottom w:val="single" w:sz="7" w:space="0" w:color="000000"/>
                              <w:right w:val="single" w:sz="7" w:space="0" w:color="000000"/>
                            </w:tcBorders>
                          </w:tcPr>
                          <w:p w:rsidR="0099755B" w:rsidRDefault="0099755B"/>
                        </w:tc>
                        <w:tc>
                          <w:tcPr>
                            <w:tcW w:w="491" w:type="dxa"/>
                            <w:tcBorders>
                              <w:top w:val="nil"/>
                              <w:left w:val="single" w:sz="7" w:space="0" w:color="000000"/>
                              <w:bottom w:val="single" w:sz="7" w:space="0" w:color="000000"/>
                              <w:right w:val="single" w:sz="1" w:space="0" w:color="929292"/>
                            </w:tcBorders>
                          </w:tcPr>
                          <w:p w:rsidR="0099755B" w:rsidRDefault="0099755B">
                            <w:pPr>
                              <w:spacing w:before="51"/>
                              <w:ind w:left="176" w:right="176"/>
                              <w:jc w:val="center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490" w:type="dxa"/>
                            <w:tcBorders>
                              <w:top w:val="nil"/>
                              <w:left w:val="single" w:sz="1" w:space="0" w:color="929292"/>
                              <w:bottom w:val="single" w:sz="7" w:space="0" w:color="000000"/>
                              <w:right w:val="single" w:sz="1" w:space="0" w:color="929292"/>
                            </w:tcBorders>
                          </w:tcPr>
                          <w:p w:rsidR="0099755B" w:rsidRDefault="0099755B">
                            <w:pPr>
                              <w:spacing w:before="51"/>
                              <w:ind w:left="152" w:right="152"/>
                              <w:jc w:val="center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  <w:t>ii</w:t>
                            </w:r>
                          </w:p>
                        </w:tc>
                        <w:tc>
                          <w:tcPr>
                            <w:tcW w:w="490" w:type="dxa"/>
                            <w:tcBorders>
                              <w:top w:val="nil"/>
                              <w:left w:val="single" w:sz="1" w:space="0" w:color="929292"/>
                              <w:bottom w:val="single" w:sz="7" w:space="0" w:color="000000"/>
                              <w:right w:val="single" w:sz="1" w:space="0" w:color="929292"/>
                            </w:tcBorders>
                          </w:tcPr>
                          <w:p w:rsidR="0099755B" w:rsidRDefault="0099755B">
                            <w:pPr>
                              <w:spacing w:before="51"/>
                              <w:ind w:left="125" w:right="125"/>
                              <w:jc w:val="center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  <w:t>iii</w:t>
                            </w:r>
                          </w:p>
                        </w:tc>
                      </w:tr>
                      <w:tr w:rsidR="0099755B">
                        <w:trPr>
                          <w:trHeight w:hRule="exact" w:val="491"/>
                        </w:trPr>
                        <w:tc>
                          <w:tcPr>
                            <w:tcW w:w="373" w:type="dxa"/>
                            <w:tcBorders>
                              <w:top w:val="single" w:sz="7" w:space="0" w:color="000000"/>
                              <w:left w:val="nil"/>
                              <w:bottom w:val="single" w:sz="1" w:space="0" w:color="929292"/>
                              <w:right w:val="single" w:sz="7" w:space="0" w:color="000000"/>
                            </w:tcBorders>
                          </w:tcPr>
                          <w:p w:rsidR="0099755B" w:rsidRDefault="0099755B">
                            <w:pPr>
                              <w:spacing w:before="4" w:line="100" w:lineRule="exact"/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99755B" w:rsidRDefault="0099755B">
                            <w:pPr>
                              <w:ind w:left="115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491" w:type="dxa"/>
                            <w:tcBorders>
                              <w:top w:val="single" w:sz="7" w:space="0" w:color="000000"/>
                              <w:left w:val="single" w:sz="7" w:space="0" w:color="000000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:rsidR="0099755B" w:rsidRDefault="0099755B">
                            <w:pPr>
                              <w:spacing w:before="64"/>
                              <w:ind w:left="154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90" w:type="dxa"/>
                            <w:tcBorders>
                              <w:top w:val="single" w:sz="7" w:space="0" w:color="000000"/>
                              <w:left w:val="single" w:sz="1" w:space="0" w:color="929292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:rsidR="0099755B" w:rsidRDefault="0099755B">
                            <w:pPr>
                              <w:spacing w:before="64"/>
                              <w:ind w:left="157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C0C0C0"/>
                                <w:sz w:val="31"/>
                                <w:szCs w:val="3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90" w:type="dxa"/>
                            <w:tcBorders>
                              <w:top w:val="single" w:sz="7" w:space="0" w:color="000000"/>
                              <w:left w:val="single" w:sz="1" w:space="0" w:color="929292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:rsidR="0099755B" w:rsidRDefault="0099755B">
                            <w:pPr>
                              <w:spacing w:before="64"/>
                              <w:ind w:left="157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  <w:t>1</w:t>
                            </w:r>
                          </w:p>
                        </w:tc>
                      </w:tr>
                      <w:tr w:rsidR="0099755B">
                        <w:trPr>
                          <w:trHeight w:hRule="exact" w:val="491"/>
                        </w:trPr>
                        <w:tc>
                          <w:tcPr>
                            <w:tcW w:w="373" w:type="dxa"/>
                            <w:tcBorders>
                              <w:top w:val="single" w:sz="1" w:space="0" w:color="929292"/>
                              <w:left w:val="nil"/>
                              <w:bottom w:val="single" w:sz="1" w:space="0" w:color="929292"/>
                              <w:right w:val="single" w:sz="7" w:space="0" w:color="000000"/>
                            </w:tcBorders>
                          </w:tcPr>
                          <w:p w:rsidR="0099755B" w:rsidRDefault="0099755B">
                            <w:pPr>
                              <w:spacing w:before="2" w:line="100" w:lineRule="exact"/>
                              <w:rPr>
                                <w:sz w:val="11"/>
                                <w:szCs w:val="11"/>
                              </w:rPr>
                            </w:pPr>
                          </w:p>
                          <w:p w:rsidR="0099755B" w:rsidRDefault="0099755B">
                            <w:pPr>
                              <w:ind w:left="115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491" w:type="dxa"/>
                            <w:tcBorders>
                              <w:top w:val="single" w:sz="1" w:space="0" w:color="929292"/>
                              <w:left w:val="single" w:sz="7" w:space="0" w:color="000000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:rsidR="0099755B" w:rsidRDefault="0099755B">
                            <w:pPr>
                              <w:spacing w:before="64"/>
                              <w:ind w:left="154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90" w:type="dxa"/>
                            <w:tcBorders>
                              <w:top w:val="single" w:sz="1" w:space="0" w:color="929292"/>
                              <w:left w:val="single" w:sz="1" w:space="0" w:color="929292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:rsidR="0099755B" w:rsidRDefault="0099755B">
                            <w:pPr>
                              <w:spacing w:before="64"/>
                              <w:ind w:left="157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C0C0C0"/>
                                <w:sz w:val="31"/>
                                <w:szCs w:val="3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90" w:type="dxa"/>
                            <w:tcBorders>
                              <w:top w:val="single" w:sz="1" w:space="0" w:color="929292"/>
                              <w:left w:val="single" w:sz="1" w:space="0" w:color="929292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:rsidR="0099755B" w:rsidRDefault="0099755B">
                            <w:pPr>
                              <w:spacing w:before="64"/>
                              <w:ind w:left="157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  <w:t>4</w:t>
                            </w:r>
                          </w:p>
                        </w:tc>
                      </w:tr>
                      <w:tr w:rsidR="0099755B">
                        <w:trPr>
                          <w:trHeight w:hRule="exact" w:val="491"/>
                        </w:trPr>
                        <w:tc>
                          <w:tcPr>
                            <w:tcW w:w="373" w:type="dxa"/>
                            <w:tcBorders>
                              <w:top w:val="single" w:sz="1" w:space="0" w:color="929292"/>
                              <w:left w:val="nil"/>
                              <w:bottom w:val="single" w:sz="1" w:space="0" w:color="929292"/>
                              <w:right w:val="single" w:sz="7" w:space="0" w:color="000000"/>
                            </w:tcBorders>
                          </w:tcPr>
                          <w:p w:rsidR="0099755B" w:rsidRDefault="0099755B">
                            <w:pPr>
                              <w:spacing w:before="2" w:line="100" w:lineRule="exact"/>
                              <w:rPr>
                                <w:sz w:val="11"/>
                                <w:szCs w:val="11"/>
                              </w:rPr>
                            </w:pPr>
                          </w:p>
                          <w:p w:rsidR="0099755B" w:rsidRDefault="0099755B">
                            <w:pPr>
                              <w:ind w:left="83" w:right="83"/>
                              <w:jc w:val="center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491" w:type="dxa"/>
                            <w:tcBorders>
                              <w:top w:val="single" w:sz="1" w:space="0" w:color="929292"/>
                              <w:left w:val="single" w:sz="7" w:space="0" w:color="000000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:rsidR="0099755B" w:rsidRDefault="0099755B">
                            <w:pPr>
                              <w:spacing w:before="64"/>
                              <w:ind w:left="154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C0C0C0"/>
                                <w:sz w:val="31"/>
                                <w:szCs w:val="3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90" w:type="dxa"/>
                            <w:tcBorders>
                              <w:top w:val="single" w:sz="1" w:space="0" w:color="929292"/>
                              <w:left w:val="single" w:sz="1" w:space="0" w:color="929292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:rsidR="0099755B" w:rsidRDefault="0099755B">
                            <w:pPr>
                              <w:spacing w:before="64"/>
                              <w:ind w:left="157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490" w:type="dxa"/>
                            <w:tcBorders>
                              <w:top w:val="single" w:sz="1" w:space="0" w:color="929292"/>
                              <w:left w:val="single" w:sz="1" w:space="0" w:color="929292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:rsidR="0099755B" w:rsidRDefault="0099755B">
                            <w:pPr>
                              <w:spacing w:before="64"/>
                              <w:ind w:left="157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  <w:t>1</w:t>
                            </w:r>
                          </w:p>
                        </w:tc>
                      </w:tr>
                      <w:tr w:rsidR="0099755B">
                        <w:trPr>
                          <w:trHeight w:hRule="exact" w:val="491"/>
                        </w:trPr>
                        <w:tc>
                          <w:tcPr>
                            <w:tcW w:w="373" w:type="dxa"/>
                            <w:tcBorders>
                              <w:top w:val="single" w:sz="1" w:space="0" w:color="929292"/>
                              <w:left w:val="nil"/>
                              <w:bottom w:val="single" w:sz="1" w:space="0" w:color="929292"/>
                              <w:right w:val="single" w:sz="7" w:space="0" w:color="000000"/>
                            </w:tcBorders>
                          </w:tcPr>
                          <w:p w:rsidR="0099755B" w:rsidRDefault="0099755B">
                            <w:pPr>
                              <w:spacing w:before="2" w:line="100" w:lineRule="exact"/>
                              <w:rPr>
                                <w:sz w:val="11"/>
                                <w:szCs w:val="11"/>
                              </w:rPr>
                            </w:pPr>
                          </w:p>
                          <w:p w:rsidR="0099755B" w:rsidRDefault="0099755B">
                            <w:pPr>
                              <w:ind w:left="115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491" w:type="dxa"/>
                            <w:tcBorders>
                              <w:top w:val="single" w:sz="1" w:space="0" w:color="929292"/>
                              <w:left w:val="single" w:sz="7" w:space="0" w:color="000000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:rsidR="0099755B" w:rsidRDefault="0099755B">
                            <w:pPr>
                              <w:spacing w:before="64"/>
                              <w:ind w:left="154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C0C0C0"/>
                                <w:sz w:val="31"/>
                                <w:szCs w:val="3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90" w:type="dxa"/>
                            <w:tcBorders>
                              <w:top w:val="single" w:sz="1" w:space="0" w:color="929292"/>
                              <w:left w:val="single" w:sz="1" w:space="0" w:color="929292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:rsidR="0099755B" w:rsidRDefault="0099755B">
                            <w:pPr>
                              <w:spacing w:before="64"/>
                              <w:ind w:left="157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90" w:type="dxa"/>
                            <w:tcBorders>
                              <w:top w:val="single" w:sz="1" w:space="0" w:color="929292"/>
                              <w:left w:val="single" w:sz="1" w:space="0" w:color="929292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:rsidR="0099755B" w:rsidRDefault="0099755B">
                            <w:pPr>
                              <w:spacing w:before="64"/>
                              <w:ind w:left="157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C0C0C0"/>
                                <w:sz w:val="31"/>
                                <w:szCs w:val="31"/>
                              </w:rPr>
                              <w:t>0</w:t>
                            </w:r>
                          </w:p>
                        </w:tc>
                      </w:tr>
                    </w:tbl>
                    <w:p w:rsidR="0099755B" w:rsidRDefault="0099755B"/>
                  </w:txbxContent>
                </v:textbox>
                <w10:wrap anchorx="page"/>
              </v:shape>
            </w:pict>
          </mc:Fallback>
        </mc:AlternateContent>
      </w:r>
      <w:r w:rsidR="006839DC">
        <w:rPr>
          <w:rFonts w:ascii="Arial" w:eastAsia="Arial" w:hAnsi="Arial" w:cs="Arial"/>
          <w:w w:val="103"/>
          <w:sz w:val="15"/>
          <w:szCs w:val="15"/>
        </w:rPr>
        <w:t>Documen</w:t>
      </w:r>
      <w:r w:rsidR="006839DC">
        <w:rPr>
          <w:rFonts w:ascii="Arial" w:eastAsia="Arial" w:hAnsi="Arial" w:cs="Arial"/>
          <w:w w:val="104"/>
          <w:sz w:val="15"/>
          <w:szCs w:val="15"/>
        </w:rPr>
        <w:t>t</w:t>
      </w:r>
      <w:r w:rsidR="006839DC">
        <w:rPr>
          <w:rFonts w:ascii="Arial" w:eastAsia="Arial" w:hAnsi="Arial" w:cs="Arial"/>
          <w:w w:val="103"/>
          <w:sz w:val="15"/>
          <w:szCs w:val="15"/>
        </w:rPr>
        <w:t>s</w:t>
      </w:r>
    </w:p>
    <w:p w:rsidR="00273D53" w:rsidRDefault="006839DC">
      <w:pPr>
        <w:spacing w:before="32"/>
        <w:ind w:right="-49"/>
        <w:rPr>
          <w:rFonts w:ascii="Arial" w:eastAsia="Arial" w:hAnsi="Arial" w:cs="Arial"/>
          <w:sz w:val="19"/>
          <w:szCs w:val="19"/>
        </w:rPr>
      </w:pPr>
      <w:r>
        <w:br w:type="column"/>
      </w:r>
      <w:r>
        <w:rPr>
          <w:rFonts w:ascii="Arial" w:eastAsia="Arial" w:hAnsi="Arial" w:cs="Arial"/>
          <w:spacing w:val="-3"/>
          <w:sz w:val="19"/>
          <w:szCs w:val="19"/>
        </w:rPr>
        <w:lastRenderedPageBreak/>
        <w:t>W</w:t>
      </w:r>
      <w:r>
        <w:rPr>
          <w:rFonts w:ascii="Arial" w:eastAsia="Arial" w:hAnsi="Arial" w:cs="Arial"/>
          <w:sz w:val="19"/>
          <w:szCs w:val="19"/>
        </w:rPr>
        <w:t>ord-word matrix</w:t>
      </w:r>
    </w:p>
    <w:p w:rsidR="00273D53" w:rsidRDefault="006839DC">
      <w:pPr>
        <w:spacing w:before="63"/>
        <w:ind w:left="39"/>
        <w:rPr>
          <w:rFonts w:ascii="Arial" w:eastAsia="Arial" w:hAnsi="Arial" w:cs="Arial"/>
          <w:sz w:val="15"/>
          <w:szCs w:val="15"/>
        </w:rPr>
      </w:pPr>
      <w:r>
        <w:br w:type="column"/>
      </w:r>
      <w:r>
        <w:rPr>
          <w:rFonts w:ascii="Arial" w:eastAsia="Arial" w:hAnsi="Arial" w:cs="Arial"/>
          <w:sz w:val="15"/>
          <w:szCs w:val="15"/>
        </w:rPr>
        <w:lastRenderedPageBreak/>
        <w:t>Co-occurring</w:t>
      </w:r>
      <w:r>
        <w:rPr>
          <w:rFonts w:ascii="Arial" w:eastAsia="Arial" w:hAnsi="Arial" w:cs="Arial"/>
          <w:spacing w:val="28"/>
          <w:sz w:val="15"/>
          <w:szCs w:val="15"/>
        </w:rPr>
        <w:t xml:space="preserve"> </w:t>
      </w:r>
      <w:r>
        <w:rPr>
          <w:rFonts w:ascii="Arial" w:eastAsia="Arial" w:hAnsi="Arial" w:cs="Arial"/>
          <w:w w:val="103"/>
          <w:sz w:val="15"/>
          <w:szCs w:val="15"/>
        </w:rPr>
        <w:t>words</w:t>
      </w:r>
    </w:p>
    <w:p w:rsidR="00273D53" w:rsidRDefault="006839DC">
      <w:pPr>
        <w:spacing w:before="17"/>
        <w:rPr>
          <w:rFonts w:ascii="Arial" w:eastAsia="Arial" w:hAnsi="Arial" w:cs="Arial"/>
          <w:sz w:val="15"/>
          <w:szCs w:val="15"/>
        </w:rPr>
        <w:sectPr w:rsidR="00273D53">
          <w:type w:val="continuous"/>
          <w:pgSz w:w="12240" w:h="15840"/>
          <w:pgMar w:top="960" w:right="1340" w:bottom="280" w:left="1320" w:header="720" w:footer="720" w:gutter="0"/>
          <w:cols w:num="3" w:space="720" w:equalWidth="0">
            <w:col w:w="2747" w:space="1199"/>
            <w:col w:w="1498" w:space="843"/>
            <w:col w:w="3293"/>
          </w:cols>
        </w:sectPr>
      </w:pPr>
      <w:r>
        <w:rPr>
          <w:rFonts w:ascii="Arial" w:eastAsia="Arial" w:hAnsi="Arial" w:cs="Arial"/>
          <w:sz w:val="15"/>
          <w:szCs w:val="15"/>
        </w:rPr>
        <w:t>(in</w:t>
      </w:r>
      <w:r>
        <w:rPr>
          <w:rFonts w:ascii="Arial" w:eastAsia="Arial" w:hAnsi="Arial" w:cs="Arial"/>
          <w:spacing w:val="7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relative</w:t>
      </w:r>
      <w:r>
        <w:rPr>
          <w:rFonts w:ascii="Arial" w:eastAsia="Arial" w:hAnsi="Arial" w:cs="Arial"/>
          <w:spacing w:val="17"/>
          <w:sz w:val="15"/>
          <w:szCs w:val="15"/>
        </w:rPr>
        <w:t xml:space="preserve"> </w:t>
      </w:r>
      <w:r>
        <w:rPr>
          <w:rFonts w:ascii="Arial" w:eastAsia="Arial" w:hAnsi="Arial" w:cs="Arial"/>
          <w:w w:val="103"/>
          <w:sz w:val="15"/>
          <w:szCs w:val="15"/>
        </w:rPr>
        <w:t>posi</w:t>
      </w:r>
      <w:r>
        <w:rPr>
          <w:rFonts w:ascii="Arial" w:eastAsia="Arial" w:hAnsi="Arial" w:cs="Arial"/>
          <w:w w:val="104"/>
          <w:sz w:val="15"/>
          <w:szCs w:val="15"/>
        </w:rPr>
        <w:t>t</w:t>
      </w:r>
      <w:r>
        <w:rPr>
          <w:rFonts w:ascii="Arial" w:eastAsia="Arial" w:hAnsi="Arial" w:cs="Arial"/>
          <w:w w:val="103"/>
          <w:sz w:val="15"/>
          <w:szCs w:val="15"/>
        </w:rPr>
        <w:t>ions)</w:t>
      </w:r>
    </w:p>
    <w:p w:rsidR="00273D53" w:rsidRDefault="00273D53">
      <w:pPr>
        <w:spacing w:before="1" w:line="180" w:lineRule="exact"/>
        <w:rPr>
          <w:sz w:val="18"/>
          <w:szCs w:val="18"/>
        </w:rPr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  <w:sectPr w:rsidR="00273D53">
          <w:type w:val="continuous"/>
          <w:pgSz w:w="12240" w:h="15840"/>
          <w:pgMar w:top="960" w:right="1340" w:bottom="280" w:left="1320" w:header="720" w:footer="720" w:gutter="0"/>
          <w:cols w:space="720"/>
        </w:sectPr>
      </w:pPr>
    </w:p>
    <w:p w:rsidR="00273D53" w:rsidRDefault="006839DC">
      <w:pPr>
        <w:spacing w:before="39"/>
        <w:ind w:left="721" w:right="-43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spacing w:val="-3"/>
          <w:w w:val="103"/>
          <w:sz w:val="15"/>
          <w:szCs w:val="15"/>
        </w:rPr>
        <w:lastRenderedPageBreak/>
        <w:t>W</w:t>
      </w:r>
      <w:r>
        <w:rPr>
          <w:rFonts w:ascii="Arial" w:eastAsia="Arial" w:hAnsi="Arial" w:cs="Arial"/>
          <w:w w:val="103"/>
          <w:sz w:val="15"/>
          <w:szCs w:val="15"/>
        </w:rPr>
        <w:t>ords</w:t>
      </w:r>
    </w:p>
    <w:p w:rsidR="00273D53" w:rsidRDefault="006839DC">
      <w:pPr>
        <w:spacing w:before="5" w:line="140" w:lineRule="exact"/>
        <w:rPr>
          <w:sz w:val="15"/>
          <w:szCs w:val="15"/>
        </w:rPr>
      </w:pPr>
      <w:r>
        <w:br w:type="column"/>
      </w:r>
    </w:p>
    <w:p w:rsidR="00273D53" w:rsidRDefault="00F14C79">
      <w:pPr>
        <w:rPr>
          <w:rFonts w:ascii="Arial" w:eastAsia="Arial" w:hAnsi="Arial" w:cs="Arial"/>
          <w:sz w:val="15"/>
          <w:szCs w:val="15"/>
        </w:rPr>
        <w:sectPr w:rsidR="00273D53">
          <w:type w:val="continuous"/>
          <w:pgSz w:w="12240" w:h="15840"/>
          <w:pgMar w:top="960" w:right="1340" w:bottom="280" w:left="1320" w:header="720" w:footer="720" w:gutter="0"/>
          <w:cols w:num="2" w:space="720" w:equalWidth="0">
            <w:col w:w="1169" w:space="2950"/>
            <w:col w:w="5461"/>
          </w:cols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4325" behindDoc="1" locked="0" layoutInCell="1" allowOverlap="1">
                <wp:simplePos x="0" y="0"/>
                <wp:positionH relativeFrom="page">
                  <wp:posOffset>3838575</wp:posOffset>
                </wp:positionH>
                <wp:positionV relativeFrom="paragraph">
                  <wp:posOffset>-1005205</wp:posOffset>
                </wp:positionV>
                <wp:extent cx="2539365" cy="1682750"/>
                <wp:effectExtent l="3175" t="0" r="0" b="0"/>
                <wp:wrapNone/>
                <wp:docPr id="868" name="Text Box 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9365" cy="1682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555"/>
                              <w:gridCol w:w="493"/>
                              <w:gridCol w:w="493"/>
                              <w:gridCol w:w="493"/>
                              <w:gridCol w:w="493"/>
                              <w:gridCol w:w="493"/>
                              <w:gridCol w:w="493"/>
                              <w:gridCol w:w="482"/>
                            </w:tblGrid>
                            <w:tr w:rsidR="0099755B">
                              <w:trPr>
                                <w:trHeight w:hRule="exact" w:val="678"/>
                              </w:trPr>
                              <w:tc>
                                <w:tcPr>
                                  <w:tcW w:w="555" w:type="dxa"/>
                                  <w:tcBorders>
                                    <w:top w:val="nil"/>
                                    <w:left w:val="nil"/>
                                    <w:bottom w:val="single" w:sz="7" w:space="0" w:color="000000"/>
                                    <w:right w:val="single" w:sz="7" w:space="0" w:color="000000"/>
                                  </w:tcBorders>
                                </w:tcPr>
                                <w:p w:rsidR="0099755B" w:rsidRDefault="0099755B"/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nil"/>
                                    <w:left w:val="single" w:sz="7" w:space="0" w:color="000000"/>
                                    <w:bottom w:val="single" w:sz="7" w:space="0" w:color="000000"/>
                                    <w:right w:val="single" w:sz="1" w:space="0" w:color="929292"/>
                                  </w:tcBorders>
                                </w:tcPr>
                                <w:p w:rsidR="0099755B" w:rsidRDefault="0099755B">
                                  <w:pPr>
                                    <w:spacing w:before="77"/>
                                    <w:ind w:left="141"/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101"/>
                                      <w:sz w:val="24"/>
                                      <w:szCs w:val="24"/>
                                    </w:rPr>
                                    <w:t>a:</w:t>
                                  </w:r>
                                </w:p>
                                <w:p w:rsidR="0099755B" w:rsidRDefault="0099755B">
                                  <w:pPr>
                                    <w:spacing w:before="21"/>
                                    <w:ind w:left="149"/>
                                    <w:rPr>
                                      <w:rFonts w:ascii="Arial" w:eastAsia="Arial" w:hAnsi="Arial" w:cs="Arial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3"/>
                                    </w:rPr>
                                    <w:t>-1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nil"/>
                                    <w:left w:val="single" w:sz="1" w:space="0" w:color="929292"/>
                                    <w:bottom w:val="single" w:sz="7" w:space="0" w:color="000000"/>
                                    <w:right w:val="single" w:sz="1" w:space="0" w:color="929292"/>
                                  </w:tcBorders>
                                </w:tcPr>
                                <w:p w:rsidR="0099755B" w:rsidRDefault="0099755B">
                                  <w:pPr>
                                    <w:spacing w:before="77"/>
                                    <w:ind w:left="106" w:right="106"/>
                                    <w:jc w:val="center"/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101"/>
                                      <w:sz w:val="24"/>
                                      <w:szCs w:val="24"/>
                                    </w:rPr>
                                    <w:t>a:</w:t>
                                  </w:r>
                                </w:p>
                                <w:p w:rsidR="0099755B" w:rsidRDefault="0099755B">
                                  <w:pPr>
                                    <w:spacing w:before="21"/>
                                    <w:ind w:left="152" w:right="152"/>
                                    <w:jc w:val="center"/>
                                    <w:rPr>
                                      <w:rFonts w:ascii="Arial" w:eastAsia="Arial" w:hAnsi="Arial" w:cs="Arial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3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nil"/>
                                    <w:left w:val="single" w:sz="1" w:space="0" w:color="929292"/>
                                    <w:bottom w:val="single" w:sz="7" w:space="0" w:color="000000"/>
                                    <w:right w:val="single" w:sz="1" w:space="0" w:color="929292"/>
                                  </w:tcBorders>
                                </w:tcPr>
                                <w:p w:rsidR="0099755B" w:rsidRDefault="0099755B">
                                  <w:pPr>
                                    <w:spacing w:before="77"/>
                                    <w:ind w:left="144"/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101"/>
                                      <w:sz w:val="24"/>
                                      <w:szCs w:val="24"/>
                                    </w:rPr>
                                    <w:t>a:</w:t>
                                  </w:r>
                                </w:p>
                                <w:p w:rsidR="0099755B" w:rsidRDefault="0099755B">
                                  <w:pPr>
                                    <w:spacing w:before="21"/>
                                    <w:ind w:left="127"/>
                                    <w:rPr>
                                      <w:rFonts w:ascii="Arial" w:eastAsia="Arial" w:hAnsi="Arial" w:cs="Arial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3"/>
                                    </w:rPr>
                                    <w:t>+1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nil"/>
                                    <w:left w:val="single" w:sz="1" w:space="0" w:color="929292"/>
                                    <w:bottom w:val="single" w:sz="7" w:space="0" w:color="000000"/>
                                    <w:right w:val="single" w:sz="1" w:space="0" w:color="929292"/>
                                  </w:tcBorders>
                                </w:tcPr>
                                <w:p w:rsidR="0099755B" w:rsidRDefault="0099755B">
                                  <w:pPr>
                                    <w:spacing w:before="77"/>
                                    <w:ind w:left="144"/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101"/>
                                      <w:sz w:val="24"/>
                                      <w:szCs w:val="24"/>
                                    </w:rPr>
                                    <w:t>b:</w:t>
                                  </w:r>
                                </w:p>
                                <w:p w:rsidR="0099755B" w:rsidRDefault="0099755B">
                                  <w:pPr>
                                    <w:spacing w:before="21"/>
                                    <w:ind w:left="153"/>
                                    <w:rPr>
                                      <w:rFonts w:ascii="Arial" w:eastAsia="Arial" w:hAnsi="Arial" w:cs="Arial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3"/>
                                    </w:rPr>
                                    <w:t>-1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nil"/>
                                    <w:left w:val="single" w:sz="1" w:space="0" w:color="929292"/>
                                    <w:bottom w:val="single" w:sz="7" w:space="0" w:color="000000"/>
                                    <w:right w:val="single" w:sz="1" w:space="0" w:color="929292"/>
                                  </w:tcBorders>
                                </w:tcPr>
                                <w:p w:rsidR="0099755B" w:rsidRDefault="0099755B">
                                  <w:pPr>
                                    <w:spacing w:before="77"/>
                                    <w:ind w:left="106" w:right="106"/>
                                    <w:jc w:val="center"/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101"/>
                                      <w:sz w:val="24"/>
                                      <w:szCs w:val="24"/>
                                    </w:rPr>
                                    <w:t>b:</w:t>
                                  </w:r>
                                </w:p>
                                <w:p w:rsidR="0099755B" w:rsidRDefault="0099755B">
                                  <w:pPr>
                                    <w:spacing w:before="21"/>
                                    <w:ind w:left="152" w:right="152"/>
                                    <w:jc w:val="center"/>
                                    <w:rPr>
                                      <w:rFonts w:ascii="Arial" w:eastAsia="Arial" w:hAnsi="Arial" w:cs="Arial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3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nil"/>
                                    <w:left w:val="single" w:sz="1" w:space="0" w:color="929292"/>
                                    <w:bottom w:val="single" w:sz="7" w:space="0" w:color="000000"/>
                                    <w:right w:val="single" w:sz="1" w:space="0" w:color="929292"/>
                                  </w:tcBorders>
                                </w:tcPr>
                                <w:p w:rsidR="0099755B" w:rsidRDefault="0099755B">
                                  <w:pPr>
                                    <w:spacing w:before="77"/>
                                    <w:ind w:left="144"/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101"/>
                                      <w:sz w:val="24"/>
                                      <w:szCs w:val="24"/>
                                    </w:rPr>
                                    <w:t>b:</w:t>
                                  </w:r>
                                </w:p>
                                <w:p w:rsidR="0099755B" w:rsidRDefault="0099755B">
                                  <w:pPr>
                                    <w:spacing w:before="21"/>
                                    <w:ind w:left="127"/>
                                    <w:rPr>
                                      <w:rFonts w:ascii="Arial" w:eastAsia="Arial" w:hAnsi="Arial" w:cs="Arial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3"/>
                                    </w:rPr>
                                    <w:t>+1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nil"/>
                                    <w:left w:val="single" w:sz="1" w:space="0" w:color="929292"/>
                                    <w:bottom w:val="single" w:sz="7" w:space="0" w:color="000000"/>
                                    <w:right w:val="single" w:sz="1" w:space="0" w:color="929292"/>
                                  </w:tcBorders>
                                </w:tcPr>
                                <w:p w:rsidR="0099755B" w:rsidRDefault="0099755B">
                                  <w:pPr>
                                    <w:spacing w:before="9" w:line="180" w:lineRule="exact"/>
                                    <w:rPr>
                                      <w:sz w:val="19"/>
                                      <w:szCs w:val="19"/>
                                    </w:rPr>
                                  </w:pPr>
                                </w:p>
                                <w:p w:rsidR="0099755B" w:rsidRDefault="0099755B">
                                  <w:pPr>
                                    <w:ind w:left="139"/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1"/>
                                      <w:sz w:val="24"/>
                                      <w:szCs w:val="24"/>
                                    </w:rPr>
                                    <w:t>...</w:t>
                                  </w:r>
                                </w:p>
                              </w:tc>
                            </w:tr>
                            <w:tr w:rsidR="0099755B">
                              <w:trPr>
                                <w:trHeight w:hRule="exact" w:val="493"/>
                              </w:trPr>
                              <w:tc>
                                <w:tcPr>
                                  <w:tcW w:w="555" w:type="dxa"/>
                                  <w:tcBorders>
                                    <w:top w:val="single" w:sz="7" w:space="0" w:color="000000"/>
                                    <w:left w:val="nil"/>
                                    <w:bottom w:val="single" w:sz="1" w:space="0" w:color="929292"/>
                                    <w:right w:val="single" w:sz="7" w:space="0" w:color="000000"/>
                                  </w:tcBorders>
                                </w:tcPr>
                                <w:p w:rsidR="0099755B" w:rsidRDefault="0099755B">
                                  <w:pPr>
                                    <w:spacing w:before="4" w:line="100" w:lineRule="exact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  <w:p w:rsidR="0099755B" w:rsidRDefault="0099755B">
                                  <w:pPr>
                                    <w:ind w:left="168" w:right="168"/>
                                    <w:jc w:val="center"/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single" w:sz="7" w:space="0" w:color="000000"/>
                                    <w:left w:val="single" w:sz="7" w:space="0" w:color="000000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:rsidR="0099755B" w:rsidRDefault="0099755B">
                                  <w:pPr>
                                    <w:spacing w:before="64"/>
                                    <w:ind w:left="155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C0C0C0"/>
                                      <w:sz w:val="31"/>
                                      <w:szCs w:val="3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single" w:sz="7" w:space="0" w:color="000000"/>
                                    <w:left w:val="single" w:sz="1" w:space="0" w:color="929292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:rsidR="0099755B" w:rsidRDefault="0099755B">
                                  <w:pPr>
                                    <w:spacing w:before="64"/>
                                    <w:ind w:left="159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single" w:sz="7" w:space="0" w:color="000000"/>
                                    <w:left w:val="single" w:sz="1" w:space="0" w:color="929292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:rsidR="0099755B" w:rsidRDefault="0099755B">
                                  <w:pPr>
                                    <w:spacing w:before="64"/>
                                    <w:ind w:left="159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C0C0C0"/>
                                      <w:sz w:val="31"/>
                                      <w:szCs w:val="3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single" w:sz="7" w:space="0" w:color="000000"/>
                                    <w:left w:val="single" w:sz="1" w:space="0" w:color="929292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:rsidR="0099755B" w:rsidRDefault="0099755B">
                                  <w:pPr>
                                    <w:spacing w:before="64"/>
                                    <w:ind w:left="159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single" w:sz="7" w:space="0" w:color="000000"/>
                                    <w:left w:val="single" w:sz="1" w:space="0" w:color="929292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:rsidR="0099755B" w:rsidRDefault="0099755B">
                                  <w:pPr>
                                    <w:spacing w:before="64"/>
                                    <w:ind w:left="159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C0C0C0"/>
                                      <w:sz w:val="31"/>
                                      <w:szCs w:val="3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single" w:sz="7" w:space="0" w:color="000000"/>
                                    <w:left w:val="single" w:sz="1" w:space="0" w:color="929292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:rsidR="0099755B" w:rsidRDefault="0099755B">
                                  <w:pPr>
                                    <w:spacing w:before="64"/>
                                    <w:ind w:left="159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C0C0C0"/>
                                      <w:sz w:val="31"/>
                                      <w:szCs w:val="3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vMerge w:val="restart"/>
                                  <w:tcBorders>
                                    <w:top w:val="single" w:sz="7" w:space="0" w:color="000000"/>
                                    <w:left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:rsidR="0099755B" w:rsidRDefault="0099755B">
                                  <w:pPr>
                                    <w:spacing w:line="200" w:lineRule="exact"/>
                                  </w:pPr>
                                </w:p>
                                <w:p w:rsidR="0099755B" w:rsidRDefault="0099755B">
                                  <w:pPr>
                                    <w:spacing w:line="200" w:lineRule="exact"/>
                                  </w:pPr>
                                </w:p>
                                <w:p w:rsidR="0099755B" w:rsidRDefault="0099755B">
                                  <w:pPr>
                                    <w:spacing w:line="200" w:lineRule="exact"/>
                                  </w:pPr>
                                </w:p>
                                <w:p w:rsidR="0099755B" w:rsidRDefault="0099755B">
                                  <w:pPr>
                                    <w:spacing w:before="8" w:line="200" w:lineRule="exact"/>
                                  </w:pPr>
                                </w:p>
                                <w:p w:rsidR="0099755B" w:rsidRDefault="0099755B">
                                  <w:pPr>
                                    <w:ind w:left="110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  <w:t>...</w:t>
                                  </w:r>
                                </w:p>
                              </w:tc>
                            </w:tr>
                            <w:tr w:rsidR="0099755B">
                              <w:trPr>
                                <w:trHeight w:hRule="exact" w:val="493"/>
                              </w:trPr>
                              <w:tc>
                                <w:tcPr>
                                  <w:tcW w:w="555" w:type="dxa"/>
                                  <w:tcBorders>
                                    <w:top w:val="single" w:sz="1" w:space="0" w:color="929292"/>
                                    <w:left w:val="nil"/>
                                    <w:bottom w:val="single" w:sz="1" w:space="0" w:color="929292"/>
                                    <w:right w:val="single" w:sz="7" w:space="0" w:color="000000"/>
                                  </w:tcBorders>
                                </w:tcPr>
                                <w:p w:rsidR="0099755B" w:rsidRDefault="0099755B">
                                  <w:pPr>
                                    <w:spacing w:before="2" w:line="100" w:lineRule="exact"/>
                                    <w:rPr>
                                      <w:sz w:val="11"/>
                                      <w:szCs w:val="11"/>
                                    </w:rPr>
                                  </w:pPr>
                                </w:p>
                                <w:p w:rsidR="0099755B" w:rsidRDefault="0099755B">
                                  <w:pPr>
                                    <w:ind w:left="168" w:right="168"/>
                                    <w:jc w:val="center"/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single" w:sz="1" w:space="0" w:color="929292"/>
                                    <w:left w:val="single" w:sz="7" w:space="0" w:color="000000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:rsidR="0099755B" w:rsidRDefault="0099755B">
                                  <w:pPr>
                                    <w:spacing w:before="72"/>
                                    <w:ind w:left="155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single" w:sz="1" w:space="0" w:color="929292"/>
                                    <w:left w:val="single" w:sz="1" w:space="0" w:color="929292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:rsidR="0099755B" w:rsidRDefault="0099755B">
                                  <w:pPr>
                                    <w:spacing w:before="72"/>
                                    <w:ind w:left="159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C0C0C0"/>
                                      <w:sz w:val="31"/>
                                      <w:szCs w:val="3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single" w:sz="1" w:space="0" w:color="929292"/>
                                    <w:left w:val="single" w:sz="1" w:space="0" w:color="929292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:rsidR="0099755B" w:rsidRDefault="0099755B">
                                  <w:pPr>
                                    <w:spacing w:before="72"/>
                                    <w:ind w:left="159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single" w:sz="1" w:space="0" w:color="929292"/>
                                    <w:left w:val="single" w:sz="1" w:space="0" w:color="929292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:rsidR="0099755B" w:rsidRDefault="0099755B">
                                  <w:pPr>
                                    <w:spacing w:before="72"/>
                                    <w:ind w:left="159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single" w:sz="1" w:space="0" w:color="929292"/>
                                    <w:left w:val="single" w:sz="1" w:space="0" w:color="929292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:rsidR="0099755B" w:rsidRDefault="0099755B">
                                  <w:pPr>
                                    <w:spacing w:before="72"/>
                                    <w:ind w:left="159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single" w:sz="1" w:space="0" w:color="929292"/>
                                    <w:left w:val="single" w:sz="1" w:space="0" w:color="929292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:rsidR="0099755B" w:rsidRDefault="0099755B">
                                  <w:pPr>
                                    <w:spacing w:before="72"/>
                                    <w:ind w:left="159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vMerge/>
                                  <w:tcBorders>
                                    <w:left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:rsidR="0099755B" w:rsidRDefault="0099755B"/>
                              </w:tc>
                            </w:tr>
                            <w:tr w:rsidR="0099755B">
                              <w:trPr>
                                <w:trHeight w:hRule="exact" w:val="493"/>
                              </w:trPr>
                              <w:tc>
                                <w:tcPr>
                                  <w:tcW w:w="555" w:type="dxa"/>
                                  <w:tcBorders>
                                    <w:top w:val="single" w:sz="1" w:space="0" w:color="929292"/>
                                    <w:left w:val="nil"/>
                                    <w:bottom w:val="single" w:sz="1" w:space="0" w:color="929292"/>
                                    <w:right w:val="single" w:sz="7" w:space="0" w:color="000000"/>
                                  </w:tcBorders>
                                </w:tcPr>
                                <w:p w:rsidR="0099755B" w:rsidRDefault="0099755B">
                                  <w:pPr>
                                    <w:spacing w:before="2" w:line="100" w:lineRule="exact"/>
                                    <w:rPr>
                                      <w:sz w:val="11"/>
                                      <w:szCs w:val="11"/>
                                    </w:rPr>
                                  </w:pPr>
                                </w:p>
                                <w:p w:rsidR="0099755B" w:rsidRDefault="0099755B">
                                  <w:pPr>
                                    <w:ind w:left="175" w:right="175"/>
                                    <w:jc w:val="center"/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single" w:sz="1" w:space="0" w:color="929292"/>
                                    <w:left w:val="single" w:sz="7" w:space="0" w:color="000000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:rsidR="0099755B" w:rsidRDefault="0099755B">
                                  <w:pPr>
                                    <w:spacing w:before="72"/>
                                    <w:ind w:left="155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C0C0C0"/>
                                      <w:sz w:val="31"/>
                                      <w:szCs w:val="3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single" w:sz="1" w:space="0" w:color="929292"/>
                                    <w:left w:val="single" w:sz="1" w:space="0" w:color="929292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:rsidR="0099755B" w:rsidRDefault="0099755B">
                                  <w:pPr>
                                    <w:spacing w:before="72"/>
                                    <w:ind w:left="159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C0C0C0"/>
                                      <w:sz w:val="31"/>
                                      <w:szCs w:val="3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single" w:sz="1" w:space="0" w:color="929292"/>
                                    <w:left w:val="single" w:sz="1" w:space="0" w:color="929292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:rsidR="0099755B" w:rsidRDefault="0099755B">
                                  <w:pPr>
                                    <w:spacing w:before="72"/>
                                    <w:ind w:left="159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C0C0C0"/>
                                      <w:sz w:val="31"/>
                                      <w:szCs w:val="3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single" w:sz="1" w:space="0" w:color="929292"/>
                                    <w:left w:val="single" w:sz="1" w:space="0" w:color="929292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:rsidR="0099755B" w:rsidRDefault="0099755B">
                                  <w:pPr>
                                    <w:spacing w:before="72"/>
                                    <w:ind w:left="159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C0C0C0"/>
                                      <w:sz w:val="31"/>
                                      <w:szCs w:val="3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single" w:sz="1" w:space="0" w:color="929292"/>
                                    <w:left w:val="single" w:sz="1" w:space="0" w:color="929292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:rsidR="0099755B" w:rsidRDefault="0099755B">
                                  <w:pPr>
                                    <w:spacing w:before="72"/>
                                    <w:ind w:left="159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C0C0C0"/>
                                      <w:sz w:val="31"/>
                                      <w:szCs w:val="3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single" w:sz="1" w:space="0" w:color="929292"/>
                                    <w:left w:val="single" w:sz="1" w:space="0" w:color="929292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:rsidR="0099755B" w:rsidRDefault="0099755B">
                                  <w:pPr>
                                    <w:spacing w:before="72"/>
                                    <w:ind w:left="159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vMerge/>
                                  <w:tcBorders>
                                    <w:left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:rsidR="0099755B" w:rsidRDefault="0099755B"/>
                              </w:tc>
                            </w:tr>
                            <w:tr w:rsidR="0099755B">
                              <w:trPr>
                                <w:trHeight w:hRule="exact" w:val="493"/>
                              </w:trPr>
                              <w:tc>
                                <w:tcPr>
                                  <w:tcW w:w="555" w:type="dxa"/>
                                  <w:tcBorders>
                                    <w:top w:val="single" w:sz="1" w:space="0" w:color="929292"/>
                                    <w:left w:val="nil"/>
                                    <w:bottom w:val="single" w:sz="1" w:space="0" w:color="929292"/>
                                    <w:right w:val="single" w:sz="7" w:space="0" w:color="000000"/>
                                  </w:tcBorders>
                                </w:tcPr>
                                <w:p w:rsidR="0099755B" w:rsidRDefault="0099755B">
                                  <w:pPr>
                                    <w:spacing w:before="2" w:line="100" w:lineRule="exact"/>
                                    <w:rPr>
                                      <w:sz w:val="11"/>
                                      <w:szCs w:val="11"/>
                                    </w:rPr>
                                  </w:pPr>
                                </w:p>
                                <w:p w:rsidR="0099755B" w:rsidRDefault="0099755B">
                                  <w:pPr>
                                    <w:ind w:left="168" w:right="168"/>
                                    <w:jc w:val="center"/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single" w:sz="1" w:space="0" w:color="929292"/>
                                    <w:left w:val="single" w:sz="7" w:space="0" w:color="000000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:rsidR="0099755B" w:rsidRDefault="0099755B">
                                  <w:pPr>
                                    <w:spacing w:before="72"/>
                                    <w:ind w:left="155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C0C0C0"/>
                                      <w:sz w:val="31"/>
                                      <w:szCs w:val="3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single" w:sz="1" w:space="0" w:color="929292"/>
                                    <w:left w:val="single" w:sz="1" w:space="0" w:color="929292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:rsidR="0099755B" w:rsidRDefault="0099755B">
                                  <w:pPr>
                                    <w:spacing w:before="72"/>
                                    <w:ind w:left="159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C0C0C0"/>
                                      <w:sz w:val="31"/>
                                      <w:szCs w:val="3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single" w:sz="1" w:space="0" w:color="929292"/>
                                    <w:left w:val="single" w:sz="1" w:space="0" w:color="929292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:rsidR="0099755B" w:rsidRDefault="0099755B">
                                  <w:pPr>
                                    <w:spacing w:before="72"/>
                                    <w:ind w:left="159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C0C0C0"/>
                                      <w:sz w:val="31"/>
                                      <w:szCs w:val="3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single" w:sz="1" w:space="0" w:color="929292"/>
                                    <w:left w:val="single" w:sz="1" w:space="0" w:color="929292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:rsidR="0099755B" w:rsidRDefault="0099755B">
                                  <w:pPr>
                                    <w:spacing w:before="72"/>
                                    <w:ind w:left="159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C0C0C0"/>
                                      <w:sz w:val="31"/>
                                      <w:szCs w:val="3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single" w:sz="1" w:space="0" w:color="929292"/>
                                    <w:left w:val="single" w:sz="1" w:space="0" w:color="929292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:rsidR="0099755B" w:rsidRDefault="0099755B">
                                  <w:pPr>
                                    <w:spacing w:before="72"/>
                                    <w:ind w:left="159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C0C0C0"/>
                                      <w:sz w:val="31"/>
                                      <w:szCs w:val="3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single" w:sz="1" w:space="0" w:color="929292"/>
                                    <w:left w:val="single" w:sz="1" w:space="0" w:color="929292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:rsidR="0099755B" w:rsidRDefault="0099755B">
                                  <w:pPr>
                                    <w:spacing w:before="72"/>
                                    <w:ind w:left="159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C0C0C0"/>
                                      <w:sz w:val="31"/>
                                      <w:szCs w:val="3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vMerge/>
                                  <w:tcBorders>
                                    <w:left w:val="single" w:sz="1" w:space="0" w:color="929292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:rsidR="0099755B" w:rsidRDefault="0099755B"/>
                              </w:tc>
                            </w:tr>
                          </w:tbl>
                          <w:p w:rsidR="0099755B" w:rsidRDefault="0099755B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65" o:spid="_x0000_s1027" type="#_x0000_t202" style="position:absolute;margin-left:302.25pt;margin-top:-79.1pt;width:199.95pt;height:132.5pt;z-index:-215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" filled="f" stroked="f">
                <v:textbox inset="0,0,0,0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555"/>
                        <w:gridCol w:w="493"/>
                        <w:gridCol w:w="493"/>
                        <w:gridCol w:w="493"/>
                        <w:gridCol w:w="493"/>
                        <w:gridCol w:w="493"/>
                        <w:gridCol w:w="493"/>
                        <w:gridCol w:w="482"/>
                      </w:tblGrid>
                      <w:tr w:rsidR="0099755B">
                        <w:trPr>
                          <w:trHeight w:hRule="exact" w:val="678"/>
                        </w:trPr>
                        <w:tc>
                          <w:tcPr>
                            <w:tcW w:w="555" w:type="dxa"/>
                            <w:tcBorders>
                              <w:top w:val="nil"/>
                              <w:left w:val="nil"/>
                              <w:bottom w:val="single" w:sz="7" w:space="0" w:color="000000"/>
                              <w:right w:val="single" w:sz="7" w:space="0" w:color="000000"/>
                            </w:tcBorders>
                          </w:tcPr>
                          <w:p w:rsidR="0099755B" w:rsidRDefault="0099755B"/>
                        </w:tc>
                        <w:tc>
                          <w:tcPr>
                            <w:tcW w:w="493" w:type="dxa"/>
                            <w:tcBorders>
                              <w:top w:val="nil"/>
                              <w:left w:val="single" w:sz="7" w:space="0" w:color="000000"/>
                              <w:bottom w:val="single" w:sz="7" w:space="0" w:color="000000"/>
                              <w:right w:val="single" w:sz="1" w:space="0" w:color="929292"/>
                            </w:tcBorders>
                          </w:tcPr>
                          <w:p w:rsidR="0099755B" w:rsidRDefault="0099755B">
                            <w:pPr>
                              <w:spacing w:before="77"/>
                              <w:ind w:left="141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01"/>
                                <w:sz w:val="24"/>
                                <w:szCs w:val="24"/>
                              </w:rPr>
                              <w:t>a:</w:t>
                            </w:r>
                          </w:p>
                          <w:p w:rsidR="0099755B" w:rsidRDefault="0099755B">
                            <w:pPr>
                              <w:spacing w:before="21"/>
                              <w:ind w:left="149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w w:val="103"/>
                              </w:rPr>
                              <w:t>-1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nil"/>
                              <w:left w:val="single" w:sz="1" w:space="0" w:color="929292"/>
                              <w:bottom w:val="single" w:sz="7" w:space="0" w:color="000000"/>
                              <w:right w:val="single" w:sz="1" w:space="0" w:color="929292"/>
                            </w:tcBorders>
                          </w:tcPr>
                          <w:p w:rsidR="0099755B" w:rsidRDefault="0099755B">
                            <w:pPr>
                              <w:spacing w:before="77"/>
                              <w:ind w:left="106" w:right="106"/>
                              <w:jc w:val="center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01"/>
                                <w:sz w:val="24"/>
                                <w:szCs w:val="24"/>
                              </w:rPr>
                              <w:t>a:</w:t>
                            </w:r>
                          </w:p>
                          <w:p w:rsidR="0099755B" w:rsidRDefault="0099755B">
                            <w:pPr>
                              <w:spacing w:before="21"/>
                              <w:ind w:left="152" w:right="152"/>
                              <w:jc w:val="center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w w:val="103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nil"/>
                              <w:left w:val="single" w:sz="1" w:space="0" w:color="929292"/>
                              <w:bottom w:val="single" w:sz="7" w:space="0" w:color="000000"/>
                              <w:right w:val="single" w:sz="1" w:space="0" w:color="929292"/>
                            </w:tcBorders>
                          </w:tcPr>
                          <w:p w:rsidR="0099755B" w:rsidRDefault="0099755B">
                            <w:pPr>
                              <w:spacing w:before="77"/>
                              <w:ind w:left="144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01"/>
                                <w:sz w:val="24"/>
                                <w:szCs w:val="24"/>
                              </w:rPr>
                              <w:t>a:</w:t>
                            </w:r>
                          </w:p>
                          <w:p w:rsidR="0099755B" w:rsidRDefault="0099755B">
                            <w:pPr>
                              <w:spacing w:before="21"/>
                              <w:ind w:left="127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w w:val="103"/>
                              </w:rPr>
                              <w:t>+1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nil"/>
                              <w:left w:val="single" w:sz="1" w:space="0" w:color="929292"/>
                              <w:bottom w:val="single" w:sz="7" w:space="0" w:color="000000"/>
                              <w:right w:val="single" w:sz="1" w:space="0" w:color="929292"/>
                            </w:tcBorders>
                          </w:tcPr>
                          <w:p w:rsidR="0099755B" w:rsidRDefault="0099755B">
                            <w:pPr>
                              <w:spacing w:before="77"/>
                              <w:ind w:left="144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01"/>
                                <w:sz w:val="24"/>
                                <w:szCs w:val="24"/>
                              </w:rPr>
                              <w:t>b:</w:t>
                            </w:r>
                          </w:p>
                          <w:p w:rsidR="0099755B" w:rsidRDefault="0099755B">
                            <w:pPr>
                              <w:spacing w:before="21"/>
                              <w:ind w:left="153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w w:val="103"/>
                              </w:rPr>
                              <w:t>-1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nil"/>
                              <w:left w:val="single" w:sz="1" w:space="0" w:color="929292"/>
                              <w:bottom w:val="single" w:sz="7" w:space="0" w:color="000000"/>
                              <w:right w:val="single" w:sz="1" w:space="0" w:color="929292"/>
                            </w:tcBorders>
                          </w:tcPr>
                          <w:p w:rsidR="0099755B" w:rsidRDefault="0099755B">
                            <w:pPr>
                              <w:spacing w:before="77"/>
                              <w:ind w:left="106" w:right="106"/>
                              <w:jc w:val="center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01"/>
                                <w:sz w:val="24"/>
                                <w:szCs w:val="24"/>
                              </w:rPr>
                              <w:t>b:</w:t>
                            </w:r>
                          </w:p>
                          <w:p w:rsidR="0099755B" w:rsidRDefault="0099755B">
                            <w:pPr>
                              <w:spacing w:before="21"/>
                              <w:ind w:left="152" w:right="152"/>
                              <w:jc w:val="center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w w:val="103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nil"/>
                              <w:left w:val="single" w:sz="1" w:space="0" w:color="929292"/>
                              <w:bottom w:val="single" w:sz="7" w:space="0" w:color="000000"/>
                              <w:right w:val="single" w:sz="1" w:space="0" w:color="929292"/>
                            </w:tcBorders>
                          </w:tcPr>
                          <w:p w:rsidR="0099755B" w:rsidRDefault="0099755B">
                            <w:pPr>
                              <w:spacing w:before="77"/>
                              <w:ind w:left="144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01"/>
                                <w:sz w:val="24"/>
                                <w:szCs w:val="24"/>
                              </w:rPr>
                              <w:t>b:</w:t>
                            </w:r>
                          </w:p>
                          <w:p w:rsidR="0099755B" w:rsidRDefault="0099755B">
                            <w:pPr>
                              <w:spacing w:before="21"/>
                              <w:ind w:left="127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w w:val="103"/>
                              </w:rPr>
                              <w:t>+1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nil"/>
                              <w:left w:val="single" w:sz="1" w:space="0" w:color="929292"/>
                              <w:bottom w:val="single" w:sz="7" w:space="0" w:color="000000"/>
                              <w:right w:val="single" w:sz="1" w:space="0" w:color="929292"/>
                            </w:tcBorders>
                          </w:tcPr>
                          <w:p w:rsidR="0099755B" w:rsidRDefault="0099755B">
                            <w:pPr>
                              <w:spacing w:before="9" w:line="180" w:lineRule="exact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:rsidR="0099755B" w:rsidRDefault="0099755B">
                            <w:pPr>
                              <w:ind w:left="139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w w:val="101"/>
                                <w:sz w:val="24"/>
                                <w:szCs w:val="24"/>
                              </w:rPr>
                              <w:t>...</w:t>
                            </w:r>
                          </w:p>
                        </w:tc>
                      </w:tr>
                      <w:tr w:rsidR="0099755B">
                        <w:trPr>
                          <w:trHeight w:hRule="exact" w:val="493"/>
                        </w:trPr>
                        <w:tc>
                          <w:tcPr>
                            <w:tcW w:w="555" w:type="dxa"/>
                            <w:tcBorders>
                              <w:top w:val="single" w:sz="7" w:space="0" w:color="000000"/>
                              <w:left w:val="nil"/>
                              <w:bottom w:val="single" w:sz="1" w:space="0" w:color="929292"/>
                              <w:right w:val="single" w:sz="7" w:space="0" w:color="000000"/>
                            </w:tcBorders>
                          </w:tcPr>
                          <w:p w:rsidR="0099755B" w:rsidRDefault="0099755B">
                            <w:pPr>
                              <w:spacing w:before="4" w:line="100" w:lineRule="exact"/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99755B" w:rsidRDefault="0099755B">
                            <w:pPr>
                              <w:ind w:left="168" w:right="168"/>
                              <w:jc w:val="center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single" w:sz="7" w:space="0" w:color="000000"/>
                              <w:left w:val="single" w:sz="7" w:space="0" w:color="000000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:rsidR="0099755B" w:rsidRDefault="0099755B">
                            <w:pPr>
                              <w:spacing w:before="64"/>
                              <w:ind w:left="155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C0C0C0"/>
                                <w:sz w:val="31"/>
                                <w:szCs w:val="3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single" w:sz="7" w:space="0" w:color="000000"/>
                              <w:left w:val="single" w:sz="1" w:space="0" w:color="929292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:rsidR="0099755B" w:rsidRDefault="0099755B">
                            <w:pPr>
                              <w:spacing w:before="64"/>
                              <w:ind w:left="159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single" w:sz="7" w:space="0" w:color="000000"/>
                              <w:left w:val="single" w:sz="1" w:space="0" w:color="929292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:rsidR="0099755B" w:rsidRDefault="0099755B">
                            <w:pPr>
                              <w:spacing w:before="64"/>
                              <w:ind w:left="159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C0C0C0"/>
                                <w:sz w:val="31"/>
                                <w:szCs w:val="3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single" w:sz="7" w:space="0" w:color="000000"/>
                              <w:left w:val="single" w:sz="1" w:space="0" w:color="929292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:rsidR="0099755B" w:rsidRDefault="0099755B">
                            <w:pPr>
                              <w:spacing w:before="64"/>
                              <w:ind w:left="159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single" w:sz="7" w:space="0" w:color="000000"/>
                              <w:left w:val="single" w:sz="1" w:space="0" w:color="929292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:rsidR="0099755B" w:rsidRDefault="0099755B">
                            <w:pPr>
                              <w:spacing w:before="64"/>
                              <w:ind w:left="159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C0C0C0"/>
                                <w:sz w:val="31"/>
                                <w:szCs w:val="3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single" w:sz="7" w:space="0" w:color="000000"/>
                              <w:left w:val="single" w:sz="1" w:space="0" w:color="929292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:rsidR="0099755B" w:rsidRDefault="0099755B">
                            <w:pPr>
                              <w:spacing w:before="64"/>
                              <w:ind w:left="159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C0C0C0"/>
                                <w:sz w:val="31"/>
                                <w:szCs w:val="3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82" w:type="dxa"/>
                            <w:vMerge w:val="restart"/>
                            <w:tcBorders>
                              <w:top w:val="single" w:sz="7" w:space="0" w:color="000000"/>
                              <w:left w:val="single" w:sz="1" w:space="0" w:color="929292"/>
                              <w:right w:val="single" w:sz="1" w:space="0" w:color="929292"/>
                            </w:tcBorders>
                          </w:tcPr>
                          <w:p w:rsidR="0099755B" w:rsidRDefault="0099755B">
                            <w:pPr>
                              <w:spacing w:line="200" w:lineRule="exact"/>
                            </w:pPr>
                          </w:p>
                          <w:p w:rsidR="0099755B" w:rsidRDefault="0099755B">
                            <w:pPr>
                              <w:spacing w:line="200" w:lineRule="exact"/>
                            </w:pPr>
                          </w:p>
                          <w:p w:rsidR="0099755B" w:rsidRDefault="0099755B">
                            <w:pPr>
                              <w:spacing w:line="200" w:lineRule="exact"/>
                            </w:pPr>
                          </w:p>
                          <w:p w:rsidR="0099755B" w:rsidRDefault="0099755B">
                            <w:pPr>
                              <w:spacing w:before="8" w:line="200" w:lineRule="exact"/>
                            </w:pPr>
                          </w:p>
                          <w:p w:rsidR="0099755B" w:rsidRDefault="0099755B">
                            <w:pPr>
                              <w:ind w:left="110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  <w:t>...</w:t>
                            </w:r>
                          </w:p>
                        </w:tc>
                      </w:tr>
                      <w:tr w:rsidR="0099755B">
                        <w:trPr>
                          <w:trHeight w:hRule="exact" w:val="493"/>
                        </w:trPr>
                        <w:tc>
                          <w:tcPr>
                            <w:tcW w:w="555" w:type="dxa"/>
                            <w:tcBorders>
                              <w:top w:val="single" w:sz="1" w:space="0" w:color="929292"/>
                              <w:left w:val="nil"/>
                              <w:bottom w:val="single" w:sz="1" w:space="0" w:color="929292"/>
                              <w:right w:val="single" w:sz="7" w:space="0" w:color="000000"/>
                            </w:tcBorders>
                          </w:tcPr>
                          <w:p w:rsidR="0099755B" w:rsidRDefault="0099755B">
                            <w:pPr>
                              <w:spacing w:before="2" w:line="100" w:lineRule="exact"/>
                              <w:rPr>
                                <w:sz w:val="11"/>
                                <w:szCs w:val="11"/>
                              </w:rPr>
                            </w:pPr>
                          </w:p>
                          <w:p w:rsidR="0099755B" w:rsidRDefault="0099755B">
                            <w:pPr>
                              <w:ind w:left="168" w:right="168"/>
                              <w:jc w:val="center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single" w:sz="1" w:space="0" w:color="929292"/>
                              <w:left w:val="single" w:sz="7" w:space="0" w:color="000000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:rsidR="0099755B" w:rsidRDefault="0099755B">
                            <w:pPr>
                              <w:spacing w:before="72"/>
                              <w:ind w:left="155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single" w:sz="1" w:space="0" w:color="929292"/>
                              <w:left w:val="single" w:sz="1" w:space="0" w:color="929292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:rsidR="0099755B" w:rsidRDefault="0099755B">
                            <w:pPr>
                              <w:spacing w:before="72"/>
                              <w:ind w:left="159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C0C0C0"/>
                                <w:sz w:val="31"/>
                                <w:szCs w:val="3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single" w:sz="1" w:space="0" w:color="929292"/>
                              <w:left w:val="single" w:sz="1" w:space="0" w:color="929292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:rsidR="0099755B" w:rsidRDefault="0099755B">
                            <w:pPr>
                              <w:spacing w:before="72"/>
                              <w:ind w:left="159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single" w:sz="1" w:space="0" w:color="929292"/>
                              <w:left w:val="single" w:sz="1" w:space="0" w:color="929292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:rsidR="0099755B" w:rsidRDefault="0099755B">
                            <w:pPr>
                              <w:spacing w:before="72"/>
                              <w:ind w:left="159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single" w:sz="1" w:space="0" w:color="929292"/>
                              <w:left w:val="single" w:sz="1" w:space="0" w:color="929292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:rsidR="0099755B" w:rsidRDefault="0099755B">
                            <w:pPr>
                              <w:spacing w:before="72"/>
                              <w:ind w:left="159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single" w:sz="1" w:space="0" w:color="929292"/>
                              <w:left w:val="single" w:sz="1" w:space="0" w:color="929292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:rsidR="0099755B" w:rsidRDefault="0099755B">
                            <w:pPr>
                              <w:spacing w:before="72"/>
                              <w:ind w:left="159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482" w:type="dxa"/>
                            <w:vMerge/>
                            <w:tcBorders>
                              <w:left w:val="single" w:sz="1" w:space="0" w:color="929292"/>
                              <w:right w:val="single" w:sz="1" w:space="0" w:color="929292"/>
                            </w:tcBorders>
                          </w:tcPr>
                          <w:p w:rsidR="0099755B" w:rsidRDefault="0099755B"/>
                        </w:tc>
                      </w:tr>
                      <w:tr w:rsidR="0099755B">
                        <w:trPr>
                          <w:trHeight w:hRule="exact" w:val="493"/>
                        </w:trPr>
                        <w:tc>
                          <w:tcPr>
                            <w:tcW w:w="555" w:type="dxa"/>
                            <w:tcBorders>
                              <w:top w:val="single" w:sz="1" w:space="0" w:color="929292"/>
                              <w:left w:val="nil"/>
                              <w:bottom w:val="single" w:sz="1" w:space="0" w:color="929292"/>
                              <w:right w:val="single" w:sz="7" w:space="0" w:color="000000"/>
                            </w:tcBorders>
                          </w:tcPr>
                          <w:p w:rsidR="0099755B" w:rsidRDefault="0099755B">
                            <w:pPr>
                              <w:spacing w:before="2" w:line="100" w:lineRule="exact"/>
                              <w:rPr>
                                <w:sz w:val="11"/>
                                <w:szCs w:val="11"/>
                              </w:rPr>
                            </w:pPr>
                          </w:p>
                          <w:p w:rsidR="0099755B" w:rsidRDefault="0099755B">
                            <w:pPr>
                              <w:ind w:left="175" w:right="175"/>
                              <w:jc w:val="center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single" w:sz="1" w:space="0" w:color="929292"/>
                              <w:left w:val="single" w:sz="7" w:space="0" w:color="000000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:rsidR="0099755B" w:rsidRDefault="0099755B">
                            <w:pPr>
                              <w:spacing w:before="72"/>
                              <w:ind w:left="155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C0C0C0"/>
                                <w:sz w:val="31"/>
                                <w:szCs w:val="3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single" w:sz="1" w:space="0" w:color="929292"/>
                              <w:left w:val="single" w:sz="1" w:space="0" w:color="929292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:rsidR="0099755B" w:rsidRDefault="0099755B">
                            <w:pPr>
                              <w:spacing w:before="72"/>
                              <w:ind w:left="159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C0C0C0"/>
                                <w:sz w:val="31"/>
                                <w:szCs w:val="3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single" w:sz="1" w:space="0" w:color="929292"/>
                              <w:left w:val="single" w:sz="1" w:space="0" w:color="929292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:rsidR="0099755B" w:rsidRDefault="0099755B">
                            <w:pPr>
                              <w:spacing w:before="72"/>
                              <w:ind w:left="159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C0C0C0"/>
                                <w:sz w:val="31"/>
                                <w:szCs w:val="3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single" w:sz="1" w:space="0" w:color="929292"/>
                              <w:left w:val="single" w:sz="1" w:space="0" w:color="929292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:rsidR="0099755B" w:rsidRDefault="0099755B">
                            <w:pPr>
                              <w:spacing w:before="72"/>
                              <w:ind w:left="159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C0C0C0"/>
                                <w:sz w:val="31"/>
                                <w:szCs w:val="3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single" w:sz="1" w:space="0" w:color="929292"/>
                              <w:left w:val="single" w:sz="1" w:space="0" w:color="929292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:rsidR="0099755B" w:rsidRDefault="0099755B">
                            <w:pPr>
                              <w:spacing w:before="72"/>
                              <w:ind w:left="159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C0C0C0"/>
                                <w:sz w:val="31"/>
                                <w:szCs w:val="3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single" w:sz="1" w:space="0" w:color="929292"/>
                              <w:left w:val="single" w:sz="1" w:space="0" w:color="929292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:rsidR="0099755B" w:rsidRDefault="0099755B">
                            <w:pPr>
                              <w:spacing w:before="72"/>
                              <w:ind w:left="159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82" w:type="dxa"/>
                            <w:vMerge/>
                            <w:tcBorders>
                              <w:left w:val="single" w:sz="1" w:space="0" w:color="929292"/>
                              <w:right w:val="single" w:sz="1" w:space="0" w:color="929292"/>
                            </w:tcBorders>
                          </w:tcPr>
                          <w:p w:rsidR="0099755B" w:rsidRDefault="0099755B"/>
                        </w:tc>
                      </w:tr>
                      <w:tr w:rsidR="0099755B">
                        <w:trPr>
                          <w:trHeight w:hRule="exact" w:val="493"/>
                        </w:trPr>
                        <w:tc>
                          <w:tcPr>
                            <w:tcW w:w="555" w:type="dxa"/>
                            <w:tcBorders>
                              <w:top w:val="single" w:sz="1" w:space="0" w:color="929292"/>
                              <w:left w:val="nil"/>
                              <w:bottom w:val="single" w:sz="1" w:space="0" w:color="929292"/>
                              <w:right w:val="single" w:sz="7" w:space="0" w:color="000000"/>
                            </w:tcBorders>
                          </w:tcPr>
                          <w:p w:rsidR="0099755B" w:rsidRDefault="0099755B">
                            <w:pPr>
                              <w:spacing w:before="2" w:line="100" w:lineRule="exact"/>
                              <w:rPr>
                                <w:sz w:val="11"/>
                                <w:szCs w:val="11"/>
                              </w:rPr>
                            </w:pPr>
                          </w:p>
                          <w:p w:rsidR="0099755B" w:rsidRDefault="0099755B">
                            <w:pPr>
                              <w:ind w:left="168" w:right="168"/>
                              <w:jc w:val="center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single" w:sz="1" w:space="0" w:color="929292"/>
                              <w:left w:val="single" w:sz="7" w:space="0" w:color="000000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:rsidR="0099755B" w:rsidRDefault="0099755B">
                            <w:pPr>
                              <w:spacing w:before="72"/>
                              <w:ind w:left="155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C0C0C0"/>
                                <w:sz w:val="31"/>
                                <w:szCs w:val="3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single" w:sz="1" w:space="0" w:color="929292"/>
                              <w:left w:val="single" w:sz="1" w:space="0" w:color="929292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:rsidR="0099755B" w:rsidRDefault="0099755B">
                            <w:pPr>
                              <w:spacing w:before="72"/>
                              <w:ind w:left="159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C0C0C0"/>
                                <w:sz w:val="31"/>
                                <w:szCs w:val="3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single" w:sz="1" w:space="0" w:color="929292"/>
                              <w:left w:val="single" w:sz="1" w:space="0" w:color="929292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:rsidR="0099755B" w:rsidRDefault="0099755B">
                            <w:pPr>
                              <w:spacing w:before="72"/>
                              <w:ind w:left="159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C0C0C0"/>
                                <w:sz w:val="31"/>
                                <w:szCs w:val="3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single" w:sz="1" w:space="0" w:color="929292"/>
                              <w:left w:val="single" w:sz="1" w:space="0" w:color="929292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:rsidR="0099755B" w:rsidRDefault="0099755B">
                            <w:pPr>
                              <w:spacing w:before="72"/>
                              <w:ind w:left="159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C0C0C0"/>
                                <w:sz w:val="31"/>
                                <w:szCs w:val="3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single" w:sz="1" w:space="0" w:color="929292"/>
                              <w:left w:val="single" w:sz="1" w:space="0" w:color="929292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:rsidR="0099755B" w:rsidRDefault="0099755B">
                            <w:pPr>
                              <w:spacing w:before="72"/>
                              <w:ind w:left="159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C0C0C0"/>
                                <w:sz w:val="31"/>
                                <w:szCs w:val="3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single" w:sz="1" w:space="0" w:color="929292"/>
                              <w:left w:val="single" w:sz="1" w:space="0" w:color="929292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:rsidR="0099755B" w:rsidRDefault="0099755B">
                            <w:pPr>
                              <w:spacing w:before="72"/>
                              <w:ind w:left="159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C0C0C0"/>
                                <w:sz w:val="31"/>
                                <w:szCs w:val="3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82" w:type="dxa"/>
                            <w:vMerge/>
                            <w:tcBorders>
                              <w:left w:val="single" w:sz="1" w:space="0" w:color="929292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:rsidR="0099755B" w:rsidRDefault="0099755B"/>
                        </w:tc>
                      </w:tr>
                    </w:tbl>
                    <w:p w:rsidR="0099755B" w:rsidRDefault="0099755B"/>
                  </w:txbxContent>
                </v:textbox>
                <w10:wrap anchorx="page"/>
              </v:shape>
            </w:pict>
          </mc:Fallback>
        </mc:AlternateContent>
      </w:r>
      <w:r w:rsidR="006839DC">
        <w:rPr>
          <w:rFonts w:ascii="Arial" w:eastAsia="Arial" w:hAnsi="Arial" w:cs="Arial"/>
          <w:spacing w:val="-3"/>
          <w:w w:val="103"/>
          <w:sz w:val="15"/>
          <w:szCs w:val="15"/>
        </w:rPr>
        <w:t>W</w:t>
      </w:r>
      <w:r w:rsidR="006839DC">
        <w:rPr>
          <w:rFonts w:ascii="Arial" w:eastAsia="Arial" w:hAnsi="Arial" w:cs="Arial"/>
          <w:w w:val="103"/>
          <w:sz w:val="15"/>
          <w:szCs w:val="15"/>
        </w:rPr>
        <w:t>ords</w:t>
      </w:r>
    </w:p>
    <w:p w:rsidR="00273D53" w:rsidRDefault="00273D53">
      <w:pPr>
        <w:spacing w:before="9" w:line="140" w:lineRule="exact"/>
        <w:rPr>
          <w:sz w:val="14"/>
          <w:szCs w:val="14"/>
        </w:rPr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6839DC">
      <w:pPr>
        <w:spacing w:before="21" w:line="415" w:lineRule="auto"/>
        <w:ind w:left="120" w:right="109"/>
        <w:rPr>
          <w:sz w:val="24"/>
          <w:szCs w:val="24"/>
        </w:rPr>
      </w:pPr>
      <w:r>
        <w:rPr>
          <w:spacing w:val="-11"/>
          <w:sz w:val="24"/>
          <w:szCs w:val="24"/>
        </w:rPr>
        <w:t>F</w:t>
      </w:r>
      <w:r>
        <w:rPr>
          <w:sz w:val="24"/>
          <w:szCs w:val="24"/>
        </w:rPr>
        <w:t>igu</w:t>
      </w:r>
      <w:r>
        <w:rPr>
          <w:spacing w:val="-9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1.</w:t>
      </w:r>
      <w:r>
        <w:rPr>
          <w:spacing w:val="12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ord-document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ord-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matrices.</w:t>
      </w:r>
      <w:r>
        <w:rPr>
          <w:spacing w:val="5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ord-document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matrices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measure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 xml:space="preserve">often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occur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particular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documents.</w:t>
      </w:r>
      <w:r>
        <w:rPr>
          <w:spacing w:val="3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ord-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matrices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measure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often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pairs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w</w:t>
      </w:r>
      <w:r>
        <w:rPr>
          <w:sz w:val="24"/>
          <w:szCs w:val="24"/>
        </w:rPr>
        <w:t>ords occur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certain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relat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positions.</w:t>
      </w:r>
    </w:p>
    <w:p w:rsidR="00273D53" w:rsidRDefault="00273D53">
      <w:pPr>
        <w:spacing w:before="6" w:line="140" w:lineRule="exact"/>
        <w:rPr>
          <w:sz w:val="15"/>
          <w:szCs w:val="15"/>
        </w:rPr>
      </w:pPr>
    </w:p>
    <w:p w:rsidR="00273D53" w:rsidRDefault="00273D53">
      <w:pPr>
        <w:spacing w:line="200" w:lineRule="exact"/>
      </w:pPr>
    </w:p>
    <w:p w:rsidR="00273D53" w:rsidRDefault="00F35E62">
      <w:pPr>
        <w:spacing w:line="415" w:lineRule="auto"/>
        <w:ind w:left="120" w:right="349"/>
        <w:rPr>
          <w:sz w:val="24"/>
          <w:szCs w:val="24"/>
        </w:rPr>
      </w:pPr>
      <w:ins w:id="47" w:author="lera boroditsky" w:date="2013-11-21T17:29:00Z">
        <w:r>
          <w:rPr>
            <w:sz w:val="24"/>
            <w:szCs w:val="24"/>
          </w:rPr>
          <w:t xml:space="preserve">was able to </w:t>
        </w:r>
      </w:ins>
      <w:del w:id="48" w:author="lera boroditsky" w:date="2013-11-21T17:29:00Z">
        <w:r w:rsidR="006839DC" w:rsidDel="00F35E62">
          <w:rPr>
            <w:sz w:val="24"/>
            <w:szCs w:val="24"/>
          </w:rPr>
          <w:delText>closely</w:delText>
        </w:r>
        <w:r w:rsidR="006839DC" w:rsidDel="00F35E62">
          <w:rPr>
            <w:spacing w:val="-7"/>
            <w:sz w:val="24"/>
            <w:szCs w:val="24"/>
          </w:rPr>
          <w:delText xml:space="preserve"> </w:delText>
        </w:r>
        <w:r w:rsidR="006839DC" w:rsidDel="00F35E62">
          <w:rPr>
            <w:sz w:val="24"/>
            <w:szCs w:val="24"/>
          </w:rPr>
          <w:delText>matched</w:delText>
        </w:r>
        <w:r w:rsidR="006839DC" w:rsidDel="00F35E62">
          <w:rPr>
            <w:spacing w:val="-8"/>
            <w:sz w:val="24"/>
            <w:szCs w:val="24"/>
          </w:rPr>
          <w:delText xml:space="preserve"> </w:delText>
        </w:r>
        <w:r w:rsidR="006839DC" w:rsidDel="00F35E62">
          <w:rPr>
            <w:sz w:val="24"/>
            <w:szCs w:val="24"/>
          </w:rPr>
          <w:delText>the</w:delText>
        </w:r>
        <w:r w:rsidR="006839DC" w:rsidDel="00F35E62">
          <w:rPr>
            <w:spacing w:val="-3"/>
            <w:sz w:val="24"/>
            <w:szCs w:val="24"/>
          </w:rPr>
          <w:delText xml:space="preserve"> </w:delText>
        </w:r>
        <w:r w:rsidR="006839DC" w:rsidDel="00F35E62">
          <w:rPr>
            <w:sz w:val="24"/>
            <w:szCs w:val="24"/>
          </w:rPr>
          <w:delText>performance</w:delText>
        </w:r>
        <w:r w:rsidR="006839DC" w:rsidDel="00F35E62">
          <w:rPr>
            <w:spacing w:val="-12"/>
            <w:sz w:val="24"/>
            <w:szCs w:val="24"/>
          </w:rPr>
          <w:delText xml:space="preserve"> </w:delText>
        </w:r>
        <w:r w:rsidR="006839DC" w:rsidDel="00F35E62">
          <w:rPr>
            <w:sz w:val="24"/>
            <w:szCs w:val="24"/>
          </w:rPr>
          <w:delText>of</w:delText>
        </w:r>
        <w:r w:rsidR="006839DC" w:rsidDel="00F35E62">
          <w:rPr>
            <w:spacing w:val="-2"/>
            <w:sz w:val="24"/>
            <w:szCs w:val="24"/>
          </w:rPr>
          <w:delText xml:space="preserve"> </w:delText>
        </w:r>
        <w:r w:rsidR="006839DC" w:rsidDel="00F35E62">
          <w:rPr>
            <w:sz w:val="24"/>
            <w:szCs w:val="24"/>
          </w:rPr>
          <w:delText>non-nat</w:delText>
        </w:r>
        <w:r w:rsidR="006839DC" w:rsidDel="00F35E62">
          <w:rPr>
            <w:spacing w:val="-6"/>
            <w:sz w:val="24"/>
            <w:szCs w:val="24"/>
          </w:rPr>
          <w:delText>i</w:delText>
        </w:r>
        <w:r w:rsidR="006839DC" w:rsidDel="00F35E62">
          <w:rPr>
            <w:spacing w:val="-4"/>
            <w:sz w:val="24"/>
            <w:szCs w:val="24"/>
          </w:rPr>
          <w:delText>v</w:delText>
        </w:r>
        <w:r w:rsidR="006839DC" w:rsidDel="00F35E62">
          <w:rPr>
            <w:sz w:val="24"/>
            <w:szCs w:val="24"/>
          </w:rPr>
          <w:delText>e</w:delText>
        </w:r>
        <w:r w:rsidR="006839DC" w:rsidDel="00F35E62">
          <w:rPr>
            <w:spacing w:val="-10"/>
            <w:sz w:val="24"/>
            <w:szCs w:val="24"/>
          </w:rPr>
          <w:delText xml:space="preserve"> </w:delText>
        </w:r>
        <w:r w:rsidR="006839DC" w:rsidDel="00F35E62">
          <w:rPr>
            <w:sz w:val="24"/>
            <w:szCs w:val="24"/>
          </w:rPr>
          <w:delText>English</w:delText>
        </w:r>
        <w:r w:rsidR="006839DC" w:rsidDel="00F35E62">
          <w:rPr>
            <w:spacing w:val="-7"/>
            <w:sz w:val="24"/>
            <w:szCs w:val="24"/>
          </w:rPr>
          <w:delText xml:space="preserve"> </w:delText>
        </w:r>
        <w:r w:rsidR="006839DC" w:rsidDel="00F35E62">
          <w:rPr>
            <w:sz w:val="24"/>
            <w:szCs w:val="24"/>
          </w:rPr>
          <w:delText>spea</w:delText>
        </w:r>
        <w:r w:rsidR="006839DC" w:rsidDel="00F35E62">
          <w:rPr>
            <w:spacing w:val="-2"/>
            <w:sz w:val="24"/>
            <w:szCs w:val="24"/>
          </w:rPr>
          <w:delText>k</w:delText>
        </w:r>
        <w:r w:rsidR="006839DC" w:rsidDel="00F35E62">
          <w:rPr>
            <w:sz w:val="24"/>
            <w:szCs w:val="24"/>
          </w:rPr>
          <w:delText>ers</w:delText>
        </w:r>
        <w:r w:rsidR="006839DC" w:rsidDel="00F35E62">
          <w:rPr>
            <w:spacing w:val="-8"/>
            <w:sz w:val="24"/>
            <w:szCs w:val="24"/>
          </w:rPr>
          <w:delText xml:space="preserve"> </w:delText>
        </w:r>
        <w:r w:rsidR="006839DC" w:rsidDel="00F35E62">
          <w:rPr>
            <w:sz w:val="24"/>
            <w:szCs w:val="24"/>
          </w:rPr>
          <w:delText>on</w:delText>
        </w:r>
      </w:del>
      <w:ins w:id="49" w:author="lera boroditsky" w:date="2013-11-21T17:29:00Z">
        <w:r>
          <w:rPr>
            <w:sz w:val="24"/>
            <w:szCs w:val="24"/>
          </w:rPr>
          <w:t>successfully pass</w:t>
        </w:r>
      </w:ins>
      <w:r w:rsidR="006839DC">
        <w:rPr>
          <w:spacing w:val="-2"/>
          <w:sz w:val="24"/>
          <w:szCs w:val="24"/>
        </w:rPr>
        <w:t xml:space="preserve"> </w:t>
      </w:r>
      <w:ins w:id="50" w:author="lera boroditsky" w:date="2013-11-21T17:29:00Z">
        <w:r>
          <w:rPr>
            <w:sz w:val="24"/>
            <w:szCs w:val="24"/>
          </w:rPr>
          <w:t>the TOEFL</w:t>
        </w:r>
      </w:ins>
      <w:del w:id="51" w:author="lera boroditsky" w:date="2013-11-21T17:29:00Z">
        <w:r w:rsidR="006839DC" w:rsidDel="00F35E62">
          <w:rPr>
            <w:sz w:val="24"/>
            <w:szCs w:val="24"/>
          </w:rPr>
          <w:delText>a</w:delText>
        </w:r>
      </w:del>
      <w:r w:rsidR="006839DC">
        <w:rPr>
          <w:spacing w:val="-1"/>
          <w:sz w:val="24"/>
          <w:szCs w:val="24"/>
        </w:rPr>
        <w:t xml:space="preserve"> </w:t>
      </w:r>
      <w:r w:rsidR="006839DC">
        <w:rPr>
          <w:sz w:val="24"/>
          <w:szCs w:val="24"/>
        </w:rPr>
        <w:t>syno</w:t>
      </w:r>
      <w:r w:rsidR="006839DC">
        <w:rPr>
          <w:spacing w:val="-4"/>
          <w:sz w:val="24"/>
          <w:szCs w:val="24"/>
        </w:rPr>
        <w:t>n</w:t>
      </w:r>
      <w:r w:rsidR="006839DC">
        <w:rPr>
          <w:sz w:val="24"/>
          <w:szCs w:val="24"/>
        </w:rPr>
        <w:t>ym</w:t>
      </w:r>
      <w:r w:rsidR="006839DC">
        <w:rPr>
          <w:spacing w:val="-9"/>
          <w:sz w:val="24"/>
          <w:szCs w:val="24"/>
        </w:rPr>
        <w:t xml:space="preserve"> </w:t>
      </w:r>
      <w:r w:rsidR="006839DC">
        <w:rPr>
          <w:sz w:val="24"/>
          <w:szCs w:val="24"/>
        </w:rPr>
        <w:t>test.</w:t>
      </w:r>
      <w:r w:rsidR="006839DC">
        <w:rPr>
          <w:spacing w:val="10"/>
          <w:sz w:val="24"/>
          <w:szCs w:val="24"/>
        </w:rPr>
        <w:t xml:space="preserve"> </w:t>
      </w:r>
      <w:del w:id="52" w:author="lera boroditsky" w:date="2013-11-21T17:29:00Z">
        <w:r w:rsidR="006839DC" w:rsidDel="00DC06CA">
          <w:rPr>
            <w:sz w:val="24"/>
            <w:szCs w:val="24"/>
          </w:rPr>
          <w:delText>In</w:delText>
        </w:r>
        <w:r w:rsidR="006839DC" w:rsidDel="00DC06CA">
          <w:rPr>
            <w:spacing w:val="-2"/>
            <w:sz w:val="24"/>
            <w:szCs w:val="24"/>
          </w:rPr>
          <w:delText xml:space="preserve"> </w:delText>
        </w:r>
        <w:r w:rsidR="006839DC" w:rsidDel="00DC06CA">
          <w:rPr>
            <w:sz w:val="24"/>
            <w:szCs w:val="24"/>
          </w:rPr>
          <w:delText>another model,</w:delText>
        </w:r>
        <w:r w:rsidR="006839DC" w:rsidDel="00DC06CA">
          <w:rPr>
            <w:spacing w:val="-7"/>
            <w:sz w:val="24"/>
            <w:szCs w:val="24"/>
          </w:rPr>
          <w:delText xml:space="preserve"> </w:delText>
        </w:r>
      </w:del>
      <w:r w:rsidR="006839DC">
        <w:rPr>
          <w:sz w:val="24"/>
          <w:szCs w:val="24"/>
        </w:rPr>
        <w:t>Redington</w:t>
      </w:r>
      <w:r w:rsidR="006839DC">
        <w:rPr>
          <w:spacing w:val="-10"/>
          <w:sz w:val="24"/>
          <w:szCs w:val="24"/>
        </w:rPr>
        <w:t xml:space="preserve"> </w:t>
      </w:r>
      <w:r w:rsidR="006839DC">
        <w:rPr>
          <w:sz w:val="24"/>
          <w:szCs w:val="24"/>
        </w:rPr>
        <w:t>et</w:t>
      </w:r>
      <w:r w:rsidR="006839DC">
        <w:rPr>
          <w:spacing w:val="-2"/>
          <w:sz w:val="24"/>
          <w:szCs w:val="24"/>
        </w:rPr>
        <w:t xml:space="preserve"> </w:t>
      </w:r>
      <w:r w:rsidR="006839DC">
        <w:rPr>
          <w:sz w:val="24"/>
          <w:szCs w:val="24"/>
        </w:rPr>
        <w:t>al.</w:t>
      </w:r>
      <w:r w:rsidR="006839DC">
        <w:rPr>
          <w:spacing w:val="-2"/>
          <w:sz w:val="24"/>
          <w:szCs w:val="24"/>
        </w:rPr>
        <w:t xml:space="preserve"> </w:t>
      </w:r>
      <w:r w:rsidR="006839DC">
        <w:rPr>
          <w:sz w:val="24"/>
          <w:szCs w:val="24"/>
        </w:rPr>
        <w:t>(1998)</w:t>
      </w:r>
      <w:r w:rsidR="006839DC">
        <w:rPr>
          <w:spacing w:val="-6"/>
          <w:sz w:val="24"/>
          <w:szCs w:val="24"/>
        </w:rPr>
        <w:t xml:space="preserve"> </w:t>
      </w:r>
      <w:r w:rsidR="006839DC">
        <w:rPr>
          <w:sz w:val="24"/>
          <w:szCs w:val="24"/>
        </w:rPr>
        <w:t>d</w:t>
      </w:r>
      <w:r w:rsidR="006839DC">
        <w:rPr>
          <w:spacing w:val="-6"/>
          <w:sz w:val="24"/>
          <w:szCs w:val="24"/>
        </w:rPr>
        <w:t>e</w:t>
      </w:r>
      <w:r w:rsidR="006839DC">
        <w:rPr>
          <w:spacing w:val="-4"/>
          <w:sz w:val="24"/>
          <w:szCs w:val="24"/>
        </w:rPr>
        <w:t>v</w:t>
      </w:r>
      <w:r w:rsidR="006839DC">
        <w:rPr>
          <w:sz w:val="24"/>
          <w:szCs w:val="24"/>
        </w:rPr>
        <w:t>eloped</w:t>
      </w:r>
      <w:r w:rsidR="006839DC">
        <w:rPr>
          <w:spacing w:val="-10"/>
          <w:sz w:val="24"/>
          <w:szCs w:val="24"/>
        </w:rPr>
        <w:t xml:space="preserve"> </w:t>
      </w:r>
      <w:r w:rsidR="006839DC">
        <w:rPr>
          <w:sz w:val="24"/>
          <w:szCs w:val="24"/>
        </w:rPr>
        <w:t>a</w:t>
      </w:r>
      <w:r w:rsidR="006839DC">
        <w:rPr>
          <w:spacing w:val="-1"/>
          <w:sz w:val="24"/>
          <w:szCs w:val="24"/>
        </w:rPr>
        <w:t xml:space="preserve"> </w:t>
      </w:r>
      <w:r w:rsidR="006839DC">
        <w:rPr>
          <w:sz w:val="24"/>
          <w:szCs w:val="24"/>
        </w:rPr>
        <w:t>model</w:t>
      </w:r>
      <w:r w:rsidR="006839DC">
        <w:rPr>
          <w:spacing w:val="-6"/>
          <w:sz w:val="24"/>
          <w:szCs w:val="24"/>
        </w:rPr>
        <w:t xml:space="preserve"> </w:t>
      </w:r>
      <w:r w:rsidR="006839DC">
        <w:rPr>
          <w:sz w:val="24"/>
          <w:szCs w:val="24"/>
        </w:rPr>
        <w:t>that</w:t>
      </w:r>
      <w:r w:rsidR="006839DC">
        <w:rPr>
          <w:spacing w:val="-4"/>
          <w:sz w:val="24"/>
          <w:szCs w:val="24"/>
        </w:rPr>
        <w:t xml:space="preserve"> </w:t>
      </w:r>
      <w:r w:rsidR="006839DC">
        <w:rPr>
          <w:sz w:val="24"/>
          <w:szCs w:val="24"/>
        </w:rPr>
        <w:t>performs</w:t>
      </w:r>
      <w:r w:rsidR="006839DC">
        <w:rPr>
          <w:spacing w:val="-9"/>
          <w:sz w:val="24"/>
          <w:szCs w:val="24"/>
        </w:rPr>
        <w:t xml:space="preserve"> </w:t>
      </w:r>
      <w:r w:rsidR="006839DC">
        <w:rPr>
          <w:sz w:val="24"/>
          <w:szCs w:val="24"/>
        </w:rPr>
        <w:t>hierarchical</w:t>
      </w:r>
      <w:r w:rsidR="006839DC">
        <w:rPr>
          <w:spacing w:val="-11"/>
          <w:sz w:val="24"/>
          <w:szCs w:val="24"/>
        </w:rPr>
        <w:t xml:space="preserve"> </w:t>
      </w:r>
      <w:r w:rsidR="006839DC">
        <w:rPr>
          <w:sz w:val="24"/>
          <w:szCs w:val="24"/>
        </w:rPr>
        <w:t>clustering</w:t>
      </w:r>
      <w:r w:rsidR="006839DC">
        <w:rPr>
          <w:spacing w:val="-9"/>
          <w:sz w:val="24"/>
          <w:szCs w:val="24"/>
        </w:rPr>
        <w:t xml:space="preserve"> </w:t>
      </w:r>
      <w:r w:rsidR="006839DC">
        <w:rPr>
          <w:sz w:val="24"/>
          <w:szCs w:val="24"/>
        </w:rPr>
        <w:t>on</w:t>
      </w:r>
      <w:r w:rsidR="006839DC">
        <w:rPr>
          <w:spacing w:val="-2"/>
          <w:sz w:val="24"/>
          <w:szCs w:val="24"/>
        </w:rPr>
        <w:t xml:space="preserve"> </w:t>
      </w:r>
      <w:r w:rsidR="006839DC">
        <w:rPr>
          <w:sz w:val="24"/>
          <w:szCs w:val="24"/>
        </w:rPr>
        <w:t xml:space="preserve">a </w:t>
      </w:r>
      <w:r w:rsidR="006839DC">
        <w:rPr>
          <w:spacing w:val="-2"/>
          <w:sz w:val="24"/>
          <w:szCs w:val="24"/>
        </w:rPr>
        <w:t>w</w:t>
      </w:r>
      <w:r w:rsidR="006839DC">
        <w:rPr>
          <w:sz w:val="24"/>
          <w:szCs w:val="24"/>
        </w:rPr>
        <w:t>ord-</w:t>
      </w:r>
      <w:r w:rsidR="006839DC">
        <w:rPr>
          <w:spacing w:val="-2"/>
          <w:sz w:val="24"/>
          <w:szCs w:val="24"/>
        </w:rPr>
        <w:t>w</w:t>
      </w:r>
      <w:r w:rsidR="006839DC">
        <w:rPr>
          <w:sz w:val="24"/>
          <w:szCs w:val="24"/>
        </w:rPr>
        <w:t>ord</w:t>
      </w:r>
      <w:r w:rsidR="006839DC">
        <w:rPr>
          <w:spacing w:val="-11"/>
          <w:sz w:val="24"/>
          <w:szCs w:val="24"/>
        </w:rPr>
        <w:t xml:space="preserve"> </w:t>
      </w:r>
      <w:r w:rsidR="006839DC">
        <w:rPr>
          <w:sz w:val="24"/>
          <w:szCs w:val="24"/>
        </w:rPr>
        <w:t>matrix.</w:t>
      </w:r>
      <w:r w:rsidR="006839DC">
        <w:rPr>
          <w:spacing w:val="7"/>
          <w:sz w:val="24"/>
          <w:szCs w:val="24"/>
        </w:rPr>
        <w:t xml:space="preserve"> </w:t>
      </w:r>
      <w:r w:rsidR="006839DC">
        <w:rPr>
          <w:sz w:val="24"/>
          <w:szCs w:val="24"/>
        </w:rPr>
        <w:t>This</w:t>
      </w:r>
      <w:r w:rsidR="006839DC">
        <w:rPr>
          <w:spacing w:val="-4"/>
          <w:sz w:val="24"/>
          <w:szCs w:val="24"/>
        </w:rPr>
        <w:t xml:space="preserve"> </w:t>
      </w:r>
      <w:r w:rsidR="006839DC">
        <w:rPr>
          <w:sz w:val="24"/>
          <w:szCs w:val="24"/>
        </w:rPr>
        <w:t>model</w:t>
      </w:r>
      <w:r w:rsidR="006839DC">
        <w:rPr>
          <w:spacing w:val="-6"/>
          <w:sz w:val="24"/>
          <w:szCs w:val="24"/>
        </w:rPr>
        <w:t xml:space="preserve"> </w:t>
      </w:r>
      <w:r w:rsidR="006839DC">
        <w:rPr>
          <w:spacing w:val="-2"/>
          <w:sz w:val="24"/>
          <w:szCs w:val="24"/>
        </w:rPr>
        <w:t>w</w:t>
      </w:r>
      <w:r w:rsidR="006839DC">
        <w:rPr>
          <w:sz w:val="24"/>
          <w:szCs w:val="24"/>
        </w:rPr>
        <w:t>as</w:t>
      </w:r>
      <w:r w:rsidR="006839DC">
        <w:rPr>
          <w:spacing w:val="-4"/>
          <w:sz w:val="24"/>
          <w:szCs w:val="24"/>
        </w:rPr>
        <w:t xml:space="preserve"> </w:t>
      </w:r>
      <w:r w:rsidR="006839DC">
        <w:rPr>
          <w:sz w:val="24"/>
          <w:szCs w:val="24"/>
        </w:rPr>
        <w:t>able</w:t>
      </w:r>
      <w:r w:rsidR="006839DC">
        <w:rPr>
          <w:spacing w:val="-4"/>
          <w:sz w:val="24"/>
          <w:szCs w:val="24"/>
        </w:rPr>
        <w:t xml:space="preserve"> </w:t>
      </w:r>
      <w:r w:rsidR="006839DC">
        <w:rPr>
          <w:sz w:val="24"/>
          <w:szCs w:val="24"/>
        </w:rPr>
        <w:t>to</w:t>
      </w:r>
      <w:r w:rsidR="006839DC">
        <w:rPr>
          <w:spacing w:val="-2"/>
          <w:sz w:val="24"/>
          <w:szCs w:val="24"/>
        </w:rPr>
        <w:t xml:space="preserve"> </w:t>
      </w:r>
      <w:r w:rsidR="006839DC">
        <w:rPr>
          <w:sz w:val="24"/>
          <w:szCs w:val="24"/>
        </w:rPr>
        <w:t>learn</w:t>
      </w:r>
      <w:r w:rsidR="006839DC">
        <w:rPr>
          <w:spacing w:val="-5"/>
          <w:sz w:val="24"/>
          <w:szCs w:val="24"/>
        </w:rPr>
        <w:t xml:space="preserve"> </w:t>
      </w:r>
      <w:r w:rsidR="006839DC">
        <w:rPr>
          <w:sz w:val="24"/>
          <w:szCs w:val="24"/>
        </w:rPr>
        <w:t>syntactic</w:t>
      </w:r>
      <w:r w:rsidR="006839DC">
        <w:rPr>
          <w:spacing w:val="-9"/>
          <w:sz w:val="24"/>
          <w:szCs w:val="24"/>
        </w:rPr>
        <w:t xml:space="preserve"> </w:t>
      </w:r>
      <w:r w:rsidR="006839DC">
        <w:rPr>
          <w:sz w:val="24"/>
          <w:szCs w:val="24"/>
        </w:rPr>
        <w:t>(as</w:t>
      </w:r>
      <w:r w:rsidR="006839DC">
        <w:rPr>
          <w:spacing w:val="-3"/>
          <w:sz w:val="24"/>
          <w:szCs w:val="24"/>
        </w:rPr>
        <w:t xml:space="preserve"> </w:t>
      </w:r>
      <w:r w:rsidR="006839DC">
        <w:rPr>
          <w:sz w:val="24"/>
          <w:szCs w:val="24"/>
        </w:rPr>
        <w:t>opposed</w:t>
      </w:r>
      <w:r w:rsidR="006839DC">
        <w:rPr>
          <w:spacing w:val="-8"/>
          <w:sz w:val="24"/>
          <w:szCs w:val="24"/>
        </w:rPr>
        <w:t xml:space="preserve"> </w:t>
      </w:r>
      <w:r w:rsidR="006839DC">
        <w:rPr>
          <w:sz w:val="24"/>
          <w:szCs w:val="24"/>
        </w:rPr>
        <w:t>to</w:t>
      </w:r>
      <w:r w:rsidR="006839DC">
        <w:rPr>
          <w:spacing w:val="-2"/>
          <w:sz w:val="24"/>
          <w:szCs w:val="24"/>
        </w:rPr>
        <w:t xml:space="preserve"> </w:t>
      </w:r>
      <w:r w:rsidR="006839DC">
        <w:rPr>
          <w:sz w:val="24"/>
          <w:szCs w:val="24"/>
        </w:rPr>
        <w:t>semantic)</w:t>
      </w:r>
      <w:r w:rsidR="006839DC">
        <w:rPr>
          <w:spacing w:val="-9"/>
          <w:sz w:val="24"/>
          <w:szCs w:val="24"/>
        </w:rPr>
        <w:t xml:space="preserve"> </w:t>
      </w:r>
      <w:r w:rsidR="006839DC">
        <w:rPr>
          <w:sz w:val="24"/>
          <w:szCs w:val="24"/>
        </w:rPr>
        <w:t>cat</w:t>
      </w:r>
      <w:r w:rsidR="006839DC">
        <w:rPr>
          <w:spacing w:val="-4"/>
          <w:sz w:val="24"/>
          <w:szCs w:val="24"/>
        </w:rPr>
        <w:t>e</w:t>
      </w:r>
      <w:r w:rsidR="006839DC">
        <w:rPr>
          <w:sz w:val="24"/>
          <w:szCs w:val="24"/>
        </w:rPr>
        <w:t>gories</w:t>
      </w:r>
    </w:p>
    <w:p w:rsidR="00273D53" w:rsidRDefault="006839DC">
      <w:pPr>
        <w:spacing w:before="7" w:line="415" w:lineRule="auto"/>
        <w:ind w:left="120" w:right="82"/>
        <w:rPr>
          <w:sz w:val="24"/>
          <w:szCs w:val="24"/>
        </w:rPr>
        <w:sectPr w:rsidR="00273D53">
          <w:type w:val="continuous"/>
          <w:pgSz w:w="12240" w:h="15840"/>
          <w:pgMar w:top="960" w:right="1340" w:bottom="280" w:left="1320" w:header="720" w:footer="720" w:gutter="0"/>
          <w:cols w:space="720"/>
        </w:sectPr>
      </w:pPr>
      <w:r>
        <w:rPr>
          <w:sz w:val="24"/>
          <w:szCs w:val="24"/>
        </w:rPr>
        <w:t>li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noun,</w:t>
      </w:r>
      <w:r>
        <w:rPr>
          <w:spacing w:val="-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erb,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adject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e.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An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interesting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feature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learned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clusters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often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had 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r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anization.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F</w:t>
      </w:r>
      <w:r>
        <w:rPr>
          <w:sz w:val="24"/>
          <w:szCs w:val="24"/>
        </w:rPr>
        <w:t>or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xample,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cluster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adject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es,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color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 xml:space="preserve">number </w:t>
      </w:r>
      <w:r>
        <w:rPr>
          <w:spacing w:val="-2"/>
          <w:w w:val="99"/>
          <w:sz w:val="24"/>
          <w:szCs w:val="24"/>
        </w:rPr>
        <w:t>w</w:t>
      </w:r>
      <w:r>
        <w:rPr>
          <w:w w:val="99"/>
          <w:sz w:val="24"/>
          <w:szCs w:val="24"/>
        </w:rPr>
        <w:t>ords</w:t>
      </w:r>
      <w:r>
        <w:rPr>
          <w:sz w:val="24"/>
          <w:szCs w:val="24"/>
        </w:rPr>
        <w:t xml:space="preserve"> formed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separate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clusters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(p448).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success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early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computational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models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led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 proliferation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models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learn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information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(see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Riordan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Jones,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2010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for an</w:t>
      </w:r>
      <w:r>
        <w:rPr>
          <w:spacing w:val="-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ov</w:t>
      </w:r>
      <w:r>
        <w:rPr>
          <w:sz w:val="24"/>
          <w:szCs w:val="24"/>
        </w:rPr>
        <w:t>ervi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comparison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state-of-the-art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models).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computational</w:t>
      </w:r>
      <w:r>
        <w:rPr>
          <w:spacing w:val="-14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vidence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quite strong: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Statistical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patterns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can,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principle,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used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learn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inter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alia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some aspects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meaning.</w:t>
      </w:r>
    </w:p>
    <w:p w:rsidR="00273D53" w:rsidRDefault="00273D53">
      <w:pPr>
        <w:spacing w:before="3" w:line="120" w:lineRule="exact"/>
        <w:rPr>
          <w:sz w:val="12"/>
          <w:szCs w:val="12"/>
        </w:rPr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6839DC">
      <w:pPr>
        <w:spacing w:before="21" w:line="415" w:lineRule="auto"/>
        <w:ind w:left="120" w:right="59" w:firstLine="576"/>
        <w:rPr>
          <w:sz w:val="24"/>
          <w:szCs w:val="24"/>
        </w:rPr>
      </w:pPr>
      <w:r>
        <w:rPr>
          <w:sz w:val="24"/>
          <w:szCs w:val="24"/>
        </w:rPr>
        <w:t>There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computational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proofs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concept,</w:t>
      </w:r>
      <w:r>
        <w:rPr>
          <w:spacing w:val="-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little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9"/>
          <w:sz w:val="24"/>
          <w:szCs w:val="24"/>
        </w:rPr>
        <w:t>r</w:t>
      </w:r>
      <w:r>
        <w:rPr>
          <w:sz w:val="24"/>
          <w:szCs w:val="24"/>
        </w:rPr>
        <w:t>ect</w:t>
      </w:r>
      <w:r>
        <w:rPr>
          <w:spacing w:val="12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vidence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humans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use 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information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learn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meaning.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6"/>
          <w:sz w:val="24"/>
          <w:szCs w:val="24"/>
        </w:rPr>
        <w:t>e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one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influential</w:t>
      </w:r>
      <w:r>
        <w:rPr>
          <w:spacing w:val="-20"/>
          <w:sz w:val="24"/>
          <w:szCs w:val="24"/>
        </w:rPr>
        <w:t xml:space="preserve"> </w:t>
      </w:r>
      <w:r>
        <w:rPr>
          <w:sz w:val="24"/>
          <w:szCs w:val="24"/>
        </w:rPr>
        <w:t>case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study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fers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some indirect</w:t>
      </w:r>
      <w:r>
        <w:rPr>
          <w:spacing w:val="-7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vidence.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Shepard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Cooper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(1992)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presented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congenitally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blind,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colo</w:t>
      </w:r>
      <w:r>
        <w:rPr>
          <w:spacing w:val="-5"/>
          <w:sz w:val="24"/>
          <w:szCs w:val="24"/>
        </w:rPr>
        <w:t>r</w:t>
      </w:r>
      <w:r>
        <w:rPr>
          <w:sz w:val="24"/>
          <w:szCs w:val="24"/>
        </w:rPr>
        <w:t>-blind,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and normally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sighted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participants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pairs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color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them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ma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similarity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ratings. As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might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predicted,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ratings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blind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participants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did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correlate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highly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normally sighted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ind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viduals.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6"/>
          <w:sz w:val="24"/>
          <w:szCs w:val="24"/>
        </w:rPr>
        <w:t>e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their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ratings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did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appear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preser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local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similarity relationships—violet</w:t>
      </w:r>
      <w:r>
        <w:rPr>
          <w:spacing w:val="-20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rated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most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similar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purple,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teal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green,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forth.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might congenitally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blind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ind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viduals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5"/>
          <w:sz w:val="24"/>
          <w:szCs w:val="24"/>
        </w:rPr>
        <w:t>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learned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ything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about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color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relationships?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One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possibilit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 raised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Shepard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Coope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blind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may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5"/>
          <w:sz w:val="24"/>
          <w:szCs w:val="24"/>
        </w:rPr>
        <w:t>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xtracted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these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relationships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their linguistic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input.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More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recent</w:t>
      </w:r>
      <w:r>
        <w:rPr>
          <w:spacing w:val="-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ork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Bed</w:t>
      </w:r>
      <w:r>
        <w:rPr>
          <w:spacing w:val="-4"/>
          <w:sz w:val="24"/>
          <w:szCs w:val="24"/>
        </w:rPr>
        <w:t>n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7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K</w:t>
      </w:r>
      <w:r>
        <w:rPr>
          <w:sz w:val="24"/>
          <w:szCs w:val="24"/>
        </w:rPr>
        <w:t>oste</w:t>
      </w:r>
      <w:r>
        <w:rPr>
          <w:spacing w:val="-5"/>
          <w:sz w:val="24"/>
          <w:szCs w:val="24"/>
        </w:rPr>
        <w:t>r</w:t>
      </w:r>
      <w:r>
        <w:rPr>
          <w:sz w:val="24"/>
          <w:szCs w:val="24"/>
        </w:rPr>
        <w:t>-Hale,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Johnston,</w:t>
      </w:r>
      <w:r>
        <w:rPr>
          <w:spacing w:val="-9"/>
          <w:sz w:val="24"/>
          <w:szCs w:val="24"/>
        </w:rPr>
        <w:t xml:space="preserve"> </w:t>
      </w:r>
      <w:r>
        <w:rPr>
          <w:spacing w:val="-24"/>
          <w:sz w:val="24"/>
          <w:szCs w:val="24"/>
        </w:rPr>
        <w:t>Y</w:t>
      </w:r>
      <w:r>
        <w:rPr>
          <w:sz w:val="24"/>
          <w:szCs w:val="24"/>
        </w:rPr>
        <w:t>azzolino,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Sa</w:t>
      </w:r>
      <w:r>
        <w:rPr>
          <w:spacing w:val="-4"/>
          <w:sz w:val="24"/>
          <w:szCs w:val="24"/>
        </w:rPr>
        <w:t>x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(2012) has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similar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results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wledge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visual</w:t>
      </w:r>
      <w:r>
        <w:rPr>
          <w:spacing w:val="-6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erbs.</w:t>
      </w:r>
    </w:p>
    <w:p w:rsidR="00273D53" w:rsidRDefault="006839DC">
      <w:pPr>
        <w:spacing w:before="39" w:line="415" w:lineRule="auto"/>
        <w:ind w:left="120" w:right="73" w:firstLine="576"/>
        <w:rPr>
          <w:sz w:val="24"/>
          <w:szCs w:val="24"/>
        </w:rPr>
      </w:pPr>
      <w:r>
        <w:rPr>
          <w:sz w:val="24"/>
          <w:szCs w:val="24"/>
        </w:rPr>
        <w:t>These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demonstrations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blind,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while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suggest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e,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only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indirect</w:t>
      </w:r>
      <w:r>
        <w:rPr>
          <w:spacing w:val="-7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vidence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xtual 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learning.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Researchers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studying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syntactic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gories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(as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opposed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w</w:t>
      </w:r>
      <w:r>
        <w:rPr>
          <w:sz w:val="24"/>
          <w:szCs w:val="24"/>
        </w:rPr>
        <w:t>ord meanings)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5"/>
          <w:sz w:val="24"/>
          <w:szCs w:val="24"/>
        </w:rPr>
        <w:t>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empl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yed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methods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can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principle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-4"/>
          <w:sz w:val="24"/>
          <w:szCs w:val="24"/>
        </w:rPr>
        <w:t>o</w:t>
      </w:r>
      <w:r>
        <w:rPr>
          <w:sz w:val="24"/>
          <w:szCs w:val="24"/>
        </w:rPr>
        <w:t>vide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stronger</w:t>
      </w:r>
      <w:r>
        <w:rPr>
          <w:spacing w:val="-8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vidence.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These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 xml:space="preserve">studies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learners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artificial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languages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certain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gularities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measure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whether learners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form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gories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basis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these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gularities.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section,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discuss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results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 studies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5"/>
          <w:sz w:val="24"/>
          <w:szCs w:val="24"/>
        </w:rPr>
        <w:t>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xamined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kind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structure,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MNPQ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language.</w:t>
      </w:r>
    </w:p>
    <w:p w:rsidR="00273D53" w:rsidRDefault="00273D53">
      <w:pPr>
        <w:spacing w:line="200" w:lineRule="exact"/>
      </w:pPr>
    </w:p>
    <w:p w:rsidR="00273D53" w:rsidRDefault="00273D53">
      <w:pPr>
        <w:spacing w:before="19" w:line="240" w:lineRule="exact"/>
        <w:rPr>
          <w:sz w:val="24"/>
          <w:szCs w:val="24"/>
        </w:rPr>
      </w:pPr>
    </w:p>
    <w:p w:rsidR="00273D53" w:rsidRDefault="006839DC">
      <w:pPr>
        <w:ind w:left="120"/>
        <w:rPr>
          <w:sz w:val="24"/>
          <w:szCs w:val="24"/>
        </w:rPr>
      </w:pP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puzzle: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MNPQ</w:t>
      </w:r>
      <w:r>
        <w:rPr>
          <w:spacing w:val="3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language</w:t>
      </w:r>
    </w:p>
    <w:p w:rsidR="00273D53" w:rsidRDefault="00273D53">
      <w:pPr>
        <w:spacing w:line="200" w:lineRule="exact"/>
      </w:pPr>
    </w:p>
    <w:p w:rsidR="00273D53" w:rsidRDefault="00273D53">
      <w:pPr>
        <w:spacing w:before="6" w:line="280" w:lineRule="exact"/>
        <w:rPr>
          <w:sz w:val="28"/>
          <w:szCs w:val="28"/>
        </w:rPr>
      </w:pPr>
    </w:p>
    <w:p w:rsidR="00273D53" w:rsidRDefault="006839DC">
      <w:pPr>
        <w:spacing w:line="400" w:lineRule="auto"/>
        <w:ind w:left="120" w:right="60" w:firstLine="576"/>
        <w:rPr>
          <w:sz w:val="24"/>
          <w:szCs w:val="24"/>
        </w:rPr>
        <w:sectPr w:rsidR="00273D53">
          <w:pgSz w:w="12240" w:h="15840"/>
          <w:pgMar w:top="960" w:right="1340" w:bottom="280" w:left="1320" w:header="736" w:footer="0" w:gutter="0"/>
          <w:cols w:space="720"/>
        </w:sectPr>
      </w:pP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MNPQ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language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contains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four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gories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w</w:t>
      </w:r>
      <w:r>
        <w:rPr>
          <w:sz w:val="24"/>
          <w:szCs w:val="24"/>
        </w:rPr>
        <w:t>ords,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(which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includes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10"/>
          <w:position w:val="-4"/>
          <w:sz w:val="16"/>
          <w:szCs w:val="16"/>
        </w:rPr>
        <w:t>1</w:t>
      </w:r>
      <w:r>
        <w:rPr>
          <w:sz w:val="24"/>
          <w:szCs w:val="24"/>
        </w:rPr>
        <w:t>,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10"/>
          <w:position w:val="-4"/>
          <w:sz w:val="16"/>
          <w:szCs w:val="16"/>
        </w:rPr>
        <w:t>2</w:t>
      </w:r>
      <w:r>
        <w:rPr>
          <w:sz w:val="24"/>
          <w:szCs w:val="24"/>
        </w:rPr>
        <w:t>,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4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m</w:t>
      </w:r>
      <w:r>
        <w:rPr>
          <w:w w:val="105"/>
          <w:position w:val="-4"/>
          <w:sz w:val="16"/>
          <w:szCs w:val="16"/>
        </w:rPr>
        <w:t>3</w:t>
      </w:r>
      <w:r>
        <w:rPr>
          <w:spacing w:val="-30"/>
          <w:position w:val="-4"/>
          <w:sz w:val="16"/>
          <w:szCs w:val="16"/>
        </w:rPr>
        <w:t xml:space="preserve"> </w:t>
      </w:r>
      <w:r>
        <w:rPr>
          <w:sz w:val="24"/>
          <w:szCs w:val="24"/>
        </w:rPr>
        <w:t>),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(n</w:t>
      </w:r>
      <w:r>
        <w:rPr>
          <w:spacing w:val="10"/>
          <w:position w:val="-4"/>
          <w:sz w:val="16"/>
          <w:szCs w:val="16"/>
        </w:rPr>
        <w:t>1</w:t>
      </w:r>
      <w:r>
        <w:rPr>
          <w:sz w:val="24"/>
          <w:szCs w:val="24"/>
        </w:rPr>
        <w:t>,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0"/>
          <w:position w:val="-4"/>
          <w:sz w:val="16"/>
          <w:szCs w:val="16"/>
        </w:rPr>
        <w:t>2</w:t>
      </w:r>
      <w:r>
        <w:rPr>
          <w:sz w:val="24"/>
          <w:szCs w:val="24"/>
        </w:rPr>
        <w:t>,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0"/>
          <w:position w:val="-4"/>
          <w:sz w:val="16"/>
          <w:szCs w:val="16"/>
        </w:rPr>
        <w:t>3</w:t>
      </w:r>
      <w:r>
        <w:rPr>
          <w:sz w:val="24"/>
          <w:szCs w:val="24"/>
        </w:rPr>
        <w:t>),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(p</w:t>
      </w:r>
      <w:r>
        <w:rPr>
          <w:spacing w:val="10"/>
          <w:position w:val="-4"/>
          <w:sz w:val="16"/>
          <w:szCs w:val="16"/>
        </w:rPr>
        <w:t>1</w:t>
      </w:r>
      <w:r>
        <w:rPr>
          <w:sz w:val="24"/>
          <w:szCs w:val="24"/>
        </w:rPr>
        <w:t>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0"/>
          <w:position w:val="-4"/>
          <w:sz w:val="16"/>
          <w:szCs w:val="16"/>
        </w:rPr>
        <w:t>2</w:t>
      </w:r>
      <w:r>
        <w:rPr>
          <w:sz w:val="24"/>
          <w:szCs w:val="24"/>
        </w:rPr>
        <w:t>, p</w:t>
      </w:r>
      <w:r>
        <w:rPr>
          <w:spacing w:val="10"/>
          <w:position w:val="-4"/>
          <w:sz w:val="16"/>
          <w:szCs w:val="16"/>
        </w:rPr>
        <w:t>3</w:t>
      </w:r>
      <w:r>
        <w:rPr>
          <w:sz w:val="24"/>
          <w:szCs w:val="24"/>
        </w:rPr>
        <w:t>),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Q</w:t>
      </w:r>
      <w:r>
        <w:rPr>
          <w:spacing w:val="-2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(</w:t>
      </w:r>
      <w:r>
        <w:rPr>
          <w:w w:val="86"/>
          <w:sz w:val="24"/>
          <w:szCs w:val="24"/>
        </w:rPr>
        <w:t>q</w:t>
      </w:r>
      <w:r>
        <w:rPr>
          <w:w w:val="105"/>
          <w:position w:val="-4"/>
          <w:sz w:val="16"/>
          <w:szCs w:val="16"/>
        </w:rPr>
        <w:t>1</w:t>
      </w:r>
      <w:r>
        <w:rPr>
          <w:spacing w:val="-30"/>
          <w:position w:val="-4"/>
          <w:sz w:val="16"/>
          <w:szCs w:val="16"/>
        </w:rPr>
        <w:t xml:space="preserve"> </w:t>
      </w:r>
      <w:r>
        <w:rPr>
          <w:sz w:val="24"/>
          <w:szCs w:val="24"/>
        </w:rPr>
        <w:t>,</w:t>
      </w:r>
      <w:r>
        <w:rPr>
          <w:spacing w:val="-1"/>
          <w:sz w:val="24"/>
          <w:szCs w:val="24"/>
        </w:rPr>
        <w:t xml:space="preserve"> </w:t>
      </w:r>
      <w:r>
        <w:rPr>
          <w:w w:val="86"/>
          <w:sz w:val="24"/>
          <w:szCs w:val="24"/>
        </w:rPr>
        <w:t>q</w:t>
      </w:r>
      <w:r>
        <w:rPr>
          <w:w w:val="105"/>
          <w:position w:val="-4"/>
          <w:sz w:val="16"/>
          <w:szCs w:val="16"/>
        </w:rPr>
        <w:t>2</w:t>
      </w:r>
      <w:r>
        <w:rPr>
          <w:spacing w:val="-30"/>
          <w:position w:val="-4"/>
          <w:sz w:val="16"/>
          <w:szCs w:val="16"/>
        </w:rPr>
        <w:t xml:space="preserve"> </w:t>
      </w:r>
      <w:r>
        <w:rPr>
          <w:sz w:val="24"/>
          <w:szCs w:val="24"/>
        </w:rPr>
        <w:t>,</w:t>
      </w:r>
      <w:r>
        <w:rPr>
          <w:spacing w:val="-1"/>
          <w:sz w:val="24"/>
          <w:szCs w:val="24"/>
        </w:rPr>
        <w:t xml:space="preserve"> </w:t>
      </w:r>
      <w:r>
        <w:rPr>
          <w:w w:val="86"/>
          <w:sz w:val="24"/>
          <w:szCs w:val="24"/>
        </w:rPr>
        <w:t>q</w:t>
      </w:r>
      <w:r>
        <w:rPr>
          <w:w w:val="105"/>
          <w:position w:val="-4"/>
          <w:sz w:val="16"/>
          <w:szCs w:val="16"/>
        </w:rPr>
        <w:t>3</w:t>
      </w:r>
      <w:r>
        <w:rPr>
          <w:spacing w:val="-30"/>
          <w:position w:val="-4"/>
          <w:sz w:val="16"/>
          <w:szCs w:val="16"/>
        </w:rPr>
        <w:t xml:space="preserve"> </w:t>
      </w:r>
      <w:r>
        <w:rPr>
          <w:sz w:val="24"/>
          <w:szCs w:val="24"/>
        </w:rPr>
        <w:t>).</w:t>
      </w:r>
      <w:r>
        <w:rPr>
          <w:spacing w:val="1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articipants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hear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types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training</w:t>
      </w:r>
      <w:r>
        <w:rPr>
          <w:spacing w:val="-8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sentences: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MN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PQ.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Thus,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sentences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li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10"/>
          <w:position w:val="-4"/>
          <w:sz w:val="16"/>
          <w:szCs w:val="16"/>
        </w:rPr>
        <w:t>1</w:t>
      </w:r>
      <w:r>
        <w:rPr>
          <w:sz w:val="24"/>
          <w:szCs w:val="24"/>
        </w:rPr>
        <w:t>n</w:t>
      </w:r>
      <w:r>
        <w:rPr>
          <w:position w:val="-4"/>
          <w:sz w:val="16"/>
          <w:szCs w:val="16"/>
        </w:rPr>
        <w:t xml:space="preserve">3 </w:t>
      </w:r>
      <w:r>
        <w:rPr>
          <w:spacing w:val="34"/>
          <w:position w:val="-4"/>
          <w:sz w:val="16"/>
          <w:szCs w:val="16"/>
        </w:rPr>
        <w:t xml:space="preserve"> </w:t>
      </w:r>
      <w:r>
        <w:rPr>
          <w:sz w:val="24"/>
          <w:szCs w:val="24"/>
        </w:rPr>
        <w:t>are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grammatical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while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sentences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li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10"/>
          <w:position w:val="-4"/>
          <w:sz w:val="16"/>
          <w:szCs w:val="16"/>
        </w:rPr>
        <w:t>1</w:t>
      </w:r>
      <w:r>
        <w:rPr>
          <w:sz w:val="24"/>
          <w:szCs w:val="24"/>
        </w:rPr>
        <w:t>q</w:t>
      </w:r>
      <w:r>
        <w:rPr>
          <w:position w:val="-4"/>
          <w:sz w:val="16"/>
          <w:szCs w:val="16"/>
        </w:rPr>
        <w:t>3</w:t>
      </w:r>
      <w:r>
        <w:rPr>
          <w:spacing w:val="38"/>
          <w:position w:val="-4"/>
          <w:sz w:val="16"/>
          <w:szCs w:val="16"/>
        </w:rPr>
        <w:t xml:space="preserve"> </w:t>
      </w:r>
      <w:r>
        <w:rPr>
          <w:sz w:val="24"/>
          <w:szCs w:val="24"/>
        </w:rPr>
        <w:t>are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ill</w:t>
      </w:r>
      <w:r>
        <w:rPr>
          <w:spacing w:val="-4"/>
          <w:sz w:val="24"/>
          <w:szCs w:val="24"/>
        </w:rPr>
        <w:t>e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al.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Early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10"/>
          <w:sz w:val="24"/>
          <w:szCs w:val="24"/>
        </w:rPr>
        <w:t>n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esti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ations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(Braine,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1966;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K.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H.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Smith,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1966)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found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participants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tend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endorse n</w:t>
      </w:r>
      <w:r>
        <w:rPr>
          <w:spacing w:val="-4"/>
          <w:sz w:val="24"/>
          <w:szCs w:val="24"/>
        </w:rPr>
        <w:t>ov</w:t>
      </w:r>
      <w:r>
        <w:rPr>
          <w:sz w:val="24"/>
          <w:szCs w:val="24"/>
        </w:rPr>
        <w:t>el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grammatical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sentences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f</w:t>
      </w:r>
      <w:r>
        <w:rPr>
          <w:sz w:val="24"/>
          <w:szCs w:val="24"/>
        </w:rPr>
        <w:t>amilia</w:t>
      </w:r>
      <w:r>
        <w:rPr>
          <w:spacing w:val="-13"/>
          <w:sz w:val="24"/>
          <w:szCs w:val="24"/>
        </w:rPr>
        <w:t>r</w:t>
      </w:r>
      <w:r>
        <w:rPr>
          <w:sz w:val="24"/>
          <w:szCs w:val="24"/>
        </w:rPr>
        <w:t>.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6"/>
          <w:sz w:val="24"/>
          <w:szCs w:val="24"/>
        </w:rPr>
        <w:t>e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participants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also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endorse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ungrammatical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MQ 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sentences,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suggesting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learn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position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gularities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(that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M/P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come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first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N/Q come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second)</w:t>
      </w:r>
      <w:r>
        <w:rPr>
          <w:spacing w:val="-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gularities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(that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co-occurs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</w:t>
      </w:r>
    </w:p>
    <w:p w:rsidR="00273D53" w:rsidRDefault="00273D53">
      <w:pPr>
        <w:spacing w:before="5" w:line="120" w:lineRule="exact"/>
        <w:rPr>
          <w:sz w:val="12"/>
          <w:szCs w:val="12"/>
        </w:rPr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6839DC">
      <w:pPr>
        <w:spacing w:before="19"/>
        <w:ind w:left="100"/>
        <w:rPr>
          <w:sz w:val="24"/>
          <w:szCs w:val="24"/>
        </w:rPr>
      </w:pP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Q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occurs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Q</w:t>
      </w:r>
      <w:r>
        <w:rPr>
          <w:spacing w:val="-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N).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ailure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learn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gories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basis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pure</w:t>
      </w:r>
    </w:p>
    <w:p w:rsidR="00273D53" w:rsidRDefault="00273D53">
      <w:pPr>
        <w:spacing w:before="2" w:line="200" w:lineRule="exact"/>
      </w:pPr>
    </w:p>
    <w:p w:rsidR="00273D53" w:rsidRDefault="006839DC">
      <w:pPr>
        <w:spacing w:line="415" w:lineRule="auto"/>
        <w:ind w:left="100" w:right="251"/>
        <w:rPr>
          <w:sz w:val="24"/>
          <w:szCs w:val="24"/>
        </w:rPr>
      </w:pP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has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been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reliably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obser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number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studies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(Braine,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1987;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Brooks,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Braine, Catalano,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Brod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Sudhalter,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1993;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Frank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Gibson,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2011;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Frigo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McDonald,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1998;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Ger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 xml:space="preserve">en, </w:t>
      </w:r>
      <w:r>
        <w:rPr>
          <w:spacing w:val="-10"/>
          <w:sz w:val="24"/>
          <w:szCs w:val="24"/>
        </w:rPr>
        <w:t>W</w:t>
      </w:r>
      <w:r>
        <w:rPr>
          <w:sz w:val="24"/>
          <w:szCs w:val="24"/>
        </w:rPr>
        <w:t>ilson,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wis,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2005;</w:t>
      </w:r>
      <w:r>
        <w:rPr>
          <w:spacing w:val="-5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K</w:t>
      </w:r>
      <w:r>
        <w:rPr>
          <w:sz w:val="24"/>
          <w:szCs w:val="24"/>
        </w:rPr>
        <w:t>empe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Brooks,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2001;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Sa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fran,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2010).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6"/>
          <w:sz w:val="24"/>
          <w:szCs w:val="24"/>
        </w:rPr>
        <w:t>e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Reede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 N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wport,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Aslin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(2009,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Experiment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5)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report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successful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related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language, (Q)AXB(R).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language,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optional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Q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gories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ser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deconfound</w:t>
      </w:r>
    </w:p>
    <w:p w:rsidR="00273D53" w:rsidRDefault="006839DC">
      <w:pPr>
        <w:spacing w:before="7" w:line="415" w:lineRule="auto"/>
        <w:ind w:left="100" w:right="162"/>
        <w:rPr>
          <w:sz w:val="24"/>
          <w:szCs w:val="24"/>
        </w:rPr>
      </w:pP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gularities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positional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gularities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(i.e.,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MNPQ,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Ms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>lw</w:t>
      </w:r>
      <w:r>
        <w:rPr>
          <w:sz w:val="24"/>
          <w:szCs w:val="24"/>
        </w:rPr>
        <w:t>ays sentence-initial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Qs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>lw</w:t>
      </w:r>
      <w:r>
        <w:rPr>
          <w:sz w:val="24"/>
          <w:szCs w:val="24"/>
        </w:rPr>
        <w:t>ays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sentence-final).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6"/>
          <w:sz w:val="24"/>
          <w:szCs w:val="24"/>
        </w:rPr>
        <w:t>e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ficult</w:t>
      </w:r>
      <w:r>
        <w:rPr>
          <w:spacing w:val="-18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directly compare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(Q)AXB(R)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MNPQ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results,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due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presence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additional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 former;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reconciling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results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these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languages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topic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future</w:t>
      </w:r>
      <w:r>
        <w:rPr>
          <w:spacing w:val="-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ork.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>e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ertheless,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the MNPQ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ailures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puzzling,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computational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models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suggest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xtual</w:t>
      </w:r>
    </w:p>
    <w:p w:rsidR="00273D53" w:rsidRDefault="006839DC">
      <w:pPr>
        <w:spacing w:before="7"/>
        <w:ind w:left="100"/>
        <w:rPr>
          <w:sz w:val="24"/>
          <w:szCs w:val="24"/>
        </w:rPr>
      </w:pP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werful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mechanism.</w:t>
      </w:r>
    </w:p>
    <w:p w:rsidR="00273D53" w:rsidRDefault="00273D53">
      <w:pPr>
        <w:spacing w:line="200" w:lineRule="exact"/>
      </w:pPr>
    </w:p>
    <w:p w:rsidR="00273D53" w:rsidRDefault="00273D53">
      <w:pPr>
        <w:spacing w:before="11" w:line="280" w:lineRule="exact"/>
        <w:rPr>
          <w:sz w:val="28"/>
          <w:szCs w:val="28"/>
        </w:rPr>
      </w:pPr>
    </w:p>
    <w:p w:rsidR="00273D53" w:rsidRDefault="006839DC">
      <w:pPr>
        <w:spacing w:line="415" w:lineRule="auto"/>
        <w:ind w:left="100" w:right="164" w:firstLine="576"/>
        <w:rPr>
          <w:sz w:val="24"/>
          <w:szCs w:val="24"/>
        </w:rPr>
      </w:pPr>
      <w:r>
        <w:rPr>
          <w:sz w:val="24"/>
          <w:szCs w:val="24"/>
        </w:rPr>
        <w:t>Ma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y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del w:id="53" w:author="lera boroditsky" w:date="2013-11-21T17:32:00Z">
        <w:r w:rsidDel="00DC06CA">
          <w:rPr>
            <w:sz w:val="24"/>
            <w:szCs w:val="24"/>
          </w:rPr>
          <w:delText>same</w:delText>
        </w:r>
        <w:r w:rsidDel="00DC06CA">
          <w:rPr>
            <w:spacing w:val="-5"/>
            <w:sz w:val="24"/>
            <w:szCs w:val="24"/>
          </w:rPr>
          <w:delText xml:space="preserve"> </w:delText>
        </w:r>
      </w:del>
      <w:r>
        <w:rPr>
          <w:sz w:val="24"/>
          <w:szCs w:val="24"/>
        </w:rPr>
        <w:t>these</w:t>
      </w:r>
      <w:r>
        <w:rPr>
          <w:spacing w:val="-5"/>
          <w:sz w:val="24"/>
          <w:szCs w:val="24"/>
        </w:rPr>
        <w:t xml:space="preserve"> </w:t>
      </w:r>
      <w:ins w:id="54" w:author="lera boroditsky" w:date="2013-11-21T17:33:00Z">
        <w:r w:rsidR="00DC06CA">
          <w:rPr>
            <w:spacing w:val="-5"/>
            <w:sz w:val="24"/>
            <w:szCs w:val="24"/>
          </w:rPr>
          <w:t xml:space="preserve">same </w:t>
        </w:r>
      </w:ins>
      <w:r>
        <w:rPr>
          <w:sz w:val="24"/>
          <w:szCs w:val="24"/>
        </w:rPr>
        <w:t>studies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5"/>
          <w:sz w:val="24"/>
          <w:szCs w:val="24"/>
        </w:rPr>
        <w:t>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also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demonstrated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MNPQ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possible, 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6"/>
          <w:sz w:val="24"/>
          <w:szCs w:val="24"/>
        </w:rPr>
        <w:t>e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when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information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partially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completely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correlated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another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 xml:space="preserve">cue. </w:t>
      </w:r>
      <w:r>
        <w:rPr>
          <w:spacing w:val="-4"/>
          <w:sz w:val="24"/>
          <w:szCs w:val="24"/>
        </w:rPr>
        <w:t>F</w:t>
      </w:r>
      <w:r>
        <w:rPr>
          <w:sz w:val="24"/>
          <w:szCs w:val="24"/>
        </w:rPr>
        <w:t>or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xample,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Braine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(1987)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found</w:t>
      </w:r>
      <w:r>
        <w:rPr>
          <w:spacing w:val="-6"/>
          <w:sz w:val="24"/>
          <w:szCs w:val="24"/>
        </w:rPr>
        <w:t xml:space="preserve"> </w:t>
      </w:r>
      <w:del w:id="55" w:author="lera boroditsky" w:date="2013-11-21T17:33:00Z">
        <w:r w:rsidDel="00DC06CA">
          <w:rPr>
            <w:sz w:val="24"/>
            <w:szCs w:val="24"/>
          </w:rPr>
          <w:delText>that</w:delText>
        </w:r>
        <w:r w:rsidDel="00DC06CA">
          <w:rPr>
            <w:spacing w:val="-4"/>
            <w:sz w:val="24"/>
            <w:szCs w:val="24"/>
          </w:rPr>
          <w:delText xml:space="preserve"> </w:delText>
        </w:r>
      </w:del>
      <w:r>
        <w:rPr>
          <w:sz w:val="24"/>
          <w:szCs w:val="24"/>
        </w:rPr>
        <w:t>successful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MNPQ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del w:id="56" w:author="lera boroditsky" w:date="2013-11-21T17:33:00Z">
        <w:r w:rsidDel="00DC06CA">
          <w:rPr>
            <w:sz w:val="24"/>
            <w:szCs w:val="24"/>
          </w:rPr>
          <w:delText>results</w:delText>
        </w:r>
        <w:r w:rsidDel="00DC06CA">
          <w:rPr>
            <w:spacing w:val="-6"/>
            <w:sz w:val="24"/>
            <w:szCs w:val="24"/>
          </w:rPr>
          <w:delText xml:space="preserve"> </w:delText>
        </w:r>
      </w:del>
      <w:r>
        <w:rPr>
          <w:sz w:val="24"/>
          <w:szCs w:val="24"/>
        </w:rPr>
        <w:t>when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co-occurrence information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partially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correlated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natural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gende</w:t>
      </w:r>
      <w:r>
        <w:rPr>
          <w:spacing w:val="-13"/>
          <w:sz w:val="24"/>
          <w:szCs w:val="24"/>
        </w:rPr>
        <w:t>r</w:t>
      </w:r>
      <w:r>
        <w:rPr>
          <w:sz w:val="24"/>
          <w:szCs w:val="24"/>
        </w:rPr>
        <w:t>.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xperiment,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participants</w:t>
      </w:r>
      <w:r>
        <w:rPr>
          <w:spacing w:val="-11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acquired an</w:t>
      </w:r>
      <w:r>
        <w:rPr>
          <w:sz w:val="24"/>
          <w:szCs w:val="24"/>
        </w:rPr>
        <w:t xml:space="preserve"> artificial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language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name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pictures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referents.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xperimental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condition,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all pictures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labeled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commentRangeStart w:id="57"/>
      <w:r>
        <w:rPr>
          <w:sz w:val="24"/>
          <w:szCs w:val="24"/>
        </w:rPr>
        <w:t>Ms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(though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all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referred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men)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all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pictures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 xml:space="preserve">of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omen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labeled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commentRangeEnd w:id="57"/>
      <w:r w:rsidR="00DC06CA">
        <w:rPr>
          <w:rStyle w:val="CommentReference"/>
        </w:rPr>
        <w:commentReference w:id="57"/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(though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all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referred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w</w:t>
      </w:r>
      <w:r>
        <w:rPr>
          <w:sz w:val="24"/>
          <w:szCs w:val="24"/>
        </w:rPr>
        <w:t>omen).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</w:p>
    <w:p w:rsidR="00273D53" w:rsidRDefault="006839DC">
      <w:pPr>
        <w:spacing w:before="7" w:line="415" w:lineRule="auto"/>
        <w:ind w:left="100" w:right="105"/>
        <w:rPr>
          <w:sz w:val="24"/>
          <w:szCs w:val="24"/>
        </w:rPr>
        <w:sectPr w:rsidR="00273D53">
          <w:pgSz w:w="12240" w:h="15840"/>
          <w:pgMar w:top="960" w:right="1340" w:bottom="280" w:left="1340" w:header="736" w:footer="0" w:gutter="0"/>
          <w:cols w:space="720"/>
        </w:sectPr>
      </w:pP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gularities</w:t>
      </w:r>
      <w:r>
        <w:rPr>
          <w:spacing w:val="-1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significantly</w:t>
      </w:r>
      <w:r>
        <w:rPr>
          <w:spacing w:val="-24"/>
          <w:sz w:val="24"/>
          <w:szCs w:val="24"/>
        </w:rPr>
        <w:t xml:space="preserve"> </w:t>
      </w:r>
      <w:r>
        <w:rPr>
          <w:sz w:val="24"/>
          <w:szCs w:val="24"/>
        </w:rPr>
        <w:t>higher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xperimental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condition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than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control condition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where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natural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gender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correlated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M/P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membership.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Though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Braine</w:t>
      </w:r>
      <w:r>
        <w:rPr>
          <w:spacing w:val="-13"/>
          <w:sz w:val="24"/>
          <w:szCs w:val="24"/>
        </w:rPr>
        <w:t>’</w:t>
      </w:r>
      <w:r>
        <w:rPr>
          <w:sz w:val="24"/>
          <w:szCs w:val="24"/>
        </w:rPr>
        <w:t xml:space="preserve">s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xperiment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combined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cues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natural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gende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he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suggested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phonological cues</w:t>
      </w:r>
      <w:r>
        <w:rPr>
          <w:sz w:val="24"/>
          <w:szCs w:val="24"/>
        </w:rPr>
        <w:t xml:space="preserve"> might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better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ser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real-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orld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language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learners.</w:t>
      </w:r>
      <w:r>
        <w:rPr>
          <w:spacing w:val="6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F</w:t>
      </w:r>
      <w:r>
        <w:rPr>
          <w:sz w:val="24"/>
          <w:szCs w:val="24"/>
        </w:rPr>
        <w:t>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instance,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Spanish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Italian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spea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ers might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learn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grammatical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gender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gories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taking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ad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antage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act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feminine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nouns often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end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-a,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while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masculine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nouns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often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end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-o.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More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generall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demonstrations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that 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information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can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useful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concert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other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information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sources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5"/>
          <w:sz w:val="24"/>
          <w:szCs w:val="24"/>
        </w:rPr>
        <w:t>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 encouraged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researchers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study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disparate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sources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might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grated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f</w:t>
      </w:r>
      <w:r>
        <w:rPr>
          <w:sz w:val="24"/>
          <w:szCs w:val="24"/>
        </w:rPr>
        <w:t>acilitate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</w:p>
    <w:p w:rsidR="00273D53" w:rsidRDefault="00273D53">
      <w:pPr>
        <w:spacing w:before="5" w:line="120" w:lineRule="exact"/>
        <w:rPr>
          <w:sz w:val="12"/>
          <w:szCs w:val="12"/>
        </w:rPr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6839DC">
      <w:pPr>
        <w:spacing w:before="19"/>
        <w:ind w:left="100"/>
        <w:rPr>
          <w:sz w:val="24"/>
          <w:szCs w:val="24"/>
        </w:rPr>
      </w:pPr>
      <w:r>
        <w:rPr>
          <w:sz w:val="24"/>
          <w:szCs w:val="24"/>
        </w:rPr>
        <w:t>(e.g.,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Johns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Jones,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2012;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Monaghan,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Chate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Christiansen,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2005).</w:t>
      </w:r>
    </w:p>
    <w:p w:rsidR="00273D53" w:rsidRDefault="00273D53">
      <w:pPr>
        <w:spacing w:before="2" w:line="200" w:lineRule="exact"/>
      </w:pPr>
    </w:p>
    <w:p w:rsidR="00273D53" w:rsidRDefault="006839DC">
      <w:pPr>
        <w:spacing w:line="415" w:lineRule="auto"/>
        <w:ind w:left="100" w:right="131" w:firstLine="576"/>
        <w:rPr>
          <w:sz w:val="24"/>
          <w:szCs w:val="24"/>
        </w:rPr>
      </w:pPr>
      <w:r>
        <w:rPr>
          <w:sz w:val="24"/>
          <w:szCs w:val="24"/>
        </w:rPr>
        <w:t>Nearly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all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empirical</w:t>
      </w:r>
      <w:r>
        <w:rPr>
          <w:spacing w:val="-9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ork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has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interpreted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results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human</w:t>
      </w:r>
      <w:r>
        <w:rPr>
          <w:spacing w:val="-7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xperiments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with reference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grammatical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rather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than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meaning.</w:t>
      </w:r>
      <w:r>
        <w:rPr>
          <w:spacing w:val="5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our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wledge,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only one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study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has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xamined</w:t>
      </w:r>
      <w:r>
        <w:rPr>
          <w:spacing w:val="-9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meaning.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Recentl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Sa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fran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(2010)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10"/>
          <w:sz w:val="24"/>
          <w:szCs w:val="24"/>
        </w:rPr>
        <w:t>n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esti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ated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Braine</w:t>
      </w:r>
      <w:r>
        <w:rPr>
          <w:spacing w:val="-13"/>
          <w:sz w:val="24"/>
          <w:szCs w:val="24"/>
        </w:rPr>
        <w:t>’</w:t>
      </w:r>
      <w:r>
        <w:rPr>
          <w:sz w:val="24"/>
          <w:szCs w:val="24"/>
        </w:rPr>
        <w:t>s proposal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correlating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phonological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cues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study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meaning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acquisition. Th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found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22-month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old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ants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successfully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learned</w:t>
      </w:r>
      <w:r>
        <w:rPr>
          <w:spacing w:val="-7"/>
          <w:sz w:val="24"/>
          <w:szCs w:val="24"/>
        </w:rPr>
        <w:t xml:space="preserve"> </w:t>
      </w:r>
      <w:ins w:id="58" w:author="lera boroditsky" w:date="2013-11-21T17:35:00Z">
        <w:r w:rsidR="00DC06CA">
          <w:rPr>
            <w:spacing w:val="-7"/>
            <w:sz w:val="24"/>
            <w:szCs w:val="24"/>
          </w:rPr>
          <w:t xml:space="preserve">an </w:t>
        </w:r>
      </w:ins>
      <w:r>
        <w:rPr>
          <w:sz w:val="24"/>
          <w:szCs w:val="24"/>
        </w:rPr>
        <w:t>MNPQ</w:t>
      </w:r>
      <w:r>
        <w:rPr>
          <w:spacing w:val="-7"/>
          <w:sz w:val="24"/>
          <w:szCs w:val="24"/>
        </w:rPr>
        <w:t xml:space="preserve"> </w:t>
      </w:r>
      <w:ins w:id="59" w:author="lera boroditsky" w:date="2013-11-21T17:35:00Z">
        <w:r w:rsidR="00DC06CA">
          <w:rPr>
            <w:spacing w:val="-7"/>
            <w:sz w:val="24"/>
            <w:szCs w:val="24"/>
          </w:rPr>
          <w:t xml:space="preserve">language </w:t>
        </w:r>
      </w:ins>
      <w:r>
        <w:rPr>
          <w:sz w:val="24"/>
          <w:szCs w:val="24"/>
        </w:rPr>
        <w:t>when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 aligned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number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syllables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(in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particula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when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disyllabic</w:t>
      </w:r>
      <w:r>
        <w:rPr>
          <w:spacing w:val="-9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and Q</w:t>
      </w:r>
      <w:r>
        <w:rPr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monosyllabic)</w:t>
      </w:r>
      <w:r>
        <w:rPr>
          <w:spacing w:val="-1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when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number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syllables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predict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N/Q membership.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suggests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xtual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may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play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common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role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acquisition 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grammatical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meaning,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least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MNPQ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language.</w:t>
      </w:r>
    </w:p>
    <w:p w:rsidR="00273D53" w:rsidRDefault="006839DC">
      <w:pPr>
        <w:spacing w:before="7" w:line="415" w:lineRule="auto"/>
        <w:ind w:left="100" w:right="114" w:firstLine="576"/>
        <w:rPr>
          <w:sz w:val="24"/>
          <w:szCs w:val="24"/>
        </w:rPr>
      </w:pP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our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current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ork,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add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literature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meaning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through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xtual 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xploring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information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source: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coherence.</w:t>
      </w:r>
      <w:r>
        <w:rPr>
          <w:spacing w:val="4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date,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all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studies h</w:t>
      </w:r>
      <w:r>
        <w:rPr>
          <w:spacing w:val="-5"/>
          <w:sz w:val="24"/>
          <w:szCs w:val="24"/>
        </w:rPr>
        <w:t>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used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artificial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language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paradigm.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Thus,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ginning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xperiments, learners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did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meanings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y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ords.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Real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learners,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contrast,</w:t>
      </w:r>
      <w:r>
        <w:rPr>
          <w:spacing w:val="-8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typically kn</w:t>
      </w:r>
      <w:r>
        <w:rPr>
          <w:spacing w:val="-6"/>
          <w:w w:val="99"/>
          <w:sz w:val="24"/>
          <w:szCs w:val="24"/>
        </w:rPr>
        <w:t>o</w:t>
      </w:r>
      <w:r>
        <w:rPr>
          <w:w w:val="99"/>
          <w:sz w:val="24"/>
          <w:szCs w:val="24"/>
        </w:rPr>
        <w:t>w</w:t>
      </w:r>
      <w:r>
        <w:rPr>
          <w:sz w:val="24"/>
          <w:szCs w:val="24"/>
        </w:rPr>
        <w:t xml:space="preserve"> 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meanings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some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(if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most)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hear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such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tend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relate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a single</w:t>
      </w:r>
      <w:r>
        <w:rPr>
          <w:sz w:val="24"/>
          <w:szCs w:val="24"/>
        </w:rPr>
        <w:t xml:space="preserve"> topic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discourse.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Put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another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language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real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learners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encounter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tends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5"/>
          <w:sz w:val="24"/>
          <w:szCs w:val="24"/>
        </w:rPr>
        <w:t>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 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coherence;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some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adhere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some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r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anization.</w:t>
      </w:r>
      <w:r>
        <w:rPr>
          <w:spacing w:val="1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ask: does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acilitate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xtual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learning?</w:t>
      </w:r>
    </w:p>
    <w:p w:rsidR="00273D53" w:rsidRDefault="006839DC">
      <w:pPr>
        <w:spacing w:before="7" w:line="415" w:lineRule="auto"/>
        <w:ind w:left="100" w:right="118" w:firstLine="576"/>
        <w:rPr>
          <w:sz w:val="24"/>
          <w:szCs w:val="24"/>
        </w:rPr>
      </w:pPr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xplore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possibilit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presented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participants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MNPQ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language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where sentences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took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form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“M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N”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“P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Q”.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Note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ins w:id="60" w:author="lera boroditsky" w:date="2013-11-21T17:36:00Z">
        <w:r w:rsidR="00DC06CA">
          <w:rPr>
            <w:spacing w:val="-4"/>
            <w:sz w:val="24"/>
            <w:szCs w:val="24"/>
          </w:rPr>
          <w:t xml:space="preserve">we </w:t>
        </w:r>
      </w:ins>
      <w:r>
        <w:rPr>
          <w:sz w:val="24"/>
          <w:szCs w:val="24"/>
        </w:rPr>
        <w:t>used</w:t>
      </w:r>
      <w:r>
        <w:rPr>
          <w:spacing w:val="-4"/>
          <w:sz w:val="24"/>
          <w:szCs w:val="24"/>
        </w:rPr>
        <w:t xml:space="preserve"> </w:t>
      </w:r>
      <w:del w:id="61" w:author="lera boroditsky" w:date="2013-11-21T17:36:00Z">
        <w:r w:rsidDel="00DC06CA">
          <w:rPr>
            <w:sz w:val="24"/>
            <w:szCs w:val="24"/>
          </w:rPr>
          <w:delText>an</w:delText>
        </w:r>
        <w:r w:rsidDel="00DC06CA">
          <w:rPr>
            <w:spacing w:val="-2"/>
            <w:sz w:val="24"/>
            <w:szCs w:val="24"/>
          </w:rPr>
          <w:delText xml:space="preserve"> </w:delText>
        </w:r>
        <w:r w:rsidDel="00DC06CA">
          <w:rPr>
            <w:spacing w:val="-4"/>
            <w:sz w:val="24"/>
            <w:szCs w:val="24"/>
          </w:rPr>
          <w:delText>e</w:delText>
        </w:r>
        <w:r w:rsidDel="00DC06CA">
          <w:rPr>
            <w:sz w:val="24"/>
            <w:szCs w:val="24"/>
          </w:rPr>
          <w:delText>xplicit</w:delText>
        </w:r>
      </w:del>
      <w:ins w:id="62" w:author="lera boroditsky" w:date="2013-11-21T17:36:00Z">
        <w:r w:rsidR="00DC06CA">
          <w:rPr>
            <w:sz w:val="24"/>
            <w:szCs w:val="24"/>
          </w:rPr>
          <w:t>the</w:t>
        </w:r>
      </w:ins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English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 xml:space="preserve">conjunction </w:t>
      </w:r>
      <w:ins w:id="63" w:author="lera boroditsky" w:date="2013-11-21T17:36:00Z">
        <w:r w:rsidR="00DC06CA">
          <w:rPr>
            <w:sz w:val="24"/>
            <w:szCs w:val="24"/>
          </w:rPr>
          <w:t xml:space="preserve">“and” </w:t>
        </w:r>
      </w:ins>
      <w:r>
        <w:rPr>
          <w:sz w:val="24"/>
          <w:szCs w:val="24"/>
        </w:rPr>
        <w:t>between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which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im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sentences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content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(i.e.,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our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stimuli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not merely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syntactic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ordering).</w:t>
      </w:r>
      <w:r>
        <w:rPr>
          <w:spacing w:val="4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ypothesized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ficient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-6"/>
          <w:sz w:val="24"/>
          <w:szCs w:val="24"/>
        </w:rPr>
        <w:t>e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 xml:space="preserve">coherence </w:t>
      </w:r>
      <w:r>
        <w:rPr>
          <w:w w:val="98"/>
          <w:sz w:val="24"/>
          <w:szCs w:val="24"/>
        </w:rPr>
        <w:t>(specificall</w:t>
      </w:r>
      <w:r>
        <w:rPr>
          <w:spacing w:val="-16"/>
          <w:w w:val="98"/>
          <w:sz w:val="24"/>
          <w:szCs w:val="24"/>
        </w:rPr>
        <w:t>y</w:t>
      </w:r>
      <w:r>
        <w:rPr>
          <w:w w:val="98"/>
          <w:sz w:val="24"/>
          <w:szCs w:val="24"/>
        </w:rPr>
        <w:t>,</w:t>
      </w:r>
      <w:r>
        <w:rPr>
          <w:spacing w:val="1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taxonomic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where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animals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ehicles)</w:t>
      </w:r>
      <w:r>
        <w:rPr>
          <w:spacing w:val="-9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ould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yield successful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xtual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Q</w:t>
      </w:r>
      <w:r>
        <w:rPr>
          <w:spacing w:val="-2"/>
          <w:sz w:val="24"/>
          <w:szCs w:val="24"/>
        </w:rPr>
        <w:t xml:space="preserve"> 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.</w:t>
      </w:r>
      <w:r>
        <w:rPr>
          <w:spacing w:val="1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F</w:t>
      </w:r>
      <w:r>
        <w:rPr>
          <w:sz w:val="24"/>
          <w:szCs w:val="24"/>
        </w:rPr>
        <w:t>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instance,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hearing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four sentences:</w:t>
      </w:r>
    </w:p>
    <w:p w:rsidR="00273D53" w:rsidRDefault="00273D53">
      <w:pPr>
        <w:spacing w:before="4" w:line="120" w:lineRule="exact"/>
        <w:rPr>
          <w:sz w:val="12"/>
          <w:szCs w:val="12"/>
        </w:rPr>
      </w:pPr>
    </w:p>
    <w:p w:rsidR="00273D53" w:rsidRDefault="006839DC">
      <w:pPr>
        <w:ind w:left="389"/>
        <w:rPr>
          <w:sz w:val="24"/>
          <w:szCs w:val="24"/>
        </w:rPr>
      </w:pPr>
      <w:r>
        <w:rPr>
          <w:sz w:val="24"/>
          <w:szCs w:val="24"/>
        </w:rPr>
        <w:t>1.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dog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dax</w:t>
      </w:r>
    </w:p>
    <w:p w:rsidR="00273D53" w:rsidRDefault="00273D53">
      <w:pPr>
        <w:spacing w:before="4" w:line="160" w:lineRule="exact"/>
        <w:rPr>
          <w:sz w:val="17"/>
          <w:szCs w:val="17"/>
        </w:rPr>
      </w:pPr>
    </w:p>
    <w:p w:rsidR="00273D53" w:rsidRDefault="00273D53">
      <w:pPr>
        <w:spacing w:line="200" w:lineRule="exact"/>
      </w:pPr>
    </w:p>
    <w:p w:rsidR="00273D53" w:rsidRDefault="006839DC">
      <w:pPr>
        <w:ind w:left="389"/>
        <w:rPr>
          <w:sz w:val="24"/>
          <w:szCs w:val="24"/>
        </w:rPr>
        <w:sectPr w:rsidR="00273D53">
          <w:pgSz w:w="12240" w:h="15840"/>
          <w:pgMar w:top="960" w:right="1340" w:bottom="280" w:left="1340" w:header="736" w:footer="0" w:gutter="0"/>
          <w:cols w:space="720"/>
        </w:sectPr>
      </w:pPr>
      <w:r>
        <w:rPr>
          <w:sz w:val="24"/>
          <w:szCs w:val="24"/>
        </w:rPr>
        <w:t>2.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dog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z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v</w:t>
      </w:r>
    </w:p>
    <w:p w:rsidR="00273D53" w:rsidRDefault="00273D53">
      <w:pPr>
        <w:spacing w:before="5" w:line="120" w:lineRule="exact"/>
        <w:rPr>
          <w:sz w:val="12"/>
          <w:szCs w:val="12"/>
        </w:rPr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6839DC">
      <w:pPr>
        <w:spacing w:before="19"/>
        <w:ind w:left="409"/>
        <w:rPr>
          <w:sz w:val="24"/>
          <w:szCs w:val="24"/>
        </w:rPr>
      </w:pPr>
      <w:r>
        <w:rPr>
          <w:sz w:val="24"/>
          <w:szCs w:val="24"/>
        </w:rPr>
        <w:t>3.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car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wug</w:t>
      </w:r>
    </w:p>
    <w:p w:rsidR="00273D53" w:rsidRDefault="00273D53">
      <w:pPr>
        <w:spacing w:line="200" w:lineRule="exact"/>
      </w:pPr>
    </w:p>
    <w:p w:rsidR="00273D53" w:rsidRDefault="00273D53">
      <w:pPr>
        <w:spacing w:before="5" w:line="200" w:lineRule="exact"/>
      </w:pPr>
    </w:p>
    <w:p w:rsidR="00273D53" w:rsidRDefault="006839DC">
      <w:pPr>
        <w:ind w:left="409"/>
        <w:rPr>
          <w:sz w:val="24"/>
          <w:szCs w:val="24"/>
        </w:rPr>
      </w:pPr>
      <w:r>
        <w:rPr>
          <w:sz w:val="24"/>
          <w:szCs w:val="24"/>
        </w:rPr>
        <w:t>4.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car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pif</w:t>
      </w:r>
    </w:p>
    <w:p w:rsidR="00273D53" w:rsidRDefault="00273D53">
      <w:pPr>
        <w:spacing w:line="200" w:lineRule="exact"/>
      </w:pPr>
    </w:p>
    <w:p w:rsidR="00273D53" w:rsidRDefault="00273D53">
      <w:pPr>
        <w:spacing w:before="5" w:line="200" w:lineRule="exact"/>
      </w:pPr>
    </w:p>
    <w:p w:rsidR="00273D53" w:rsidRDefault="006839DC">
      <w:pPr>
        <w:ind w:left="120"/>
        <w:rPr>
          <w:sz w:val="24"/>
          <w:szCs w:val="24"/>
        </w:rPr>
      </w:pPr>
      <w:r>
        <w:rPr>
          <w:sz w:val="24"/>
          <w:szCs w:val="24"/>
        </w:rPr>
        <w:t>might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all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learners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infer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da</w:t>
      </w:r>
      <w:r>
        <w:rPr>
          <w:spacing w:val="-4"/>
          <w:sz w:val="24"/>
          <w:szCs w:val="24"/>
        </w:rPr>
        <w:t>x</w:t>
      </w:r>
      <w:r>
        <w:rPr>
          <w:sz w:val="24"/>
          <w:szCs w:val="24"/>
        </w:rPr>
        <w:t>es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z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vs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belong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same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both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</w:p>
    <w:p w:rsidR="00273D53" w:rsidRDefault="00273D53">
      <w:pPr>
        <w:spacing w:before="2" w:line="200" w:lineRule="exact"/>
      </w:pPr>
    </w:p>
    <w:p w:rsidR="00273D53" w:rsidRDefault="006839DC">
      <w:pPr>
        <w:spacing w:line="415" w:lineRule="auto"/>
        <w:ind w:left="120" w:right="130"/>
        <w:rPr>
          <w:sz w:val="24"/>
          <w:szCs w:val="24"/>
        </w:rPr>
      </w:pPr>
      <w:r>
        <w:rPr>
          <w:sz w:val="24"/>
          <w:szCs w:val="24"/>
        </w:rPr>
        <w:t>co-occur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“dog”,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wugs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pifs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belong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same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both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co-occur 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“car”.</w:t>
      </w:r>
    </w:p>
    <w:p w:rsidR="00273D53" w:rsidRDefault="006839DC">
      <w:pPr>
        <w:spacing w:before="8"/>
        <w:ind w:left="658" w:right="1442"/>
        <w:jc w:val="center"/>
        <w:rPr>
          <w:sz w:val="24"/>
          <w:szCs w:val="24"/>
        </w:rPr>
      </w:pP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Experiment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1,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tested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whether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acilitated</w:t>
      </w:r>
      <w:r>
        <w:rPr>
          <w:spacing w:val="-10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cont</w:t>
      </w:r>
      <w:r>
        <w:rPr>
          <w:spacing w:val="-4"/>
          <w:w w:val="99"/>
          <w:sz w:val="24"/>
          <w:szCs w:val="24"/>
        </w:rPr>
        <w:t>e</w:t>
      </w:r>
      <w:r>
        <w:rPr>
          <w:w w:val="99"/>
          <w:sz w:val="24"/>
          <w:szCs w:val="24"/>
        </w:rPr>
        <w:t>xtual</w:t>
      </w:r>
    </w:p>
    <w:p w:rsidR="00273D53" w:rsidRDefault="00273D53">
      <w:pPr>
        <w:spacing w:before="2" w:line="200" w:lineRule="exact"/>
      </w:pPr>
    </w:p>
    <w:p w:rsidR="00273D53" w:rsidRDefault="006839DC">
      <w:pPr>
        <w:spacing w:line="415" w:lineRule="auto"/>
        <w:ind w:left="120" w:right="341"/>
        <w:rPr>
          <w:sz w:val="24"/>
          <w:szCs w:val="24"/>
        </w:rPr>
      </w:pP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learning.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Experiment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2,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compared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phonological coherence.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Experiment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3,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compared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baseline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used 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wn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did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adhere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y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b</w:t>
      </w:r>
      <w:r>
        <w:rPr>
          <w:sz w:val="24"/>
          <w:szCs w:val="24"/>
        </w:rPr>
        <w:t>vious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r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anization.</w:t>
      </w:r>
    </w:p>
    <w:p w:rsidR="00273D53" w:rsidRDefault="00273D53">
      <w:pPr>
        <w:spacing w:before="9" w:line="260" w:lineRule="exact"/>
        <w:rPr>
          <w:sz w:val="26"/>
          <w:szCs w:val="26"/>
        </w:rPr>
      </w:pPr>
    </w:p>
    <w:p w:rsidR="00273D53" w:rsidRDefault="006839DC">
      <w:pPr>
        <w:ind w:left="2985"/>
        <w:rPr>
          <w:sz w:val="24"/>
          <w:szCs w:val="24"/>
        </w:rPr>
      </w:pPr>
      <w:r>
        <w:rPr>
          <w:w w:val="108"/>
          <w:sz w:val="24"/>
          <w:szCs w:val="24"/>
        </w:rPr>
        <w:t>Experiment</w:t>
      </w:r>
      <w:r>
        <w:rPr>
          <w:spacing w:val="-5"/>
          <w:w w:val="108"/>
          <w:sz w:val="24"/>
          <w:szCs w:val="24"/>
        </w:rPr>
        <w:t xml:space="preserve"> </w:t>
      </w:r>
      <w:r>
        <w:rPr>
          <w:sz w:val="24"/>
          <w:szCs w:val="24"/>
        </w:rPr>
        <w:t>1: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45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Cohe</w:t>
      </w:r>
      <w:r>
        <w:rPr>
          <w:spacing w:val="-4"/>
          <w:w w:val="108"/>
          <w:sz w:val="24"/>
          <w:szCs w:val="24"/>
        </w:rPr>
        <w:t>r</w:t>
      </w:r>
      <w:r>
        <w:rPr>
          <w:w w:val="102"/>
          <w:sz w:val="24"/>
          <w:szCs w:val="24"/>
        </w:rPr>
        <w:t>ence</w:t>
      </w:r>
    </w:p>
    <w:p w:rsidR="00273D53" w:rsidRDefault="00273D53">
      <w:pPr>
        <w:spacing w:before="9" w:line="140" w:lineRule="exact"/>
        <w:rPr>
          <w:sz w:val="15"/>
          <w:szCs w:val="15"/>
        </w:rPr>
      </w:pPr>
    </w:p>
    <w:p w:rsidR="00273D53" w:rsidRDefault="00273D53">
      <w:pPr>
        <w:spacing w:line="200" w:lineRule="exact"/>
      </w:pPr>
    </w:p>
    <w:p w:rsidR="00273D53" w:rsidRDefault="006839DC">
      <w:pPr>
        <w:spacing w:line="415" w:lineRule="auto"/>
        <w:ind w:left="120" w:right="331" w:firstLine="576"/>
        <w:rPr>
          <w:sz w:val="24"/>
          <w:szCs w:val="24"/>
        </w:rPr>
      </w:pP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all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xperiments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reported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pape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presented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participants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auditory sentences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MNPQ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language.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ferent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conditions,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aried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properties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Ms (which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co-occur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Ns)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(which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co-occur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Qs).</w:t>
      </w:r>
      <w:r>
        <w:rPr>
          <w:spacing w:val="10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will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call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5"/>
          <w:sz w:val="24"/>
          <w:szCs w:val="24"/>
        </w:rPr>
        <w:t>e</w:t>
      </w:r>
      <w:r>
        <w:rPr>
          <w:sz w:val="24"/>
          <w:szCs w:val="24"/>
        </w:rPr>
        <w:t>xt wo</w:t>
      </w:r>
      <w:r>
        <w:rPr>
          <w:spacing w:val="-9"/>
          <w:sz w:val="24"/>
          <w:szCs w:val="24"/>
        </w:rPr>
        <w:t>r</w:t>
      </w:r>
      <w:r>
        <w:rPr>
          <w:sz w:val="24"/>
          <w:szCs w:val="24"/>
        </w:rPr>
        <w:t>ds.</w:t>
      </w:r>
      <w:r>
        <w:rPr>
          <w:spacing w:val="8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measured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Qs,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which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will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call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-9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et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wo</w:t>
      </w:r>
      <w:r>
        <w:rPr>
          <w:spacing w:val="-9"/>
          <w:sz w:val="24"/>
          <w:szCs w:val="24"/>
        </w:rPr>
        <w:t>r</w:t>
      </w:r>
      <w:r>
        <w:rPr>
          <w:sz w:val="24"/>
          <w:szCs w:val="24"/>
        </w:rPr>
        <w:t>ds.</w:t>
      </w:r>
    </w:p>
    <w:p w:rsidR="00273D53" w:rsidRDefault="006839DC">
      <w:pPr>
        <w:spacing w:before="8" w:line="415" w:lineRule="auto"/>
        <w:ind w:left="120" w:right="65" w:firstLine="576"/>
        <w:rPr>
          <w:sz w:val="24"/>
          <w:szCs w:val="24"/>
        </w:rPr>
      </w:pP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Experiment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1,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parametrically</w:t>
      </w:r>
      <w:r>
        <w:rPr>
          <w:spacing w:val="-14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aried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independent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properties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ords. First,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manipulated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coherence—the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fraction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M/P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ob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ying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taxonomic o</w:t>
      </w:r>
      <w:r>
        <w:rPr>
          <w:spacing w:val="-4"/>
          <w:sz w:val="24"/>
          <w:szCs w:val="24"/>
        </w:rPr>
        <w:t>r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anization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(M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animal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ehicle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ords).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Second,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one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hallmark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statistical 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sensit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vity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amount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vidence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obser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ed,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manipulated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amount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</w:p>
    <w:p w:rsidR="00273D53" w:rsidRDefault="006839DC">
      <w:pPr>
        <w:spacing w:before="7" w:line="415" w:lineRule="auto"/>
        <w:ind w:left="120" w:right="232"/>
        <w:rPr>
          <w:sz w:val="24"/>
          <w:szCs w:val="24"/>
        </w:rPr>
      </w:pP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xposure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language,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order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measure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ficien</w:t>
      </w:r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y</w:t>
      </w:r>
      <w:r>
        <w:rPr>
          <w:spacing w:val="-2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respect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xposure amount.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After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participants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language,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tested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them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three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measures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of MNPQ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learning—sentence</w:t>
      </w:r>
      <w:r>
        <w:rPr>
          <w:spacing w:val="-18"/>
          <w:sz w:val="24"/>
          <w:szCs w:val="24"/>
        </w:rPr>
        <w:t xml:space="preserve"> </w:t>
      </w:r>
      <w:r>
        <w:rPr>
          <w:sz w:val="24"/>
          <w:szCs w:val="24"/>
        </w:rPr>
        <w:t>memor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similarity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rating,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referent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assignment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task.</w:t>
      </w:r>
    </w:p>
    <w:p w:rsidR="00273D53" w:rsidRDefault="00273D53">
      <w:pPr>
        <w:spacing w:before="9" w:line="260" w:lineRule="exact"/>
        <w:rPr>
          <w:sz w:val="26"/>
          <w:szCs w:val="26"/>
        </w:rPr>
      </w:pPr>
    </w:p>
    <w:p w:rsidR="00273D53" w:rsidRDefault="006839DC">
      <w:pPr>
        <w:ind w:left="120"/>
        <w:rPr>
          <w:sz w:val="24"/>
          <w:szCs w:val="24"/>
        </w:rPr>
      </w:pPr>
      <w:r>
        <w:rPr>
          <w:w w:val="106"/>
          <w:sz w:val="24"/>
          <w:szCs w:val="24"/>
        </w:rPr>
        <w:t>Method</w:t>
      </w:r>
    </w:p>
    <w:p w:rsidR="00273D53" w:rsidRDefault="00273D53">
      <w:pPr>
        <w:spacing w:before="9" w:line="140" w:lineRule="exact"/>
        <w:rPr>
          <w:sz w:val="15"/>
          <w:szCs w:val="15"/>
        </w:rPr>
      </w:pPr>
    </w:p>
    <w:p w:rsidR="00273D53" w:rsidRDefault="00273D53">
      <w:pPr>
        <w:spacing w:line="200" w:lineRule="exact"/>
      </w:pPr>
    </w:p>
    <w:p w:rsidR="00273D53" w:rsidRDefault="006839DC">
      <w:pPr>
        <w:spacing w:line="415" w:lineRule="auto"/>
        <w:ind w:left="120" w:right="99" w:firstLine="576"/>
        <w:rPr>
          <w:sz w:val="24"/>
          <w:szCs w:val="24"/>
        </w:rPr>
        <w:sectPr w:rsidR="00273D53">
          <w:pgSz w:w="12240" w:h="15840"/>
          <w:pgMar w:top="960" w:right="1340" w:bottom="280" w:left="1320" w:header="736" w:footer="0" w:gutter="0"/>
          <w:cols w:space="720"/>
        </w:sectPr>
      </w:pPr>
      <w:r>
        <w:rPr>
          <w:spacing w:val="-2"/>
          <w:w w:val="109"/>
          <w:sz w:val="24"/>
          <w:szCs w:val="24"/>
        </w:rPr>
        <w:t>P</w:t>
      </w:r>
      <w:r>
        <w:rPr>
          <w:w w:val="109"/>
          <w:sz w:val="24"/>
          <w:szCs w:val="24"/>
        </w:rPr>
        <w:t xml:space="preserve">articipants.  </w:t>
      </w:r>
      <w:r>
        <w:rPr>
          <w:spacing w:val="43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>678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Amazon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Mechanical</w:t>
      </w:r>
      <w:r>
        <w:rPr>
          <w:spacing w:val="-11"/>
          <w:sz w:val="24"/>
          <w:szCs w:val="24"/>
        </w:rPr>
        <w:t xml:space="preserve"> T</w:t>
      </w:r>
      <w:r>
        <w:rPr>
          <w:sz w:val="24"/>
          <w:szCs w:val="24"/>
        </w:rPr>
        <w:t>urk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(M</w:t>
      </w:r>
      <w:r>
        <w:rPr>
          <w:spacing w:val="-11"/>
          <w:sz w:val="24"/>
          <w:szCs w:val="24"/>
        </w:rPr>
        <w:t>T</w:t>
      </w:r>
      <w:r>
        <w:rPr>
          <w:sz w:val="24"/>
          <w:szCs w:val="24"/>
        </w:rPr>
        <w:t>urk)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ers.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1"/>
          <w:sz w:val="24"/>
          <w:szCs w:val="24"/>
        </w:rPr>
        <w:t>T</w:t>
      </w:r>
      <w:r>
        <w:rPr>
          <w:sz w:val="24"/>
          <w:szCs w:val="24"/>
        </w:rPr>
        <w:t>urk</w:t>
      </w:r>
      <w:r>
        <w:rPr>
          <w:spacing w:val="-13"/>
          <w:sz w:val="24"/>
          <w:szCs w:val="24"/>
        </w:rPr>
        <w:t>’</w:t>
      </w:r>
      <w:r>
        <w:rPr>
          <w:sz w:val="24"/>
          <w:szCs w:val="24"/>
        </w:rPr>
        <w:t>s</w:t>
      </w:r>
      <w:r>
        <w:rPr>
          <w:spacing w:val="-9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 xml:space="preserve">er </w:t>
      </w:r>
      <w:r>
        <w:rPr>
          <w:w w:val="98"/>
          <w:sz w:val="24"/>
          <w:szCs w:val="24"/>
        </w:rPr>
        <w:t>qualifications,</w:t>
      </w:r>
      <w:r>
        <w:rPr>
          <w:spacing w:val="1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limited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participat</w:t>
      </w:r>
      <w:ins w:id="64" w:author="lera boroditsky" w:date="2013-11-21T17:38:00Z">
        <w:r w:rsidR="00DC06CA">
          <w:rPr>
            <w:sz w:val="24"/>
            <w:szCs w:val="24"/>
          </w:rPr>
          <w:t>i</w:t>
        </w:r>
      </w:ins>
      <w:r>
        <w:rPr>
          <w:sz w:val="24"/>
          <w:szCs w:val="24"/>
        </w:rPr>
        <w:t>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w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ers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located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United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States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vious HIT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appr</w:t>
      </w:r>
      <w:r>
        <w:rPr>
          <w:spacing w:val="-4"/>
          <w:sz w:val="24"/>
          <w:szCs w:val="24"/>
        </w:rPr>
        <w:t>o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al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rate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greater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than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equal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90%.</w:t>
      </w:r>
      <w:r>
        <w:rPr>
          <w:spacing w:val="9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chose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1"/>
          <w:sz w:val="24"/>
          <w:szCs w:val="24"/>
        </w:rPr>
        <w:t>T</w:t>
      </w:r>
      <w:r>
        <w:rPr>
          <w:sz w:val="24"/>
          <w:szCs w:val="24"/>
        </w:rPr>
        <w:t>urk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ers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our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participants</w:t>
      </w:r>
    </w:p>
    <w:p w:rsidR="00273D53" w:rsidRDefault="00273D53">
      <w:pPr>
        <w:spacing w:before="5" w:line="120" w:lineRule="exact"/>
        <w:rPr>
          <w:sz w:val="12"/>
          <w:szCs w:val="12"/>
        </w:rPr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6839DC">
      <w:pPr>
        <w:spacing w:before="19" w:line="415" w:lineRule="auto"/>
        <w:ind w:left="120" w:right="181"/>
        <w:rPr>
          <w:sz w:val="24"/>
          <w:szCs w:val="24"/>
        </w:rPr>
      </w:pPr>
      <w:r>
        <w:rPr>
          <w:sz w:val="24"/>
          <w:szCs w:val="24"/>
        </w:rPr>
        <w:t>because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number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xperimental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conditions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required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ge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number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participants.</w:t>
      </w:r>
      <w:r>
        <w:rPr>
          <w:spacing w:val="2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ork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by Buhrmeste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ang,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Gosling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(2010)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Crump,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McDonnell,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Gureckis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(2013)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suggests 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1"/>
          <w:sz w:val="24"/>
          <w:szCs w:val="24"/>
        </w:rPr>
        <w:t>T</w:t>
      </w:r>
      <w:r>
        <w:rPr>
          <w:sz w:val="24"/>
          <w:szCs w:val="24"/>
        </w:rPr>
        <w:t>urk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alid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platform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web-based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xperiments.</w:t>
      </w:r>
    </w:p>
    <w:p w:rsidR="00273D53" w:rsidRDefault="006839DC">
      <w:pPr>
        <w:spacing w:before="13" w:line="415" w:lineRule="auto"/>
        <w:ind w:left="120" w:right="306" w:firstLine="576"/>
        <w:rPr>
          <w:sz w:val="24"/>
          <w:szCs w:val="24"/>
        </w:rPr>
      </w:pPr>
      <w:r>
        <w:rPr>
          <w:w w:val="108"/>
          <w:sz w:val="24"/>
          <w:szCs w:val="24"/>
        </w:rPr>
        <w:t xml:space="preserve">Materials.  </w:t>
      </w:r>
      <w:r>
        <w:rPr>
          <w:spacing w:val="45"/>
          <w:w w:val="108"/>
          <w:sz w:val="24"/>
          <w:szCs w:val="24"/>
        </w:rPr>
        <w:t xml:space="preserve"> </w:t>
      </w:r>
      <w:r>
        <w:rPr>
          <w:sz w:val="24"/>
          <w:szCs w:val="24"/>
        </w:rPr>
        <w:t>Sentences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took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form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“M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N”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“P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Q”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(Figure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2).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Note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that sentences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literally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included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“and”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middle.</w:t>
      </w:r>
      <w:r>
        <w:rPr>
          <w:spacing w:val="7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generated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actual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xical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items randomly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each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participant.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Ns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Qs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>lw</w:t>
      </w:r>
      <w:r>
        <w:rPr>
          <w:sz w:val="24"/>
          <w:szCs w:val="24"/>
        </w:rPr>
        <w:t>ays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ov</w:t>
      </w:r>
      <w:r>
        <w:rPr>
          <w:sz w:val="24"/>
          <w:szCs w:val="24"/>
        </w:rPr>
        <w:t>el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nonsense</w:t>
      </w:r>
      <w:r>
        <w:rPr>
          <w:spacing w:val="-9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dr</w:t>
      </w:r>
      <w:r>
        <w:rPr>
          <w:spacing w:val="-4"/>
          <w:sz w:val="24"/>
          <w:szCs w:val="24"/>
        </w:rPr>
        <w:t>a</w:t>
      </w:r>
      <w:r>
        <w:rPr>
          <w:sz w:val="24"/>
          <w:szCs w:val="24"/>
        </w:rPr>
        <w:t>wn without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replacement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set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{mo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thite,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-6"/>
          <w:sz w:val="24"/>
          <w:szCs w:val="24"/>
        </w:rPr>
        <w:t>i</w:t>
      </w:r>
      <w:r>
        <w:rPr>
          <w:spacing w:val="-16"/>
          <w:sz w:val="24"/>
          <w:szCs w:val="24"/>
        </w:rPr>
        <w:t>v</w:t>
      </w:r>
      <w:r>
        <w:rPr>
          <w:sz w:val="24"/>
          <w:szCs w:val="24"/>
        </w:rPr>
        <w:t>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pif,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wug}.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Ms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could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either n</w:t>
      </w:r>
      <w:r>
        <w:rPr>
          <w:spacing w:val="-4"/>
          <w:sz w:val="24"/>
          <w:szCs w:val="24"/>
        </w:rPr>
        <w:t>ov</w:t>
      </w:r>
      <w:r>
        <w:rPr>
          <w:sz w:val="24"/>
          <w:szCs w:val="24"/>
        </w:rPr>
        <w:t>el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 xml:space="preserve"> f</w:t>
      </w:r>
      <w:r>
        <w:rPr>
          <w:sz w:val="24"/>
          <w:szCs w:val="24"/>
        </w:rPr>
        <w:t>amilia</w:t>
      </w:r>
      <w:r>
        <w:rPr>
          <w:spacing w:val="-13"/>
          <w:sz w:val="24"/>
          <w:szCs w:val="24"/>
        </w:rPr>
        <w:t>r</w:t>
      </w:r>
      <w:r>
        <w:rPr>
          <w:sz w:val="24"/>
          <w:szCs w:val="24"/>
        </w:rPr>
        <w:t>.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ov</w:t>
      </w:r>
      <w:r>
        <w:rPr>
          <w:sz w:val="24"/>
          <w:szCs w:val="24"/>
        </w:rPr>
        <w:t>el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dr</w:t>
      </w:r>
      <w:r>
        <w:rPr>
          <w:spacing w:val="-4"/>
          <w:sz w:val="24"/>
          <w:szCs w:val="24"/>
        </w:rPr>
        <w:t>a</w:t>
      </w:r>
      <w:r>
        <w:rPr>
          <w:sz w:val="24"/>
          <w:szCs w:val="24"/>
        </w:rPr>
        <w:t>wn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{feeb,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bim,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lup}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ov</w:t>
      </w:r>
      <w:r>
        <w:rPr>
          <w:sz w:val="24"/>
          <w:szCs w:val="24"/>
        </w:rPr>
        <w:t>el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dr</w:t>
      </w:r>
      <w:r>
        <w:rPr>
          <w:spacing w:val="-4"/>
          <w:sz w:val="24"/>
          <w:szCs w:val="24"/>
        </w:rPr>
        <w:t>a</w:t>
      </w:r>
      <w:r>
        <w:rPr>
          <w:sz w:val="24"/>
          <w:szCs w:val="24"/>
        </w:rPr>
        <w:t>wn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</w:p>
    <w:p w:rsidR="00273D53" w:rsidRDefault="006839DC">
      <w:pPr>
        <w:spacing w:before="7" w:line="415" w:lineRule="auto"/>
        <w:ind w:left="120" w:right="616"/>
        <w:rPr>
          <w:sz w:val="24"/>
          <w:szCs w:val="24"/>
        </w:rPr>
      </w:pPr>
      <w:r>
        <w:rPr>
          <w:sz w:val="24"/>
          <w:szCs w:val="24"/>
        </w:rPr>
        <w:t>{zabe,</w:t>
      </w:r>
      <w:r>
        <w:rPr>
          <w:spacing w:val="-6"/>
          <w:sz w:val="24"/>
          <w:szCs w:val="24"/>
        </w:rPr>
        <w:t xml:space="preserve"> v</w:t>
      </w:r>
      <w:r>
        <w:rPr>
          <w:sz w:val="24"/>
          <w:szCs w:val="24"/>
        </w:rPr>
        <w:t>ap,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chuv}.</w:t>
      </w:r>
      <w:r>
        <w:rPr>
          <w:spacing w:val="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F</w:t>
      </w:r>
      <w:r>
        <w:rPr>
          <w:sz w:val="24"/>
          <w:szCs w:val="24"/>
        </w:rPr>
        <w:t>amiliar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Ms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ob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yed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taxonomic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r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anization—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amiliar</w:t>
      </w:r>
      <w:r>
        <w:rPr>
          <w:spacing w:val="-22"/>
          <w:sz w:val="24"/>
          <w:szCs w:val="24"/>
        </w:rPr>
        <w:t xml:space="preserve"> </w:t>
      </w:r>
      <w:r>
        <w:rPr>
          <w:sz w:val="24"/>
          <w:szCs w:val="24"/>
        </w:rPr>
        <w:t>Ms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were dr</w:t>
      </w:r>
      <w:r>
        <w:rPr>
          <w:spacing w:val="-4"/>
          <w:sz w:val="24"/>
          <w:szCs w:val="24"/>
        </w:rPr>
        <w:t>a</w:t>
      </w:r>
      <w:r>
        <w:rPr>
          <w:sz w:val="24"/>
          <w:szCs w:val="24"/>
        </w:rPr>
        <w:t>wn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{hamste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cat,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dog}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amiliar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Ps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dr</w:t>
      </w:r>
      <w:r>
        <w:rPr>
          <w:spacing w:val="-4"/>
          <w:sz w:val="24"/>
          <w:szCs w:val="24"/>
        </w:rPr>
        <w:t>a</w:t>
      </w:r>
      <w:r>
        <w:rPr>
          <w:sz w:val="24"/>
          <w:szCs w:val="24"/>
        </w:rPr>
        <w:t>wn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{ca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5"/>
          <w:sz w:val="24"/>
          <w:szCs w:val="24"/>
        </w:rPr>
        <w:t xml:space="preserve"> b</w:t>
      </w:r>
      <w:r>
        <w:rPr>
          <w:sz w:val="24"/>
          <w:szCs w:val="24"/>
        </w:rPr>
        <w:t>us,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truck}.</w:t>
      </w:r>
    </w:p>
    <w:p w:rsidR="00273D53" w:rsidRDefault="006839DC">
      <w:pPr>
        <w:spacing w:before="10" w:line="413" w:lineRule="auto"/>
        <w:ind w:left="120" w:right="76" w:firstLine="576"/>
        <w:rPr>
          <w:sz w:val="24"/>
          <w:szCs w:val="24"/>
        </w:rPr>
      </w:pPr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create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audio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files,</w:t>
      </w:r>
      <w:r>
        <w:rPr>
          <w:spacing w:val="-19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input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sentences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“X.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and.</w:t>
      </w:r>
      <w:r>
        <w:rPr>
          <w:spacing w:val="10"/>
          <w:sz w:val="24"/>
          <w:szCs w:val="24"/>
        </w:rPr>
        <w:t xml:space="preserve"> </w:t>
      </w:r>
      <w:r>
        <w:rPr>
          <w:spacing w:val="-31"/>
          <w:sz w:val="24"/>
          <w:szCs w:val="24"/>
        </w:rPr>
        <w:t>Y</w:t>
      </w:r>
      <w:r>
        <w:rPr>
          <w:spacing w:val="-17"/>
          <w:sz w:val="24"/>
          <w:szCs w:val="24"/>
        </w:rPr>
        <w:t>.</w:t>
      </w:r>
      <w:r>
        <w:rPr>
          <w:sz w:val="24"/>
          <w:szCs w:val="24"/>
        </w:rPr>
        <w:t>”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(e.g.,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“ca</w:t>
      </w:r>
      <w:r>
        <w:rPr>
          <w:spacing w:val="-13"/>
          <w:sz w:val="24"/>
          <w:szCs w:val="24"/>
        </w:rPr>
        <w:t>r</w:t>
      </w:r>
      <w:r>
        <w:rPr>
          <w:sz w:val="24"/>
          <w:szCs w:val="24"/>
        </w:rPr>
        <w:t>.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and.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chu</w:t>
      </w:r>
      <w:r>
        <w:rPr>
          <w:spacing w:val="-16"/>
          <w:sz w:val="24"/>
          <w:szCs w:val="24"/>
        </w:rPr>
        <w:t>v</w:t>
      </w:r>
      <w:r>
        <w:rPr>
          <w:spacing w:val="-17"/>
          <w:sz w:val="24"/>
          <w:szCs w:val="24"/>
        </w:rPr>
        <w:t>.</w:t>
      </w:r>
      <w:r>
        <w:rPr>
          <w:sz w:val="24"/>
          <w:szCs w:val="24"/>
        </w:rPr>
        <w:t>”, including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periods)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into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American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English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xt-to-speech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engine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female</w:t>
      </w:r>
      <w:r>
        <w:rPr>
          <w:spacing w:val="-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v</w:t>
      </w:r>
      <w:r>
        <w:rPr>
          <w:sz w:val="24"/>
          <w:szCs w:val="24"/>
        </w:rPr>
        <w:t>oice.</w:t>
      </w:r>
      <w:r>
        <w:rPr>
          <w:position w:val="9"/>
          <w:sz w:val="16"/>
          <w:szCs w:val="16"/>
        </w:rPr>
        <w:t>1</w:t>
      </w:r>
      <w:r>
        <w:rPr>
          <w:spacing w:val="37"/>
          <w:position w:val="9"/>
          <w:sz w:val="16"/>
          <w:szCs w:val="16"/>
        </w:rPr>
        <w:t xml:space="preserve"> </w:t>
      </w:r>
      <w:r>
        <w:rPr>
          <w:sz w:val="24"/>
          <w:szCs w:val="24"/>
        </w:rPr>
        <w:t>The periods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between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introduced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substantial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pauses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ranging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length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150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300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ms; piloting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6"/>
          <w:sz w:val="24"/>
          <w:szCs w:val="24"/>
        </w:rPr>
        <w:t>e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ealed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without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pauses,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-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ficult</w:t>
      </w:r>
      <w:r>
        <w:rPr>
          <w:spacing w:val="-18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participants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distinguish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ords. Sentences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only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monosyllabic</w:t>
      </w:r>
      <w:r>
        <w:rPr>
          <w:spacing w:val="-1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around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seconds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long.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Sentences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sole disyllabic</w:t>
      </w:r>
      <w:r>
        <w:rPr>
          <w:spacing w:val="-9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hamste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around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3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seconds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long.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referent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assignment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task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10"/>
          <w:sz w:val="24"/>
          <w:szCs w:val="24"/>
        </w:rPr>
        <w:t>n</w:t>
      </w:r>
      <w:r>
        <w:rPr>
          <w:spacing w:val="-5"/>
          <w:sz w:val="24"/>
          <w:szCs w:val="24"/>
        </w:rPr>
        <w:t>v</w:t>
      </w:r>
      <w:r>
        <w:rPr>
          <w:sz w:val="24"/>
          <w:szCs w:val="24"/>
        </w:rPr>
        <w:t>ol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ed visual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referents.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F</w:t>
      </w:r>
      <w:r>
        <w:rPr>
          <w:sz w:val="24"/>
          <w:szCs w:val="24"/>
        </w:rPr>
        <w:t>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used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128x128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pi</w:t>
      </w:r>
      <w:r>
        <w:rPr>
          <w:spacing w:val="-4"/>
          <w:sz w:val="24"/>
          <w:szCs w:val="24"/>
        </w:rPr>
        <w:t>x</w:t>
      </w:r>
      <w:r>
        <w:rPr>
          <w:sz w:val="24"/>
          <w:szCs w:val="24"/>
        </w:rPr>
        <w:t>el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images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cat,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dog,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hamste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ca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 xml:space="preserve">, 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us,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truck.</w:t>
      </w:r>
      <w:r>
        <w:rPr>
          <w:spacing w:val="7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F</w:t>
      </w:r>
      <w:r>
        <w:rPr>
          <w:sz w:val="24"/>
          <w:szCs w:val="24"/>
        </w:rPr>
        <w:t>or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get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used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100x100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pi</w:t>
      </w:r>
      <w:r>
        <w:rPr>
          <w:spacing w:val="-4"/>
          <w:sz w:val="24"/>
          <w:szCs w:val="24"/>
        </w:rPr>
        <w:t>x</w:t>
      </w:r>
      <w:r>
        <w:rPr>
          <w:sz w:val="24"/>
          <w:szCs w:val="24"/>
        </w:rPr>
        <w:t>el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images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horse,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rabbit,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sheep,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bea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 goldfish,</w:t>
      </w:r>
      <w:r>
        <w:rPr>
          <w:spacing w:val="-17"/>
          <w:sz w:val="24"/>
          <w:szCs w:val="24"/>
        </w:rPr>
        <w:t xml:space="preserve"> </w:t>
      </w:r>
      <w:r>
        <w:rPr>
          <w:sz w:val="24"/>
          <w:szCs w:val="24"/>
        </w:rPr>
        <w:t>mouse,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boat,</w:t>
      </w:r>
      <w:r>
        <w:rPr>
          <w:spacing w:val="-5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an,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train,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motor</w:t>
      </w:r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ycle,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plane,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bi</w:t>
      </w:r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ycle.</w:t>
      </w:r>
      <w:ins w:id="65" w:author="lera boroditsky" w:date="2013-11-21T17:41:00Z">
        <w:r w:rsidR="000A368E">
          <w:rPr>
            <w:sz w:val="24"/>
            <w:szCs w:val="24"/>
          </w:rPr>
          <w:t xml:space="preserve"> Images are shown in Figure </w:t>
        </w:r>
      </w:ins>
      <w:ins w:id="66" w:author="lera boroditsky" w:date="2013-11-21T17:42:00Z">
        <w:r w:rsidR="000A368E">
          <w:rPr>
            <w:sz w:val="24"/>
            <w:szCs w:val="24"/>
          </w:rPr>
          <w:t>3</w:t>
        </w:r>
      </w:ins>
      <w:ins w:id="67" w:author="lera boroditsky" w:date="2013-11-21T17:41:00Z">
        <w:r w:rsidR="000A368E">
          <w:rPr>
            <w:sz w:val="24"/>
            <w:szCs w:val="24"/>
          </w:rPr>
          <w:t>.</w:t>
        </w:r>
      </w:ins>
    </w:p>
    <w:p w:rsidR="00273D53" w:rsidRDefault="00F14C79">
      <w:pPr>
        <w:spacing w:before="16" w:line="415" w:lineRule="auto"/>
        <w:ind w:left="120" w:right="79" w:firstLine="576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432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1809750</wp:posOffset>
                </wp:positionV>
                <wp:extent cx="457200" cy="0"/>
                <wp:effectExtent l="0" t="0" r="927100" b="1822450"/>
                <wp:wrapNone/>
                <wp:docPr id="866" name="Group 8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" cy="0"/>
                          <a:chOff x="1440" y="2850"/>
                          <a:chExt cx="720" cy="0"/>
                        </a:xfrm>
                      </wpg:grpSpPr>
                      <wps:wsp>
                        <wps:cNvPr id="867" name="Freeform 864"/>
                        <wps:cNvSpPr>
                          <a:spLocks noEditPoints="1"/>
                        </wps:cNvSpPr>
                        <wps:spPr bwMode="auto">
                          <a:xfrm>
                            <a:off x="2880" y="5700"/>
                            <a:ext cx="720" cy="0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720"/>
                              <a:gd name="T2" fmla="+- 0 2160 1440"/>
                              <a:gd name="T3" fmla="*/ T2 w 72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720">
                                <a:moveTo>
                                  <a:pt x="0" y="0"/>
                                </a:moveTo>
                                <a:lnTo>
                                  <a:pt x="720" y="0"/>
                                </a:lnTo>
                              </a:path>
                            </a:pathLst>
                          </a:custGeom>
                          <a:noFill/>
                          <a:ln w="158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63" o:spid="_x0000_s1026" style="position:absolute;margin-left:1in;margin-top:142.5pt;width:36pt;height:0;z-index:-2154;mso-position-horizontal-relative:page" coordorigin="1440,2850" coordsize="720,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">
                <v:polyline id="Freeform 864" o:spid="_x0000_s1027" style="position:absolute;visibility:visible;mso-wrap-style:square;v-text-anchor:top" points="2880,5700,3600,5700" coordsize="72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00XPwQAA&#10;ANwAAAAPAAAAZHJzL2Rvd25yZXYueG1sRI/dasJAFITvC77DcgTv6qYKKqmrlIjYS/8e4JA9TYLZ&#10;s2H3GOPbdwsFL4eZ+YZZbwfXqp5CbDwb+JhmoIhLbxuuDFwv+/cVqCjIFlvPZOBJEbab0dsac+sf&#10;fKL+LJVKEI45GqhFulzrWNbkME59R5y8Hx8cSpKh0jbgI8Fdq2dZttAOG04LNXZU1FTezndnoAu7&#10;Uhcis8Nx3mdVMY/t7RqNmYyHr09QQoO8wv/tb2tgtVjC35l0BPTmF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A9NFz8EAAADcAAAADwAAAAAAAAAAAAAAAACXAgAAZHJzL2Rvd25y&#10;ZXYueG1sUEsFBgAAAAAEAAQA9QAAAIUDAAAAAA==&#10;" filled="f" strokeweight="1587emu">
                  <v:path arrowok="t" o:connecttype="custom" o:connectlocs="0,0;720,0" o:connectangles="0,0"/>
                  <o:lock v:ext="edit" verticies="t"/>
                </v:polyline>
                <w10:wrap anchorx="page"/>
              </v:group>
            </w:pict>
          </mc:Fallback>
        </mc:AlternateContent>
      </w:r>
      <w:r w:rsidR="006839DC">
        <w:rPr>
          <w:sz w:val="24"/>
          <w:szCs w:val="24"/>
        </w:rPr>
        <w:t>Design</w:t>
      </w:r>
      <w:r w:rsidR="006839DC">
        <w:rPr>
          <w:spacing w:val="7"/>
          <w:sz w:val="24"/>
          <w:szCs w:val="24"/>
        </w:rPr>
        <w:t xml:space="preserve"> </w:t>
      </w:r>
      <w:r w:rsidR="006839DC">
        <w:rPr>
          <w:sz w:val="24"/>
          <w:szCs w:val="24"/>
        </w:rPr>
        <w:t>and</w:t>
      </w:r>
      <w:r w:rsidR="006839DC">
        <w:rPr>
          <w:spacing w:val="38"/>
          <w:sz w:val="24"/>
          <w:szCs w:val="24"/>
        </w:rPr>
        <w:t xml:space="preserve"> </w:t>
      </w:r>
      <w:r w:rsidR="006839DC">
        <w:rPr>
          <w:w w:val="108"/>
          <w:sz w:val="24"/>
          <w:szCs w:val="24"/>
        </w:rPr>
        <w:t>P</w:t>
      </w:r>
      <w:r w:rsidR="006839DC">
        <w:rPr>
          <w:spacing w:val="-4"/>
          <w:w w:val="108"/>
          <w:sz w:val="24"/>
          <w:szCs w:val="24"/>
        </w:rPr>
        <w:t>r</w:t>
      </w:r>
      <w:r w:rsidR="006839DC">
        <w:rPr>
          <w:w w:val="108"/>
          <w:sz w:val="24"/>
          <w:szCs w:val="24"/>
        </w:rPr>
        <w:t>ocedu</w:t>
      </w:r>
      <w:r w:rsidR="006839DC">
        <w:rPr>
          <w:spacing w:val="-4"/>
          <w:w w:val="108"/>
          <w:sz w:val="24"/>
          <w:szCs w:val="24"/>
        </w:rPr>
        <w:t>r</w:t>
      </w:r>
      <w:r w:rsidR="006839DC">
        <w:rPr>
          <w:w w:val="108"/>
          <w:sz w:val="24"/>
          <w:szCs w:val="24"/>
        </w:rPr>
        <w:t xml:space="preserve">e.  </w:t>
      </w:r>
      <w:r w:rsidR="006839DC">
        <w:rPr>
          <w:spacing w:val="45"/>
          <w:w w:val="108"/>
          <w:sz w:val="24"/>
          <w:szCs w:val="24"/>
        </w:rPr>
        <w:t xml:space="preserve"> </w:t>
      </w:r>
      <w:r w:rsidR="006839DC">
        <w:rPr>
          <w:spacing w:val="-19"/>
          <w:sz w:val="24"/>
          <w:szCs w:val="24"/>
        </w:rPr>
        <w:t>W</w:t>
      </w:r>
      <w:r w:rsidR="006839DC">
        <w:rPr>
          <w:sz w:val="24"/>
          <w:szCs w:val="24"/>
        </w:rPr>
        <w:t>e</w:t>
      </w:r>
      <w:r w:rsidR="006839DC">
        <w:rPr>
          <w:spacing w:val="-3"/>
          <w:sz w:val="24"/>
          <w:szCs w:val="24"/>
        </w:rPr>
        <w:t xml:space="preserve"> </w:t>
      </w:r>
      <w:r w:rsidR="006839DC">
        <w:rPr>
          <w:sz w:val="24"/>
          <w:szCs w:val="24"/>
        </w:rPr>
        <w:t>parametrically</w:t>
      </w:r>
      <w:r w:rsidR="006839DC">
        <w:rPr>
          <w:spacing w:val="-14"/>
          <w:sz w:val="24"/>
          <w:szCs w:val="24"/>
        </w:rPr>
        <w:t xml:space="preserve"> </w:t>
      </w:r>
      <w:r w:rsidR="006839DC">
        <w:rPr>
          <w:spacing w:val="-6"/>
          <w:sz w:val="24"/>
          <w:szCs w:val="24"/>
        </w:rPr>
        <w:t>v</w:t>
      </w:r>
      <w:r w:rsidR="006839DC">
        <w:rPr>
          <w:sz w:val="24"/>
          <w:szCs w:val="24"/>
        </w:rPr>
        <w:t>aried</w:t>
      </w:r>
      <w:r w:rsidR="006839DC">
        <w:rPr>
          <w:spacing w:val="-6"/>
          <w:sz w:val="24"/>
          <w:szCs w:val="24"/>
        </w:rPr>
        <w:t xml:space="preserve"> </w:t>
      </w:r>
      <w:r w:rsidR="006839DC">
        <w:rPr>
          <w:sz w:val="24"/>
          <w:szCs w:val="24"/>
        </w:rPr>
        <w:t>coherence.</w:t>
      </w:r>
      <w:r w:rsidR="006839DC">
        <w:rPr>
          <w:spacing w:val="4"/>
          <w:sz w:val="24"/>
          <w:szCs w:val="24"/>
        </w:rPr>
        <w:t xml:space="preserve"> </w:t>
      </w:r>
      <w:r w:rsidR="006839DC">
        <w:rPr>
          <w:sz w:val="24"/>
          <w:szCs w:val="24"/>
        </w:rPr>
        <w:t>The</w:t>
      </w:r>
      <w:r w:rsidR="006839DC">
        <w:rPr>
          <w:spacing w:val="-4"/>
          <w:sz w:val="24"/>
          <w:szCs w:val="24"/>
        </w:rPr>
        <w:t xml:space="preserve"> </w:t>
      </w:r>
      <w:r w:rsidR="006839DC">
        <w:rPr>
          <w:sz w:val="24"/>
          <w:szCs w:val="24"/>
        </w:rPr>
        <w:t>language</w:t>
      </w:r>
      <w:r w:rsidR="006839DC">
        <w:rPr>
          <w:spacing w:val="-9"/>
          <w:sz w:val="24"/>
          <w:szCs w:val="24"/>
        </w:rPr>
        <w:t xml:space="preserve"> </w:t>
      </w:r>
      <w:r w:rsidR="006839DC">
        <w:rPr>
          <w:sz w:val="24"/>
          <w:szCs w:val="24"/>
        </w:rPr>
        <w:t>for</w:t>
      </w:r>
      <w:r w:rsidR="006839DC">
        <w:rPr>
          <w:spacing w:val="-3"/>
          <w:sz w:val="24"/>
          <w:szCs w:val="24"/>
        </w:rPr>
        <w:t xml:space="preserve"> </w:t>
      </w:r>
      <w:r w:rsidR="006839DC">
        <w:rPr>
          <w:sz w:val="24"/>
          <w:szCs w:val="24"/>
        </w:rPr>
        <w:t>a participant</w:t>
      </w:r>
      <w:r w:rsidR="006839DC">
        <w:rPr>
          <w:spacing w:val="-10"/>
          <w:sz w:val="24"/>
          <w:szCs w:val="24"/>
        </w:rPr>
        <w:t xml:space="preserve"> </w:t>
      </w:r>
      <w:r w:rsidR="006839DC">
        <w:rPr>
          <w:sz w:val="24"/>
          <w:szCs w:val="24"/>
        </w:rPr>
        <w:t>contained</w:t>
      </w:r>
      <w:r w:rsidR="006839DC">
        <w:rPr>
          <w:spacing w:val="-9"/>
          <w:sz w:val="24"/>
          <w:szCs w:val="24"/>
        </w:rPr>
        <w:t xml:space="preserve"> </w:t>
      </w:r>
      <w:r w:rsidR="006839DC">
        <w:rPr>
          <w:sz w:val="24"/>
          <w:szCs w:val="24"/>
        </w:rPr>
        <w:t>either</w:t>
      </w:r>
      <w:r w:rsidR="006839DC">
        <w:rPr>
          <w:spacing w:val="-5"/>
          <w:sz w:val="24"/>
          <w:szCs w:val="24"/>
        </w:rPr>
        <w:t xml:space="preserve"> </w:t>
      </w:r>
      <w:r w:rsidR="006839DC">
        <w:rPr>
          <w:sz w:val="24"/>
          <w:szCs w:val="24"/>
        </w:rPr>
        <w:t>0/3,</w:t>
      </w:r>
      <w:r w:rsidR="006839DC">
        <w:rPr>
          <w:spacing w:val="-4"/>
          <w:sz w:val="24"/>
          <w:szCs w:val="24"/>
        </w:rPr>
        <w:t xml:space="preserve"> </w:t>
      </w:r>
      <w:r w:rsidR="006839DC">
        <w:rPr>
          <w:sz w:val="24"/>
          <w:szCs w:val="24"/>
        </w:rPr>
        <w:t>1/3,</w:t>
      </w:r>
      <w:r w:rsidR="006839DC">
        <w:rPr>
          <w:spacing w:val="-4"/>
          <w:sz w:val="24"/>
          <w:szCs w:val="24"/>
        </w:rPr>
        <w:t xml:space="preserve"> </w:t>
      </w:r>
      <w:r w:rsidR="006839DC">
        <w:rPr>
          <w:sz w:val="24"/>
          <w:szCs w:val="24"/>
        </w:rPr>
        <w:t>2/3,</w:t>
      </w:r>
      <w:r w:rsidR="006839DC">
        <w:rPr>
          <w:spacing w:val="-4"/>
          <w:sz w:val="24"/>
          <w:szCs w:val="24"/>
        </w:rPr>
        <w:t xml:space="preserve"> </w:t>
      </w:r>
      <w:r w:rsidR="006839DC">
        <w:rPr>
          <w:sz w:val="24"/>
          <w:szCs w:val="24"/>
        </w:rPr>
        <w:t>or</w:t>
      </w:r>
      <w:r w:rsidR="006839DC">
        <w:rPr>
          <w:spacing w:val="-2"/>
          <w:sz w:val="24"/>
          <w:szCs w:val="24"/>
        </w:rPr>
        <w:t xml:space="preserve"> </w:t>
      </w:r>
      <w:r w:rsidR="006839DC">
        <w:rPr>
          <w:sz w:val="24"/>
          <w:szCs w:val="24"/>
        </w:rPr>
        <w:t>3/3</w:t>
      </w:r>
      <w:r w:rsidR="006839DC">
        <w:rPr>
          <w:spacing w:val="-3"/>
          <w:sz w:val="24"/>
          <w:szCs w:val="24"/>
        </w:rPr>
        <w:t xml:space="preserve"> </w:t>
      </w:r>
      <w:r w:rsidR="006839DC">
        <w:rPr>
          <w:spacing w:val="-2"/>
          <w:sz w:val="24"/>
          <w:szCs w:val="24"/>
        </w:rPr>
        <w:t>f</w:t>
      </w:r>
      <w:r w:rsidR="006839DC">
        <w:rPr>
          <w:sz w:val="24"/>
          <w:szCs w:val="24"/>
        </w:rPr>
        <w:t>amiliar</w:t>
      </w:r>
      <w:r w:rsidR="006839DC">
        <w:rPr>
          <w:spacing w:val="-8"/>
          <w:sz w:val="24"/>
          <w:szCs w:val="24"/>
        </w:rPr>
        <w:t xml:space="preserve"> </w:t>
      </w:r>
      <w:r w:rsidR="006839DC">
        <w:rPr>
          <w:sz w:val="24"/>
          <w:szCs w:val="24"/>
        </w:rPr>
        <w:t>M</w:t>
      </w:r>
      <w:r w:rsidR="006839DC">
        <w:rPr>
          <w:spacing w:val="-2"/>
          <w:sz w:val="24"/>
          <w:szCs w:val="24"/>
        </w:rPr>
        <w:t xml:space="preserve"> </w:t>
      </w:r>
      <w:r w:rsidR="006839DC">
        <w:rPr>
          <w:sz w:val="24"/>
          <w:szCs w:val="24"/>
        </w:rPr>
        <w:t>and</w:t>
      </w:r>
      <w:r w:rsidR="006839DC">
        <w:rPr>
          <w:spacing w:val="-3"/>
          <w:sz w:val="24"/>
          <w:szCs w:val="24"/>
        </w:rPr>
        <w:t xml:space="preserve"> </w:t>
      </w:r>
      <w:r w:rsidR="006839DC">
        <w:rPr>
          <w:sz w:val="24"/>
          <w:szCs w:val="24"/>
        </w:rPr>
        <w:t>P</w:t>
      </w:r>
      <w:r w:rsidR="006839DC">
        <w:rPr>
          <w:spacing w:val="-1"/>
          <w:sz w:val="24"/>
          <w:szCs w:val="24"/>
        </w:rPr>
        <w:t xml:space="preserve"> </w:t>
      </w:r>
      <w:r w:rsidR="006839DC">
        <w:rPr>
          <w:spacing w:val="-2"/>
          <w:sz w:val="24"/>
          <w:szCs w:val="24"/>
        </w:rPr>
        <w:t>w</w:t>
      </w:r>
      <w:r w:rsidR="006839DC">
        <w:rPr>
          <w:sz w:val="24"/>
          <w:szCs w:val="24"/>
        </w:rPr>
        <w:t>ords</w:t>
      </w:r>
      <w:r w:rsidR="006839DC">
        <w:rPr>
          <w:spacing w:val="-6"/>
          <w:sz w:val="24"/>
          <w:szCs w:val="24"/>
        </w:rPr>
        <w:t xml:space="preserve"> </w:t>
      </w:r>
      <w:r w:rsidR="006839DC">
        <w:rPr>
          <w:sz w:val="24"/>
          <w:szCs w:val="24"/>
        </w:rPr>
        <w:t>each.</w:t>
      </w:r>
      <w:r w:rsidR="006839DC">
        <w:rPr>
          <w:spacing w:val="9"/>
          <w:sz w:val="24"/>
          <w:szCs w:val="24"/>
        </w:rPr>
        <w:t xml:space="preserve"> </w:t>
      </w:r>
      <w:r w:rsidR="006839DC">
        <w:rPr>
          <w:spacing w:val="-19"/>
          <w:sz w:val="24"/>
          <w:szCs w:val="24"/>
        </w:rPr>
        <w:t>W</w:t>
      </w:r>
      <w:r w:rsidR="006839DC">
        <w:rPr>
          <w:sz w:val="24"/>
          <w:szCs w:val="24"/>
        </w:rPr>
        <w:t>e</w:t>
      </w:r>
      <w:r w:rsidR="006839DC">
        <w:rPr>
          <w:spacing w:val="-3"/>
          <w:sz w:val="24"/>
          <w:szCs w:val="24"/>
        </w:rPr>
        <w:t xml:space="preserve"> </w:t>
      </w:r>
      <w:r w:rsidR="006839DC">
        <w:rPr>
          <w:sz w:val="24"/>
          <w:szCs w:val="24"/>
        </w:rPr>
        <w:t>also</w:t>
      </w:r>
      <w:r w:rsidR="006839DC">
        <w:rPr>
          <w:spacing w:val="-4"/>
          <w:sz w:val="24"/>
          <w:szCs w:val="24"/>
        </w:rPr>
        <w:t xml:space="preserve"> </w:t>
      </w:r>
      <w:r w:rsidR="006839DC">
        <w:rPr>
          <w:spacing w:val="-6"/>
          <w:sz w:val="24"/>
          <w:szCs w:val="24"/>
        </w:rPr>
        <w:t>v</w:t>
      </w:r>
      <w:r w:rsidR="006839DC">
        <w:rPr>
          <w:sz w:val="24"/>
          <w:szCs w:val="24"/>
        </w:rPr>
        <w:t>aried</w:t>
      </w:r>
      <w:r w:rsidR="006839DC">
        <w:rPr>
          <w:spacing w:val="-6"/>
          <w:sz w:val="24"/>
          <w:szCs w:val="24"/>
        </w:rPr>
        <w:t xml:space="preserve"> </w:t>
      </w:r>
      <w:r w:rsidR="006839DC">
        <w:rPr>
          <w:sz w:val="24"/>
          <w:szCs w:val="24"/>
        </w:rPr>
        <w:t>the amount</w:t>
      </w:r>
      <w:r w:rsidR="006839DC">
        <w:rPr>
          <w:spacing w:val="-7"/>
          <w:sz w:val="24"/>
          <w:szCs w:val="24"/>
        </w:rPr>
        <w:t xml:space="preserve"> </w:t>
      </w:r>
      <w:r w:rsidR="006839DC">
        <w:rPr>
          <w:sz w:val="24"/>
          <w:szCs w:val="24"/>
        </w:rPr>
        <w:t>of</w:t>
      </w:r>
      <w:r w:rsidR="006839DC">
        <w:rPr>
          <w:spacing w:val="-2"/>
          <w:sz w:val="24"/>
          <w:szCs w:val="24"/>
        </w:rPr>
        <w:t xml:space="preserve"> </w:t>
      </w:r>
      <w:r w:rsidR="006839DC">
        <w:rPr>
          <w:spacing w:val="-4"/>
          <w:sz w:val="24"/>
          <w:szCs w:val="24"/>
        </w:rPr>
        <w:t>e</w:t>
      </w:r>
      <w:r w:rsidR="006839DC">
        <w:rPr>
          <w:sz w:val="24"/>
          <w:szCs w:val="24"/>
        </w:rPr>
        <w:t>xposure</w:t>
      </w:r>
      <w:r w:rsidR="006839DC">
        <w:rPr>
          <w:spacing w:val="-9"/>
          <w:sz w:val="24"/>
          <w:szCs w:val="24"/>
        </w:rPr>
        <w:t xml:space="preserve"> </w:t>
      </w:r>
      <w:r w:rsidR="006839DC">
        <w:rPr>
          <w:sz w:val="24"/>
          <w:szCs w:val="24"/>
        </w:rPr>
        <w:t>to</w:t>
      </w:r>
      <w:r w:rsidR="006839DC">
        <w:rPr>
          <w:spacing w:val="-2"/>
          <w:sz w:val="24"/>
          <w:szCs w:val="24"/>
        </w:rPr>
        <w:t xml:space="preserve"> </w:t>
      </w:r>
      <w:r w:rsidR="006839DC">
        <w:rPr>
          <w:sz w:val="24"/>
          <w:szCs w:val="24"/>
        </w:rPr>
        <w:t>the</w:t>
      </w:r>
      <w:r w:rsidR="006839DC">
        <w:rPr>
          <w:spacing w:val="-3"/>
          <w:sz w:val="24"/>
          <w:szCs w:val="24"/>
        </w:rPr>
        <w:t xml:space="preserve"> </w:t>
      </w:r>
      <w:r w:rsidR="006839DC">
        <w:rPr>
          <w:sz w:val="24"/>
          <w:szCs w:val="24"/>
        </w:rPr>
        <w:t>language—participants</w:t>
      </w:r>
      <w:r w:rsidR="006839DC">
        <w:rPr>
          <w:spacing w:val="-22"/>
          <w:sz w:val="24"/>
          <w:szCs w:val="24"/>
        </w:rPr>
        <w:t xml:space="preserve"> </w:t>
      </w:r>
      <w:r w:rsidR="006839DC">
        <w:rPr>
          <w:sz w:val="24"/>
          <w:szCs w:val="24"/>
        </w:rPr>
        <w:t>heard</w:t>
      </w:r>
      <w:r w:rsidR="006839DC">
        <w:rPr>
          <w:spacing w:val="-5"/>
          <w:sz w:val="24"/>
          <w:szCs w:val="24"/>
        </w:rPr>
        <w:t xml:space="preserve"> </w:t>
      </w:r>
      <w:r w:rsidR="006839DC">
        <w:rPr>
          <w:sz w:val="24"/>
          <w:szCs w:val="24"/>
        </w:rPr>
        <w:t>either</w:t>
      </w:r>
      <w:r w:rsidR="006839DC">
        <w:rPr>
          <w:spacing w:val="-5"/>
          <w:sz w:val="24"/>
          <w:szCs w:val="24"/>
        </w:rPr>
        <w:t xml:space="preserve"> </w:t>
      </w:r>
      <w:r w:rsidR="006839DC">
        <w:rPr>
          <w:sz w:val="24"/>
          <w:szCs w:val="24"/>
        </w:rPr>
        <w:t>56,</w:t>
      </w:r>
      <w:r w:rsidR="006839DC">
        <w:rPr>
          <w:spacing w:val="-3"/>
          <w:sz w:val="24"/>
          <w:szCs w:val="24"/>
        </w:rPr>
        <w:t xml:space="preserve"> </w:t>
      </w:r>
      <w:r w:rsidR="006839DC">
        <w:rPr>
          <w:sz w:val="24"/>
          <w:szCs w:val="24"/>
        </w:rPr>
        <w:t>126,</w:t>
      </w:r>
      <w:r w:rsidR="006839DC">
        <w:rPr>
          <w:spacing w:val="-4"/>
          <w:sz w:val="24"/>
          <w:szCs w:val="24"/>
        </w:rPr>
        <w:t xml:space="preserve"> </w:t>
      </w:r>
      <w:r w:rsidR="006839DC">
        <w:rPr>
          <w:sz w:val="24"/>
          <w:szCs w:val="24"/>
        </w:rPr>
        <w:t>196,</w:t>
      </w:r>
      <w:r w:rsidR="006839DC">
        <w:rPr>
          <w:spacing w:val="-4"/>
          <w:sz w:val="24"/>
          <w:szCs w:val="24"/>
        </w:rPr>
        <w:t xml:space="preserve"> </w:t>
      </w:r>
      <w:r w:rsidR="006839DC">
        <w:rPr>
          <w:sz w:val="24"/>
          <w:szCs w:val="24"/>
        </w:rPr>
        <w:t>or</w:t>
      </w:r>
      <w:r w:rsidR="006839DC">
        <w:rPr>
          <w:spacing w:val="-2"/>
          <w:sz w:val="24"/>
          <w:szCs w:val="24"/>
        </w:rPr>
        <w:t xml:space="preserve"> </w:t>
      </w:r>
      <w:r w:rsidR="006839DC">
        <w:rPr>
          <w:sz w:val="24"/>
          <w:szCs w:val="24"/>
        </w:rPr>
        <w:t>392</w:t>
      </w:r>
      <w:r w:rsidR="006839DC">
        <w:rPr>
          <w:spacing w:val="-4"/>
          <w:sz w:val="24"/>
          <w:szCs w:val="24"/>
        </w:rPr>
        <w:t xml:space="preserve"> </w:t>
      </w:r>
      <w:r w:rsidR="006839DC">
        <w:rPr>
          <w:sz w:val="24"/>
          <w:szCs w:val="24"/>
        </w:rPr>
        <w:t>sentences. Before</w:t>
      </w:r>
      <w:r w:rsidR="006839DC">
        <w:rPr>
          <w:spacing w:val="-7"/>
          <w:sz w:val="24"/>
          <w:szCs w:val="24"/>
        </w:rPr>
        <w:t xml:space="preserve"> </w:t>
      </w:r>
      <w:r w:rsidR="006839DC">
        <w:rPr>
          <w:sz w:val="24"/>
          <w:szCs w:val="24"/>
        </w:rPr>
        <w:t>starting</w:t>
      </w:r>
      <w:r w:rsidR="006839DC">
        <w:rPr>
          <w:spacing w:val="-7"/>
          <w:sz w:val="24"/>
          <w:szCs w:val="24"/>
        </w:rPr>
        <w:t xml:space="preserve"> </w:t>
      </w:r>
      <w:r w:rsidR="006839DC">
        <w:rPr>
          <w:sz w:val="24"/>
          <w:szCs w:val="24"/>
        </w:rPr>
        <w:t>the</w:t>
      </w:r>
      <w:r w:rsidR="006839DC">
        <w:rPr>
          <w:spacing w:val="-3"/>
          <w:sz w:val="24"/>
          <w:szCs w:val="24"/>
        </w:rPr>
        <w:t xml:space="preserve"> </w:t>
      </w:r>
      <w:r w:rsidR="006839DC">
        <w:rPr>
          <w:spacing w:val="-4"/>
          <w:sz w:val="24"/>
          <w:szCs w:val="24"/>
        </w:rPr>
        <w:t>e</w:t>
      </w:r>
      <w:r w:rsidR="006839DC">
        <w:rPr>
          <w:sz w:val="24"/>
          <w:szCs w:val="24"/>
        </w:rPr>
        <w:t>xperiment,</w:t>
      </w:r>
      <w:r w:rsidR="006839DC">
        <w:rPr>
          <w:spacing w:val="-11"/>
          <w:sz w:val="24"/>
          <w:szCs w:val="24"/>
        </w:rPr>
        <w:t xml:space="preserve"> </w:t>
      </w:r>
      <w:r w:rsidR="006839DC">
        <w:rPr>
          <w:sz w:val="24"/>
          <w:szCs w:val="24"/>
        </w:rPr>
        <w:t>we</w:t>
      </w:r>
      <w:r w:rsidR="006839DC">
        <w:rPr>
          <w:spacing w:val="-3"/>
          <w:sz w:val="24"/>
          <w:szCs w:val="24"/>
        </w:rPr>
        <w:t xml:space="preserve"> </w:t>
      </w:r>
      <w:r w:rsidR="006839DC">
        <w:rPr>
          <w:sz w:val="24"/>
          <w:szCs w:val="24"/>
        </w:rPr>
        <w:t>as</w:t>
      </w:r>
      <w:r w:rsidR="006839DC">
        <w:rPr>
          <w:spacing w:val="-2"/>
          <w:sz w:val="24"/>
          <w:szCs w:val="24"/>
        </w:rPr>
        <w:t>k</w:t>
      </w:r>
      <w:r w:rsidR="006839DC">
        <w:rPr>
          <w:sz w:val="24"/>
          <w:szCs w:val="24"/>
        </w:rPr>
        <w:t>ed</w:t>
      </w:r>
      <w:r w:rsidR="006839DC">
        <w:rPr>
          <w:spacing w:val="-5"/>
          <w:sz w:val="24"/>
          <w:szCs w:val="24"/>
        </w:rPr>
        <w:t xml:space="preserve"> </w:t>
      </w:r>
      <w:r w:rsidR="006839DC">
        <w:rPr>
          <w:sz w:val="24"/>
          <w:szCs w:val="24"/>
        </w:rPr>
        <w:t>participants</w:t>
      </w:r>
      <w:r w:rsidR="006839DC">
        <w:rPr>
          <w:spacing w:val="-11"/>
          <w:sz w:val="24"/>
          <w:szCs w:val="24"/>
        </w:rPr>
        <w:t xml:space="preserve"> </w:t>
      </w:r>
      <w:r w:rsidR="006839DC">
        <w:rPr>
          <w:sz w:val="24"/>
          <w:szCs w:val="24"/>
        </w:rPr>
        <w:t>to</w:t>
      </w:r>
      <w:r w:rsidR="006839DC">
        <w:rPr>
          <w:spacing w:val="-2"/>
          <w:sz w:val="24"/>
          <w:szCs w:val="24"/>
        </w:rPr>
        <w:t xml:space="preserve"> </w:t>
      </w:r>
      <w:r w:rsidR="006839DC">
        <w:rPr>
          <w:sz w:val="24"/>
          <w:szCs w:val="24"/>
        </w:rPr>
        <w:t>turn</w:t>
      </w:r>
      <w:r w:rsidR="006839DC">
        <w:rPr>
          <w:spacing w:val="-4"/>
          <w:sz w:val="24"/>
          <w:szCs w:val="24"/>
        </w:rPr>
        <w:t xml:space="preserve"> </w:t>
      </w:r>
      <w:r w:rsidR="006839DC">
        <w:rPr>
          <w:sz w:val="24"/>
          <w:szCs w:val="24"/>
        </w:rPr>
        <w:t>on</w:t>
      </w:r>
      <w:r w:rsidR="006839DC">
        <w:rPr>
          <w:spacing w:val="-2"/>
          <w:sz w:val="24"/>
          <w:szCs w:val="24"/>
        </w:rPr>
        <w:t xml:space="preserve"> </w:t>
      </w:r>
      <w:r w:rsidR="006839DC">
        <w:rPr>
          <w:sz w:val="24"/>
          <w:szCs w:val="24"/>
        </w:rPr>
        <w:t>their</w:t>
      </w:r>
      <w:r w:rsidR="006839DC">
        <w:rPr>
          <w:spacing w:val="-4"/>
          <w:sz w:val="24"/>
          <w:szCs w:val="24"/>
        </w:rPr>
        <w:t xml:space="preserve"> </w:t>
      </w:r>
      <w:r w:rsidR="006839DC">
        <w:rPr>
          <w:sz w:val="24"/>
          <w:szCs w:val="24"/>
        </w:rPr>
        <w:t>spea</w:t>
      </w:r>
      <w:r w:rsidR="006839DC">
        <w:rPr>
          <w:spacing w:val="-2"/>
          <w:sz w:val="24"/>
          <w:szCs w:val="24"/>
        </w:rPr>
        <w:t>k</w:t>
      </w:r>
      <w:r w:rsidR="006839DC">
        <w:rPr>
          <w:sz w:val="24"/>
          <w:szCs w:val="24"/>
        </w:rPr>
        <w:t>ers</w:t>
      </w:r>
      <w:r w:rsidR="006839DC">
        <w:rPr>
          <w:spacing w:val="-8"/>
          <w:sz w:val="24"/>
          <w:szCs w:val="24"/>
        </w:rPr>
        <w:t xml:space="preserve"> </w:t>
      </w:r>
      <w:r w:rsidR="006839DC">
        <w:rPr>
          <w:sz w:val="24"/>
          <w:szCs w:val="24"/>
        </w:rPr>
        <w:t>and</w:t>
      </w:r>
      <w:r w:rsidR="006839DC">
        <w:rPr>
          <w:spacing w:val="-3"/>
          <w:sz w:val="24"/>
          <w:szCs w:val="24"/>
        </w:rPr>
        <w:t xml:space="preserve"> </w:t>
      </w:r>
      <w:r w:rsidR="006839DC">
        <w:rPr>
          <w:sz w:val="24"/>
          <w:szCs w:val="24"/>
        </w:rPr>
        <w:t>click</w:t>
      </w:r>
      <w:r w:rsidR="006839DC">
        <w:rPr>
          <w:spacing w:val="-5"/>
          <w:sz w:val="24"/>
          <w:szCs w:val="24"/>
        </w:rPr>
        <w:t xml:space="preserve"> </w:t>
      </w:r>
      <w:r w:rsidR="006839DC">
        <w:rPr>
          <w:sz w:val="24"/>
          <w:szCs w:val="24"/>
        </w:rPr>
        <w:t>a</w:t>
      </w:r>
      <w:r w:rsidR="006839DC">
        <w:rPr>
          <w:spacing w:val="-1"/>
          <w:sz w:val="24"/>
          <w:szCs w:val="24"/>
        </w:rPr>
        <w:t xml:space="preserve"> </w:t>
      </w:r>
      <w:r w:rsidR="006839DC">
        <w:rPr>
          <w:spacing w:val="-5"/>
          <w:sz w:val="24"/>
          <w:szCs w:val="24"/>
        </w:rPr>
        <w:t>b</w:t>
      </w:r>
      <w:r w:rsidR="006839DC">
        <w:rPr>
          <w:sz w:val="24"/>
          <w:szCs w:val="24"/>
        </w:rPr>
        <w:t>utton, which</w:t>
      </w:r>
      <w:r w:rsidR="006839DC">
        <w:rPr>
          <w:spacing w:val="-6"/>
          <w:sz w:val="24"/>
          <w:szCs w:val="24"/>
        </w:rPr>
        <w:t xml:space="preserve"> </w:t>
      </w:r>
      <w:r w:rsidR="006839DC">
        <w:rPr>
          <w:sz w:val="24"/>
          <w:szCs w:val="24"/>
        </w:rPr>
        <w:t>played</w:t>
      </w:r>
      <w:r w:rsidR="006839DC">
        <w:rPr>
          <w:spacing w:val="-6"/>
          <w:sz w:val="24"/>
          <w:szCs w:val="24"/>
        </w:rPr>
        <w:t xml:space="preserve"> </w:t>
      </w:r>
      <w:r w:rsidR="006839DC">
        <w:rPr>
          <w:sz w:val="24"/>
          <w:szCs w:val="24"/>
        </w:rPr>
        <w:t>a</w:t>
      </w:r>
      <w:r w:rsidR="006839DC">
        <w:rPr>
          <w:spacing w:val="-1"/>
          <w:sz w:val="24"/>
          <w:szCs w:val="24"/>
        </w:rPr>
        <w:t xml:space="preserve"> </w:t>
      </w:r>
      <w:r w:rsidR="006839DC">
        <w:rPr>
          <w:sz w:val="24"/>
          <w:szCs w:val="24"/>
        </w:rPr>
        <w:t>spo</w:t>
      </w:r>
      <w:r w:rsidR="006839DC">
        <w:rPr>
          <w:spacing w:val="-2"/>
          <w:sz w:val="24"/>
          <w:szCs w:val="24"/>
        </w:rPr>
        <w:t>k</w:t>
      </w:r>
      <w:r w:rsidR="006839DC">
        <w:rPr>
          <w:sz w:val="24"/>
          <w:szCs w:val="24"/>
        </w:rPr>
        <w:t>en</w:t>
      </w:r>
      <w:r w:rsidR="006839DC">
        <w:rPr>
          <w:spacing w:val="-7"/>
          <w:sz w:val="24"/>
          <w:szCs w:val="24"/>
        </w:rPr>
        <w:t xml:space="preserve"> </w:t>
      </w:r>
      <w:r w:rsidR="006839DC">
        <w:rPr>
          <w:sz w:val="24"/>
          <w:szCs w:val="24"/>
        </w:rPr>
        <w:t>English</w:t>
      </w:r>
      <w:r w:rsidR="006839DC">
        <w:rPr>
          <w:spacing w:val="-7"/>
          <w:sz w:val="24"/>
          <w:szCs w:val="24"/>
        </w:rPr>
        <w:t xml:space="preserve"> </w:t>
      </w:r>
      <w:r w:rsidR="006839DC">
        <w:rPr>
          <w:spacing w:val="-2"/>
          <w:sz w:val="24"/>
          <w:szCs w:val="24"/>
        </w:rPr>
        <w:t>w</w:t>
      </w:r>
      <w:r w:rsidR="006839DC">
        <w:rPr>
          <w:sz w:val="24"/>
          <w:szCs w:val="24"/>
        </w:rPr>
        <w:t>ord</w:t>
      </w:r>
      <w:r w:rsidR="006839DC">
        <w:rPr>
          <w:spacing w:val="-5"/>
          <w:sz w:val="24"/>
          <w:szCs w:val="24"/>
        </w:rPr>
        <w:t xml:space="preserve"> </w:t>
      </w:r>
      <w:r w:rsidR="006839DC">
        <w:rPr>
          <w:sz w:val="24"/>
          <w:szCs w:val="24"/>
        </w:rPr>
        <w:t>(“airplane”).</w:t>
      </w:r>
      <w:r w:rsidR="006839DC">
        <w:rPr>
          <w:spacing w:val="2"/>
          <w:sz w:val="24"/>
          <w:szCs w:val="24"/>
        </w:rPr>
        <w:t xml:space="preserve"> </w:t>
      </w:r>
      <w:r w:rsidR="006839DC">
        <w:rPr>
          <w:spacing w:val="-4"/>
          <w:sz w:val="24"/>
          <w:szCs w:val="24"/>
        </w:rPr>
        <w:t>P</w:t>
      </w:r>
      <w:r w:rsidR="006839DC">
        <w:rPr>
          <w:sz w:val="24"/>
          <w:szCs w:val="24"/>
        </w:rPr>
        <w:t>articipants</w:t>
      </w:r>
      <w:r w:rsidR="006839DC">
        <w:rPr>
          <w:spacing w:val="-11"/>
          <w:sz w:val="24"/>
          <w:szCs w:val="24"/>
        </w:rPr>
        <w:t xml:space="preserve"> </w:t>
      </w:r>
      <w:r w:rsidR="006839DC">
        <w:rPr>
          <w:sz w:val="24"/>
          <w:szCs w:val="24"/>
        </w:rPr>
        <w:t>were</w:t>
      </w:r>
      <w:r w:rsidR="006839DC">
        <w:rPr>
          <w:spacing w:val="-5"/>
          <w:sz w:val="24"/>
          <w:szCs w:val="24"/>
        </w:rPr>
        <w:t xml:space="preserve"> </w:t>
      </w:r>
      <w:r w:rsidR="006839DC">
        <w:rPr>
          <w:sz w:val="24"/>
          <w:szCs w:val="24"/>
        </w:rPr>
        <w:t>required</w:t>
      </w:r>
      <w:r w:rsidR="006839DC">
        <w:rPr>
          <w:spacing w:val="-8"/>
          <w:sz w:val="24"/>
          <w:szCs w:val="24"/>
        </w:rPr>
        <w:t xml:space="preserve"> </w:t>
      </w:r>
      <w:r w:rsidR="006839DC">
        <w:rPr>
          <w:sz w:val="24"/>
          <w:szCs w:val="24"/>
        </w:rPr>
        <w:t>to</w:t>
      </w:r>
      <w:r w:rsidR="006839DC">
        <w:rPr>
          <w:spacing w:val="-2"/>
          <w:sz w:val="24"/>
          <w:szCs w:val="24"/>
        </w:rPr>
        <w:t xml:space="preserve"> </w:t>
      </w:r>
      <w:r w:rsidR="006839DC">
        <w:rPr>
          <w:sz w:val="24"/>
          <w:szCs w:val="24"/>
        </w:rPr>
        <w:t>type</w:t>
      </w:r>
      <w:r w:rsidR="006839DC">
        <w:rPr>
          <w:spacing w:val="-4"/>
          <w:sz w:val="24"/>
          <w:szCs w:val="24"/>
        </w:rPr>
        <w:t xml:space="preserve"> </w:t>
      </w:r>
      <w:r w:rsidR="006839DC">
        <w:rPr>
          <w:sz w:val="24"/>
          <w:szCs w:val="24"/>
        </w:rPr>
        <w:t>the</w:t>
      </w:r>
      <w:r w:rsidR="006839DC">
        <w:rPr>
          <w:spacing w:val="-3"/>
          <w:sz w:val="24"/>
          <w:szCs w:val="24"/>
        </w:rPr>
        <w:t xml:space="preserve"> </w:t>
      </w:r>
      <w:r w:rsidR="006839DC">
        <w:rPr>
          <w:spacing w:val="-2"/>
          <w:sz w:val="24"/>
          <w:szCs w:val="24"/>
        </w:rPr>
        <w:t>w</w:t>
      </w:r>
      <w:r w:rsidR="006839DC">
        <w:rPr>
          <w:sz w:val="24"/>
          <w:szCs w:val="24"/>
        </w:rPr>
        <w:t>ord correctly</w:t>
      </w:r>
      <w:r w:rsidR="006839DC">
        <w:rPr>
          <w:spacing w:val="-10"/>
          <w:sz w:val="24"/>
          <w:szCs w:val="24"/>
        </w:rPr>
        <w:t xml:space="preserve"> </w:t>
      </w:r>
      <w:r w:rsidR="006839DC">
        <w:rPr>
          <w:sz w:val="24"/>
          <w:szCs w:val="24"/>
        </w:rPr>
        <w:t>to</w:t>
      </w:r>
      <w:r w:rsidR="006839DC">
        <w:rPr>
          <w:spacing w:val="-3"/>
          <w:sz w:val="24"/>
          <w:szCs w:val="24"/>
        </w:rPr>
        <w:t xml:space="preserve"> </w:t>
      </w:r>
      <w:r w:rsidR="006839DC">
        <w:rPr>
          <w:sz w:val="24"/>
          <w:szCs w:val="24"/>
        </w:rPr>
        <w:t>continue.</w:t>
      </w:r>
      <w:r w:rsidR="006839DC">
        <w:rPr>
          <w:spacing w:val="5"/>
          <w:sz w:val="24"/>
          <w:szCs w:val="24"/>
        </w:rPr>
        <w:t xml:space="preserve"> </w:t>
      </w:r>
      <w:r w:rsidR="006839DC">
        <w:rPr>
          <w:sz w:val="24"/>
          <w:szCs w:val="24"/>
        </w:rPr>
        <w:t>The</w:t>
      </w:r>
      <w:r w:rsidR="006839DC">
        <w:rPr>
          <w:spacing w:val="-5"/>
          <w:sz w:val="24"/>
          <w:szCs w:val="24"/>
        </w:rPr>
        <w:t xml:space="preserve"> </w:t>
      </w:r>
      <w:r w:rsidR="006839DC">
        <w:rPr>
          <w:spacing w:val="-4"/>
          <w:sz w:val="24"/>
          <w:szCs w:val="24"/>
        </w:rPr>
        <w:t>e</w:t>
      </w:r>
      <w:r w:rsidR="006839DC">
        <w:rPr>
          <w:sz w:val="24"/>
          <w:szCs w:val="24"/>
        </w:rPr>
        <w:t>xperiment</w:t>
      </w:r>
      <w:r w:rsidR="006839DC">
        <w:rPr>
          <w:spacing w:val="-12"/>
          <w:sz w:val="24"/>
          <w:szCs w:val="24"/>
        </w:rPr>
        <w:t xml:space="preserve"> </w:t>
      </w:r>
      <w:r w:rsidR="006839DC">
        <w:rPr>
          <w:sz w:val="24"/>
          <w:szCs w:val="24"/>
        </w:rPr>
        <w:t>had</w:t>
      </w:r>
      <w:r w:rsidR="006839DC">
        <w:rPr>
          <w:spacing w:val="-4"/>
          <w:sz w:val="24"/>
          <w:szCs w:val="24"/>
        </w:rPr>
        <w:t xml:space="preserve"> </w:t>
      </w:r>
      <w:r w:rsidR="006839DC">
        <w:rPr>
          <w:sz w:val="24"/>
          <w:szCs w:val="24"/>
        </w:rPr>
        <w:t>four</w:t>
      </w:r>
      <w:r w:rsidR="006839DC">
        <w:rPr>
          <w:spacing w:val="-5"/>
          <w:sz w:val="24"/>
          <w:szCs w:val="24"/>
        </w:rPr>
        <w:t xml:space="preserve"> </w:t>
      </w:r>
      <w:r w:rsidR="006839DC">
        <w:rPr>
          <w:sz w:val="24"/>
          <w:szCs w:val="24"/>
        </w:rPr>
        <w:t>phases:</w:t>
      </w:r>
      <w:r w:rsidR="006839DC">
        <w:rPr>
          <w:spacing w:val="7"/>
          <w:sz w:val="24"/>
          <w:szCs w:val="24"/>
        </w:rPr>
        <w:t xml:space="preserve"> </w:t>
      </w:r>
      <w:r w:rsidR="006839DC">
        <w:rPr>
          <w:spacing w:val="-4"/>
          <w:sz w:val="24"/>
          <w:szCs w:val="24"/>
        </w:rPr>
        <w:t>e</w:t>
      </w:r>
      <w:r w:rsidR="006839DC">
        <w:rPr>
          <w:sz w:val="24"/>
          <w:szCs w:val="24"/>
        </w:rPr>
        <w:t>xposure,</w:t>
      </w:r>
      <w:r w:rsidR="006839DC">
        <w:rPr>
          <w:spacing w:val="-10"/>
          <w:sz w:val="24"/>
          <w:szCs w:val="24"/>
        </w:rPr>
        <w:t xml:space="preserve"> </w:t>
      </w:r>
      <w:r w:rsidR="006839DC">
        <w:rPr>
          <w:sz w:val="24"/>
          <w:szCs w:val="24"/>
        </w:rPr>
        <w:t>similarit</w:t>
      </w:r>
      <w:r w:rsidR="006839DC">
        <w:rPr>
          <w:spacing w:val="-16"/>
          <w:sz w:val="24"/>
          <w:szCs w:val="24"/>
        </w:rPr>
        <w:t>y</w:t>
      </w:r>
      <w:r w:rsidR="006839DC">
        <w:rPr>
          <w:sz w:val="24"/>
          <w:szCs w:val="24"/>
        </w:rPr>
        <w:t>,</w:t>
      </w:r>
      <w:r w:rsidR="006839DC">
        <w:rPr>
          <w:spacing w:val="-11"/>
          <w:sz w:val="24"/>
          <w:szCs w:val="24"/>
        </w:rPr>
        <w:t xml:space="preserve"> </w:t>
      </w:r>
      <w:r w:rsidR="006839DC">
        <w:rPr>
          <w:sz w:val="24"/>
          <w:szCs w:val="24"/>
        </w:rPr>
        <w:t>memor</w:t>
      </w:r>
      <w:r w:rsidR="006839DC">
        <w:rPr>
          <w:spacing w:val="-16"/>
          <w:sz w:val="24"/>
          <w:szCs w:val="24"/>
        </w:rPr>
        <w:t>y</w:t>
      </w:r>
      <w:r w:rsidR="006839DC">
        <w:rPr>
          <w:sz w:val="24"/>
          <w:szCs w:val="24"/>
        </w:rPr>
        <w:t>,</w:t>
      </w:r>
      <w:r w:rsidR="006839DC">
        <w:rPr>
          <w:spacing w:val="-10"/>
          <w:sz w:val="24"/>
          <w:szCs w:val="24"/>
        </w:rPr>
        <w:t xml:space="preserve"> </w:t>
      </w:r>
      <w:r w:rsidR="006839DC">
        <w:rPr>
          <w:sz w:val="24"/>
          <w:szCs w:val="24"/>
        </w:rPr>
        <w:t>and</w:t>
      </w:r>
      <w:r w:rsidR="006839DC">
        <w:rPr>
          <w:spacing w:val="-4"/>
          <w:sz w:val="24"/>
          <w:szCs w:val="24"/>
        </w:rPr>
        <w:t xml:space="preserve"> </w:t>
      </w:r>
      <w:r w:rsidR="006839DC">
        <w:rPr>
          <w:sz w:val="24"/>
          <w:szCs w:val="24"/>
        </w:rPr>
        <w:t>referent</w:t>
      </w:r>
    </w:p>
    <w:p w:rsidR="00273D53" w:rsidRDefault="006839DC">
      <w:pPr>
        <w:spacing w:line="220" w:lineRule="exact"/>
        <w:ind w:left="399"/>
      </w:pPr>
      <w:r>
        <w:rPr>
          <w:w w:val="99"/>
          <w:position w:val="7"/>
          <w:sz w:val="14"/>
          <w:szCs w:val="14"/>
        </w:rPr>
        <w:t>1</w:t>
      </w:r>
      <w:r>
        <w:rPr>
          <w:spacing w:val="-25"/>
          <w:position w:val="7"/>
          <w:sz w:val="14"/>
          <w:szCs w:val="14"/>
        </w:rPr>
        <w:t xml:space="preserve"> </w:t>
      </w:r>
      <w:r>
        <w:rPr>
          <w:spacing w:val="-16"/>
        </w:rPr>
        <w:t>W</w:t>
      </w:r>
      <w:r>
        <w:t>e</w:t>
      </w:r>
      <w:r>
        <w:rPr>
          <w:spacing w:val="-11"/>
        </w:rPr>
        <w:t xml:space="preserve"> </w:t>
      </w:r>
      <w:r>
        <w:t>programatically</w:t>
      </w:r>
      <w:r>
        <w:rPr>
          <w:spacing w:val="-20"/>
        </w:rPr>
        <w:t xml:space="preserve"> </w:t>
      </w:r>
      <w:r>
        <w:t>submitted</w:t>
      </w:r>
      <w:r>
        <w:rPr>
          <w:spacing w:val="-16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our</w:t>
      </w:r>
      <w:r>
        <w:rPr>
          <w:spacing w:val="-10"/>
        </w:rPr>
        <w:t xml:space="preserve"> </w:t>
      </w:r>
      <w:r>
        <w:t>sentences</w:t>
      </w:r>
      <w:r>
        <w:rPr>
          <w:spacing w:val="-16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</w:t>
      </w:r>
      <w:r>
        <w:rPr>
          <w:spacing w:val="-3"/>
        </w:rPr>
        <w:t>e</w:t>
      </w:r>
      <w:r>
        <w:t>xt-to-speech</w:t>
      </w:r>
      <w:r>
        <w:rPr>
          <w:spacing w:val="-19"/>
        </w:rPr>
        <w:t xml:space="preserve"> </w:t>
      </w:r>
      <w:r>
        <w:t>web</w:t>
      </w:r>
      <w:r>
        <w:rPr>
          <w:spacing w:val="-10"/>
        </w:rPr>
        <w:t xml:space="preserve"> </w:t>
      </w:r>
      <w:r>
        <w:t>service</w:t>
      </w:r>
      <w:r>
        <w:rPr>
          <w:spacing w:val="-14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p</w:t>
      </w:r>
      <w:r>
        <w:rPr>
          <w:spacing w:val="-5"/>
        </w:rPr>
        <w:t>o</w:t>
      </w:r>
      <w:r>
        <w:t>wers</w:t>
      </w:r>
      <w:r>
        <w:rPr>
          <w:spacing w:val="-14"/>
        </w:rPr>
        <w:t xml:space="preserve"> </w:t>
      </w:r>
      <w:r>
        <w:t>Google</w:t>
      </w:r>
      <w:r>
        <w:rPr>
          <w:spacing w:val="-13"/>
        </w:rPr>
        <w:t xml:space="preserve"> </w:t>
      </w:r>
      <w:r>
        <w:rPr>
          <w:spacing w:val="-7"/>
        </w:rPr>
        <w:t>T</w:t>
      </w:r>
      <w:r>
        <w:t>ranslate.</w:t>
      </w:r>
    </w:p>
    <w:p w:rsidR="00273D53" w:rsidRDefault="00273D53">
      <w:pPr>
        <w:spacing w:before="6" w:line="160" w:lineRule="exact"/>
        <w:rPr>
          <w:sz w:val="16"/>
          <w:szCs w:val="16"/>
        </w:rPr>
      </w:pPr>
    </w:p>
    <w:p w:rsidR="00273D53" w:rsidRDefault="006839DC">
      <w:pPr>
        <w:spacing w:line="413" w:lineRule="auto"/>
        <w:ind w:left="120" w:right="85"/>
        <w:sectPr w:rsidR="00273D53">
          <w:pgSz w:w="12240" w:h="15840"/>
          <w:pgMar w:top="960" w:right="1320" w:bottom="280" w:left="1320" w:header="736" w:footer="0" w:gutter="0"/>
          <w:cols w:space="720"/>
        </w:sectPr>
      </w:pPr>
      <w:r>
        <w:t>During</w:t>
      </w:r>
      <w:r>
        <w:rPr>
          <w:spacing w:val="7"/>
        </w:rPr>
        <w:t xml:space="preserve"> </w:t>
      </w:r>
      <w:r>
        <w:t>our</w:t>
      </w:r>
      <w:r>
        <w:rPr>
          <w:spacing w:val="10"/>
        </w:rPr>
        <w:t xml:space="preserve"> </w:t>
      </w:r>
      <w:r>
        <w:t>i</w:t>
      </w:r>
      <w:r>
        <w:rPr>
          <w:spacing w:val="-8"/>
        </w:rPr>
        <w:t>n</w:t>
      </w:r>
      <w:r>
        <w:rPr>
          <w:spacing w:val="-3"/>
        </w:rPr>
        <w:t>v</w:t>
      </w:r>
      <w:r>
        <w:t>esti</w:t>
      </w:r>
      <w:r>
        <w:rPr>
          <w:spacing w:val="-1"/>
        </w:rPr>
        <w:t>g</w:t>
      </w:r>
      <w:r>
        <w:t>ation,</w:t>
      </w:r>
      <w:r>
        <w:rPr>
          <w:spacing w:val="5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set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rPr>
          <w:spacing w:val="-4"/>
        </w:rPr>
        <w:t>v</w:t>
      </w:r>
      <w:r>
        <w:t>oices</w:t>
      </w:r>
      <w:r>
        <w:rPr>
          <w:spacing w:val="8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web</w:t>
      </w:r>
      <w:r>
        <w:rPr>
          <w:spacing w:val="10"/>
        </w:rPr>
        <w:t xml:space="preserve"> </w:t>
      </w:r>
      <w:r>
        <w:t>service</w:t>
      </w:r>
      <w:r>
        <w:rPr>
          <w:spacing w:val="7"/>
        </w:rPr>
        <w:t xml:space="preserve"> </w:t>
      </w:r>
      <w:r>
        <w:t>changed,</w:t>
      </w:r>
      <w:r>
        <w:rPr>
          <w:spacing w:val="9"/>
        </w:rPr>
        <w:t xml:space="preserve"> </w:t>
      </w:r>
      <w:r>
        <w:t>which</w:t>
      </w:r>
      <w:r>
        <w:rPr>
          <w:spacing w:val="8"/>
        </w:rPr>
        <w:t xml:space="preserve"> </w:t>
      </w:r>
      <w:r>
        <w:t>required</w:t>
      </w:r>
      <w:r>
        <w:rPr>
          <w:spacing w:val="6"/>
        </w:rPr>
        <w:t xml:space="preserve"> </w:t>
      </w:r>
      <w:r>
        <w:t>us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synthesize</w:t>
      </w:r>
      <w:r>
        <w:rPr>
          <w:spacing w:val="5"/>
        </w:rPr>
        <w:t xml:space="preserve"> </w:t>
      </w:r>
      <w:r>
        <w:t>our</w:t>
      </w:r>
      <w:r>
        <w:rPr>
          <w:spacing w:val="10"/>
        </w:rPr>
        <w:t xml:space="preserve"> </w:t>
      </w:r>
      <w:r>
        <w:t>stimuli using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>f</w:t>
      </w:r>
      <w:r>
        <w:t>ferent</w:t>
      </w:r>
      <w:r>
        <w:rPr>
          <w:spacing w:val="-7"/>
        </w:rPr>
        <w:t xml:space="preserve"> </w:t>
      </w:r>
      <w:r>
        <w:t>soft</w:t>
      </w:r>
      <w:r>
        <w:rPr>
          <w:spacing w:val="-2"/>
        </w:rPr>
        <w:t>w</w:t>
      </w:r>
      <w:r>
        <w:t>are.</w:t>
      </w:r>
      <w:r>
        <w:rPr>
          <w:spacing w:val="5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F</w:t>
      </w:r>
      <w:r>
        <w:t>ootnote</w:t>
      </w:r>
      <w:r>
        <w:rPr>
          <w:spacing w:val="-7"/>
        </w:rPr>
        <w:t xml:space="preserve"> </w:t>
      </w:r>
      <w:r>
        <w:t>3.</w:t>
      </w:r>
    </w:p>
    <w:p w:rsidR="00273D53" w:rsidRDefault="00273D53">
      <w:pPr>
        <w:spacing w:before="5" w:line="160" w:lineRule="exact"/>
        <w:rPr>
          <w:sz w:val="17"/>
          <w:szCs w:val="17"/>
        </w:rPr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  <w:sectPr w:rsidR="00273D53">
          <w:pgSz w:w="12240" w:h="15840"/>
          <w:pgMar w:top="960" w:right="1120" w:bottom="280" w:left="1320" w:header="736" w:footer="0" w:gutter="0"/>
          <w:cols w:space="720"/>
        </w:sectPr>
      </w:pPr>
    </w:p>
    <w:p w:rsidR="00273D53" w:rsidRDefault="006839DC">
      <w:pPr>
        <w:spacing w:before="19"/>
        <w:ind w:left="511" w:right="142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Exposure</w:t>
      </w:r>
      <w:r>
        <w:rPr>
          <w:spacing w:val="-9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sentences</w:t>
      </w:r>
    </w:p>
    <w:p w:rsidR="00273D53" w:rsidRDefault="00273D53">
      <w:pPr>
        <w:spacing w:before="8" w:line="180" w:lineRule="exact"/>
        <w:rPr>
          <w:sz w:val="19"/>
          <w:szCs w:val="19"/>
        </w:rPr>
      </w:pPr>
    </w:p>
    <w:p w:rsidR="00273D53" w:rsidRDefault="006839DC">
      <w:pPr>
        <w:spacing w:line="280" w:lineRule="exact"/>
        <w:ind w:left="320" w:right="-39"/>
        <w:jc w:val="center"/>
        <w:rPr>
          <w:sz w:val="16"/>
          <w:szCs w:val="16"/>
        </w:rPr>
      </w:pPr>
      <w:r>
        <w:rPr>
          <w:position w:val="1"/>
          <w:sz w:val="24"/>
          <w:szCs w:val="24"/>
          <w:u w:val="single" w:color="000000"/>
        </w:rPr>
        <w:t>m</w:t>
      </w:r>
      <w:r>
        <w:rPr>
          <w:position w:val="-3"/>
          <w:sz w:val="16"/>
          <w:szCs w:val="16"/>
          <w:u w:val="single" w:color="000000"/>
        </w:rPr>
        <w:t xml:space="preserve">1 </w:t>
      </w:r>
      <w:r>
        <w:rPr>
          <w:spacing w:val="10"/>
          <w:position w:val="-3"/>
          <w:sz w:val="16"/>
          <w:szCs w:val="16"/>
          <w:u w:val="single" w:color="000000"/>
        </w:rPr>
        <w:t xml:space="preserve"> </w:t>
      </w:r>
      <w:r>
        <w:rPr>
          <w:position w:val="1"/>
          <w:sz w:val="24"/>
          <w:szCs w:val="24"/>
          <w:u w:val="single" w:color="000000"/>
        </w:rPr>
        <w:t>n</w:t>
      </w:r>
      <w:r>
        <w:rPr>
          <w:position w:val="-3"/>
          <w:sz w:val="16"/>
          <w:szCs w:val="16"/>
          <w:u w:val="single" w:color="000000"/>
        </w:rPr>
        <w:t>1</w:t>
      </w:r>
      <w:r>
        <w:rPr>
          <w:position w:val="-3"/>
          <w:sz w:val="16"/>
          <w:szCs w:val="16"/>
        </w:rPr>
        <w:t xml:space="preserve">     </w:t>
      </w:r>
      <w:r>
        <w:rPr>
          <w:spacing w:val="32"/>
          <w:position w:val="-3"/>
          <w:sz w:val="16"/>
          <w:szCs w:val="16"/>
        </w:rPr>
        <w:t xml:space="preserve"> </w:t>
      </w:r>
      <w:r>
        <w:rPr>
          <w:position w:val="1"/>
          <w:sz w:val="24"/>
          <w:szCs w:val="24"/>
        </w:rPr>
        <w:t>m</w:t>
      </w:r>
      <w:r>
        <w:rPr>
          <w:position w:val="-3"/>
          <w:sz w:val="16"/>
          <w:szCs w:val="16"/>
        </w:rPr>
        <w:t xml:space="preserve">1 </w:t>
      </w:r>
      <w:r>
        <w:rPr>
          <w:spacing w:val="11"/>
          <w:position w:val="-3"/>
          <w:sz w:val="16"/>
          <w:szCs w:val="16"/>
        </w:rPr>
        <w:t xml:space="preserve"> </w:t>
      </w:r>
      <w:r>
        <w:rPr>
          <w:position w:val="1"/>
          <w:sz w:val="24"/>
          <w:szCs w:val="24"/>
        </w:rPr>
        <w:t>n</w:t>
      </w:r>
      <w:r>
        <w:rPr>
          <w:position w:val="-3"/>
          <w:sz w:val="16"/>
          <w:szCs w:val="16"/>
        </w:rPr>
        <w:t xml:space="preserve">2     </w:t>
      </w:r>
      <w:r>
        <w:rPr>
          <w:spacing w:val="32"/>
          <w:position w:val="-3"/>
          <w:sz w:val="16"/>
          <w:szCs w:val="16"/>
        </w:rPr>
        <w:t xml:space="preserve"> </w:t>
      </w:r>
      <w:r>
        <w:rPr>
          <w:position w:val="1"/>
          <w:sz w:val="24"/>
          <w:szCs w:val="24"/>
        </w:rPr>
        <w:t>m</w:t>
      </w:r>
      <w:r>
        <w:rPr>
          <w:position w:val="-3"/>
          <w:sz w:val="16"/>
          <w:szCs w:val="16"/>
        </w:rPr>
        <w:t xml:space="preserve">1 </w:t>
      </w:r>
      <w:r>
        <w:rPr>
          <w:spacing w:val="11"/>
          <w:position w:val="-3"/>
          <w:sz w:val="16"/>
          <w:szCs w:val="16"/>
        </w:rPr>
        <w:t xml:space="preserve"> </w:t>
      </w:r>
      <w:r>
        <w:rPr>
          <w:w w:val="116"/>
          <w:position w:val="1"/>
          <w:sz w:val="24"/>
          <w:szCs w:val="24"/>
        </w:rPr>
        <w:t>n</w:t>
      </w:r>
      <w:r>
        <w:rPr>
          <w:w w:val="105"/>
          <w:position w:val="-3"/>
          <w:sz w:val="16"/>
          <w:szCs w:val="16"/>
        </w:rPr>
        <w:t>3</w:t>
      </w:r>
    </w:p>
    <w:p w:rsidR="00273D53" w:rsidRDefault="006839DC">
      <w:pPr>
        <w:spacing w:before="19"/>
        <w:ind w:left="697" w:right="697"/>
        <w:jc w:val="center"/>
        <w:rPr>
          <w:sz w:val="24"/>
          <w:szCs w:val="24"/>
        </w:rPr>
      </w:pPr>
      <w:r>
        <w:br w:type="column"/>
      </w:r>
      <w:r>
        <w:rPr>
          <w:sz w:val="24"/>
          <w:szCs w:val="24"/>
        </w:rPr>
        <w:lastRenderedPageBreak/>
        <w:t>Memory</w:t>
      </w:r>
      <w:r>
        <w:rPr>
          <w:spacing w:val="-8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items</w:t>
      </w:r>
    </w:p>
    <w:p w:rsidR="00273D53" w:rsidRDefault="00273D53">
      <w:pPr>
        <w:spacing w:before="2" w:line="200" w:lineRule="exact"/>
      </w:pPr>
    </w:p>
    <w:p w:rsidR="00273D53" w:rsidRDefault="006839DC">
      <w:pPr>
        <w:ind w:left="-38" w:right="-38"/>
        <w:jc w:val="center"/>
        <w:rPr>
          <w:sz w:val="24"/>
          <w:szCs w:val="24"/>
        </w:rPr>
      </w:pPr>
      <w:r>
        <w:rPr>
          <w:sz w:val="24"/>
          <w:szCs w:val="24"/>
        </w:rPr>
        <w:t>Sentence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 xml:space="preserve">type          </w:t>
      </w:r>
      <w:r>
        <w:rPr>
          <w:spacing w:val="23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Example</w:t>
      </w:r>
    </w:p>
    <w:p w:rsidR="00273D53" w:rsidRDefault="006839DC">
      <w:pPr>
        <w:spacing w:before="19"/>
        <w:ind w:left="516" w:right="752"/>
        <w:jc w:val="center"/>
        <w:rPr>
          <w:sz w:val="24"/>
          <w:szCs w:val="24"/>
        </w:rPr>
      </w:pPr>
      <w:r>
        <w:br w:type="column"/>
      </w:r>
      <w:r>
        <w:rPr>
          <w:sz w:val="24"/>
          <w:szCs w:val="24"/>
        </w:rPr>
        <w:lastRenderedPageBreak/>
        <w:t>Similarity</w:t>
      </w:r>
      <w:r>
        <w:rPr>
          <w:spacing w:val="-10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items</w:t>
      </w:r>
    </w:p>
    <w:p w:rsidR="00273D53" w:rsidRDefault="00273D53">
      <w:pPr>
        <w:spacing w:before="2" w:line="200" w:lineRule="exact"/>
      </w:pPr>
    </w:p>
    <w:p w:rsidR="00273D53" w:rsidRDefault="006839DC">
      <w:pPr>
        <w:ind w:left="-38" w:right="198"/>
        <w:jc w:val="center"/>
        <w:rPr>
          <w:sz w:val="24"/>
          <w:szCs w:val="24"/>
        </w:rPr>
        <w:sectPr w:rsidR="00273D53">
          <w:type w:val="continuous"/>
          <w:pgSz w:w="12240" w:h="15840"/>
          <w:pgMar w:top="960" w:right="1120" w:bottom="280" w:left="1320" w:header="720" w:footer="720" w:gutter="0"/>
          <w:cols w:num="3" w:space="720" w:equalWidth="0">
            <w:col w:w="2609" w:space="798"/>
            <w:col w:w="2873" w:space="643"/>
            <w:col w:w="2877"/>
          </w:cols>
        </w:sectPr>
      </w:pP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air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 xml:space="preserve">type              </w:t>
      </w:r>
      <w:r>
        <w:rPr>
          <w:spacing w:val="36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Example</w:t>
      </w:r>
    </w:p>
    <w:p w:rsidR="00273D53" w:rsidRDefault="00273D53">
      <w:pPr>
        <w:spacing w:before="3" w:line="80" w:lineRule="exact"/>
        <w:rPr>
          <w:sz w:val="8"/>
          <w:szCs w:val="8"/>
        </w:rPr>
      </w:pPr>
    </w:p>
    <w:tbl>
      <w:tblPr>
        <w:tblW w:w="0" w:type="auto"/>
        <w:tblInd w:w="3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8"/>
        <w:gridCol w:w="917"/>
        <w:gridCol w:w="1303"/>
        <w:gridCol w:w="1776"/>
        <w:gridCol w:w="1335"/>
        <w:gridCol w:w="404"/>
        <w:gridCol w:w="2882"/>
      </w:tblGrid>
      <w:tr w:rsidR="00273D53">
        <w:trPr>
          <w:trHeight w:hRule="exact" w:val="514"/>
        </w:trPr>
        <w:tc>
          <w:tcPr>
            <w:tcW w:w="296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98"/>
              <w:ind w:left="40"/>
              <w:rPr>
                <w:sz w:val="16"/>
                <w:szCs w:val="16"/>
              </w:rPr>
            </w:pPr>
            <w:r>
              <w:rPr>
                <w:position w:val="4"/>
                <w:sz w:val="24"/>
                <w:szCs w:val="24"/>
              </w:rPr>
              <w:t>m</w:t>
            </w:r>
            <w:r>
              <w:rPr>
                <w:sz w:val="16"/>
                <w:szCs w:val="16"/>
              </w:rPr>
              <w:t xml:space="preserve">2 </w:t>
            </w:r>
            <w:r>
              <w:rPr>
                <w:spacing w:val="11"/>
                <w:sz w:val="16"/>
                <w:szCs w:val="16"/>
              </w:rPr>
              <w:t xml:space="preserve"> </w:t>
            </w:r>
            <w:r>
              <w:rPr>
                <w:position w:val="4"/>
                <w:sz w:val="24"/>
                <w:szCs w:val="24"/>
              </w:rPr>
              <w:t>n</w:t>
            </w:r>
            <w:r>
              <w:rPr>
                <w:sz w:val="16"/>
                <w:szCs w:val="16"/>
              </w:rPr>
              <w:t xml:space="preserve">1     </w:t>
            </w:r>
            <w:r>
              <w:rPr>
                <w:spacing w:val="22"/>
                <w:sz w:val="16"/>
                <w:szCs w:val="16"/>
              </w:rPr>
              <w:t xml:space="preserve"> </w:t>
            </w:r>
            <w:r>
              <w:rPr>
                <w:spacing w:val="-30"/>
                <w:position w:val="4"/>
                <w:sz w:val="24"/>
                <w:szCs w:val="24"/>
              </w:rPr>
              <w:t xml:space="preserve"> </w:t>
            </w:r>
            <w:r>
              <w:rPr>
                <w:position w:val="4"/>
                <w:sz w:val="24"/>
                <w:szCs w:val="24"/>
                <w:u w:val="single" w:color="000000"/>
              </w:rPr>
              <w:t>m</w:t>
            </w:r>
            <w:r>
              <w:rPr>
                <w:sz w:val="16"/>
                <w:szCs w:val="16"/>
                <w:u w:val="single" w:color="000000"/>
              </w:rPr>
              <w:t xml:space="preserve">2 </w:t>
            </w:r>
            <w:r>
              <w:rPr>
                <w:spacing w:val="10"/>
                <w:sz w:val="16"/>
                <w:szCs w:val="16"/>
                <w:u w:val="single" w:color="000000"/>
              </w:rPr>
              <w:t xml:space="preserve"> </w:t>
            </w:r>
            <w:r>
              <w:rPr>
                <w:position w:val="4"/>
                <w:sz w:val="24"/>
                <w:szCs w:val="24"/>
                <w:u w:val="single" w:color="000000"/>
              </w:rPr>
              <w:t>n</w:t>
            </w:r>
            <w:r>
              <w:rPr>
                <w:sz w:val="16"/>
                <w:szCs w:val="16"/>
                <w:u w:val="single" w:color="000000"/>
              </w:rPr>
              <w:t>2</w:t>
            </w:r>
            <w:r>
              <w:rPr>
                <w:sz w:val="16"/>
                <w:szCs w:val="16"/>
              </w:rPr>
              <w:t xml:space="preserve">     </w:t>
            </w:r>
            <w:r>
              <w:rPr>
                <w:spacing w:val="32"/>
                <w:sz w:val="16"/>
                <w:szCs w:val="16"/>
              </w:rPr>
              <w:t xml:space="preserve"> </w:t>
            </w:r>
            <w:r>
              <w:rPr>
                <w:position w:val="4"/>
                <w:sz w:val="24"/>
                <w:szCs w:val="24"/>
              </w:rPr>
              <w:t>m</w:t>
            </w:r>
            <w:r>
              <w:rPr>
                <w:sz w:val="16"/>
                <w:szCs w:val="16"/>
              </w:rPr>
              <w:t xml:space="preserve">2 </w:t>
            </w:r>
            <w:r>
              <w:rPr>
                <w:spacing w:val="11"/>
                <w:sz w:val="16"/>
                <w:szCs w:val="16"/>
              </w:rPr>
              <w:t xml:space="preserve"> </w:t>
            </w:r>
            <w:r>
              <w:rPr>
                <w:w w:val="116"/>
                <w:position w:val="4"/>
                <w:sz w:val="24"/>
                <w:szCs w:val="24"/>
              </w:rPr>
              <w:t>n</w:t>
            </w:r>
            <w:r>
              <w:rPr>
                <w:w w:val="105"/>
                <w:sz w:val="16"/>
                <w:szCs w:val="16"/>
              </w:rPr>
              <w:t>3</w:t>
            </w:r>
          </w:p>
        </w:tc>
        <w:tc>
          <w:tcPr>
            <w:tcW w:w="177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73D53" w:rsidRDefault="00273D53">
            <w:pPr>
              <w:spacing w:before="7" w:line="100" w:lineRule="exact"/>
              <w:rPr>
                <w:sz w:val="10"/>
                <w:szCs w:val="10"/>
              </w:rPr>
            </w:pPr>
          </w:p>
          <w:p w:rsidR="00273D53" w:rsidRDefault="006839DC">
            <w:pPr>
              <w:ind w:left="120"/>
              <w:rPr>
                <w:sz w:val="24"/>
                <w:szCs w:val="24"/>
              </w:rPr>
            </w:pPr>
            <w:r>
              <w:rPr>
                <w:spacing w:val="-4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amiliar</w:t>
            </w:r>
          </w:p>
        </w:tc>
        <w:tc>
          <w:tcPr>
            <w:tcW w:w="1335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73D53" w:rsidRDefault="00273D53">
            <w:pPr>
              <w:spacing w:before="7" w:line="100" w:lineRule="exact"/>
              <w:rPr>
                <w:sz w:val="10"/>
                <w:szCs w:val="10"/>
              </w:rPr>
            </w:pPr>
          </w:p>
          <w:p w:rsidR="00273D53" w:rsidRDefault="006839DC">
            <w:pPr>
              <w:ind w:left="365"/>
              <w:rPr>
                <w:sz w:val="16"/>
                <w:szCs w:val="16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position w:val="-4"/>
                <w:sz w:val="16"/>
                <w:szCs w:val="16"/>
              </w:rPr>
              <w:t xml:space="preserve">1 </w:t>
            </w:r>
            <w:r>
              <w:rPr>
                <w:spacing w:val="11"/>
                <w:position w:val="-4"/>
                <w:sz w:val="16"/>
                <w:szCs w:val="16"/>
              </w:rPr>
              <w:t xml:space="preserve"> </w:t>
            </w:r>
            <w:r>
              <w:rPr>
                <w:w w:val="116"/>
                <w:sz w:val="24"/>
                <w:szCs w:val="24"/>
              </w:rPr>
              <w:t>n</w:t>
            </w:r>
            <w:r>
              <w:rPr>
                <w:w w:val="105"/>
                <w:position w:val="-4"/>
                <w:sz w:val="16"/>
                <w:szCs w:val="16"/>
              </w:rPr>
              <w:t>2</w:t>
            </w:r>
          </w:p>
        </w:tc>
        <w:tc>
          <w:tcPr>
            <w:tcW w:w="404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273D53"/>
        </w:tc>
        <w:tc>
          <w:tcPr>
            <w:tcW w:w="288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73D53" w:rsidRDefault="00273D53">
            <w:pPr>
              <w:spacing w:before="7" w:line="100" w:lineRule="exact"/>
              <w:rPr>
                <w:sz w:val="10"/>
                <w:szCs w:val="10"/>
              </w:rPr>
            </w:pPr>
          </w:p>
          <w:p w:rsidR="00273D53" w:rsidRDefault="006839DC">
            <w:pPr>
              <w:ind w:left="120"/>
              <w:rPr>
                <w:sz w:val="16"/>
                <w:szCs w:val="16"/>
              </w:rPr>
            </w:pPr>
            <w:r>
              <w:rPr>
                <w:spacing w:val="-10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>ithin-cat</w:t>
            </w:r>
            <w:r>
              <w:rPr>
                <w:spacing w:val="-4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gory  </w:t>
            </w:r>
            <w:r>
              <w:rPr>
                <w:spacing w:val="4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10"/>
                <w:position w:val="-4"/>
                <w:sz w:val="16"/>
                <w:szCs w:val="16"/>
              </w:rPr>
              <w:t>1</w:t>
            </w:r>
            <w:r>
              <w:rPr>
                <w:sz w:val="24"/>
                <w:szCs w:val="24"/>
              </w:rPr>
              <w:t>,</w:t>
            </w:r>
            <w:r>
              <w:rPr>
                <w:spacing w:val="23"/>
                <w:sz w:val="24"/>
                <w:szCs w:val="24"/>
              </w:rPr>
              <w:t xml:space="preserve"> </w:t>
            </w:r>
            <w:r>
              <w:rPr>
                <w:w w:val="116"/>
                <w:sz w:val="24"/>
                <w:szCs w:val="24"/>
              </w:rPr>
              <w:t>n</w:t>
            </w:r>
            <w:r>
              <w:rPr>
                <w:w w:val="105"/>
                <w:position w:val="-4"/>
                <w:sz w:val="16"/>
                <w:szCs w:val="16"/>
              </w:rPr>
              <w:t>2</w:t>
            </w:r>
          </w:p>
        </w:tc>
      </w:tr>
      <w:tr w:rsidR="00273D53">
        <w:trPr>
          <w:trHeight w:hRule="exact" w:val="450"/>
        </w:trPr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66"/>
              <w:ind w:left="40"/>
              <w:rPr>
                <w:sz w:val="16"/>
                <w:szCs w:val="16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position w:val="-4"/>
                <w:sz w:val="16"/>
                <w:szCs w:val="16"/>
              </w:rPr>
              <w:t xml:space="preserve">3 </w:t>
            </w:r>
            <w:r>
              <w:rPr>
                <w:spacing w:val="11"/>
                <w:position w:val="-4"/>
                <w:sz w:val="16"/>
                <w:szCs w:val="16"/>
              </w:rPr>
              <w:t xml:space="preserve"> </w:t>
            </w:r>
            <w:r>
              <w:rPr>
                <w:w w:val="116"/>
                <w:sz w:val="24"/>
                <w:szCs w:val="24"/>
              </w:rPr>
              <w:t>n</w:t>
            </w:r>
            <w:r>
              <w:rPr>
                <w:w w:val="105"/>
                <w:position w:val="-4"/>
                <w:sz w:val="16"/>
                <w:szCs w:val="16"/>
              </w:rPr>
              <w:t>1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66"/>
              <w:ind w:left="125"/>
              <w:rPr>
                <w:sz w:val="16"/>
                <w:szCs w:val="16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position w:val="-4"/>
                <w:sz w:val="16"/>
                <w:szCs w:val="16"/>
              </w:rPr>
              <w:t xml:space="preserve">3 </w:t>
            </w:r>
            <w:r>
              <w:rPr>
                <w:spacing w:val="11"/>
                <w:position w:val="-4"/>
                <w:sz w:val="16"/>
                <w:szCs w:val="16"/>
              </w:rPr>
              <w:t xml:space="preserve"> </w:t>
            </w:r>
            <w:r>
              <w:rPr>
                <w:w w:val="116"/>
                <w:sz w:val="24"/>
                <w:szCs w:val="24"/>
              </w:rPr>
              <w:t>n</w:t>
            </w:r>
            <w:r>
              <w:rPr>
                <w:w w:val="105"/>
                <w:position w:val="-4"/>
                <w:sz w:val="16"/>
                <w:szCs w:val="16"/>
              </w:rPr>
              <w:t>2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62"/>
              <w:ind w:left="40"/>
              <w:rPr>
                <w:sz w:val="16"/>
                <w:szCs w:val="16"/>
              </w:rPr>
            </w:pPr>
            <w:r>
              <w:rPr>
                <w:position w:val="4"/>
                <w:sz w:val="24"/>
                <w:szCs w:val="24"/>
                <w:u w:val="single" w:color="000000"/>
              </w:rPr>
              <w:t>m</w:t>
            </w:r>
            <w:r>
              <w:rPr>
                <w:sz w:val="16"/>
                <w:szCs w:val="16"/>
                <w:u w:val="single" w:color="000000"/>
              </w:rPr>
              <w:t xml:space="preserve">3 </w:t>
            </w:r>
            <w:r>
              <w:rPr>
                <w:spacing w:val="10"/>
                <w:sz w:val="16"/>
                <w:szCs w:val="16"/>
                <w:u w:val="single" w:color="000000"/>
              </w:rPr>
              <w:t xml:space="preserve"> </w:t>
            </w:r>
            <w:r>
              <w:rPr>
                <w:w w:val="116"/>
                <w:position w:val="4"/>
                <w:sz w:val="24"/>
                <w:szCs w:val="24"/>
                <w:u w:val="single" w:color="000000"/>
              </w:rPr>
              <w:t>n</w:t>
            </w:r>
            <w:r>
              <w:rPr>
                <w:w w:val="105"/>
                <w:sz w:val="16"/>
                <w:szCs w:val="16"/>
                <w:u w:val="single" w:color="000000"/>
              </w:rPr>
              <w:t>3</w:t>
            </w:r>
          </w:p>
        </w:tc>
        <w:tc>
          <w:tcPr>
            <w:tcW w:w="1776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74"/>
              <w:ind w:left="120"/>
              <w:rPr>
                <w:sz w:val="24"/>
                <w:szCs w:val="24"/>
              </w:rPr>
            </w:pPr>
            <w:r>
              <w:rPr>
                <w:spacing w:val="-10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>ithheld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74"/>
              <w:ind w:left="365"/>
              <w:rPr>
                <w:sz w:val="16"/>
                <w:szCs w:val="16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position w:val="-4"/>
                <w:sz w:val="16"/>
                <w:szCs w:val="16"/>
              </w:rPr>
              <w:t xml:space="preserve">1 </w:t>
            </w:r>
            <w:r>
              <w:rPr>
                <w:spacing w:val="11"/>
                <w:position w:val="-4"/>
                <w:sz w:val="16"/>
                <w:szCs w:val="16"/>
              </w:rPr>
              <w:t xml:space="preserve"> </w:t>
            </w:r>
            <w:r>
              <w:rPr>
                <w:w w:val="116"/>
                <w:sz w:val="24"/>
                <w:szCs w:val="24"/>
              </w:rPr>
              <w:t>n</w:t>
            </w:r>
            <w:r>
              <w:rPr>
                <w:w w:val="105"/>
                <w:position w:val="-4"/>
                <w:sz w:val="16"/>
                <w:szCs w:val="16"/>
              </w:rPr>
              <w:t>1</w:t>
            </w:r>
          </w:p>
        </w:tc>
        <w:tc>
          <w:tcPr>
            <w:tcW w:w="404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273D53"/>
        </w:tc>
        <w:tc>
          <w:tcPr>
            <w:tcW w:w="2882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73D53" w:rsidRDefault="006839DC">
            <w:pPr>
              <w:spacing w:before="74"/>
              <w:ind w:left="120"/>
              <w:rPr>
                <w:sz w:val="16"/>
                <w:szCs w:val="16"/>
              </w:rPr>
            </w:pPr>
            <w:r>
              <w:rPr>
                <w:sz w:val="24"/>
                <w:szCs w:val="24"/>
              </w:rPr>
              <w:t>Cross-cat</w:t>
            </w:r>
            <w:r>
              <w:rPr>
                <w:spacing w:val="-4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gory    </w:t>
            </w:r>
            <w:r>
              <w:rPr>
                <w:spacing w:val="3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10"/>
                <w:position w:val="-4"/>
                <w:sz w:val="16"/>
                <w:szCs w:val="16"/>
              </w:rPr>
              <w:t>1</w:t>
            </w:r>
            <w:r>
              <w:rPr>
                <w:sz w:val="24"/>
                <w:szCs w:val="24"/>
              </w:rPr>
              <w:t>,</w:t>
            </w:r>
            <w:r>
              <w:rPr>
                <w:spacing w:val="2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q</w:t>
            </w:r>
            <w:r>
              <w:rPr>
                <w:position w:val="-4"/>
                <w:sz w:val="16"/>
                <w:szCs w:val="16"/>
              </w:rPr>
              <w:t>1</w:t>
            </w:r>
          </w:p>
        </w:tc>
      </w:tr>
      <w:tr w:rsidR="00273D53">
        <w:trPr>
          <w:trHeight w:hRule="exact" w:val="956"/>
        </w:trPr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90"/>
              <w:ind w:left="40"/>
              <w:rPr>
                <w:sz w:val="16"/>
                <w:szCs w:val="16"/>
              </w:rPr>
            </w:pPr>
            <w:r>
              <w:rPr>
                <w:position w:val="4"/>
                <w:sz w:val="24"/>
                <w:szCs w:val="24"/>
                <w:u w:val="single" w:color="000000"/>
              </w:rPr>
              <w:t>p</w:t>
            </w:r>
            <w:r>
              <w:rPr>
                <w:sz w:val="16"/>
                <w:szCs w:val="16"/>
                <w:u w:val="single" w:color="000000"/>
              </w:rPr>
              <w:t>1</w:t>
            </w:r>
            <w:r>
              <w:rPr>
                <w:spacing w:val="30"/>
                <w:sz w:val="16"/>
                <w:szCs w:val="16"/>
                <w:u w:val="single" w:color="000000"/>
              </w:rPr>
              <w:t xml:space="preserve"> </w:t>
            </w:r>
            <w:r>
              <w:rPr>
                <w:position w:val="4"/>
                <w:sz w:val="24"/>
                <w:szCs w:val="24"/>
                <w:u w:val="single" w:color="000000"/>
              </w:rPr>
              <w:t>q</w:t>
            </w:r>
            <w:r>
              <w:rPr>
                <w:sz w:val="16"/>
                <w:szCs w:val="16"/>
                <w:u w:val="single" w:color="000000"/>
              </w:rPr>
              <w:t>1</w:t>
            </w:r>
          </w:p>
          <w:p w:rsidR="00273D53" w:rsidRDefault="00273D53">
            <w:pPr>
              <w:spacing w:before="4" w:line="180" w:lineRule="exact"/>
              <w:rPr>
                <w:sz w:val="18"/>
                <w:szCs w:val="18"/>
              </w:rPr>
            </w:pPr>
          </w:p>
          <w:p w:rsidR="00273D53" w:rsidRDefault="006839DC">
            <w:pPr>
              <w:ind w:left="40"/>
              <w:rPr>
                <w:sz w:val="16"/>
                <w:szCs w:val="16"/>
              </w:rPr>
            </w:pPr>
            <w:r>
              <w:rPr>
                <w:sz w:val="24"/>
                <w:szCs w:val="24"/>
              </w:rPr>
              <w:t>p</w:t>
            </w:r>
            <w:r>
              <w:rPr>
                <w:position w:val="-4"/>
                <w:sz w:val="16"/>
                <w:szCs w:val="16"/>
              </w:rPr>
              <w:t>2</w:t>
            </w:r>
            <w:r>
              <w:rPr>
                <w:spacing w:val="30"/>
                <w:position w:val="-4"/>
                <w:sz w:val="16"/>
                <w:szCs w:val="16"/>
              </w:rPr>
              <w:t xml:space="preserve"> </w:t>
            </w:r>
            <w:r>
              <w:rPr>
                <w:sz w:val="24"/>
                <w:szCs w:val="24"/>
              </w:rPr>
              <w:t>q</w:t>
            </w:r>
            <w:r>
              <w:rPr>
                <w:position w:val="-4"/>
                <w:sz w:val="16"/>
                <w:szCs w:val="16"/>
              </w:rPr>
              <w:t>1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94"/>
              <w:ind w:left="125"/>
              <w:rPr>
                <w:sz w:val="16"/>
                <w:szCs w:val="16"/>
              </w:rPr>
            </w:pPr>
            <w:r>
              <w:rPr>
                <w:sz w:val="24"/>
                <w:szCs w:val="24"/>
              </w:rPr>
              <w:t>p</w:t>
            </w:r>
            <w:r>
              <w:rPr>
                <w:position w:val="-4"/>
                <w:sz w:val="16"/>
                <w:szCs w:val="16"/>
              </w:rPr>
              <w:t>1</w:t>
            </w:r>
            <w:r>
              <w:rPr>
                <w:spacing w:val="30"/>
                <w:position w:val="-4"/>
                <w:sz w:val="16"/>
                <w:szCs w:val="16"/>
              </w:rPr>
              <w:t xml:space="preserve"> </w:t>
            </w:r>
            <w:r>
              <w:rPr>
                <w:sz w:val="24"/>
                <w:szCs w:val="24"/>
              </w:rPr>
              <w:t>q</w:t>
            </w:r>
            <w:r>
              <w:rPr>
                <w:position w:val="-4"/>
                <w:sz w:val="16"/>
                <w:szCs w:val="16"/>
              </w:rPr>
              <w:t>2</w:t>
            </w:r>
          </w:p>
          <w:p w:rsidR="00273D53" w:rsidRDefault="00273D53">
            <w:pPr>
              <w:spacing w:before="5" w:line="160" w:lineRule="exact"/>
              <w:rPr>
                <w:sz w:val="17"/>
                <w:szCs w:val="17"/>
              </w:rPr>
            </w:pPr>
          </w:p>
          <w:p w:rsidR="00273D53" w:rsidRDefault="006839DC">
            <w:pPr>
              <w:ind w:left="125"/>
              <w:rPr>
                <w:sz w:val="16"/>
                <w:szCs w:val="16"/>
              </w:rPr>
            </w:pPr>
            <w:r>
              <w:rPr>
                <w:position w:val="4"/>
                <w:sz w:val="24"/>
                <w:szCs w:val="24"/>
                <w:u w:val="single" w:color="000000"/>
              </w:rPr>
              <w:t>p</w:t>
            </w:r>
            <w:r>
              <w:rPr>
                <w:sz w:val="16"/>
                <w:szCs w:val="16"/>
                <w:u w:val="single" w:color="000000"/>
              </w:rPr>
              <w:t>2</w:t>
            </w:r>
            <w:r>
              <w:rPr>
                <w:spacing w:val="30"/>
                <w:sz w:val="16"/>
                <w:szCs w:val="16"/>
                <w:u w:val="single" w:color="000000"/>
              </w:rPr>
              <w:t xml:space="preserve"> </w:t>
            </w:r>
            <w:r>
              <w:rPr>
                <w:position w:val="4"/>
                <w:sz w:val="24"/>
                <w:szCs w:val="24"/>
                <w:u w:val="single" w:color="000000"/>
              </w:rPr>
              <w:t>q</w:t>
            </w:r>
            <w:r>
              <w:rPr>
                <w:sz w:val="16"/>
                <w:szCs w:val="16"/>
                <w:u w:val="single" w:color="000000"/>
              </w:rPr>
              <w:t>2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94"/>
              <w:ind w:left="40"/>
              <w:rPr>
                <w:sz w:val="16"/>
                <w:szCs w:val="16"/>
              </w:rPr>
            </w:pPr>
            <w:r>
              <w:rPr>
                <w:sz w:val="24"/>
                <w:szCs w:val="24"/>
              </w:rPr>
              <w:t>p</w:t>
            </w:r>
            <w:r>
              <w:rPr>
                <w:position w:val="-4"/>
                <w:sz w:val="16"/>
                <w:szCs w:val="16"/>
              </w:rPr>
              <w:t>1</w:t>
            </w:r>
            <w:r>
              <w:rPr>
                <w:spacing w:val="30"/>
                <w:position w:val="-4"/>
                <w:sz w:val="16"/>
                <w:szCs w:val="16"/>
              </w:rPr>
              <w:t xml:space="preserve"> </w:t>
            </w:r>
            <w:r>
              <w:rPr>
                <w:sz w:val="24"/>
                <w:szCs w:val="24"/>
              </w:rPr>
              <w:t>q</w:t>
            </w:r>
            <w:r>
              <w:rPr>
                <w:position w:val="-4"/>
                <w:sz w:val="16"/>
                <w:szCs w:val="16"/>
              </w:rPr>
              <w:t>3</w:t>
            </w:r>
          </w:p>
          <w:p w:rsidR="00273D53" w:rsidRDefault="00273D53">
            <w:pPr>
              <w:spacing w:before="9" w:line="160" w:lineRule="exact"/>
              <w:rPr>
                <w:sz w:val="17"/>
                <w:szCs w:val="17"/>
              </w:rPr>
            </w:pPr>
          </w:p>
          <w:p w:rsidR="00273D53" w:rsidRDefault="006839DC">
            <w:pPr>
              <w:ind w:left="40"/>
              <w:rPr>
                <w:sz w:val="16"/>
                <w:szCs w:val="16"/>
              </w:rPr>
            </w:pPr>
            <w:r>
              <w:rPr>
                <w:sz w:val="24"/>
                <w:szCs w:val="24"/>
              </w:rPr>
              <w:t>p</w:t>
            </w:r>
            <w:r>
              <w:rPr>
                <w:position w:val="-4"/>
                <w:sz w:val="16"/>
                <w:szCs w:val="16"/>
              </w:rPr>
              <w:t>2</w:t>
            </w:r>
            <w:r>
              <w:rPr>
                <w:spacing w:val="30"/>
                <w:position w:val="-4"/>
                <w:sz w:val="16"/>
                <w:szCs w:val="16"/>
              </w:rPr>
              <w:t xml:space="preserve"> </w:t>
            </w:r>
            <w:r>
              <w:rPr>
                <w:sz w:val="24"/>
                <w:szCs w:val="24"/>
              </w:rPr>
              <w:t>q</w:t>
            </w:r>
            <w:r>
              <w:rPr>
                <w:position w:val="-4"/>
                <w:sz w:val="16"/>
                <w:szCs w:val="16"/>
              </w:rPr>
              <w:t>3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73D53" w:rsidRDefault="00273D53">
            <w:pPr>
              <w:spacing w:before="3" w:line="100" w:lineRule="exact"/>
              <w:rPr>
                <w:sz w:val="10"/>
                <w:szCs w:val="10"/>
              </w:rPr>
            </w:pPr>
          </w:p>
          <w:p w:rsidR="00273D53" w:rsidRDefault="006839DC">
            <w:pPr>
              <w:ind w:left="120" w:right="-18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Cat</w:t>
            </w:r>
            <w:r>
              <w:rPr>
                <w:spacing w:val="-4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gory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violatio</w:t>
            </w:r>
          </w:p>
          <w:p w:rsidR="00273D53" w:rsidRDefault="00273D53">
            <w:pPr>
              <w:spacing w:before="2" w:line="200" w:lineRule="exact"/>
            </w:pPr>
          </w:p>
          <w:p w:rsidR="00273D53" w:rsidRDefault="006839DC">
            <w:pPr>
              <w:ind w:left="120"/>
              <w:rPr>
                <w:sz w:val="24"/>
                <w:szCs w:val="24"/>
              </w:rPr>
            </w:pPr>
            <w:r>
              <w:rPr>
                <w:spacing w:val="-4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air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violation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73D53" w:rsidRDefault="00273D53">
            <w:pPr>
              <w:spacing w:before="3" w:line="100" w:lineRule="exact"/>
              <w:rPr>
                <w:sz w:val="10"/>
                <w:szCs w:val="10"/>
              </w:rPr>
            </w:pPr>
          </w:p>
          <w:p w:rsidR="00273D53" w:rsidRDefault="006839DC">
            <w:pPr>
              <w:ind w:left="7"/>
              <w:rPr>
                <w:sz w:val="16"/>
                <w:szCs w:val="16"/>
              </w:rPr>
            </w:pPr>
            <w:r>
              <w:rPr>
                <w:sz w:val="24"/>
                <w:szCs w:val="24"/>
              </w:rPr>
              <w:t xml:space="preserve">n  </w:t>
            </w:r>
            <w:r>
              <w:rPr>
                <w:spacing w:val="5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position w:val="-4"/>
                <w:sz w:val="16"/>
                <w:szCs w:val="16"/>
              </w:rPr>
              <w:t xml:space="preserve">1 </w:t>
            </w:r>
            <w:r>
              <w:rPr>
                <w:spacing w:val="11"/>
                <w:position w:val="-4"/>
                <w:sz w:val="16"/>
                <w:szCs w:val="16"/>
              </w:rPr>
              <w:t xml:space="preserve"> </w:t>
            </w:r>
            <w:r>
              <w:rPr>
                <w:sz w:val="24"/>
                <w:szCs w:val="24"/>
              </w:rPr>
              <w:t>q</w:t>
            </w:r>
            <w:r>
              <w:rPr>
                <w:position w:val="-4"/>
                <w:sz w:val="16"/>
                <w:szCs w:val="16"/>
              </w:rPr>
              <w:t>2</w:t>
            </w:r>
          </w:p>
          <w:p w:rsidR="00273D53" w:rsidRDefault="00273D53">
            <w:pPr>
              <w:spacing w:before="9" w:line="160" w:lineRule="exact"/>
              <w:rPr>
                <w:sz w:val="17"/>
                <w:szCs w:val="17"/>
              </w:rPr>
            </w:pPr>
          </w:p>
          <w:p w:rsidR="00273D53" w:rsidRDefault="006839DC">
            <w:pPr>
              <w:ind w:left="365"/>
              <w:rPr>
                <w:sz w:val="16"/>
                <w:szCs w:val="16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position w:val="-4"/>
                <w:sz w:val="16"/>
                <w:szCs w:val="16"/>
              </w:rPr>
              <w:t xml:space="preserve">1 </w:t>
            </w:r>
            <w:r>
              <w:rPr>
                <w:spacing w:val="11"/>
                <w:position w:val="-4"/>
                <w:sz w:val="16"/>
                <w:szCs w:val="16"/>
              </w:rPr>
              <w:t xml:space="preserve"> </w:t>
            </w:r>
            <w:r>
              <w:rPr>
                <w:w w:val="109"/>
                <w:sz w:val="24"/>
                <w:szCs w:val="24"/>
              </w:rPr>
              <w:t>m</w:t>
            </w:r>
            <w:r>
              <w:rPr>
                <w:w w:val="105"/>
                <w:position w:val="-4"/>
                <w:sz w:val="16"/>
                <w:szCs w:val="16"/>
              </w:rPr>
              <w:t>1</w:t>
            </w:r>
          </w:p>
        </w:tc>
        <w:tc>
          <w:tcPr>
            <w:tcW w:w="404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273D53"/>
        </w:tc>
        <w:tc>
          <w:tcPr>
            <w:tcW w:w="288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73D53" w:rsidRDefault="00273D53"/>
        </w:tc>
      </w:tr>
      <w:tr w:rsidR="00273D53">
        <w:trPr>
          <w:trHeight w:hRule="exact" w:val="397"/>
        </w:trPr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94"/>
              <w:ind w:left="40"/>
              <w:rPr>
                <w:sz w:val="16"/>
                <w:szCs w:val="16"/>
              </w:rPr>
            </w:pPr>
            <w:r>
              <w:rPr>
                <w:sz w:val="24"/>
                <w:szCs w:val="24"/>
              </w:rPr>
              <w:t>p</w:t>
            </w:r>
            <w:r>
              <w:rPr>
                <w:position w:val="-4"/>
                <w:sz w:val="16"/>
                <w:szCs w:val="16"/>
              </w:rPr>
              <w:t>3</w:t>
            </w:r>
            <w:r>
              <w:rPr>
                <w:spacing w:val="30"/>
                <w:position w:val="-4"/>
                <w:sz w:val="16"/>
                <w:szCs w:val="16"/>
              </w:rPr>
              <w:t xml:space="preserve"> </w:t>
            </w:r>
            <w:r>
              <w:rPr>
                <w:sz w:val="24"/>
                <w:szCs w:val="24"/>
              </w:rPr>
              <w:t>q</w:t>
            </w:r>
            <w:r>
              <w:rPr>
                <w:position w:val="-4"/>
                <w:sz w:val="16"/>
                <w:szCs w:val="16"/>
              </w:rPr>
              <w:t>1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94"/>
              <w:ind w:left="125"/>
              <w:rPr>
                <w:sz w:val="16"/>
                <w:szCs w:val="16"/>
              </w:rPr>
            </w:pPr>
            <w:r>
              <w:rPr>
                <w:sz w:val="24"/>
                <w:szCs w:val="24"/>
              </w:rPr>
              <w:t>p</w:t>
            </w:r>
            <w:r>
              <w:rPr>
                <w:position w:val="-4"/>
                <w:sz w:val="16"/>
                <w:szCs w:val="16"/>
              </w:rPr>
              <w:t>3</w:t>
            </w:r>
            <w:r>
              <w:rPr>
                <w:spacing w:val="30"/>
                <w:position w:val="-4"/>
                <w:sz w:val="16"/>
                <w:szCs w:val="16"/>
              </w:rPr>
              <w:t xml:space="preserve"> </w:t>
            </w:r>
            <w:r>
              <w:rPr>
                <w:sz w:val="24"/>
                <w:szCs w:val="24"/>
              </w:rPr>
              <w:t>q</w:t>
            </w:r>
            <w:r>
              <w:rPr>
                <w:position w:val="-4"/>
                <w:sz w:val="16"/>
                <w:szCs w:val="16"/>
              </w:rPr>
              <w:t>2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94"/>
              <w:ind w:left="40"/>
              <w:rPr>
                <w:sz w:val="16"/>
                <w:szCs w:val="16"/>
              </w:rPr>
            </w:pPr>
            <w:r>
              <w:rPr>
                <w:sz w:val="24"/>
                <w:szCs w:val="24"/>
              </w:rPr>
              <w:t>p</w:t>
            </w:r>
            <w:r>
              <w:rPr>
                <w:position w:val="-4"/>
                <w:sz w:val="16"/>
                <w:szCs w:val="16"/>
              </w:rPr>
              <w:t>3</w:t>
            </w:r>
            <w:r>
              <w:rPr>
                <w:spacing w:val="30"/>
                <w:position w:val="-4"/>
                <w:sz w:val="16"/>
                <w:szCs w:val="16"/>
              </w:rPr>
              <w:t xml:space="preserve"> </w:t>
            </w:r>
            <w:r>
              <w:rPr>
                <w:sz w:val="24"/>
                <w:szCs w:val="24"/>
              </w:rPr>
              <w:t>q</w:t>
            </w:r>
            <w:r>
              <w:rPr>
                <w:position w:val="-4"/>
                <w:sz w:val="16"/>
                <w:szCs w:val="16"/>
              </w:rPr>
              <w:t>3</w:t>
            </w:r>
          </w:p>
        </w:tc>
        <w:tc>
          <w:tcPr>
            <w:tcW w:w="177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73D53" w:rsidRDefault="00273D53"/>
        </w:tc>
        <w:tc>
          <w:tcPr>
            <w:tcW w:w="1335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73D53" w:rsidRDefault="00273D53"/>
        </w:tc>
        <w:tc>
          <w:tcPr>
            <w:tcW w:w="404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273D53"/>
        </w:tc>
        <w:tc>
          <w:tcPr>
            <w:tcW w:w="2882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273D53"/>
        </w:tc>
      </w:tr>
    </w:tbl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before="12" w:line="240" w:lineRule="exact"/>
        <w:rPr>
          <w:sz w:val="24"/>
          <w:szCs w:val="24"/>
        </w:rPr>
      </w:pPr>
    </w:p>
    <w:p w:rsidR="00273D53" w:rsidRDefault="006839DC">
      <w:pPr>
        <w:spacing w:before="21" w:line="415" w:lineRule="auto"/>
        <w:ind w:left="120" w:right="527"/>
        <w:rPr>
          <w:sz w:val="24"/>
          <w:szCs w:val="24"/>
        </w:rPr>
      </w:pPr>
      <w:r>
        <w:rPr>
          <w:spacing w:val="-11"/>
          <w:sz w:val="24"/>
          <w:szCs w:val="24"/>
        </w:rPr>
        <w:t>F</w:t>
      </w:r>
      <w:r>
        <w:rPr>
          <w:sz w:val="24"/>
          <w:szCs w:val="24"/>
        </w:rPr>
        <w:t>igu</w:t>
      </w:r>
      <w:r>
        <w:rPr>
          <w:spacing w:val="-9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2.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MNPQ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language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test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items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memory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similarit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Underlined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sentences 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withheld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xposure.</w:t>
      </w:r>
    </w:p>
    <w:p w:rsidR="00273D53" w:rsidRDefault="00273D53">
      <w:pPr>
        <w:spacing w:before="4" w:line="160" w:lineRule="exact"/>
        <w:rPr>
          <w:sz w:val="17"/>
          <w:szCs w:val="17"/>
        </w:rPr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6839DC">
      <w:pPr>
        <w:ind w:left="120"/>
        <w:rPr>
          <w:sz w:val="24"/>
          <w:szCs w:val="24"/>
        </w:rPr>
      </w:pPr>
      <w:r>
        <w:rPr>
          <w:sz w:val="24"/>
          <w:szCs w:val="24"/>
        </w:rPr>
        <w:t>assignment.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Bel</w:t>
      </w:r>
      <w:r>
        <w:rPr>
          <w:spacing w:val="-6"/>
          <w:sz w:val="24"/>
          <w:szCs w:val="24"/>
        </w:rPr>
        <w:t>o</w:t>
      </w:r>
      <w:r>
        <w:rPr>
          <w:spacing w:val="-16"/>
          <w:sz w:val="24"/>
          <w:szCs w:val="24"/>
        </w:rPr>
        <w:t>w</w:t>
      </w:r>
      <w:r>
        <w:rPr>
          <w:sz w:val="24"/>
          <w:szCs w:val="24"/>
        </w:rPr>
        <w:t>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detail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these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phases.</w:t>
      </w:r>
    </w:p>
    <w:p w:rsidR="00273D53" w:rsidRDefault="00273D53">
      <w:pPr>
        <w:spacing w:before="7" w:line="200" w:lineRule="exact"/>
      </w:pPr>
    </w:p>
    <w:p w:rsidR="00273D53" w:rsidRDefault="006839DC">
      <w:pPr>
        <w:spacing w:line="415" w:lineRule="auto"/>
        <w:ind w:left="120" w:right="570" w:firstLine="576"/>
        <w:rPr>
          <w:sz w:val="24"/>
          <w:szCs w:val="24"/>
        </w:rPr>
      </w:pPr>
      <w:r>
        <w:rPr>
          <w:sz w:val="24"/>
          <w:szCs w:val="24"/>
        </w:rPr>
        <w:t xml:space="preserve">Exposure.   </w:t>
      </w:r>
      <w:r>
        <w:rPr>
          <w:spacing w:val="2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articipants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listened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sentences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language.</w:t>
      </w:r>
      <w:r>
        <w:rPr>
          <w:spacing w:val="5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withheld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six sentences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xposure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(Figure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2),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yielding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14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unique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sentences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xposure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set.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Each sentence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heard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either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4,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9,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14,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28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times,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ving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56,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126,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196,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392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total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trials.</w:t>
      </w:r>
      <w:r>
        <w:rPr>
          <w:spacing w:val="9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 presented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sentences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random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order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subject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constraint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no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 xml:space="preserve">repeated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between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consecut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trials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(pilot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testing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suggested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repeated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between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trials substantially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forded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learning).</w:t>
      </w:r>
      <w:r>
        <w:rPr>
          <w:spacing w:val="5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encourage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compliance,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participants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had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click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utton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to hear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each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sentence.</w:t>
      </w:r>
    </w:p>
    <w:p w:rsidR="00273D53" w:rsidRDefault="006839DC">
      <w:pPr>
        <w:spacing w:before="12" w:line="408" w:lineRule="auto"/>
        <w:ind w:left="120" w:right="470" w:firstLine="576"/>
        <w:rPr>
          <w:sz w:val="24"/>
          <w:szCs w:val="24"/>
        </w:rPr>
      </w:pPr>
      <w:r>
        <w:rPr>
          <w:sz w:val="24"/>
          <w:szCs w:val="24"/>
        </w:rPr>
        <w:t>Similarit</w:t>
      </w:r>
      <w:r>
        <w:rPr>
          <w:spacing w:val="-9"/>
          <w:sz w:val="24"/>
          <w:szCs w:val="24"/>
        </w:rPr>
        <w:t>y</w:t>
      </w:r>
      <w:r>
        <w:rPr>
          <w:sz w:val="24"/>
          <w:szCs w:val="24"/>
        </w:rPr>
        <w:t xml:space="preserve">.   </w:t>
      </w:r>
      <w:r>
        <w:rPr>
          <w:spacing w:val="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F</w:t>
      </w:r>
      <w:r>
        <w:rPr>
          <w:sz w:val="24"/>
          <w:szCs w:val="24"/>
        </w:rPr>
        <w:t>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each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pair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union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Q,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participants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rate 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5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point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scale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similar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beli</w:t>
      </w:r>
      <w:r>
        <w:rPr>
          <w:spacing w:val="-6"/>
          <w:sz w:val="24"/>
          <w:szCs w:val="24"/>
        </w:rPr>
        <w:t>e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meaning.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resulted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in within-cat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gory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judgments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(e.g.,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position w:val="-4"/>
          <w:sz w:val="16"/>
          <w:szCs w:val="16"/>
        </w:rPr>
        <w:t xml:space="preserve">1 </w:t>
      </w:r>
      <w:r>
        <w:rPr>
          <w:spacing w:val="13"/>
          <w:position w:val="-4"/>
          <w:sz w:val="16"/>
          <w:szCs w:val="16"/>
        </w:rPr>
        <w:t xml:space="preserve"> </w:t>
      </w:r>
      <w:r>
        <w:rPr>
          <w:sz w:val="24"/>
          <w:szCs w:val="24"/>
        </w:rPr>
        <w:t>vs.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0"/>
          <w:position w:val="-4"/>
          <w:sz w:val="16"/>
          <w:szCs w:val="16"/>
        </w:rPr>
        <w:t>2</w:t>
      </w:r>
      <w:r>
        <w:rPr>
          <w:sz w:val="24"/>
          <w:szCs w:val="24"/>
        </w:rPr>
        <w:t>)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cross-cat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gory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judgments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(e.g.,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position w:val="-4"/>
          <w:sz w:val="16"/>
          <w:szCs w:val="16"/>
        </w:rPr>
        <w:t xml:space="preserve">1 </w:t>
      </w:r>
      <w:r>
        <w:rPr>
          <w:spacing w:val="13"/>
          <w:position w:val="-4"/>
          <w:sz w:val="16"/>
          <w:szCs w:val="16"/>
        </w:rPr>
        <w:t xml:space="preserve"> </w:t>
      </w:r>
      <w:r>
        <w:rPr>
          <w:sz w:val="24"/>
          <w:szCs w:val="24"/>
        </w:rPr>
        <w:t>vs.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q</w:t>
      </w:r>
      <w:r>
        <w:rPr>
          <w:spacing w:val="10"/>
          <w:position w:val="-4"/>
          <w:sz w:val="16"/>
          <w:szCs w:val="16"/>
        </w:rPr>
        <w:t>1</w:t>
      </w:r>
      <w:r>
        <w:rPr>
          <w:sz w:val="24"/>
          <w:szCs w:val="24"/>
        </w:rPr>
        <w:t xml:space="preserve">).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 presented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pairs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fi</w:t>
      </w:r>
      <w:r>
        <w:rPr>
          <w:spacing w:val="-4"/>
          <w:sz w:val="24"/>
          <w:szCs w:val="24"/>
        </w:rPr>
        <w:t>x</w:t>
      </w:r>
      <w:r>
        <w:rPr>
          <w:sz w:val="24"/>
          <w:szCs w:val="24"/>
        </w:rPr>
        <w:t>ed</w:t>
      </w:r>
      <w:r>
        <w:rPr>
          <w:spacing w:val="-18"/>
          <w:sz w:val="24"/>
          <w:szCs w:val="24"/>
        </w:rPr>
        <w:t xml:space="preserve"> </w:t>
      </w:r>
      <w:r>
        <w:rPr>
          <w:sz w:val="24"/>
          <w:szCs w:val="24"/>
        </w:rPr>
        <w:t>pseudorandom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order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containing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no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repeated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between consecut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trials.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Though</w:t>
      </w:r>
      <w:r>
        <w:rPr>
          <w:spacing w:val="-7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xposure</w:t>
      </w:r>
      <w:r>
        <w:rPr>
          <w:spacing w:val="-9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entirely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auditor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</w:t>
      </w:r>
      <w:r>
        <w:rPr>
          <w:spacing w:val="-10"/>
          <w:sz w:val="24"/>
          <w:szCs w:val="24"/>
        </w:rPr>
        <w:t>n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enience,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presented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these</w:t>
      </w:r>
    </w:p>
    <w:p w:rsidR="00273D53" w:rsidRDefault="00F14C79">
      <w:pPr>
        <w:spacing w:before="16" w:line="415" w:lineRule="auto"/>
        <w:ind w:left="120" w:right="495"/>
        <w:rPr>
          <w:sz w:val="24"/>
          <w:szCs w:val="24"/>
        </w:rPr>
        <w:sectPr w:rsidR="00273D53">
          <w:type w:val="continuous"/>
          <w:pgSz w:w="12240" w:h="15840"/>
          <w:pgMar w:top="960" w:right="1120" w:bottom="280" w:left="1320" w:header="720" w:footer="720" w:gutter="0"/>
          <w:cols w:space="720"/>
        </w:sectPr>
      </w:pPr>
      <w:r>
        <w:rPr>
          <w:noProof/>
        </w:rPr>
        <w:drawing>
          <wp:anchor distT="0" distB="0" distL="114300" distR="114300" simplePos="0" relativeHeight="503314327" behindDoc="1" locked="0" layoutInCell="1" allowOverlap="1">
            <wp:simplePos x="0" y="0"/>
            <wp:positionH relativeFrom="page">
              <wp:posOffset>4214495</wp:posOffset>
            </wp:positionH>
            <wp:positionV relativeFrom="paragraph">
              <wp:posOffset>43815</wp:posOffset>
            </wp:positionV>
            <wp:extent cx="107950" cy="107950"/>
            <wp:effectExtent l="0" t="0" r="0" b="0"/>
            <wp:wrapNone/>
            <wp:docPr id="865" name="Picture 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503314328" behindDoc="1" locked="0" layoutInCell="1" allowOverlap="1">
            <wp:simplePos x="0" y="0"/>
            <wp:positionH relativeFrom="page">
              <wp:posOffset>4950460</wp:posOffset>
            </wp:positionH>
            <wp:positionV relativeFrom="paragraph">
              <wp:posOffset>43815</wp:posOffset>
            </wp:positionV>
            <wp:extent cx="107950" cy="107950"/>
            <wp:effectExtent l="0" t="0" r="0" b="0"/>
            <wp:wrapNone/>
            <wp:docPr id="864" name="Picture 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39DC">
        <w:rPr>
          <w:sz w:val="24"/>
          <w:szCs w:val="24"/>
        </w:rPr>
        <w:t>similarity</w:t>
      </w:r>
      <w:r w:rsidR="006839DC">
        <w:rPr>
          <w:spacing w:val="-9"/>
          <w:sz w:val="24"/>
          <w:szCs w:val="24"/>
        </w:rPr>
        <w:t xml:space="preserve"> </w:t>
      </w:r>
      <w:r w:rsidR="006839DC">
        <w:rPr>
          <w:sz w:val="24"/>
          <w:szCs w:val="24"/>
        </w:rPr>
        <w:t>questions</w:t>
      </w:r>
      <w:r w:rsidR="006839DC">
        <w:rPr>
          <w:spacing w:val="-9"/>
          <w:sz w:val="24"/>
          <w:szCs w:val="24"/>
        </w:rPr>
        <w:t xml:space="preserve"> </w:t>
      </w:r>
      <w:r w:rsidR="006839DC">
        <w:rPr>
          <w:sz w:val="24"/>
          <w:szCs w:val="24"/>
        </w:rPr>
        <w:t>as</w:t>
      </w:r>
      <w:r w:rsidR="006839DC">
        <w:rPr>
          <w:spacing w:val="-2"/>
          <w:sz w:val="24"/>
          <w:szCs w:val="24"/>
        </w:rPr>
        <w:t xml:space="preserve"> </w:t>
      </w:r>
      <w:r w:rsidR="006839DC">
        <w:rPr>
          <w:sz w:val="24"/>
          <w:szCs w:val="24"/>
        </w:rPr>
        <w:t>t</w:t>
      </w:r>
      <w:r w:rsidR="006839DC">
        <w:rPr>
          <w:spacing w:val="-4"/>
          <w:sz w:val="24"/>
          <w:szCs w:val="24"/>
        </w:rPr>
        <w:t>e</w:t>
      </w:r>
      <w:r w:rsidR="006839DC">
        <w:rPr>
          <w:sz w:val="24"/>
          <w:szCs w:val="24"/>
        </w:rPr>
        <w:t>xt</w:t>
      </w:r>
      <w:r w:rsidR="006839DC">
        <w:rPr>
          <w:spacing w:val="-4"/>
          <w:sz w:val="24"/>
          <w:szCs w:val="24"/>
        </w:rPr>
        <w:t xml:space="preserve"> </w:t>
      </w:r>
      <w:r w:rsidR="006839DC">
        <w:rPr>
          <w:sz w:val="24"/>
          <w:szCs w:val="24"/>
        </w:rPr>
        <w:t>(e.g.,</w:t>
      </w:r>
      <w:r w:rsidR="006839DC">
        <w:rPr>
          <w:spacing w:val="-5"/>
          <w:sz w:val="24"/>
          <w:szCs w:val="24"/>
        </w:rPr>
        <w:t xml:space="preserve"> </w:t>
      </w:r>
      <w:r w:rsidR="006839DC">
        <w:rPr>
          <w:sz w:val="24"/>
          <w:szCs w:val="24"/>
        </w:rPr>
        <w:t>“H</w:t>
      </w:r>
      <w:r w:rsidR="006839DC">
        <w:rPr>
          <w:spacing w:val="-6"/>
          <w:sz w:val="24"/>
          <w:szCs w:val="24"/>
        </w:rPr>
        <w:t>o</w:t>
      </w:r>
      <w:r w:rsidR="006839DC">
        <w:rPr>
          <w:sz w:val="24"/>
          <w:szCs w:val="24"/>
        </w:rPr>
        <w:t>w</w:t>
      </w:r>
      <w:r w:rsidR="006839DC">
        <w:rPr>
          <w:spacing w:val="-6"/>
          <w:sz w:val="24"/>
          <w:szCs w:val="24"/>
        </w:rPr>
        <w:t xml:space="preserve"> </w:t>
      </w:r>
      <w:r w:rsidR="006839DC">
        <w:rPr>
          <w:sz w:val="24"/>
          <w:szCs w:val="24"/>
        </w:rPr>
        <w:t>similar</w:t>
      </w:r>
      <w:r w:rsidR="006839DC">
        <w:rPr>
          <w:spacing w:val="-7"/>
          <w:sz w:val="24"/>
          <w:szCs w:val="24"/>
        </w:rPr>
        <w:t xml:space="preserve"> </w:t>
      </w:r>
      <w:r w:rsidR="006839DC">
        <w:rPr>
          <w:sz w:val="24"/>
          <w:szCs w:val="24"/>
        </w:rPr>
        <w:t>are</w:t>
      </w:r>
      <w:r w:rsidR="006839DC">
        <w:rPr>
          <w:spacing w:val="-3"/>
          <w:sz w:val="24"/>
          <w:szCs w:val="24"/>
        </w:rPr>
        <w:t xml:space="preserve"> </w:t>
      </w:r>
      <w:r w:rsidR="006839DC">
        <w:rPr>
          <w:sz w:val="24"/>
          <w:szCs w:val="24"/>
        </w:rPr>
        <w:t xml:space="preserve">pif    </w:t>
      </w:r>
      <w:r w:rsidR="006839DC">
        <w:rPr>
          <w:spacing w:val="1"/>
          <w:sz w:val="24"/>
          <w:szCs w:val="24"/>
        </w:rPr>
        <w:t xml:space="preserve"> </w:t>
      </w:r>
      <w:r w:rsidR="006839DC">
        <w:rPr>
          <w:sz w:val="24"/>
          <w:szCs w:val="24"/>
        </w:rPr>
        <w:t>and</w:t>
      </w:r>
      <w:r w:rsidR="006839DC">
        <w:rPr>
          <w:spacing w:val="-3"/>
          <w:sz w:val="24"/>
          <w:szCs w:val="24"/>
        </w:rPr>
        <w:t xml:space="preserve"> </w:t>
      </w:r>
      <w:r w:rsidR="006839DC">
        <w:rPr>
          <w:sz w:val="24"/>
          <w:szCs w:val="24"/>
        </w:rPr>
        <w:t xml:space="preserve">thite    </w:t>
      </w:r>
      <w:r w:rsidR="006839DC">
        <w:rPr>
          <w:spacing w:val="28"/>
          <w:sz w:val="24"/>
          <w:szCs w:val="24"/>
        </w:rPr>
        <w:t xml:space="preserve"> </w:t>
      </w:r>
      <w:r w:rsidR="006839DC">
        <w:rPr>
          <w:sz w:val="24"/>
          <w:szCs w:val="24"/>
        </w:rPr>
        <w:t>?”);</w:t>
      </w:r>
      <w:r w:rsidR="006839DC">
        <w:rPr>
          <w:spacing w:val="-4"/>
          <w:sz w:val="24"/>
          <w:szCs w:val="24"/>
        </w:rPr>
        <w:t xml:space="preserve"> </w:t>
      </w:r>
      <w:r w:rsidR="006839DC">
        <w:rPr>
          <w:sz w:val="24"/>
          <w:szCs w:val="24"/>
        </w:rPr>
        <w:t>to</w:t>
      </w:r>
      <w:r w:rsidR="006839DC">
        <w:rPr>
          <w:spacing w:val="-2"/>
          <w:sz w:val="24"/>
          <w:szCs w:val="24"/>
        </w:rPr>
        <w:t xml:space="preserve"> f</w:t>
      </w:r>
      <w:r w:rsidR="006839DC">
        <w:rPr>
          <w:sz w:val="24"/>
          <w:szCs w:val="24"/>
        </w:rPr>
        <w:t>acilitate</w:t>
      </w:r>
      <w:r w:rsidR="006839DC">
        <w:rPr>
          <w:spacing w:val="-8"/>
          <w:sz w:val="24"/>
          <w:szCs w:val="24"/>
        </w:rPr>
        <w:t xml:space="preserve"> </w:t>
      </w:r>
      <w:r w:rsidR="006839DC">
        <w:rPr>
          <w:sz w:val="24"/>
          <w:szCs w:val="24"/>
        </w:rPr>
        <w:t>mapping between</w:t>
      </w:r>
      <w:r w:rsidR="006839DC">
        <w:rPr>
          <w:spacing w:val="-8"/>
          <w:sz w:val="24"/>
          <w:szCs w:val="24"/>
        </w:rPr>
        <w:t xml:space="preserve"> </w:t>
      </w:r>
      <w:r w:rsidR="006839DC">
        <w:rPr>
          <w:sz w:val="24"/>
          <w:szCs w:val="24"/>
        </w:rPr>
        <w:t>visual</w:t>
      </w:r>
      <w:r w:rsidR="006839DC">
        <w:rPr>
          <w:spacing w:val="-6"/>
          <w:sz w:val="24"/>
          <w:szCs w:val="24"/>
        </w:rPr>
        <w:t xml:space="preserve"> </w:t>
      </w:r>
      <w:r w:rsidR="006839DC">
        <w:rPr>
          <w:sz w:val="24"/>
          <w:szCs w:val="24"/>
        </w:rPr>
        <w:t>and</w:t>
      </w:r>
      <w:r w:rsidR="006839DC">
        <w:rPr>
          <w:spacing w:val="-3"/>
          <w:sz w:val="24"/>
          <w:szCs w:val="24"/>
        </w:rPr>
        <w:t xml:space="preserve"> </w:t>
      </w:r>
      <w:r w:rsidR="006839DC">
        <w:rPr>
          <w:sz w:val="24"/>
          <w:szCs w:val="24"/>
        </w:rPr>
        <w:t>spo</w:t>
      </w:r>
      <w:r w:rsidR="006839DC">
        <w:rPr>
          <w:spacing w:val="-2"/>
          <w:sz w:val="24"/>
          <w:szCs w:val="24"/>
        </w:rPr>
        <w:t>k</w:t>
      </w:r>
      <w:r w:rsidR="006839DC">
        <w:rPr>
          <w:sz w:val="24"/>
          <w:szCs w:val="24"/>
        </w:rPr>
        <w:t>en</w:t>
      </w:r>
      <w:r w:rsidR="006839DC">
        <w:rPr>
          <w:spacing w:val="-7"/>
          <w:sz w:val="24"/>
          <w:szCs w:val="24"/>
        </w:rPr>
        <w:t xml:space="preserve"> </w:t>
      </w:r>
      <w:r w:rsidR="006839DC">
        <w:rPr>
          <w:spacing w:val="-2"/>
          <w:sz w:val="24"/>
          <w:szCs w:val="24"/>
        </w:rPr>
        <w:t>w</w:t>
      </w:r>
      <w:r w:rsidR="006839DC">
        <w:rPr>
          <w:sz w:val="24"/>
          <w:szCs w:val="24"/>
        </w:rPr>
        <w:t>ord</w:t>
      </w:r>
      <w:r w:rsidR="006839DC">
        <w:rPr>
          <w:spacing w:val="-5"/>
          <w:sz w:val="24"/>
          <w:szCs w:val="24"/>
        </w:rPr>
        <w:t xml:space="preserve"> </w:t>
      </w:r>
      <w:r w:rsidR="006839DC">
        <w:rPr>
          <w:sz w:val="24"/>
          <w:szCs w:val="24"/>
        </w:rPr>
        <w:t>forms,</w:t>
      </w:r>
      <w:r w:rsidR="006839DC">
        <w:rPr>
          <w:spacing w:val="-6"/>
          <w:sz w:val="24"/>
          <w:szCs w:val="24"/>
        </w:rPr>
        <w:t xml:space="preserve"> </w:t>
      </w:r>
      <w:r w:rsidR="006839DC">
        <w:rPr>
          <w:sz w:val="24"/>
          <w:szCs w:val="24"/>
        </w:rPr>
        <w:t>the</w:t>
      </w:r>
      <w:r w:rsidR="006839DC">
        <w:rPr>
          <w:spacing w:val="-3"/>
          <w:sz w:val="24"/>
          <w:szCs w:val="24"/>
        </w:rPr>
        <w:t xml:space="preserve"> </w:t>
      </w:r>
      <w:r w:rsidR="006839DC">
        <w:rPr>
          <w:sz w:val="24"/>
          <w:szCs w:val="24"/>
        </w:rPr>
        <w:t>spea</w:t>
      </w:r>
      <w:r w:rsidR="006839DC">
        <w:rPr>
          <w:spacing w:val="-2"/>
          <w:sz w:val="24"/>
          <w:szCs w:val="24"/>
        </w:rPr>
        <w:t>k</w:t>
      </w:r>
      <w:r w:rsidR="006839DC">
        <w:rPr>
          <w:sz w:val="24"/>
          <w:szCs w:val="24"/>
        </w:rPr>
        <w:t>er</w:t>
      </w:r>
      <w:r w:rsidR="006839DC">
        <w:rPr>
          <w:spacing w:val="-7"/>
          <w:sz w:val="24"/>
          <w:szCs w:val="24"/>
        </w:rPr>
        <w:t xml:space="preserve"> </w:t>
      </w:r>
      <w:r w:rsidR="006839DC">
        <w:rPr>
          <w:spacing w:val="-5"/>
          <w:sz w:val="24"/>
          <w:szCs w:val="24"/>
        </w:rPr>
        <w:t>b</w:t>
      </w:r>
      <w:r w:rsidR="006839DC">
        <w:rPr>
          <w:sz w:val="24"/>
          <w:szCs w:val="24"/>
        </w:rPr>
        <w:t>utton</w:t>
      </w:r>
      <w:r w:rsidR="006839DC">
        <w:rPr>
          <w:spacing w:val="-6"/>
          <w:sz w:val="24"/>
          <w:szCs w:val="24"/>
        </w:rPr>
        <w:t xml:space="preserve"> </w:t>
      </w:r>
      <w:r w:rsidR="006839DC">
        <w:rPr>
          <w:sz w:val="24"/>
          <w:szCs w:val="24"/>
        </w:rPr>
        <w:t>n</w:t>
      </w:r>
      <w:r w:rsidR="006839DC">
        <w:rPr>
          <w:spacing w:val="-4"/>
          <w:sz w:val="24"/>
          <w:szCs w:val="24"/>
        </w:rPr>
        <w:t>e</w:t>
      </w:r>
      <w:r w:rsidR="006839DC">
        <w:rPr>
          <w:sz w:val="24"/>
          <w:szCs w:val="24"/>
        </w:rPr>
        <w:t>xt</w:t>
      </w:r>
      <w:r w:rsidR="006839DC">
        <w:rPr>
          <w:spacing w:val="-4"/>
          <w:sz w:val="24"/>
          <w:szCs w:val="24"/>
        </w:rPr>
        <w:t xml:space="preserve"> </w:t>
      </w:r>
      <w:r w:rsidR="006839DC">
        <w:rPr>
          <w:sz w:val="24"/>
          <w:szCs w:val="24"/>
        </w:rPr>
        <w:t>to</w:t>
      </w:r>
      <w:r w:rsidR="006839DC">
        <w:rPr>
          <w:spacing w:val="-2"/>
          <w:sz w:val="24"/>
          <w:szCs w:val="24"/>
        </w:rPr>
        <w:t xml:space="preserve"> </w:t>
      </w:r>
      <w:r w:rsidR="006839DC">
        <w:rPr>
          <w:sz w:val="24"/>
          <w:szCs w:val="24"/>
        </w:rPr>
        <w:t>each</w:t>
      </w:r>
      <w:r w:rsidR="006839DC">
        <w:rPr>
          <w:spacing w:val="-4"/>
          <w:sz w:val="24"/>
          <w:szCs w:val="24"/>
        </w:rPr>
        <w:t xml:space="preserve"> </w:t>
      </w:r>
      <w:r w:rsidR="006839DC">
        <w:rPr>
          <w:spacing w:val="-2"/>
          <w:sz w:val="24"/>
          <w:szCs w:val="24"/>
        </w:rPr>
        <w:t>w</w:t>
      </w:r>
      <w:r w:rsidR="006839DC">
        <w:rPr>
          <w:sz w:val="24"/>
          <w:szCs w:val="24"/>
        </w:rPr>
        <w:t>ord</w:t>
      </w:r>
      <w:r w:rsidR="006839DC">
        <w:rPr>
          <w:spacing w:val="-5"/>
          <w:sz w:val="24"/>
          <w:szCs w:val="24"/>
        </w:rPr>
        <w:t xml:space="preserve"> </w:t>
      </w:r>
      <w:r w:rsidR="006839DC">
        <w:rPr>
          <w:sz w:val="24"/>
          <w:szCs w:val="24"/>
        </w:rPr>
        <w:t>played</w:t>
      </w:r>
      <w:r w:rsidR="006839DC">
        <w:rPr>
          <w:spacing w:val="-6"/>
          <w:sz w:val="24"/>
          <w:szCs w:val="24"/>
        </w:rPr>
        <w:t xml:space="preserve"> </w:t>
      </w:r>
      <w:r w:rsidR="006839DC">
        <w:rPr>
          <w:sz w:val="24"/>
          <w:szCs w:val="24"/>
        </w:rPr>
        <w:t>the</w:t>
      </w:r>
      <w:r w:rsidR="006839DC">
        <w:rPr>
          <w:spacing w:val="-3"/>
          <w:sz w:val="24"/>
          <w:szCs w:val="24"/>
        </w:rPr>
        <w:t xml:space="preserve"> </w:t>
      </w:r>
      <w:r w:rsidR="006839DC">
        <w:rPr>
          <w:sz w:val="24"/>
          <w:szCs w:val="24"/>
        </w:rPr>
        <w:t>spo</w:t>
      </w:r>
      <w:r w:rsidR="006839DC">
        <w:rPr>
          <w:spacing w:val="-2"/>
          <w:sz w:val="24"/>
          <w:szCs w:val="24"/>
        </w:rPr>
        <w:t>k</w:t>
      </w:r>
      <w:r w:rsidR="006839DC">
        <w:rPr>
          <w:sz w:val="24"/>
          <w:szCs w:val="24"/>
        </w:rPr>
        <w:t>en</w:t>
      </w:r>
    </w:p>
    <w:p w:rsidR="00273D53" w:rsidRDefault="00273D53">
      <w:pPr>
        <w:spacing w:before="9" w:line="120" w:lineRule="exact"/>
        <w:rPr>
          <w:sz w:val="12"/>
          <w:szCs w:val="12"/>
        </w:rPr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F14C79">
      <w:pPr>
        <w:ind w:left="2391"/>
      </w:pPr>
      <w:r>
        <w:rPr>
          <w:noProof/>
        </w:rPr>
        <w:drawing>
          <wp:inline distT="0" distB="0" distL="0" distR="0">
            <wp:extent cx="3065145" cy="1922145"/>
            <wp:effectExtent l="0" t="0" r="8255" b="825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45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D53" w:rsidRDefault="00273D53">
      <w:pPr>
        <w:spacing w:before="9" w:line="280" w:lineRule="exact"/>
        <w:rPr>
          <w:sz w:val="28"/>
          <w:szCs w:val="28"/>
        </w:rPr>
      </w:pPr>
    </w:p>
    <w:p w:rsidR="00273D53" w:rsidRDefault="006839DC">
      <w:pPr>
        <w:spacing w:before="21"/>
        <w:ind w:left="120"/>
        <w:rPr>
          <w:sz w:val="24"/>
          <w:szCs w:val="24"/>
        </w:rPr>
      </w:pPr>
      <w:r>
        <w:rPr>
          <w:spacing w:val="-11"/>
          <w:sz w:val="24"/>
          <w:szCs w:val="24"/>
        </w:rPr>
        <w:t>F</w:t>
      </w:r>
      <w:r>
        <w:rPr>
          <w:sz w:val="24"/>
          <w:szCs w:val="24"/>
        </w:rPr>
        <w:t>igu</w:t>
      </w:r>
      <w:r>
        <w:rPr>
          <w:spacing w:val="-9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3.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screenshot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referent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assignment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task.</w:t>
      </w:r>
    </w:p>
    <w:p w:rsidR="00273D53" w:rsidRDefault="00273D53">
      <w:pPr>
        <w:spacing w:before="5" w:line="160" w:lineRule="exact"/>
        <w:rPr>
          <w:sz w:val="17"/>
          <w:szCs w:val="17"/>
        </w:rPr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6839DC">
      <w:pPr>
        <w:spacing w:line="415" w:lineRule="auto"/>
        <w:ind w:left="120" w:right="200"/>
        <w:rPr>
          <w:sz w:val="24"/>
          <w:szCs w:val="24"/>
        </w:rPr>
      </w:pP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when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clic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ed.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catch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trials,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participants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press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response</w:t>
      </w:r>
      <w:r>
        <w:rPr>
          <w:spacing w:val="-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utton corresponding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solution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simple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arithmetic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problem.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participants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learned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and PQ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relationships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used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these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relationships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basis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xical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gorization, then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xpected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within-cat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gory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pairs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ould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judged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more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similar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than cross-cat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gory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pairs.</w:t>
      </w:r>
    </w:p>
    <w:p w:rsidR="00273D53" w:rsidRDefault="006839DC">
      <w:pPr>
        <w:spacing w:before="18" w:line="415" w:lineRule="auto"/>
        <w:ind w:left="120" w:right="334" w:firstLine="576"/>
        <w:jc w:val="both"/>
        <w:rPr>
          <w:sz w:val="24"/>
          <w:szCs w:val="24"/>
        </w:rPr>
      </w:pPr>
      <w:r>
        <w:rPr>
          <w:sz w:val="24"/>
          <w:szCs w:val="24"/>
        </w:rPr>
        <w:t>Memor</w:t>
      </w:r>
      <w:r>
        <w:rPr>
          <w:spacing w:val="-9"/>
          <w:sz w:val="24"/>
          <w:szCs w:val="24"/>
        </w:rPr>
        <w:t>y</w:t>
      </w:r>
      <w:r>
        <w:rPr>
          <w:sz w:val="24"/>
          <w:szCs w:val="24"/>
        </w:rPr>
        <w:t xml:space="preserve">.  </w:t>
      </w:r>
      <w:r>
        <w:rPr>
          <w:spacing w:val="50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articipants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listened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sentences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judged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5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point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scale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confident th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had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viously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heard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sentence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during</w:t>
      </w:r>
      <w:r>
        <w:rPr>
          <w:spacing w:val="-6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xposure.</w:t>
      </w:r>
      <w:r>
        <w:rPr>
          <w:spacing w:val="5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tested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four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types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 sentences:</w:t>
      </w:r>
    </w:p>
    <w:p w:rsidR="00273D53" w:rsidRDefault="00273D53">
      <w:pPr>
        <w:spacing w:before="4" w:line="100" w:lineRule="exact"/>
        <w:rPr>
          <w:sz w:val="10"/>
          <w:szCs w:val="10"/>
        </w:rPr>
      </w:pPr>
    </w:p>
    <w:p w:rsidR="00273D53" w:rsidRDefault="00273D53">
      <w:pPr>
        <w:spacing w:line="200" w:lineRule="exact"/>
      </w:pPr>
    </w:p>
    <w:p w:rsidR="00273D53" w:rsidRDefault="006839DC">
      <w:pPr>
        <w:ind w:left="469"/>
        <w:rPr>
          <w:sz w:val="24"/>
          <w:szCs w:val="24"/>
        </w:rPr>
      </w:pPr>
      <w:r>
        <w:rPr>
          <w:w w:val="142"/>
          <w:sz w:val="24"/>
          <w:szCs w:val="24"/>
        </w:rPr>
        <w:t>•</w:t>
      </w:r>
      <w:r>
        <w:rPr>
          <w:spacing w:val="32"/>
          <w:w w:val="142"/>
          <w:sz w:val="24"/>
          <w:szCs w:val="24"/>
        </w:rPr>
        <w:t xml:space="preserve"> </w:t>
      </w:r>
      <w:r>
        <w:rPr>
          <w:spacing w:val="-18"/>
          <w:sz w:val="24"/>
          <w:szCs w:val="24"/>
        </w:rPr>
        <w:t>F</w:t>
      </w:r>
      <w:r>
        <w:rPr>
          <w:sz w:val="24"/>
          <w:szCs w:val="24"/>
        </w:rPr>
        <w:t>amiliar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sentences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heard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during</w:t>
      </w:r>
      <w:r>
        <w:rPr>
          <w:spacing w:val="-6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xposure.</w:t>
      </w:r>
    </w:p>
    <w:p w:rsidR="00273D53" w:rsidRDefault="00273D53">
      <w:pPr>
        <w:spacing w:line="200" w:lineRule="exact"/>
      </w:pPr>
    </w:p>
    <w:p w:rsidR="00273D53" w:rsidRDefault="00273D53">
      <w:pPr>
        <w:spacing w:before="8" w:line="220" w:lineRule="exact"/>
        <w:rPr>
          <w:sz w:val="22"/>
          <w:szCs w:val="22"/>
        </w:rPr>
      </w:pPr>
    </w:p>
    <w:p w:rsidR="00273D53" w:rsidRDefault="006839DC">
      <w:pPr>
        <w:ind w:left="469"/>
        <w:rPr>
          <w:sz w:val="24"/>
          <w:szCs w:val="24"/>
        </w:rPr>
      </w:pPr>
      <w:r>
        <w:rPr>
          <w:w w:val="142"/>
          <w:sz w:val="24"/>
          <w:szCs w:val="24"/>
        </w:rPr>
        <w:t>•</w:t>
      </w:r>
      <w:r>
        <w:rPr>
          <w:spacing w:val="32"/>
          <w:w w:val="142"/>
          <w:sz w:val="24"/>
          <w:szCs w:val="24"/>
        </w:rPr>
        <w:t xml:space="preserve"> </w:t>
      </w:r>
      <w:r>
        <w:rPr>
          <w:spacing w:val="-12"/>
          <w:w w:val="96"/>
          <w:sz w:val="24"/>
          <w:szCs w:val="24"/>
        </w:rPr>
        <w:t>W</w:t>
      </w:r>
      <w:r>
        <w:rPr>
          <w:w w:val="96"/>
          <w:sz w:val="24"/>
          <w:szCs w:val="24"/>
        </w:rPr>
        <w:t>ithheld</w:t>
      </w:r>
      <w:r>
        <w:rPr>
          <w:spacing w:val="10"/>
          <w:w w:val="96"/>
          <w:sz w:val="24"/>
          <w:szCs w:val="24"/>
        </w:rPr>
        <w:t xml:space="preserve"> </w:t>
      </w:r>
      <w:r>
        <w:rPr>
          <w:sz w:val="24"/>
          <w:szCs w:val="24"/>
        </w:rPr>
        <w:t>sentences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heard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during</w:t>
      </w:r>
      <w:r>
        <w:rPr>
          <w:spacing w:val="-6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xposure</w:t>
      </w:r>
      <w:r>
        <w:rPr>
          <w:spacing w:val="-9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conforming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MNPQ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structure.</w:t>
      </w:r>
    </w:p>
    <w:p w:rsidR="00273D53" w:rsidRDefault="00273D53">
      <w:pPr>
        <w:spacing w:line="200" w:lineRule="exact"/>
      </w:pPr>
    </w:p>
    <w:p w:rsidR="00273D53" w:rsidRDefault="00273D53">
      <w:pPr>
        <w:spacing w:before="8" w:line="220" w:lineRule="exact"/>
        <w:rPr>
          <w:sz w:val="22"/>
          <w:szCs w:val="22"/>
        </w:rPr>
      </w:pPr>
    </w:p>
    <w:p w:rsidR="00273D53" w:rsidRDefault="006839DC">
      <w:pPr>
        <w:ind w:left="469"/>
        <w:rPr>
          <w:sz w:val="24"/>
          <w:szCs w:val="24"/>
        </w:rPr>
      </w:pPr>
      <w:r>
        <w:rPr>
          <w:w w:val="142"/>
          <w:sz w:val="24"/>
          <w:szCs w:val="24"/>
        </w:rPr>
        <w:t>•</w:t>
      </w:r>
      <w:r>
        <w:rPr>
          <w:spacing w:val="32"/>
          <w:w w:val="142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11"/>
          <w:sz w:val="24"/>
          <w:szCs w:val="24"/>
        </w:rPr>
        <w:t>r</w:t>
      </w:r>
      <w:r>
        <w:rPr>
          <w:sz w:val="24"/>
          <w:szCs w:val="24"/>
        </w:rPr>
        <w:t>oss-cat</w:t>
      </w:r>
      <w:r>
        <w:rPr>
          <w:spacing w:val="-10"/>
          <w:sz w:val="24"/>
          <w:szCs w:val="24"/>
        </w:rPr>
        <w:t>e</w:t>
      </w:r>
      <w:r>
        <w:rPr>
          <w:sz w:val="24"/>
          <w:szCs w:val="24"/>
        </w:rPr>
        <w:t>gory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sentences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form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MQ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PN.</w:t>
      </w:r>
    </w:p>
    <w:p w:rsidR="00273D53" w:rsidRDefault="00273D53">
      <w:pPr>
        <w:spacing w:line="200" w:lineRule="exact"/>
      </w:pPr>
    </w:p>
    <w:p w:rsidR="00273D53" w:rsidRDefault="00273D53">
      <w:pPr>
        <w:spacing w:before="8" w:line="220" w:lineRule="exact"/>
        <w:rPr>
          <w:sz w:val="22"/>
          <w:szCs w:val="22"/>
        </w:rPr>
      </w:pPr>
    </w:p>
    <w:p w:rsidR="00273D53" w:rsidRDefault="006839DC">
      <w:pPr>
        <w:ind w:left="469"/>
        <w:rPr>
          <w:sz w:val="24"/>
          <w:szCs w:val="24"/>
        </w:rPr>
      </w:pPr>
      <w:r>
        <w:rPr>
          <w:w w:val="142"/>
          <w:sz w:val="24"/>
          <w:szCs w:val="24"/>
        </w:rPr>
        <w:t>•</w:t>
      </w:r>
      <w:r>
        <w:rPr>
          <w:spacing w:val="32"/>
          <w:w w:val="142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P</w:t>
      </w:r>
      <w:r>
        <w:rPr>
          <w:sz w:val="24"/>
          <w:szCs w:val="24"/>
        </w:rPr>
        <w:t>air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violation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sentences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form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MM,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NN,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27"/>
          <w:sz w:val="24"/>
          <w:szCs w:val="24"/>
        </w:rPr>
        <w:t>P</w:t>
      </w:r>
      <w:r>
        <w:rPr>
          <w:sz w:val="24"/>
          <w:szCs w:val="24"/>
        </w:rPr>
        <w:t>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QQ.</w:t>
      </w:r>
    </w:p>
    <w:p w:rsidR="00273D53" w:rsidRDefault="00273D53">
      <w:pPr>
        <w:spacing w:line="200" w:lineRule="exact"/>
      </w:pPr>
    </w:p>
    <w:p w:rsidR="00273D53" w:rsidRDefault="00273D53">
      <w:pPr>
        <w:spacing w:before="19" w:line="280" w:lineRule="exact"/>
        <w:rPr>
          <w:sz w:val="28"/>
          <w:szCs w:val="28"/>
        </w:rPr>
      </w:pPr>
    </w:p>
    <w:p w:rsidR="00273D53" w:rsidRDefault="00F14C79">
      <w:pPr>
        <w:spacing w:line="402" w:lineRule="auto"/>
        <w:ind w:left="120" w:right="88" w:firstLine="576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4329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591820</wp:posOffset>
                </wp:positionV>
                <wp:extent cx="457200" cy="0"/>
                <wp:effectExtent l="0" t="0" r="927100" b="601980"/>
                <wp:wrapNone/>
                <wp:docPr id="862" name="Group 8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" cy="0"/>
                          <a:chOff x="1440" y="932"/>
                          <a:chExt cx="720" cy="0"/>
                        </a:xfrm>
                      </wpg:grpSpPr>
                      <wps:wsp>
                        <wps:cNvPr id="863" name="Freeform 859"/>
                        <wps:cNvSpPr>
                          <a:spLocks noEditPoints="1"/>
                        </wps:cNvSpPr>
                        <wps:spPr bwMode="auto">
                          <a:xfrm>
                            <a:off x="2880" y="1864"/>
                            <a:ext cx="720" cy="0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720"/>
                              <a:gd name="T2" fmla="+- 0 2160 1440"/>
                              <a:gd name="T3" fmla="*/ T2 w 72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720">
                                <a:moveTo>
                                  <a:pt x="0" y="0"/>
                                </a:moveTo>
                                <a:lnTo>
                                  <a:pt x="720" y="0"/>
                                </a:lnTo>
                              </a:path>
                            </a:pathLst>
                          </a:custGeom>
                          <a:noFill/>
                          <a:ln w="158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58" o:spid="_x0000_s1026" style="position:absolute;margin-left:1in;margin-top:46.6pt;width:36pt;height:0;z-index:-2151;mso-position-horizontal-relative:page" coordorigin="1440,932" coordsize="720,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">
                <v:polyline id="Freeform 859" o:spid="_x0000_s1027" style="position:absolute;visibility:visible;mso-wrap-style:square;v-text-anchor:top" points="2880,1864,3600,1864" coordsize="72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86EPMwQAA&#10;ANwAAAAPAAAAZHJzL2Rvd25yZXYueG1sRI/dasJAFITvC77DcoTe1Y0GRFJXkYjYy/rzAIfsaRLM&#10;ng27xxjf3i0UejnMzDfMeju6Tg0UYuvZwHyWgSKuvG25NnC9HD5WoKIgW+w8k4EnRdhuJm9rLKx/&#10;8ImGs9QqQTgWaKAR6QutY9WQwzjzPXHyfnxwKEmGWtuAjwR3nV5k2VI7bDktNNhT2VB1O9+dgT7s&#10;K12KLI7f+ZDVZR672zUa8z4dd5+ghEb5D/+1v6yB1TKH3zPpCOjNC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fOhDzMEAAADcAAAADwAAAAAAAAAAAAAAAACXAgAAZHJzL2Rvd25y&#10;ZXYueG1sUEsFBgAAAAAEAAQA9QAAAIUDAAAAAA==&#10;" filled="f" strokeweight="1587emu">
                  <v:path arrowok="t" o:connecttype="custom" o:connectlocs="0,0;720,0" o:connectangles="0,0"/>
                  <o:lock v:ext="edit" verticies="t"/>
                </v:polyline>
                <w10:wrap anchorx="page"/>
              </v:group>
            </w:pict>
          </mc:Fallback>
        </mc:AlternateContent>
      </w:r>
      <w:r w:rsidR="006839DC">
        <w:rPr>
          <w:sz w:val="24"/>
          <w:szCs w:val="24"/>
        </w:rPr>
        <w:t>Sentences</w:t>
      </w:r>
      <w:r w:rsidR="006839DC">
        <w:rPr>
          <w:spacing w:val="-10"/>
          <w:sz w:val="24"/>
          <w:szCs w:val="24"/>
        </w:rPr>
        <w:t xml:space="preserve"> </w:t>
      </w:r>
      <w:r w:rsidR="006839DC">
        <w:rPr>
          <w:sz w:val="24"/>
          <w:szCs w:val="24"/>
        </w:rPr>
        <w:t>were</w:t>
      </w:r>
      <w:r w:rsidR="006839DC">
        <w:rPr>
          <w:spacing w:val="-5"/>
          <w:sz w:val="24"/>
          <w:szCs w:val="24"/>
        </w:rPr>
        <w:t xml:space="preserve"> </w:t>
      </w:r>
      <w:r w:rsidR="006839DC">
        <w:rPr>
          <w:sz w:val="24"/>
          <w:szCs w:val="24"/>
        </w:rPr>
        <w:t>presented</w:t>
      </w:r>
      <w:r w:rsidR="006839DC">
        <w:rPr>
          <w:spacing w:val="-9"/>
          <w:sz w:val="24"/>
          <w:szCs w:val="24"/>
        </w:rPr>
        <w:t xml:space="preserve"> </w:t>
      </w:r>
      <w:r w:rsidR="006839DC">
        <w:rPr>
          <w:sz w:val="24"/>
          <w:szCs w:val="24"/>
        </w:rPr>
        <w:t>in</w:t>
      </w:r>
      <w:r w:rsidR="006839DC">
        <w:rPr>
          <w:spacing w:val="-2"/>
          <w:sz w:val="24"/>
          <w:szCs w:val="24"/>
        </w:rPr>
        <w:t xml:space="preserve"> </w:t>
      </w:r>
      <w:r w:rsidR="006839DC">
        <w:rPr>
          <w:sz w:val="24"/>
          <w:szCs w:val="24"/>
        </w:rPr>
        <w:t>random</w:t>
      </w:r>
      <w:r w:rsidR="006839DC">
        <w:rPr>
          <w:spacing w:val="-7"/>
          <w:sz w:val="24"/>
          <w:szCs w:val="24"/>
        </w:rPr>
        <w:t xml:space="preserve"> </w:t>
      </w:r>
      <w:r w:rsidR="006839DC">
        <w:rPr>
          <w:sz w:val="24"/>
          <w:szCs w:val="24"/>
        </w:rPr>
        <w:t>order</w:t>
      </w:r>
      <w:r w:rsidR="006839DC">
        <w:rPr>
          <w:spacing w:val="-5"/>
          <w:sz w:val="24"/>
          <w:szCs w:val="24"/>
        </w:rPr>
        <w:t xml:space="preserve"> </w:t>
      </w:r>
      <w:r w:rsidR="006839DC">
        <w:rPr>
          <w:sz w:val="24"/>
          <w:szCs w:val="24"/>
        </w:rPr>
        <w:t>such</w:t>
      </w:r>
      <w:r w:rsidR="006839DC">
        <w:rPr>
          <w:spacing w:val="-4"/>
          <w:sz w:val="24"/>
          <w:szCs w:val="24"/>
        </w:rPr>
        <w:t xml:space="preserve"> </w:t>
      </w:r>
      <w:r w:rsidR="006839DC">
        <w:rPr>
          <w:sz w:val="24"/>
          <w:szCs w:val="24"/>
        </w:rPr>
        <w:t>that</w:t>
      </w:r>
      <w:r w:rsidR="006839DC">
        <w:rPr>
          <w:spacing w:val="-4"/>
          <w:sz w:val="24"/>
          <w:szCs w:val="24"/>
        </w:rPr>
        <w:t xml:space="preserve"> </w:t>
      </w:r>
      <w:r w:rsidR="006839DC">
        <w:rPr>
          <w:sz w:val="24"/>
          <w:szCs w:val="24"/>
        </w:rPr>
        <w:t>there</w:t>
      </w:r>
      <w:r w:rsidR="006839DC">
        <w:rPr>
          <w:spacing w:val="-5"/>
          <w:sz w:val="24"/>
          <w:szCs w:val="24"/>
        </w:rPr>
        <w:t xml:space="preserve"> </w:t>
      </w:r>
      <w:r w:rsidR="006839DC">
        <w:rPr>
          <w:sz w:val="24"/>
          <w:szCs w:val="24"/>
        </w:rPr>
        <w:t>were</w:t>
      </w:r>
      <w:r w:rsidR="006839DC">
        <w:rPr>
          <w:spacing w:val="-5"/>
          <w:sz w:val="24"/>
          <w:szCs w:val="24"/>
        </w:rPr>
        <w:t xml:space="preserve"> </w:t>
      </w:r>
      <w:r w:rsidR="006839DC">
        <w:rPr>
          <w:sz w:val="24"/>
          <w:szCs w:val="24"/>
        </w:rPr>
        <w:t>no</w:t>
      </w:r>
      <w:r w:rsidR="006839DC">
        <w:rPr>
          <w:spacing w:val="-2"/>
          <w:sz w:val="24"/>
          <w:szCs w:val="24"/>
        </w:rPr>
        <w:t xml:space="preserve"> </w:t>
      </w:r>
      <w:r w:rsidR="006839DC">
        <w:rPr>
          <w:sz w:val="24"/>
          <w:szCs w:val="24"/>
        </w:rPr>
        <w:t>repeated</w:t>
      </w:r>
      <w:r w:rsidR="006839DC">
        <w:rPr>
          <w:spacing w:val="-8"/>
          <w:sz w:val="24"/>
          <w:szCs w:val="24"/>
        </w:rPr>
        <w:t xml:space="preserve"> </w:t>
      </w:r>
      <w:r w:rsidR="006839DC">
        <w:rPr>
          <w:spacing w:val="-2"/>
          <w:sz w:val="24"/>
          <w:szCs w:val="24"/>
        </w:rPr>
        <w:t>w</w:t>
      </w:r>
      <w:r w:rsidR="006839DC">
        <w:rPr>
          <w:sz w:val="24"/>
          <w:szCs w:val="24"/>
        </w:rPr>
        <w:t>ords</w:t>
      </w:r>
      <w:r w:rsidR="006839DC">
        <w:rPr>
          <w:spacing w:val="-6"/>
          <w:sz w:val="24"/>
          <w:szCs w:val="24"/>
        </w:rPr>
        <w:t xml:space="preserve"> </w:t>
      </w:r>
      <w:r w:rsidR="006839DC">
        <w:rPr>
          <w:sz w:val="24"/>
          <w:szCs w:val="24"/>
        </w:rPr>
        <w:t>between consecut</w:t>
      </w:r>
      <w:r w:rsidR="006839DC">
        <w:rPr>
          <w:spacing w:val="-6"/>
          <w:sz w:val="24"/>
          <w:szCs w:val="24"/>
        </w:rPr>
        <w:t>i</w:t>
      </w:r>
      <w:r w:rsidR="006839DC">
        <w:rPr>
          <w:spacing w:val="-4"/>
          <w:sz w:val="24"/>
          <w:szCs w:val="24"/>
        </w:rPr>
        <w:t>v</w:t>
      </w:r>
      <w:r w:rsidR="006839DC">
        <w:rPr>
          <w:sz w:val="24"/>
          <w:szCs w:val="24"/>
        </w:rPr>
        <w:t>e</w:t>
      </w:r>
      <w:r w:rsidR="006839DC">
        <w:rPr>
          <w:spacing w:val="-11"/>
          <w:sz w:val="24"/>
          <w:szCs w:val="24"/>
        </w:rPr>
        <w:t xml:space="preserve"> </w:t>
      </w:r>
      <w:r w:rsidR="006839DC">
        <w:rPr>
          <w:sz w:val="24"/>
          <w:szCs w:val="24"/>
        </w:rPr>
        <w:t>trials.</w:t>
      </w:r>
      <w:r w:rsidR="006839DC">
        <w:rPr>
          <w:spacing w:val="9"/>
          <w:sz w:val="24"/>
          <w:szCs w:val="24"/>
        </w:rPr>
        <w:t xml:space="preserve"> </w:t>
      </w:r>
      <w:r w:rsidR="006839DC">
        <w:rPr>
          <w:sz w:val="24"/>
          <w:szCs w:val="24"/>
        </w:rPr>
        <w:t>In</w:t>
      </w:r>
      <w:r w:rsidR="006839DC">
        <w:rPr>
          <w:spacing w:val="-2"/>
          <w:sz w:val="24"/>
          <w:szCs w:val="24"/>
        </w:rPr>
        <w:t xml:space="preserve"> </w:t>
      </w:r>
      <w:r w:rsidR="006839DC">
        <w:rPr>
          <w:sz w:val="24"/>
          <w:szCs w:val="24"/>
        </w:rPr>
        <w:t>t</w:t>
      </w:r>
      <w:r w:rsidR="006839DC">
        <w:rPr>
          <w:spacing w:val="-2"/>
          <w:sz w:val="24"/>
          <w:szCs w:val="24"/>
        </w:rPr>
        <w:t>w</w:t>
      </w:r>
      <w:r w:rsidR="006839DC">
        <w:rPr>
          <w:sz w:val="24"/>
          <w:szCs w:val="24"/>
        </w:rPr>
        <w:t>o</w:t>
      </w:r>
      <w:r w:rsidR="006839DC">
        <w:rPr>
          <w:spacing w:val="-4"/>
          <w:sz w:val="24"/>
          <w:szCs w:val="24"/>
        </w:rPr>
        <w:t xml:space="preserve"> </w:t>
      </w:r>
      <w:r w:rsidR="006839DC">
        <w:rPr>
          <w:sz w:val="24"/>
          <w:szCs w:val="24"/>
        </w:rPr>
        <w:t>catch</w:t>
      </w:r>
      <w:r w:rsidR="006839DC">
        <w:rPr>
          <w:spacing w:val="-5"/>
          <w:sz w:val="24"/>
          <w:szCs w:val="24"/>
        </w:rPr>
        <w:t xml:space="preserve"> </w:t>
      </w:r>
      <w:r w:rsidR="006839DC">
        <w:rPr>
          <w:sz w:val="24"/>
          <w:szCs w:val="24"/>
        </w:rPr>
        <w:t>trials,</w:t>
      </w:r>
      <w:r w:rsidR="006839DC">
        <w:rPr>
          <w:position w:val="9"/>
          <w:sz w:val="16"/>
          <w:szCs w:val="16"/>
        </w:rPr>
        <w:t>2</w:t>
      </w:r>
      <w:r w:rsidR="006839DC">
        <w:rPr>
          <w:spacing w:val="24"/>
          <w:position w:val="9"/>
          <w:sz w:val="16"/>
          <w:szCs w:val="16"/>
        </w:rPr>
        <w:t xml:space="preserve"> </w:t>
      </w:r>
      <w:r w:rsidR="006839DC">
        <w:rPr>
          <w:sz w:val="24"/>
          <w:szCs w:val="24"/>
        </w:rPr>
        <w:t>instead</w:t>
      </w:r>
      <w:r w:rsidR="006839DC">
        <w:rPr>
          <w:spacing w:val="-7"/>
          <w:sz w:val="24"/>
          <w:szCs w:val="24"/>
        </w:rPr>
        <w:t xml:space="preserve"> </w:t>
      </w:r>
      <w:r w:rsidR="006839DC">
        <w:rPr>
          <w:sz w:val="24"/>
          <w:szCs w:val="24"/>
        </w:rPr>
        <w:t>of</w:t>
      </w:r>
      <w:r w:rsidR="006839DC">
        <w:rPr>
          <w:spacing w:val="-2"/>
          <w:sz w:val="24"/>
          <w:szCs w:val="24"/>
        </w:rPr>
        <w:t xml:space="preserve"> </w:t>
      </w:r>
      <w:r w:rsidR="006839DC">
        <w:rPr>
          <w:sz w:val="24"/>
          <w:szCs w:val="24"/>
        </w:rPr>
        <w:t>a</w:t>
      </w:r>
      <w:r w:rsidR="006839DC">
        <w:rPr>
          <w:spacing w:val="-1"/>
          <w:sz w:val="24"/>
          <w:szCs w:val="24"/>
        </w:rPr>
        <w:t xml:space="preserve"> </w:t>
      </w:r>
      <w:r w:rsidR="006839DC">
        <w:rPr>
          <w:sz w:val="24"/>
          <w:szCs w:val="24"/>
        </w:rPr>
        <w:t>sentence</w:t>
      </w:r>
      <w:r w:rsidR="006839DC">
        <w:rPr>
          <w:spacing w:val="-8"/>
          <w:sz w:val="24"/>
          <w:szCs w:val="24"/>
        </w:rPr>
        <w:t xml:space="preserve"> </w:t>
      </w:r>
      <w:r w:rsidR="006839DC">
        <w:rPr>
          <w:sz w:val="24"/>
          <w:szCs w:val="24"/>
        </w:rPr>
        <w:t>from</w:t>
      </w:r>
      <w:r w:rsidR="006839DC">
        <w:rPr>
          <w:spacing w:val="-5"/>
          <w:sz w:val="24"/>
          <w:szCs w:val="24"/>
        </w:rPr>
        <w:t xml:space="preserve"> </w:t>
      </w:r>
      <w:r w:rsidR="006839DC">
        <w:rPr>
          <w:sz w:val="24"/>
          <w:szCs w:val="24"/>
        </w:rPr>
        <w:t>the</w:t>
      </w:r>
      <w:r w:rsidR="006839DC">
        <w:rPr>
          <w:spacing w:val="-3"/>
          <w:sz w:val="24"/>
          <w:szCs w:val="24"/>
        </w:rPr>
        <w:t xml:space="preserve"> </w:t>
      </w:r>
      <w:r w:rsidR="006839DC">
        <w:rPr>
          <w:sz w:val="24"/>
          <w:szCs w:val="24"/>
        </w:rPr>
        <w:t>MNPQ</w:t>
      </w:r>
      <w:r w:rsidR="006839DC">
        <w:rPr>
          <w:spacing w:val="-7"/>
          <w:sz w:val="24"/>
          <w:szCs w:val="24"/>
        </w:rPr>
        <w:t xml:space="preserve"> </w:t>
      </w:r>
      <w:r w:rsidR="006839DC">
        <w:rPr>
          <w:sz w:val="24"/>
          <w:szCs w:val="24"/>
        </w:rPr>
        <w:t>language,</w:t>
      </w:r>
      <w:r w:rsidR="006839DC">
        <w:rPr>
          <w:spacing w:val="-9"/>
          <w:sz w:val="24"/>
          <w:szCs w:val="24"/>
        </w:rPr>
        <w:t xml:space="preserve"> </w:t>
      </w:r>
      <w:r w:rsidR="006839DC">
        <w:rPr>
          <w:sz w:val="24"/>
          <w:szCs w:val="24"/>
        </w:rPr>
        <w:t>we</w:t>
      </w:r>
      <w:r w:rsidR="006839DC">
        <w:rPr>
          <w:spacing w:val="-3"/>
          <w:sz w:val="24"/>
          <w:szCs w:val="24"/>
        </w:rPr>
        <w:t xml:space="preserve"> </w:t>
      </w:r>
      <w:r w:rsidR="006839DC">
        <w:rPr>
          <w:sz w:val="24"/>
          <w:szCs w:val="24"/>
        </w:rPr>
        <w:t>played</w:t>
      </w:r>
    </w:p>
    <w:p w:rsidR="00273D53" w:rsidRDefault="006839DC">
      <w:pPr>
        <w:spacing w:before="5" w:line="402" w:lineRule="auto"/>
        <w:ind w:left="120" w:right="85" w:firstLine="279"/>
        <w:sectPr w:rsidR="00273D53">
          <w:pgSz w:w="12240" w:h="15840"/>
          <w:pgMar w:top="960" w:right="1320" w:bottom="280" w:left="1320" w:header="736" w:footer="0" w:gutter="0"/>
          <w:cols w:space="720"/>
        </w:sectPr>
      </w:pPr>
      <w:r>
        <w:rPr>
          <w:w w:val="99"/>
          <w:position w:val="7"/>
          <w:sz w:val="14"/>
          <w:szCs w:val="14"/>
        </w:rPr>
        <w:t>2</w:t>
      </w:r>
      <w:r>
        <w:rPr>
          <w:spacing w:val="-25"/>
          <w:position w:val="7"/>
          <w:sz w:val="14"/>
          <w:szCs w:val="14"/>
        </w:rPr>
        <w:t xml:space="preserve"> </w:t>
      </w:r>
      <w:r>
        <w:t>In initial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collection,</w:t>
      </w:r>
      <w:r>
        <w:rPr>
          <w:spacing w:val="-5"/>
        </w:rPr>
        <w:t xml:space="preserve"> </w:t>
      </w:r>
      <w:r>
        <w:t>we did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include</w:t>
      </w:r>
      <w:r>
        <w:rPr>
          <w:spacing w:val="-4"/>
        </w:rPr>
        <w:t xml:space="preserve"> </w:t>
      </w:r>
      <w:r>
        <w:t>catch</w:t>
      </w:r>
      <w:r>
        <w:rPr>
          <w:spacing w:val="-2"/>
        </w:rPr>
        <w:t xml:space="preserve"> </w:t>
      </w:r>
      <w:r>
        <w:t>trials.</w:t>
      </w:r>
      <w:r>
        <w:rPr>
          <w:spacing w:val="14"/>
        </w:rPr>
        <w:t xml:space="preserve"> </w:t>
      </w:r>
      <w:r>
        <w:t>Let</w:t>
      </w:r>
      <w:r>
        <w:rPr>
          <w:spacing w:val="-1"/>
        </w:rPr>
        <w:t xml:space="preserve"> </w:t>
      </w:r>
      <w:r>
        <w:t>[A/3;B]</w:t>
      </w:r>
      <w:r>
        <w:rPr>
          <w:spacing w:val="-4"/>
        </w:rPr>
        <w:t xml:space="preserve"> </w:t>
      </w:r>
      <w:r>
        <w:t>denote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3"/>
        </w:rPr>
        <w:t>e</w:t>
      </w:r>
      <w:r>
        <w:t>xperimental</w:t>
      </w:r>
      <w:r>
        <w:rPr>
          <w:spacing w:val="-8"/>
        </w:rPr>
        <w:t xml:space="preserve"> </w:t>
      </w:r>
      <w:r>
        <w:t>condition</w:t>
      </w:r>
      <w:r>
        <w:rPr>
          <w:spacing w:val="-6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A/3 coherence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 xml:space="preserve">B </w:t>
      </w:r>
      <w:r>
        <w:rPr>
          <w:spacing w:val="-3"/>
        </w:rPr>
        <w:t>e</w:t>
      </w:r>
      <w:r>
        <w:t>xposures</w:t>
      </w:r>
      <w:r>
        <w:rPr>
          <w:spacing w:val="-7"/>
        </w:rPr>
        <w:t xml:space="preserve"> </w:t>
      </w:r>
      <w:r>
        <w:t>(e.g.,</w:t>
      </w:r>
      <w:r>
        <w:rPr>
          <w:spacing w:val="-3"/>
        </w:rPr>
        <w:t xml:space="preserve"> </w:t>
      </w:r>
      <w:r>
        <w:t>[2/3;196]</w:t>
      </w:r>
      <w:r>
        <w:rPr>
          <w:spacing w:val="-6"/>
        </w:rPr>
        <w:t xml:space="preserve"> </w:t>
      </w:r>
      <w:r>
        <w:t>refers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2/3</w:t>
      </w:r>
      <w:r>
        <w:rPr>
          <w:spacing w:val="-2"/>
        </w:rPr>
        <w:t xml:space="preserve"> </w:t>
      </w:r>
      <w:r>
        <w:t>coherence</w:t>
      </w:r>
      <w:r>
        <w:rPr>
          <w:spacing w:val="-7"/>
        </w:rPr>
        <w:t xml:space="preserve"> </w:t>
      </w:r>
      <w:r>
        <w:t>l</w:t>
      </w:r>
      <w:r>
        <w:rPr>
          <w:spacing w:val="-5"/>
        </w:rPr>
        <w:t>e</w:t>
      </w:r>
      <w:r>
        <w:rPr>
          <w:spacing w:val="-3"/>
        </w:rPr>
        <w:t>v</w:t>
      </w:r>
      <w:r>
        <w:t>el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196</w:t>
      </w:r>
      <w:r>
        <w:rPr>
          <w:spacing w:val="-2"/>
        </w:rPr>
        <w:t xml:space="preserve"> </w:t>
      </w:r>
      <w:r>
        <w:rPr>
          <w:spacing w:val="-3"/>
        </w:rPr>
        <w:t>e</w:t>
      </w:r>
      <w:r>
        <w:t>xposures).</w:t>
      </w:r>
      <w:r>
        <w:rPr>
          <w:spacing w:val="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[0/3;196],</w:t>
      </w:r>
      <w:r>
        <w:rPr>
          <w:spacing w:val="-7"/>
        </w:rPr>
        <w:t xml:space="preserve"> </w:t>
      </w:r>
      <w:r>
        <w:t>18</w:t>
      </w:r>
      <w:r>
        <w:rPr>
          <w:spacing w:val="-1"/>
        </w:rPr>
        <w:t xml:space="preserve"> </w:t>
      </w:r>
      <w:r>
        <w:t>out</w:t>
      </w:r>
    </w:p>
    <w:p w:rsidR="00273D53" w:rsidRDefault="00273D53">
      <w:pPr>
        <w:spacing w:before="5" w:line="120" w:lineRule="exact"/>
        <w:rPr>
          <w:sz w:val="12"/>
          <w:szCs w:val="12"/>
        </w:rPr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6839DC">
      <w:pPr>
        <w:spacing w:before="19" w:line="415" w:lineRule="auto"/>
        <w:ind w:left="120" w:right="279"/>
        <w:rPr>
          <w:sz w:val="24"/>
          <w:szCs w:val="24"/>
        </w:rPr>
      </w:pPr>
      <w:commentRangeStart w:id="68"/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non-repeatable</w:t>
      </w:r>
      <w:r>
        <w:rPr>
          <w:spacing w:val="-14"/>
          <w:sz w:val="24"/>
          <w:szCs w:val="24"/>
        </w:rPr>
        <w:t xml:space="preserve"> </w:t>
      </w:r>
      <w:commentRangeEnd w:id="68"/>
      <w:r w:rsidR="000A368E">
        <w:rPr>
          <w:rStyle w:val="CommentReference"/>
        </w:rPr>
        <w:commentReference w:id="68"/>
      </w:r>
      <w:r>
        <w:rPr>
          <w:sz w:val="24"/>
          <w:szCs w:val="24"/>
        </w:rPr>
        <w:t>audio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instruction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press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specific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response</w:t>
      </w:r>
      <w:r>
        <w:rPr>
          <w:spacing w:val="-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utton.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If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participants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learned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the MN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PQ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relationships,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then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xpected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y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ould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rate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ov</w:t>
      </w:r>
      <w:r>
        <w:rPr>
          <w:sz w:val="24"/>
          <w:szCs w:val="24"/>
        </w:rPr>
        <w:t>el grammatical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sentences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more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amiliar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than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cross-cat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gory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sentences.</w:t>
      </w:r>
    </w:p>
    <w:p w:rsidR="00273D53" w:rsidRDefault="006839DC">
      <w:pPr>
        <w:spacing w:before="19" w:line="415" w:lineRule="auto"/>
        <w:ind w:left="120" w:right="87" w:firstLine="576"/>
        <w:rPr>
          <w:sz w:val="24"/>
          <w:szCs w:val="24"/>
        </w:rPr>
      </w:pPr>
      <w:r>
        <w:rPr>
          <w:sz w:val="24"/>
          <w:szCs w:val="24"/>
        </w:rPr>
        <w:t>Re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erent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 xml:space="preserve">assignment.   </w:t>
      </w:r>
      <w:r>
        <w:rPr>
          <w:spacing w:val="33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-4"/>
          <w:sz w:val="24"/>
          <w:szCs w:val="24"/>
        </w:rPr>
        <w:t>o</w:t>
      </w:r>
      <w:r>
        <w:rPr>
          <w:sz w:val="24"/>
          <w:szCs w:val="24"/>
        </w:rPr>
        <w:t>vided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participants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meanings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all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Ps and</w:t>
      </w:r>
      <w:r>
        <w:rPr>
          <w:sz w:val="24"/>
          <w:szCs w:val="24"/>
        </w:rPr>
        <w:t xml:space="preserve"> as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choose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meanings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Qs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(Figure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3).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At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top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screen,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we displayed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random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order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-4"/>
          <w:sz w:val="24"/>
          <w:szCs w:val="24"/>
        </w:rPr>
        <w:t>o</w:t>
      </w:r>
      <w:r>
        <w:rPr>
          <w:sz w:val="24"/>
          <w:szCs w:val="24"/>
        </w:rPr>
        <w:t>vided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meanings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displaying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single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image underneath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each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ord.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referents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either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animals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(cat,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dog,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hamster)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ehicles (ca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us,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truck);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either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animals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ehicles,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vice</w:t>
      </w:r>
      <w:r>
        <w:rPr>
          <w:spacing w:val="-4"/>
          <w:sz w:val="24"/>
          <w:szCs w:val="24"/>
        </w:rPr>
        <w:t xml:space="preserve"> v</w:t>
      </w:r>
      <w:r>
        <w:rPr>
          <w:sz w:val="24"/>
          <w:szCs w:val="24"/>
        </w:rPr>
        <w:t>ersa.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Recall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some conditions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contained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familiar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ords;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these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cases,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paired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wn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 o</w:t>
      </w:r>
      <w:r>
        <w:rPr>
          <w:spacing w:val="-4"/>
          <w:sz w:val="24"/>
          <w:szCs w:val="24"/>
        </w:rPr>
        <w:t>b</w:t>
      </w:r>
      <w:r>
        <w:rPr>
          <w:sz w:val="24"/>
          <w:szCs w:val="24"/>
        </w:rPr>
        <w:t>vious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referents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(e.g.,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“dog”</w:t>
      </w:r>
      <w:r>
        <w:rPr>
          <w:spacing w:val="-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>lw</w:t>
      </w:r>
      <w:r>
        <w:rPr>
          <w:sz w:val="24"/>
          <w:szCs w:val="24"/>
        </w:rPr>
        <w:t>ays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paired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image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dog).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Bel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 xml:space="preserve">P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their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meanings,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displayed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containing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Q</w:t>
      </w:r>
      <w:r>
        <w:rPr>
          <w:spacing w:val="-2"/>
          <w:sz w:val="24"/>
          <w:szCs w:val="24"/>
        </w:rPr>
        <w:t xml:space="preserve"> w</w:t>
      </w:r>
      <w:r>
        <w:rPr>
          <w:sz w:val="24"/>
          <w:szCs w:val="24"/>
        </w:rPr>
        <w:t>ords.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Under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each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ord, 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displayed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o-alternat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referent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choice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between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animal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(the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“correct”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choice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 xml:space="preserve">N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ords)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ehicle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(the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“correct”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choice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Q</w:t>
      </w:r>
      <w:r>
        <w:rPr>
          <w:spacing w:val="-2"/>
          <w:sz w:val="24"/>
          <w:szCs w:val="24"/>
        </w:rPr>
        <w:t xml:space="preserve"> w</w:t>
      </w:r>
      <w:r>
        <w:rPr>
          <w:sz w:val="24"/>
          <w:szCs w:val="24"/>
        </w:rPr>
        <w:t>ords);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participants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made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choice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by clicking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one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pictures.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If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participants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learned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PQ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co-occurrence relationships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used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form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nascent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xical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gories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used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these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xical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gories</w:t>
      </w:r>
    </w:p>
    <w:p w:rsidR="00273D53" w:rsidRDefault="006839DC">
      <w:pPr>
        <w:spacing w:before="7" w:line="415" w:lineRule="auto"/>
        <w:ind w:left="120" w:right="341"/>
        <w:rPr>
          <w:sz w:val="24"/>
          <w:szCs w:val="24"/>
        </w:rPr>
      </w:pP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basis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inferences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about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meaning,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then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xpected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referent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assignment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 xml:space="preserve">scores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ould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reflect</w:t>
      </w:r>
      <w:r>
        <w:rPr>
          <w:spacing w:val="-18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tenden</w:t>
      </w:r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choose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basis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taxonomic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gories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 xml:space="preserve">co-occurring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(e.g.,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Ns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should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animals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because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co-occur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Ms,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which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be animals).</w:t>
      </w:r>
    </w:p>
    <w:p w:rsidR="00273D53" w:rsidRDefault="00273D53">
      <w:pPr>
        <w:spacing w:before="19" w:line="280" w:lineRule="exact"/>
        <w:rPr>
          <w:sz w:val="28"/>
          <w:szCs w:val="28"/>
        </w:rPr>
      </w:pPr>
    </w:p>
    <w:p w:rsidR="00273D53" w:rsidRDefault="006839DC">
      <w:pPr>
        <w:ind w:left="120"/>
        <w:rPr>
          <w:sz w:val="24"/>
          <w:szCs w:val="24"/>
        </w:rPr>
      </w:pPr>
      <w:r>
        <w:rPr>
          <w:sz w:val="24"/>
          <w:szCs w:val="24"/>
        </w:rPr>
        <w:t>Results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38"/>
          <w:sz w:val="24"/>
          <w:szCs w:val="24"/>
        </w:rPr>
        <w:t xml:space="preserve"> </w:t>
      </w:r>
      <w:r>
        <w:rPr>
          <w:w w:val="102"/>
          <w:sz w:val="24"/>
          <w:szCs w:val="24"/>
        </w:rPr>
        <w:t>Discussion</w:t>
      </w:r>
    </w:p>
    <w:p w:rsidR="00273D53" w:rsidRDefault="00273D53">
      <w:pPr>
        <w:spacing w:before="1" w:line="220" w:lineRule="exact"/>
        <w:rPr>
          <w:sz w:val="22"/>
          <w:szCs w:val="22"/>
        </w:rPr>
      </w:pPr>
    </w:p>
    <w:p w:rsidR="00273D53" w:rsidRDefault="00F14C79">
      <w:pPr>
        <w:spacing w:line="460" w:lineRule="exact"/>
        <w:ind w:left="120" w:right="79" w:firstLine="576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433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1299845</wp:posOffset>
                </wp:positionV>
                <wp:extent cx="457200" cy="0"/>
                <wp:effectExtent l="0" t="0" r="927100" b="1316355"/>
                <wp:wrapNone/>
                <wp:docPr id="860" name="Group 8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" cy="0"/>
                          <a:chOff x="1440" y="2048"/>
                          <a:chExt cx="720" cy="0"/>
                        </a:xfrm>
                      </wpg:grpSpPr>
                      <wps:wsp>
                        <wps:cNvPr id="861" name="Freeform 857"/>
                        <wps:cNvSpPr>
                          <a:spLocks noEditPoints="1"/>
                        </wps:cNvSpPr>
                        <wps:spPr bwMode="auto">
                          <a:xfrm>
                            <a:off x="2880" y="4096"/>
                            <a:ext cx="720" cy="0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720"/>
                              <a:gd name="T2" fmla="+- 0 2160 1440"/>
                              <a:gd name="T3" fmla="*/ T2 w 72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720">
                                <a:moveTo>
                                  <a:pt x="0" y="0"/>
                                </a:moveTo>
                                <a:lnTo>
                                  <a:pt x="720" y="0"/>
                                </a:lnTo>
                              </a:path>
                            </a:pathLst>
                          </a:custGeom>
                          <a:noFill/>
                          <a:ln w="158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56" o:spid="_x0000_s1026" style="position:absolute;margin-left:1in;margin-top:102.35pt;width:36pt;height:0;z-index:-2150;mso-position-horizontal-relative:page" coordorigin="1440,2048" coordsize="720,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">
                <v:polyline id="Freeform 857" o:spid="_x0000_s1027" style="position:absolute;visibility:visible;mso-wrap-style:square;v-text-anchor:top" points="2880,4096,3600,4096" coordsize="72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dnggwQAA&#10;ANwAAAAPAAAAZHJzL2Rvd25yZXYueG1sRI/NisJAEITvwr7D0AvedKKCSHSUJSJ6XH8eoMn0JsFM&#10;T5hpY3x7Z2Fhj0VVfUVtdoNrVU8hNp4NzKYZKOLS24YrA7frYbICFQXZYuuZDLwowm77Mdpgbv2T&#10;z9RfpFIJwjFHA7VIl2sdy5ocxqnviJP344NDSTJU2gZ8Jrhr9TzLltphw2mhxo6Kmsr75eEMdGFf&#10;6kJkfvxe9FlVLGJ7v0Vjxp/D1xqU0CD/4b/2yRpYLWfweyYdAb19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43Z4IMEAAADcAAAADwAAAAAAAAAAAAAAAACXAgAAZHJzL2Rvd25y&#10;ZXYueG1sUEsFBgAAAAAEAAQA9QAAAIUDAAAAAA==&#10;" filled="f" strokeweight="1587emu">
                  <v:path arrowok="t" o:connecttype="custom" o:connectlocs="0,0;720,0" o:connectangles="0,0"/>
                  <o:lock v:ext="edit" verticies="t"/>
                </v:polyline>
                <w10:wrap anchorx="page"/>
              </v:group>
            </w:pict>
          </mc:Fallback>
        </mc:AlternateContent>
      </w:r>
      <w:r w:rsidR="006839DC">
        <w:rPr>
          <w:spacing w:val="-19"/>
          <w:sz w:val="24"/>
          <w:szCs w:val="24"/>
        </w:rPr>
        <w:t>W</w:t>
      </w:r>
      <w:r w:rsidR="006839DC">
        <w:rPr>
          <w:sz w:val="24"/>
          <w:szCs w:val="24"/>
        </w:rPr>
        <w:t>e</w:t>
      </w:r>
      <w:r w:rsidR="006839DC">
        <w:rPr>
          <w:spacing w:val="-3"/>
          <w:sz w:val="24"/>
          <w:szCs w:val="24"/>
        </w:rPr>
        <w:t xml:space="preserve"> </w:t>
      </w:r>
      <w:r w:rsidR="006839DC">
        <w:rPr>
          <w:spacing w:val="-4"/>
          <w:sz w:val="24"/>
          <w:szCs w:val="24"/>
        </w:rPr>
        <w:t>e</w:t>
      </w:r>
      <w:r w:rsidR="006839DC">
        <w:rPr>
          <w:sz w:val="24"/>
          <w:szCs w:val="24"/>
        </w:rPr>
        <w:t>xcluded</w:t>
      </w:r>
      <w:r w:rsidR="006839DC">
        <w:rPr>
          <w:spacing w:val="-9"/>
          <w:sz w:val="24"/>
          <w:szCs w:val="24"/>
        </w:rPr>
        <w:t xml:space="preserve"> </w:t>
      </w:r>
      <w:r w:rsidR="006839DC">
        <w:rPr>
          <w:sz w:val="24"/>
          <w:szCs w:val="24"/>
        </w:rPr>
        <w:t>the</w:t>
      </w:r>
      <w:r w:rsidR="006839DC">
        <w:rPr>
          <w:spacing w:val="-3"/>
          <w:sz w:val="24"/>
          <w:szCs w:val="24"/>
        </w:rPr>
        <w:t xml:space="preserve"> </w:t>
      </w:r>
      <w:r w:rsidR="006839DC">
        <w:rPr>
          <w:sz w:val="24"/>
          <w:szCs w:val="24"/>
        </w:rPr>
        <w:t>55</w:t>
      </w:r>
      <w:r w:rsidR="006839DC">
        <w:rPr>
          <w:spacing w:val="-2"/>
          <w:sz w:val="24"/>
          <w:szCs w:val="24"/>
        </w:rPr>
        <w:t xml:space="preserve"> </w:t>
      </w:r>
      <w:r w:rsidR="006839DC">
        <w:rPr>
          <w:sz w:val="24"/>
          <w:szCs w:val="24"/>
        </w:rPr>
        <w:t>participants</w:t>
      </w:r>
      <w:r w:rsidR="006839DC">
        <w:rPr>
          <w:spacing w:val="-11"/>
          <w:sz w:val="24"/>
          <w:szCs w:val="24"/>
        </w:rPr>
        <w:t xml:space="preserve"> </w:t>
      </w:r>
      <w:r w:rsidR="006839DC">
        <w:rPr>
          <w:sz w:val="24"/>
          <w:szCs w:val="24"/>
        </w:rPr>
        <w:t>who</w:t>
      </w:r>
      <w:r w:rsidR="006839DC">
        <w:rPr>
          <w:spacing w:val="-4"/>
          <w:sz w:val="24"/>
          <w:szCs w:val="24"/>
        </w:rPr>
        <w:t xml:space="preserve"> </w:t>
      </w:r>
      <w:r w:rsidR="006839DC">
        <w:rPr>
          <w:sz w:val="24"/>
          <w:szCs w:val="24"/>
        </w:rPr>
        <w:t>did</w:t>
      </w:r>
      <w:r w:rsidR="006839DC">
        <w:rPr>
          <w:spacing w:val="-3"/>
          <w:sz w:val="24"/>
          <w:szCs w:val="24"/>
        </w:rPr>
        <w:t xml:space="preserve"> </w:t>
      </w:r>
      <w:r w:rsidR="006839DC">
        <w:rPr>
          <w:sz w:val="24"/>
          <w:szCs w:val="24"/>
        </w:rPr>
        <w:t>not</w:t>
      </w:r>
      <w:r w:rsidR="006839DC">
        <w:rPr>
          <w:spacing w:val="-3"/>
          <w:sz w:val="24"/>
          <w:szCs w:val="24"/>
        </w:rPr>
        <w:t xml:space="preserve"> </w:t>
      </w:r>
      <w:r w:rsidR="006839DC">
        <w:rPr>
          <w:sz w:val="24"/>
          <w:szCs w:val="24"/>
        </w:rPr>
        <w:t>correctly</w:t>
      </w:r>
      <w:r w:rsidR="006839DC">
        <w:rPr>
          <w:spacing w:val="-9"/>
          <w:sz w:val="24"/>
          <w:szCs w:val="24"/>
        </w:rPr>
        <w:t xml:space="preserve"> </w:t>
      </w:r>
      <w:r w:rsidR="006839DC">
        <w:rPr>
          <w:sz w:val="24"/>
          <w:szCs w:val="24"/>
        </w:rPr>
        <w:t>answer</w:t>
      </w:r>
      <w:r w:rsidR="006839DC">
        <w:rPr>
          <w:spacing w:val="-7"/>
          <w:sz w:val="24"/>
          <w:szCs w:val="24"/>
        </w:rPr>
        <w:t xml:space="preserve"> </w:t>
      </w:r>
      <w:r w:rsidR="006839DC">
        <w:rPr>
          <w:sz w:val="24"/>
          <w:szCs w:val="24"/>
        </w:rPr>
        <w:t>all</w:t>
      </w:r>
      <w:r w:rsidR="006839DC">
        <w:rPr>
          <w:spacing w:val="-2"/>
          <w:sz w:val="24"/>
          <w:szCs w:val="24"/>
        </w:rPr>
        <w:t xml:space="preserve"> </w:t>
      </w:r>
      <w:r w:rsidR="006839DC">
        <w:rPr>
          <w:sz w:val="24"/>
          <w:szCs w:val="24"/>
        </w:rPr>
        <w:t>of</w:t>
      </w:r>
      <w:r w:rsidR="006839DC">
        <w:rPr>
          <w:spacing w:val="-2"/>
          <w:sz w:val="24"/>
          <w:szCs w:val="24"/>
        </w:rPr>
        <w:t xml:space="preserve"> </w:t>
      </w:r>
      <w:r w:rsidR="006839DC">
        <w:rPr>
          <w:sz w:val="24"/>
          <w:szCs w:val="24"/>
        </w:rPr>
        <w:t>the</w:t>
      </w:r>
      <w:r w:rsidR="006839DC">
        <w:rPr>
          <w:spacing w:val="-3"/>
          <w:sz w:val="24"/>
          <w:szCs w:val="24"/>
        </w:rPr>
        <w:t xml:space="preserve"> </w:t>
      </w:r>
      <w:r w:rsidR="006839DC">
        <w:rPr>
          <w:sz w:val="24"/>
          <w:szCs w:val="24"/>
        </w:rPr>
        <w:t>catch</w:t>
      </w:r>
      <w:r w:rsidR="006839DC">
        <w:rPr>
          <w:spacing w:val="-5"/>
          <w:sz w:val="24"/>
          <w:szCs w:val="24"/>
        </w:rPr>
        <w:t xml:space="preserve"> </w:t>
      </w:r>
      <w:r w:rsidR="006839DC">
        <w:rPr>
          <w:sz w:val="24"/>
          <w:szCs w:val="24"/>
        </w:rPr>
        <w:t>trials.</w:t>
      </w:r>
      <w:r w:rsidR="006839DC">
        <w:rPr>
          <w:spacing w:val="9"/>
          <w:sz w:val="24"/>
          <w:szCs w:val="24"/>
        </w:rPr>
        <w:t xml:space="preserve"> </w:t>
      </w:r>
      <w:r w:rsidR="006839DC">
        <w:rPr>
          <w:sz w:val="24"/>
          <w:szCs w:val="24"/>
        </w:rPr>
        <w:t>Results are</w:t>
      </w:r>
      <w:r w:rsidR="006839DC">
        <w:rPr>
          <w:spacing w:val="-3"/>
          <w:sz w:val="24"/>
          <w:szCs w:val="24"/>
        </w:rPr>
        <w:t xml:space="preserve"> </w:t>
      </w:r>
      <w:r w:rsidR="006839DC">
        <w:rPr>
          <w:sz w:val="24"/>
          <w:szCs w:val="24"/>
        </w:rPr>
        <w:t>sh</w:t>
      </w:r>
      <w:r w:rsidR="006839DC">
        <w:rPr>
          <w:spacing w:val="-6"/>
          <w:sz w:val="24"/>
          <w:szCs w:val="24"/>
        </w:rPr>
        <w:t>o</w:t>
      </w:r>
      <w:r w:rsidR="006839DC">
        <w:rPr>
          <w:sz w:val="24"/>
          <w:szCs w:val="24"/>
        </w:rPr>
        <w:t>wn</w:t>
      </w:r>
      <w:r w:rsidR="006839DC">
        <w:rPr>
          <w:spacing w:val="-6"/>
          <w:sz w:val="24"/>
          <w:szCs w:val="24"/>
        </w:rPr>
        <w:t xml:space="preserve"> </w:t>
      </w:r>
      <w:r w:rsidR="006839DC">
        <w:rPr>
          <w:sz w:val="24"/>
          <w:szCs w:val="24"/>
        </w:rPr>
        <w:t>in</w:t>
      </w:r>
      <w:r w:rsidR="006839DC">
        <w:rPr>
          <w:spacing w:val="-2"/>
          <w:sz w:val="24"/>
          <w:szCs w:val="24"/>
        </w:rPr>
        <w:t xml:space="preserve"> </w:t>
      </w:r>
      <w:r w:rsidR="006839DC">
        <w:rPr>
          <w:sz w:val="24"/>
          <w:szCs w:val="24"/>
        </w:rPr>
        <w:t>Figure</w:t>
      </w:r>
      <w:r w:rsidR="006839DC">
        <w:rPr>
          <w:spacing w:val="-6"/>
          <w:sz w:val="24"/>
          <w:szCs w:val="24"/>
        </w:rPr>
        <w:t xml:space="preserve"> </w:t>
      </w:r>
      <w:r w:rsidR="006839DC">
        <w:rPr>
          <w:sz w:val="24"/>
          <w:szCs w:val="24"/>
        </w:rPr>
        <w:t>4.</w:t>
      </w:r>
      <w:r w:rsidR="006839DC">
        <w:rPr>
          <w:spacing w:val="12"/>
          <w:sz w:val="24"/>
          <w:szCs w:val="24"/>
        </w:rPr>
        <w:t xml:space="preserve"> </w:t>
      </w:r>
      <w:r w:rsidR="006839DC">
        <w:rPr>
          <w:spacing w:val="-4"/>
          <w:sz w:val="24"/>
          <w:szCs w:val="24"/>
        </w:rPr>
        <w:t>F</w:t>
      </w:r>
      <w:r w:rsidR="006839DC">
        <w:rPr>
          <w:sz w:val="24"/>
          <w:szCs w:val="24"/>
        </w:rPr>
        <w:t>or</w:t>
      </w:r>
      <w:r w:rsidR="006839DC">
        <w:rPr>
          <w:spacing w:val="-3"/>
          <w:sz w:val="24"/>
          <w:szCs w:val="24"/>
        </w:rPr>
        <w:t xml:space="preserve"> </w:t>
      </w:r>
      <w:r w:rsidR="006839DC">
        <w:rPr>
          <w:sz w:val="24"/>
          <w:szCs w:val="24"/>
        </w:rPr>
        <w:t>each</w:t>
      </w:r>
      <w:r w:rsidR="006839DC">
        <w:rPr>
          <w:spacing w:val="-4"/>
          <w:sz w:val="24"/>
          <w:szCs w:val="24"/>
        </w:rPr>
        <w:t xml:space="preserve"> </w:t>
      </w:r>
      <w:r w:rsidR="006839DC">
        <w:rPr>
          <w:sz w:val="24"/>
          <w:szCs w:val="24"/>
        </w:rPr>
        <w:t>dependent</w:t>
      </w:r>
      <w:r w:rsidR="006839DC">
        <w:rPr>
          <w:spacing w:val="-10"/>
          <w:sz w:val="24"/>
          <w:szCs w:val="24"/>
        </w:rPr>
        <w:t xml:space="preserve"> </w:t>
      </w:r>
      <w:r w:rsidR="006839DC">
        <w:rPr>
          <w:sz w:val="24"/>
          <w:szCs w:val="24"/>
        </w:rPr>
        <w:t>measure—memor</w:t>
      </w:r>
      <w:r w:rsidR="006839DC">
        <w:rPr>
          <w:spacing w:val="-16"/>
          <w:sz w:val="24"/>
          <w:szCs w:val="24"/>
        </w:rPr>
        <w:t>y</w:t>
      </w:r>
      <w:r w:rsidR="006839DC">
        <w:rPr>
          <w:sz w:val="24"/>
          <w:szCs w:val="24"/>
        </w:rPr>
        <w:t>,</w:t>
      </w:r>
      <w:r w:rsidR="006839DC">
        <w:rPr>
          <w:spacing w:val="-19"/>
          <w:sz w:val="24"/>
          <w:szCs w:val="24"/>
        </w:rPr>
        <w:t xml:space="preserve"> </w:t>
      </w:r>
      <w:r w:rsidR="006839DC">
        <w:rPr>
          <w:sz w:val="24"/>
          <w:szCs w:val="24"/>
        </w:rPr>
        <w:t>similarit</w:t>
      </w:r>
      <w:r w:rsidR="006839DC">
        <w:rPr>
          <w:spacing w:val="-16"/>
          <w:sz w:val="24"/>
          <w:szCs w:val="24"/>
        </w:rPr>
        <w:t>y</w:t>
      </w:r>
      <w:r w:rsidR="006839DC">
        <w:rPr>
          <w:sz w:val="24"/>
          <w:szCs w:val="24"/>
        </w:rPr>
        <w:t>,</w:t>
      </w:r>
      <w:r w:rsidR="006839DC">
        <w:rPr>
          <w:spacing w:val="-10"/>
          <w:sz w:val="24"/>
          <w:szCs w:val="24"/>
        </w:rPr>
        <w:t xml:space="preserve"> </w:t>
      </w:r>
      <w:r w:rsidR="006839DC">
        <w:rPr>
          <w:sz w:val="24"/>
          <w:szCs w:val="24"/>
        </w:rPr>
        <w:t>and</w:t>
      </w:r>
      <w:r w:rsidR="006839DC">
        <w:rPr>
          <w:spacing w:val="-3"/>
          <w:sz w:val="24"/>
          <w:szCs w:val="24"/>
        </w:rPr>
        <w:t xml:space="preserve"> </w:t>
      </w:r>
      <w:r w:rsidR="006839DC">
        <w:rPr>
          <w:sz w:val="24"/>
          <w:szCs w:val="24"/>
        </w:rPr>
        <w:t>meaning—we defined</w:t>
      </w:r>
      <w:r w:rsidR="006839DC">
        <w:rPr>
          <w:spacing w:val="-22"/>
          <w:sz w:val="24"/>
          <w:szCs w:val="24"/>
        </w:rPr>
        <w:t xml:space="preserve"> </w:t>
      </w:r>
      <w:r w:rsidR="006839DC">
        <w:rPr>
          <w:sz w:val="24"/>
          <w:szCs w:val="24"/>
        </w:rPr>
        <w:t>a</w:t>
      </w:r>
      <w:r w:rsidR="006839DC">
        <w:rPr>
          <w:spacing w:val="-1"/>
          <w:sz w:val="24"/>
          <w:szCs w:val="24"/>
        </w:rPr>
        <w:t xml:space="preserve"> </w:t>
      </w:r>
      <w:r w:rsidR="006839DC">
        <w:rPr>
          <w:sz w:val="24"/>
          <w:szCs w:val="24"/>
        </w:rPr>
        <w:t>within-participant</w:t>
      </w:r>
      <w:r w:rsidR="006839DC">
        <w:rPr>
          <w:spacing w:val="-17"/>
          <w:sz w:val="24"/>
          <w:szCs w:val="24"/>
        </w:rPr>
        <w:t xml:space="preserve"> </w:t>
      </w:r>
      <w:r w:rsidR="006839DC">
        <w:rPr>
          <w:sz w:val="24"/>
          <w:szCs w:val="24"/>
        </w:rPr>
        <w:t>score</w:t>
      </w:r>
      <w:r w:rsidR="006839DC">
        <w:rPr>
          <w:spacing w:val="-5"/>
          <w:sz w:val="24"/>
          <w:szCs w:val="24"/>
        </w:rPr>
        <w:t xml:space="preserve"> </w:t>
      </w:r>
      <w:r w:rsidR="006839DC">
        <w:rPr>
          <w:sz w:val="24"/>
          <w:szCs w:val="24"/>
        </w:rPr>
        <w:t>representing</w:t>
      </w:r>
      <w:r w:rsidR="006839DC">
        <w:rPr>
          <w:spacing w:val="-12"/>
          <w:sz w:val="24"/>
          <w:szCs w:val="24"/>
        </w:rPr>
        <w:t xml:space="preserve"> </w:t>
      </w:r>
      <w:r w:rsidR="006839DC">
        <w:rPr>
          <w:sz w:val="24"/>
          <w:szCs w:val="24"/>
        </w:rPr>
        <w:t>the</w:t>
      </w:r>
      <w:r w:rsidR="006839DC">
        <w:rPr>
          <w:spacing w:val="-3"/>
          <w:sz w:val="24"/>
          <w:szCs w:val="24"/>
        </w:rPr>
        <w:t xml:space="preserve"> </w:t>
      </w:r>
      <w:r w:rsidR="006839DC">
        <w:rPr>
          <w:sz w:val="24"/>
          <w:szCs w:val="24"/>
        </w:rPr>
        <w:t>sensit</w:t>
      </w:r>
      <w:r w:rsidR="006839DC">
        <w:rPr>
          <w:spacing w:val="-6"/>
          <w:sz w:val="24"/>
          <w:szCs w:val="24"/>
        </w:rPr>
        <w:t>i</w:t>
      </w:r>
      <w:r w:rsidR="006839DC">
        <w:rPr>
          <w:sz w:val="24"/>
          <w:szCs w:val="24"/>
        </w:rPr>
        <w:t>vity</w:t>
      </w:r>
      <w:r w:rsidR="006839DC">
        <w:rPr>
          <w:spacing w:val="-10"/>
          <w:sz w:val="24"/>
          <w:szCs w:val="24"/>
        </w:rPr>
        <w:t xml:space="preserve"> </w:t>
      </w:r>
      <w:r w:rsidR="006839DC">
        <w:rPr>
          <w:sz w:val="24"/>
          <w:szCs w:val="24"/>
        </w:rPr>
        <w:t>to</w:t>
      </w:r>
      <w:r w:rsidR="006839DC">
        <w:rPr>
          <w:spacing w:val="-2"/>
          <w:sz w:val="24"/>
          <w:szCs w:val="24"/>
        </w:rPr>
        <w:t xml:space="preserve"> </w:t>
      </w:r>
      <w:r w:rsidR="006839DC">
        <w:rPr>
          <w:sz w:val="24"/>
          <w:szCs w:val="24"/>
        </w:rPr>
        <w:t>the</w:t>
      </w:r>
      <w:r w:rsidR="006839DC">
        <w:rPr>
          <w:spacing w:val="-3"/>
          <w:sz w:val="24"/>
          <w:szCs w:val="24"/>
        </w:rPr>
        <w:t xml:space="preserve"> </w:t>
      </w:r>
      <w:r w:rsidR="006839DC">
        <w:rPr>
          <w:sz w:val="24"/>
          <w:szCs w:val="24"/>
        </w:rPr>
        <w:t>co-occurrence</w:t>
      </w:r>
      <w:r w:rsidR="006839DC">
        <w:rPr>
          <w:spacing w:val="-14"/>
          <w:sz w:val="24"/>
          <w:szCs w:val="24"/>
        </w:rPr>
        <w:t xml:space="preserve"> </w:t>
      </w:r>
      <w:r w:rsidR="006839DC">
        <w:rPr>
          <w:sz w:val="24"/>
          <w:szCs w:val="24"/>
        </w:rPr>
        <w:t>r</w:t>
      </w:r>
      <w:r w:rsidR="006839DC">
        <w:rPr>
          <w:spacing w:val="-4"/>
          <w:sz w:val="24"/>
          <w:szCs w:val="24"/>
        </w:rPr>
        <w:t>e</w:t>
      </w:r>
      <w:r w:rsidR="006839DC">
        <w:rPr>
          <w:sz w:val="24"/>
          <w:szCs w:val="24"/>
        </w:rPr>
        <w:t>gularities</w:t>
      </w:r>
      <w:r w:rsidR="006839DC">
        <w:rPr>
          <w:spacing w:val="-11"/>
          <w:sz w:val="24"/>
          <w:szCs w:val="24"/>
        </w:rPr>
        <w:t xml:space="preserve"> </w:t>
      </w:r>
      <w:r w:rsidR="006839DC">
        <w:rPr>
          <w:sz w:val="24"/>
          <w:szCs w:val="24"/>
        </w:rPr>
        <w:t>in the</w:t>
      </w:r>
      <w:r w:rsidR="006839DC">
        <w:rPr>
          <w:spacing w:val="-5"/>
          <w:sz w:val="24"/>
          <w:szCs w:val="24"/>
        </w:rPr>
        <w:t xml:space="preserve"> </w:t>
      </w:r>
      <w:r w:rsidR="006839DC">
        <w:rPr>
          <w:sz w:val="24"/>
          <w:szCs w:val="24"/>
        </w:rPr>
        <w:t>language.</w:t>
      </w:r>
      <w:r w:rsidR="006839DC">
        <w:rPr>
          <w:spacing w:val="4"/>
          <w:sz w:val="24"/>
          <w:szCs w:val="24"/>
        </w:rPr>
        <w:t xml:space="preserve"> </w:t>
      </w:r>
      <w:r w:rsidR="006839DC">
        <w:rPr>
          <w:sz w:val="24"/>
          <w:szCs w:val="24"/>
        </w:rPr>
        <w:t>Memory</w:t>
      </w:r>
      <w:r w:rsidR="006839DC">
        <w:rPr>
          <w:spacing w:val="-10"/>
          <w:sz w:val="24"/>
          <w:szCs w:val="24"/>
        </w:rPr>
        <w:t xml:space="preserve"> </w:t>
      </w:r>
      <w:r w:rsidR="006839DC">
        <w:rPr>
          <w:sz w:val="24"/>
          <w:szCs w:val="24"/>
        </w:rPr>
        <w:t>score</w:t>
      </w:r>
      <w:r w:rsidR="006839DC">
        <w:rPr>
          <w:spacing w:val="-8"/>
          <w:sz w:val="24"/>
          <w:szCs w:val="24"/>
        </w:rPr>
        <w:t xml:space="preserve"> </w:t>
      </w:r>
      <w:r w:rsidR="006839DC">
        <w:rPr>
          <w:spacing w:val="-2"/>
          <w:sz w:val="24"/>
          <w:szCs w:val="24"/>
        </w:rPr>
        <w:t>w</w:t>
      </w:r>
      <w:r w:rsidR="006839DC">
        <w:rPr>
          <w:sz w:val="24"/>
          <w:szCs w:val="24"/>
        </w:rPr>
        <w:t>as</w:t>
      </w:r>
      <w:r w:rsidR="006839DC">
        <w:rPr>
          <w:spacing w:val="-6"/>
          <w:sz w:val="24"/>
          <w:szCs w:val="24"/>
        </w:rPr>
        <w:t xml:space="preserve"> </w:t>
      </w:r>
      <w:r w:rsidR="006839DC">
        <w:rPr>
          <w:sz w:val="24"/>
          <w:szCs w:val="24"/>
        </w:rPr>
        <w:t>the</w:t>
      </w:r>
      <w:r w:rsidR="006839DC">
        <w:rPr>
          <w:spacing w:val="-5"/>
          <w:sz w:val="24"/>
          <w:szCs w:val="24"/>
        </w:rPr>
        <w:t xml:space="preserve"> </w:t>
      </w:r>
      <w:r w:rsidR="006839DC">
        <w:rPr>
          <w:sz w:val="24"/>
          <w:szCs w:val="24"/>
        </w:rPr>
        <w:t>di</w:t>
      </w:r>
      <w:r w:rsidR="006839DC">
        <w:rPr>
          <w:spacing w:val="-6"/>
          <w:sz w:val="24"/>
          <w:szCs w:val="24"/>
        </w:rPr>
        <w:t>f</w:t>
      </w:r>
      <w:r w:rsidR="006839DC">
        <w:rPr>
          <w:sz w:val="24"/>
          <w:szCs w:val="24"/>
        </w:rPr>
        <w:t>ference</w:t>
      </w:r>
      <w:r w:rsidR="006839DC">
        <w:rPr>
          <w:spacing w:val="-12"/>
          <w:sz w:val="24"/>
          <w:szCs w:val="24"/>
        </w:rPr>
        <w:t xml:space="preserve"> </w:t>
      </w:r>
      <w:r w:rsidR="006839DC">
        <w:rPr>
          <w:sz w:val="24"/>
          <w:szCs w:val="24"/>
        </w:rPr>
        <w:t>in</w:t>
      </w:r>
      <w:r w:rsidR="006839DC">
        <w:rPr>
          <w:spacing w:val="-4"/>
          <w:sz w:val="24"/>
          <w:szCs w:val="24"/>
        </w:rPr>
        <w:t xml:space="preserve"> </w:t>
      </w:r>
      <w:r w:rsidR="006839DC">
        <w:rPr>
          <w:sz w:val="24"/>
          <w:szCs w:val="24"/>
        </w:rPr>
        <w:t>mean</w:t>
      </w:r>
      <w:r w:rsidR="006839DC">
        <w:rPr>
          <w:spacing w:val="-8"/>
          <w:sz w:val="24"/>
          <w:szCs w:val="24"/>
        </w:rPr>
        <w:t xml:space="preserve"> </w:t>
      </w:r>
      <w:r w:rsidR="006839DC">
        <w:rPr>
          <w:sz w:val="24"/>
          <w:szCs w:val="24"/>
        </w:rPr>
        <w:t>ratings</w:t>
      </w:r>
      <w:r w:rsidR="006839DC">
        <w:rPr>
          <w:spacing w:val="-9"/>
          <w:sz w:val="24"/>
          <w:szCs w:val="24"/>
        </w:rPr>
        <w:t xml:space="preserve"> </w:t>
      </w:r>
      <w:r w:rsidR="006839DC">
        <w:rPr>
          <w:sz w:val="24"/>
          <w:szCs w:val="24"/>
        </w:rPr>
        <w:t>between</w:t>
      </w:r>
      <w:r w:rsidR="006839DC">
        <w:rPr>
          <w:spacing w:val="-11"/>
          <w:sz w:val="24"/>
          <w:szCs w:val="24"/>
        </w:rPr>
        <w:t xml:space="preserve"> </w:t>
      </w:r>
      <w:r w:rsidR="006839DC">
        <w:rPr>
          <w:sz w:val="24"/>
          <w:szCs w:val="24"/>
        </w:rPr>
        <w:t>n</w:t>
      </w:r>
      <w:r w:rsidR="006839DC">
        <w:rPr>
          <w:spacing w:val="-4"/>
          <w:sz w:val="24"/>
          <w:szCs w:val="24"/>
        </w:rPr>
        <w:t>ov</w:t>
      </w:r>
      <w:r w:rsidR="006839DC">
        <w:rPr>
          <w:sz w:val="24"/>
          <w:szCs w:val="24"/>
        </w:rPr>
        <w:t>el</w:t>
      </w:r>
      <w:r w:rsidR="006839DC">
        <w:rPr>
          <w:spacing w:val="-7"/>
          <w:sz w:val="24"/>
          <w:szCs w:val="24"/>
        </w:rPr>
        <w:t xml:space="preserve"> </w:t>
      </w:r>
      <w:r w:rsidR="006839DC">
        <w:rPr>
          <w:sz w:val="24"/>
          <w:szCs w:val="24"/>
        </w:rPr>
        <w:t>withheld</w:t>
      </w:r>
      <w:r w:rsidR="006839DC">
        <w:rPr>
          <w:spacing w:val="-11"/>
          <w:sz w:val="24"/>
          <w:szCs w:val="24"/>
        </w:rPr>
        <w:t xml:space="preserve"> </w:t>
      </w:r>
      <w:r w:rsidR="006839DC">
        <w:rPr>
          <w:sz w:val="24"/>
          <w:szCs w:val="24"/>
        </w:rPr>
        <w:t>sentences</w:t>
      </w:r>
    </w:p>
    <w:p w:rsidR="00273D53" w:rsidRDefault="00273D53">
      <w:pPr>
        <w:spacing w:before="3" w:line="140" w:lineRule="exact"/>
        <w:rPr>
          <w:sz w:val="14"/>
          <w:szCs w:val="14"/>
        </w:rPr>
      </w:pPr>
    </w:p>
    <w:p w:rsidR="00273D53" w:rsidRDefault="006839DC">
      <w:pPr>
        <w:spacing w:before="26" w:line="413" w:lineRule="auto"/>
        <w:ind w:left="120" w:right="85"/>
        <w:jc w:val="both"/>
        <w:sectPr w:rsidR="00273D53">
          <w:pgSz w:w="12240" w:h="15840"/>
          <w:pgMar w:top="960" w:right="1320" w:bottom="280" w:left="1320" w:header="736" w:footer="0" w:gutter="0"/>
          <w:cols w:space="720"/>
        </w:sectPr>
      </w:pPr>
      <w:r>
        <w:t>of</w:t>
      </w:r>
      <w:r>
        <w:rPr>
          <w:spacing w:val="10"/>
        </w:rPr>
        <w:t xml:space="preserve"> </w:t>
      </w:r>
      <w:r>
        <w:t>40</w:t>
      </w:r>
      <w:r>
        <w:rPr>
          <w:spacing w:val="9"/>
        </w:rPr>
        <w:t xml:space="preserve"> </w:t>
      </w:r>
      <w:r>
        <w:t>participants</w:t>
      </w:r>
      <w:r>
        <w:rPr>
          <w:spacing w:val="2"/>
        </w:rPr>
        <w:t xml:space="preserve"> </w:t>
      </w:r>
      <w:r>
        <w:t>did</w:t>
      </w:r>
      <w:r>
        <w:rPr>
          <w:spacing w:val="9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t>rece</w:t>
      </w:r>
      <w:r>
        <w:rPr>
          <w:spacing w:val="-5"/>
        </w:rPr>
        <w:t>i</w:t>
      </w:r>
      <w:r>
        <w:rPr>
          <w:spacing w:val="-3"/>
        </w:rPr>
        <w:t>v</w:t>
      </w:r>
      <w:r>
        <w:t>e</w:t>
      </w:r>
      <w:r>
        <w:rPr>
          <w:spacing w:val="6"/>
        </w:rPr>
        <w:t xml:space="preserve"> </w:t>
      </w:r>
      <w:r>
        <w:t>catch</w:t>
      </w:r>
      <w:r>
        <w:rPr>
          <w:spacing w:val="7"/>
        </w:rPr>
        <w:t xml:space="preserve"> </w:t>
      </w:r>
      <w:r>
        <w:t>trials.  In</w:t>
      </w:r>
      <w:r>
        <w:rPr>
          <w:spacing w:val="10"/>
        </w:rPr>
        <w:t xml:space="preserve"> </w:t>
      </w:r>
      <w:r>
        <w:t>[3/3;56],</w:t>
      </w:r>
      <w:r>
        <w:rPr>
          <w:spacing w:val="9"/>
        </w:rPr>
        <w:t xml:space="preserve"> </w:t>
      </w:r>
      <w:r>
        <w:t>30</w:t>
      </w:r>
      <w:r>
        <w:rPr>
          <w:spacing w:val="9"/>
        </w:rPr>
        <w:t xml:space="preserve"> </w:t>
      </w:r>
      <w:r>
        <w:t>out</w:t>
      </w:r>
      <w:r>
        <w:rPr>
          <w:spacing w:val="9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43</w:t>
      </w:r>
      <w:r>
        <w:rPr>
          <w:spacing w:val="9"/>
        </w:rPr>
        <w:t xml:space="preserve"> </w:t>
      </w:r>
      <w:r>
        <w:t>participants</w:t>
      </w:r>
      <w:r>
        <w:rPr>
          <w:spacing w:val="2"/>
        </w:rPr>
        <w:t xml:space="preserve"> </w:t>
      </w:r>
      <w:r>
        <w:t>did</w:t>
      </w:r>
      <w:r>
        <w:rPr>
          <w:spacing w:val="9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t>rece</w:t>
      </w:r>
      <w:r>
        <w:rPr>
          <w:spacing w:val="-5"/>
        </w:rPr>
        <w:t>i</w:t>
      </w:r>
      <w:r>
        <w:rPr>
          <w:spacing w:val="-3"/>
        </w:rPr>
        <w:t>v</w:t>
      </w:r>
      <w:r>
        <w:t>e</w:t>
      </w:r>
      <w:r>
        <w:rPr>
          <w:spacing w:val="6"/>
        </w:rPr>
        <w:t xml:space="preserve"> </w:t>
      </w:r>
      <w:r>
        <w:t>catch</w:t>
      </w:r>
      <w:r>
        <w:rPr>
          <w:spacing w:val="7"/>
        </w:rPr>
        <w:t xml:space="preserve"> </w:t>
      </w:r>
      <w:r>
        <w:t>trials.  In [3/3;126],</w:t>
      </w:r>
      <w:r>
        <w:rPr>
          <w:spacing w:val="-4"/>
        </w:rPr>
        <w:t xml:space="preserve"> </w:t>
      </w:r>
      <w:r>
        <w:t>30</w:t>
      </w:r>
      <w:r>
        <w:rPr>
          <w:spacing w:val="2"/>
        </w:rPr>
        <w:t xml:space="preserve"> </w:t>
      </w:r>
      <w:r>
        <w:t>out of</w:t>
      </w:r>
      <w:r>
        <w:rPr>
          <w:spacing w:val="2"/>
        </w:rPr>
        <w:t xml:space="preserve"> </w:t>
      </w:r>
      <w:r>
        <w:t>40</w:t>
      </w:r>
      <w:r>
        <w:rPr>
          <w:spacing w:val="2"/>
        </w:rPr>
        <w:t xml:space="preserve"> </w:t>
      </w:r>
      <w:r>
        <w:t>participants</w:t>
      </w:r>
      <w:r>
        <w:rPr>
          <w:spacing w:val="-6"/>
        </w:rPr>
        <w:t xml:space="preserve"> </w:t>
      </w:r>
      <w:r>
        <w:t>did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rece</w:t>
      </w:r>
      <w:r>
        <w:rPr>
          <w:spacing w:val="-5"/>
        </w:rPr>
        <w:t>i</w:t>
      </w:r>
      <w:r>
        <w:rPr>
          <w:spacing w:val="-3"/>
        </w:rPr>
        <w:t>v</w:t>
      </w:r>
      <w:r>
        <w:t>e</w:t>
      </w:r>
      <w:r>
        <w:rPr>
          <w:spacing w:val="-3"/>
        </w:rPr>
        <w:t xml:space="preserve"> </w:t>
      </w:r>
      <w:r>
        <w:t>catch trials.</w:t>
      </w:r>
      <w:r>
        <w:rPr>
          <w:spacing w:val="18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[3/3;196],</w:t>
      </w:r>
      <w:r>
        <w:rPr>
          <w:spacing w:val="-4"/>
        </w:rPr>
        <w:t xml:space="preserve"> </w:t>
      </w:r>
      <w:r>
        <w:t>30</w:t>
      </w:r>
      <w:r>
        <w:rPr>
          <w:spacing w:val="2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40</w:t>
      </w:r>
      <w:r>
        <w:rPr>
          <w:spacing w:val="2"/>
        </w:rPr>
        <w:t xml:space="preserve"> </w:t>
      </w:r>
      <w:r>
        <w:t>participants</w:t>
      </w:r>
      <w:r>
        <w:rPr>
          <w:spacing w:val="-6"/>
        </w:rPr>
        <w:t xml:space="preserve"> </w:t>
      </w:r>
      <w:r>
        <w:t>did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rece</w:t>
      </w:r>
      <w:r>
        <w:rPr>
          <w:spacing w:val="-5"/>
        </w:rPr>
        <w:t>i</w:t>
      </w:r>
      <w:r>
        <w:rPr>
          <w:spacing w:val="-3"/>
        </w:rPr>
        <w:t>v</w:t>
      </w:r>
      <w:r>
        <w:t>e catch</w:t>
      </w:r>
      <w:r>
        <w:rPr>
          <w:spacing w:val="-4"/>
        </w:rPr>
        <w:t xml:space="preserve"> </w:t>
      </w:r>
      <w:r>
        <w:t>trials.</w:t>
      </w:r>
    </w:p>
    <w:p w:rsidR="00273D53" w:rsidRDefault="00273D53">
      <w:pPr>
        <w:spacing w:before="5" w:line="120" w:lineRule="exact"/>
        <w:rPr>
          <w:sz w:val="12"/>
          <w:szCs w:val="12"/>
        </w:rPr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6839DC">
      <w:pPr>
        <w:spacing w:before="19" w:line="405" w:lineRule="auto"/>
        <w:ind w:left="120" w:right="336"/>
        <w:rPr>
          <w:sz w:val="24"/>
          <w:szCs w:val="24"/>
        </w:rPr>
      </w:pPr>
      <w:r>
        <w:rPr>
          <w:sz w:val="24"/>
          <w:szCs w:val="24"/>
        </w:rPr>
        <w:t>(e.g.,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10"/>
          <w:position w:val="-4"/>
          <w:sz w:val="16"/>
          <w:szCs w:val="16"/>
        </w:rPr>
        <w:t>1</w:t>
      </w:r>
      <w:r>
        <w:rPr>
          <w:sz w:val="24"/>
          <w:szCs w:val="24"/>
        </w:rPr>
        <w:t>–n</w:t>
      </w:r>
      <w:r>
        <w:rPr>
          <w:position w:val="-4"/>
          <w:sz w:val="16"/>
          <w:szCs w:val="16"/>
        </w:rPr>
        <w:t>1</w:t>
      </w:r>
      <w:r>
        <w:rPr>
          <w:spacing w:val="13"/>
          <w:position w:val="-4"/>
          <w:sz w:val="16"/>
          <w:szCs w:val="16"/>
        </w:rPr>
        <w:t xml:space="preserve"> </w:t>
      </w:r>
      <w:r>
        <w:rPr>
          <w:sz w:val="24"/>
          <w:szCs w:val="24"/>
        </w:rPr>
        <w:t>)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ov</w:t>
      </w:r>
      <w:r>
        <w:rPr>
          <w:sz w:val="24"/>
          <w:szCs w:val="24"/>
        </w:rPr>
        <w:t>el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violation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sentences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(e.g.,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10"/>
          <w:position w:val="-4"/>
          <w:sz w:val="16"/>
          <w:szCs w:val="16"/>
        </w:rPr>
        <w:t>1</w:t>
      </w:r>
      <w:r>
        <w:rPr>
          <w:sz w:val="24"/>
          <w:szCs w:val="24"/>
        </w:rPr>
        <w:t>–q</w:t>
      </w:r>
      <w:r>
        <w:rPr>
          <w:spacing w:val="10"/>
          <w:position w:val="-4"/>
          <w:sz w:val="16"/>
          <w:szCs w:val="16"/>
        </w:rPr>
        <w:t>1</w:t>
      </w:r>
      <w:r>
        <w:rPr>
          <w:sz w:val="24"/>
          <w:szCs w:val="24"/>
        </w:rPr>
        <w:t>).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Similarity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score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 di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between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mean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ratings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within-cat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gory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(e.g.,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–N</w:t>
      </w:r>
      <w:r>
        <w:rPr>
          <w:spacing w:val="-22"/>
          <w:sz w:val="24"/>
          <w:szCs w:val="24"/>
        </w:rPr>
        <w:t xml:space="preserve"> </w:t>
      </w:r>
      <w:r>
        <w:rPr>
          <w:sz w:val="24"/>
          <w:szCs w:val="24"/>
        </w:rPr>
        <w:t>)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cross-cat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gory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(e.g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21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–</w:t>
      </w:r>
      <w:r>
        <w:rPr>
          <w:w w:val="107"/>
          <w:sz w:val="24"/>
          <w:szCs w:val="24"/>
        </w:rPr>
        <w:t>Q</w:t>
      </w:r>
      <w:r>
        <w:rPr>
          <w:w w:val="99"/>
          <w:sz w:val="24"/>
          <w:szCs w:val="24"/>
        </w:rPr>
        <w:t xml:space="preserve">) </w:t>
      </w:r>
      <w:r>
        <w:rPr>
          <w:sz w:val="24"/>
          <w:szCs w:val="24"/>
        </w:rPr>
        <w:t>ratings.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Referent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assignment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score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total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number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correct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choices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referent assignment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task.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All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scores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normalized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inter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al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[-1,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1].</w:t>
      </w:r>
    </w:p>
    <w:p w:rsidR="00273D53" w:rsidRDefault="006839DC">
      <w:pPr>
        <w:spacing w:before="92" w:line="415" w:lineRule="auto"/>
        <w:ind w:left="120" w:right="193" w:firstLine="576"/>
        <w:jc w:val="both"/>
        <w:rPr>
          <w:sz w:val="24"/>
          <w:szCs w:val="24"/>
        </w:rPr>
      </w:pPr>
      <w:r>
        <w:rPr>
          <w:sz w:val="24"/>
          <w:szCs w:val="24"/>
        </w:rPr>
        <w:t>Analysis</w:t>
      </w:r>
      <w:r>
        <w:rPr>
          <w:spacing w:val="17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app</w:t>
      </w:r>
      <w:r>
        <w:rPr>
          <w:spacing w:val="-4"/>
          <w:w w:val="109"/>
          <w:sz w:val="24"/>
          <w:szCs w:val="24"/>
        </w:rPr>
        <w:t>r</w:t>
      </w:r>
      <w:r>
        <w:rPr>
          <w:w w:val="109"/>
          <w:sz w:val="24"/>
          <w:szCs w:val="24"/>
        </w:rPr>
        <w:t xml:space="preserve">oach.  </w:t>
      </w:r>
      <w:r>
        <w:rPr>
          <w:spacing w:val="43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linear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models,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analyzed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aspects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data.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First,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we 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interested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main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fects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score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(i.e.,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Condition</w:t>
      </w:r>
      <w:r>
        <w:rPr>
          <w:spacing w:val="-10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coe</w:t>
      </w:r>
      <w:r>
        <w:rPr>
          <w:spacing w:val="-6"/>
          <w:w w:val="97"/>
          <w:sz w:val="24"/>
          <w:szCs w:val="24"/>
        </w:rPr>
        <w:t>f</w:t>
      </w:r>
      <w:r>
        <w:rPr>
          <w:w w:val="97"/>
          <w:sz w:val="24"/>
          <w:szCs w:val="24"/>
        </w:rPr>
        <w:t>ficients</w:t>
      </w:r>
      <w:r>
        <w:rPr>
          <w:spacing w:val="10"/>
          <w:w w:val="97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>able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1). Second,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interested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relationship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between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amount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xposure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score.</w:t>
      </w:r>
    </w:p>
    <w:p w:rsidR="00273D53" w:rsidRDefault="006839DC">
      <w:pPr>
        <w:spacing w:line="280" w:lineRule="exact"/>
        <w:ind w:left="120"/>
        <w:rPr>
          <w:sz w:val="24"/>
          <w:szCs w:val="24"/>
        </w:rPr>
      </w:pPr>
      <w:r>
        <w:rPr>
          <w:sz w:val="24"/>
          <w:szCs w:val="24"/>
        </w:rPr>
        <w:t>Accordingl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loo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xposure</w:t>
      </w:r>
      <w:r>
        <w:rPr>
          <w:spacing w:val="-9"/>
          <w:sz w:val="24"/>
          <w:szCs w:val="24"/>
        </w:rPr>
        <w:t xml:space="preserve"> </w:t>
      </w:r>
      <w:r>
        <w:rPr>
          <w:rFonts w:ascii="Batang" w:eastAsia="Batang" w:hAnsi="Batang" w:cs="Batang"/>
          <w:sz w:val="24"/>
          <w:szCs w:val="24"/>
        </w:rPr>
        <w:t>×</w:t>
      </w:r>
      <w:r>
        <w:rPr>
          <w:rFonts w:ascii="Batang" w:eastAsia="Batang" w:hAnsi="Batang" w:cs="Batang"/>
          <w:spacing w:val="-30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interactions.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significant</w:t>
      </w:r>
      <w:r>
        <w:rPr>
          <w:spacing w:val="-20"/>
          <w:sz w:val="24"/>
          <w:szCs w:val="24"/>
        </w:rPr>
        <w:t xml:space="preserve"> </w:t>
      </w:r>
      <w:r>
        <w:rPr>
          <w:sz w:val="24"/>
          <w:szCs w:val="24"/>
        </w:rPr>
        <w:t>interaction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(e.g.,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</w:p>
    <w:p w:rsidR="00273D53" w:rsidRDefault="00273D53">
      <w:pPr>
        <w:spacing w:before="9" w:line="140" w:lineRule="exact"/>
        <w:rPr>
          <w:sz w:val="15"/>
          <w:szCs w:val="15"/>
        </w:rPr>
      </w:pPr>
    </w:p>
    <w:p w:rsidR="00273D53" w:rsidRDefault="006839DC">
      <w:pPr>
        <w:spacing w:line="391" w:lineRule="auto"/>
        <w:ind w:left="120" w:right="72"/>
        <w:rPr>
          <w:sz w:val="24"/>
          <w:szCs w:val="24"/>
        </w:rPr>
      </w:pPr>
      <w:r>
        <w:rPr>
          <w:sz w:val="24"/>
          <w:szCs w:val="24"/>
        </w:rPr>
        <w:t>E</w:t>
      </w:r>
      <w:r>
        <w:rPr>
          <w:spacing w:val="-2"/>
          <w:sz w:val="24"/>
          <w:szCs w:val="24"/>
        </w:rPr>
        <w:t xml:space="preserve"> </w:t>
      </w:r>
      <w:r>
        <w:rPr>
          <w:rFonts w:ascii="Batang" w:eastAsia="Batang" w:hAnsi="Batang" w:cs="Batang"/>
          <w:sz w:val="24"/>
          <w:szCs w:val="24"/>
        </w:rPr>
        <w:t>×</w:t>
      </w:r>
      <w:r>
        <w:rPr>
          <w:rFonts w:ascii="Batang" w:eastAsia="Batang" w:hAnsi="Batang" w:cs="Batang"/>
          <w:spacing w:val="-31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3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coe</w:t>
      </w:r>
      <w:r>
        <w:rPr>
          <w:spacing w:val="-6"/>
          <w:w w:val="97"/>
          <w:sz w:val="24"/>
          <w:szCs w:val="24"/>
        </w:rPr>
        <w:t>f</w:t>
      </w:r>
      <w:r>
        <w:rPr>
          <w:w w:val="97"/>
          <w:sz w:val="24"/>
          <w:szCs w:val="24"/>
        </w:rPr>
        <w:t>ficients</w:t>
      </w:r>
      <w:r>
        <w:rPr>
          <w:spacing w:val="9"/>
          <w:w w:val="97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3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>able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1)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ould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indicate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ference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5"/>
          <w:sz w:val="24"/>
          <w:szCs w:val="24"/>
        </w:rPr>
        <w:t xml:space="preserve"> </w:t>
      </w:r>
      <w:r>
        <w:rPr>
          <w:w w:val="93"/>
          <w:sz w:val="24"/>
          <w:szCs w:val="24"/>
        </w:rPr>
        <w:t>e</w:t>
      </w:r>
      <w:r>
        <w:rPr>
          <w:spacing w:val="-4"/>
          <w:w w:val="93"/>
          <w:sz w:val="24"/>
          <w:szCs w:val="24"/>
        </w:rPr>
        <w:t>f</w:t>
      </w:r>
      <w:r>
        <w:rPr>
          <w:w w:val="93"/>
          <w:sz w:val="24"/>
          <w:szCs w:val="24"/>
        </w:rPr>
        <w:t>ficiently</w:t>
      </w:r>
      <w:r>
        <w:rPr>
          <w:spacing w:val="9"/>
          <w:w w:val="9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statistical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learning process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ma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use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vidence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ferent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-6"/>
          <w:sz w:val="24"/>
          <w:szCs w:val="24"/>
        </w:rPr>
        <w:t>e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els.</w:t>
      </w:r>
      <w:r>
        <w:rPr>
          <w:spacing w:val="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F</w:t>
      </w:r>
      <w:r>
        <w:rPr>
          <w:sz w:val="24"/>
          <w:szCs w:val="24"/>
        </w:rPr>
        <w:t>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all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scores,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coded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</w:p>
    <w:p w:rsidR="00273D53" w:rsidRDefault="006839DC">
      <w:pPr>
        <w:spacing w:before="34" w:line="415" w:lineRule="auto"/>
        <w:ind w:left="120" w:right="216"/>
        <w:rPr>
          <w:sz w:val="24"/>
          <w:szCs w:val="24"/>
        </w:rPr>
      </w:pP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gorical</w:t>
      </w:r>
      <w:r>
        <w:rPr>
          <w:spacing w:val="-11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ariable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analyzed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data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gression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which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modeled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mean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score 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participant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group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(e.g.,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3/3-56)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interact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function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number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xposures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(e.g.,</w:t>
      </w:r>
    </w:p>
    <w:p w:rsidR="00273D53" w:rsidRDefault="006839DC">
      <w:pPr>
        <w:spacing w:line="280" w:lineRule="exact"/>
        <w:ind w:left="120"/>
        <w:rPr>
          <w:rFonts w:ascii="Batang" w:eastAsia="Batang" w:hAnsi="Batang" w:cs="Batang"/>
          <w:sz w:val="24"/>
          <w:szCs w:val="24"/>
        </w:rPr>
      </w:pPr>
      <w:r>
        <w:rPr>
          <w:sz w:val="24"/>
          <w:szCs w:val="24"/>
        </w:rPr>
        <w:t>56)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times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condition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(e.g.,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full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coherence).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other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our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gression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equation</w:t>
      </w:r>
      <w:r>
        <w:rPr>
          <w:spacing w:val="-10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score</w:t>
      </w:r>
      <w:r>
        <w:rPr>
          <w:spacing w:val="-7"/>
          <w:sz w:val="24"/>
          <w:szCs w:val="24"/>
        </w:rPr>
        <w:t xml:space="preserve"> </w:t>
      </w:r>
      <w:r>
        <w:rPr>
          <w:rFonts w:ascii="Batang" w:eastAsia="Batang" w:hAnsi="Batang" w:cs="Batang"/>
          <w:w w:val="77"/>
          <w:sz w:val="24"/>
          <w:szCs w:val="24"/>
        </w:rPr>
        <w:t>∼</w:t>
      </w:r>
    </w:p>
    <w:p w:rsidR="00273D53" w:rsidRDefault="00273D53">
      <w:pPr>
        <w:spacing w:before="9" w:line="140" w:lineRule="exact"/>
        <w:rPr>
          <w:sz w:val="15"/>
          <w:szCs w:val="15"/>
        </w:rPr>
      </w:pPr>
    </w:p>
    <w:p w:rsidR="00273D53" w:rsidRDefault="006839DC">
      <w:pPr>
        <w:ind w:left="120"/>
        <w:rPr>
          <w:sz w:val="24"/>
          <w:szCs w:val="24"/>
        </w:rPr>
      </w:pP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xposures</w:t>
      </w:r>
      <w:r>
        <w:rPr>
          <w:spacing w:val="-10"/>
          <w:sz w:val="24"/>
          <w:szCs w:val="24"/>
        </w:rPr>
        <w:t xml:space="preserve"> </w:t>
      </w:r>
      <w:r>
        <w:rPr>
          <w:rFonts w:ascii="Batang" w:eastAsia="Batang" w:hAnsi="Batang" w:cs="Batang"/>
          <w:sz w:val="24"/>
          <w:szCs w:val="24"/>
        </w:rPr>
        <w:t>×</w:t>
      </w:r>
      <w:r>
        <w:rPr>
          <w:rFonts w:ascii="Batang" w:eastAsia="Batang" w:hAnsi="Batang" w:cs="Batang"/>
          <w:spacing w:val="-30"/>
          <w:sz w:val="24"/>
          <w:szCs w:val="24"/>
        </w:rPr>
        <w:t xml:space="preserve"> </w:t>
      </w:r>
      <w:r>
        <w:rPr>
          <w:sz w:val="24"/>
          <w:szCs w:val="24"/>
        </w:rPr>
        <w:t>condition.</w:t>
      </w:r>
    </w:p>
    <w:p w:rsidR="00273D53" w:rsidRDefault="00273D53">
      <w:pPr>
        <w:spacing w:before="17" w:line="220" w:lineRule="exact"/>
        <w:rPr>
          <w:sz w:val="22"/>
          <w:szCs w:val="22"/>
        </w:rPr>
      </w:pPr>
    </w:p>
    <w:p w:rsidR="00273D53" w:rsidRDefault="006839DC">
      <w:pPr>
        <w:spacing w:line="415" w:lineRule="auto"/>
        <w:ind w:left="120" w:right="752" w:firstLine="576"/>
        <w:rPr>
          <w:sz w:val="24"/>
          <w:szCs w:val="24"/>
        </w:rPr>
      </w:pPr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xamine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ferences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between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ferent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-6"/>
          <w:sz w:val="24"/>
          <w:szCs w:val="24"/>
        </w:rPr>
        <w:t>e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els,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used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Helmert contrasts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analyzing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(i)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between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1/3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0/3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conditions,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(ii)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ference between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2/3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condition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0/3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1/3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conditions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combined,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(iii)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ference between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3/3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condition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0/3,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1/3,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2/3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conditions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combined.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Results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these analyses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>able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1.</w:t>
      </w:r>
    </w:p>
    <w:p w:rsidR="00273D53" w:rsidRDefault="006839DC">
      <w:pPr>
        <w:spacing w:before="42" w:line="415" w:lineRule="auto"/>
        <w:ind w:left="120" w:right="293" w:firstLine="576"/>
        <w:rPr>
          <w:sz w:val="24"/>
          <w:szCs w:val="24"/>
        </w:rPr>
      </w:pPr>
      <w:r>
        <w:rPr>
          <w:sz w:val="24"/>
          <w:szCs w:val="24"/>
        </w:rPr>
        <w:t>Before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detailing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results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each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measure,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will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first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state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broad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patterns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 results.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First,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highest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3/3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condition.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Second,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found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strongest</w:t>
      </w:r>
      <w:r>
        <w:rPr>
          <w:spacing w:val="-9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vidence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of statistical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ficien</w:t>
      </w:r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y</w:t>
      </w:r>
      <w:r>
        <w:rPr>
          <w:spacing w:val="-23"/>
          <w:sz w:val="24"/>
          <w:szCs w:val="24"/>
        </w:rPr>
        <w:t xml:space="preserve"> </w:t>
      </w:r>
      <w:r>
        <w:rPr>
          <w:sz w:val="24"/>
          <w:szCs w:val="24"/>
        </w:rPr>
        <w:t>(i.e.,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sensit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vity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amount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xposure)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3/3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condition.</w:t>
      </w:r>
    </w:p>
    <w:p w:rsidR="00273D53" w:rsidRDefault="006839DC">
      <w:pPr>
        <w:spacing w:before="80"/>
        <w:ind w:left="696"/>
        <w:rPr>
          <w:sz w:val="24"/>
          <w:szCs w:val="24"/>
        </w:rPr>
      </w:pPr>
      <w:r>
        <w:rPr>
          <w:spacing w:val="-22"/>
          <w:sz w:val="24"/>
          <w:szCs w:val="24"/>
        </w:rPr>
        <w:t>T</w:t>
      </w:r>
      <w:r>
        <w:rPr>
          <w:sz w:val="24"/>
          <w:szCs w:val="24"/>
        </w:rPr>
        <w:t>ask</w:t>
      </w:r>
      <w:r>
        <w:rPr>
          <w:spacing w:val="37"/>
          <w:sz w:val="24"/>
          <w:szCs w:val="24"/>
        </w:rPr>
        <w:t xml:space="preserve"> </w:t>
      </w:r>
      <w:r>
        <w:rPr>
          <w:spacing w:val="-4"/>
          <w:w w:val="107"/>
          <w:sz w:val="24"/>
          <w:szCs w:val="24"/>
        </w:rPr>
        <w:t>r</w:t>
      </w:r>
      <w:r>
        <w:rPr>
          <w:w w:val="107"/>
          <w:sz w:val="24"/>
          <w:szCs w:val="24"/>
        </w:rPr>
        <w:t xml:space="preserve">esults.  </w:t>
      </w:r>
      <w:r>
        <w:rPr>
          <w:spacing w:val="48"/>
          <w:w w:val="107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report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performance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each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three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tasks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separately</w:t>
      </w:r>
    </w:p>
    <w:p w:rsidR="00273D53" w:rsidRDefault="00273D53">
      <w:pPr>
        <w:spacing w:before="15" w:line="260" w:lineRule="exact"/>
        <w:rPr>
          <w:sz w:val="26"/>
          <w:szCs w:val="26"/>
        </w:rPr>
      </w:pPr>
    </w:p>
    <w:p w:rsidR="00273D53" w:rsidRDefault="006839DC">
      <w:pPr>
        <w:spacing w:line="415" w:lineRule="auto"/>
        <w:ind w:left="120" w:right="222" w:firstLine="576"/>
        <w:rPr>
          <w:sz w:val="24"/>
          <w:szCs w:val="24"/>
        </w:rPr>
        <w:sectPr w:rsidR="00273D53">
          <w:pgSz w:w="12240" w:h="15840"/>
          <w:pgMar w:top="960" w:right="1320" w:bottom="280" w:left="1320" w:header="736" w:footer="0" w:gutter="0"/>
          <w:cols w:space="720"/>
        </w:sectPr>
      </w:pPr>
      <w:r>
        <w:rPr>
          <w:sz w:val="24"/>
          <w:szCs w:val="24"/>
        </w:rPr>
        <w:t>Memor</w:t>
      </w:r>
      <w:r>
        <w:rPr>
          <w:spacing w:val="-9"/>
          <w:sz w:val="24"/>
          <w:szCs w:val="24"/>
        </w:rPr>
        <w:t>y</w:t>
      </w:r>
      <w:r>
        <w:rPr>
          <w:sz w:val="24"/>
          <w:szCs w:val="24"/>
        </w:rPr>
        <w:t xml:space="preserve">.  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There</w:t>
      </w:r>
      <w:r>
        <w:rPr>
          <w:spacing w:val="-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significant</w:t>
      </w:r>
      <w:r>
        <w:rPr>
          <w:spacing w:val="-20"/>
          <w:sz w:val="24"/>
          <w:szCs w:val="24"/>
        </w:rPr>
        <w:t xml:space="preserve"> </w:t>
      </w:r>
      <w:r>
        <w:rPr>
          <w:sz w:val="24"/>
          <w:szCs w:val="24"/>
        </w:rPr>
        <w:t>main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fect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xposure,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greater</w:t>
      </w:r>
      <w:r>
        <w:rPr>
          <w:spacing w:val="-7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xposure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resulted 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better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memory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scores.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There</w:t>
      </w:r>
      <w:r>
        <w:rPr>
          <w:spacing w:val="-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also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significant</w:t>
      </w:r>
      <w:r>
        <w:rPr>
          <w:spacing w:val="-20"/>
          <w:sz w:val="24"/>
          <w:szCs w:val="24"/>
        </w:rPr>
        <w:t xml:space="preserve"> </w:t>
      </w:r>
      <w:r>
        <w:rPr>
          <w:sz w:val="24"/>
          <w:szCs w:val="24"/>
        </w:rPr>
        <w:t>main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fect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condition;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2/3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scores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were significantly</w:t>
      </w:r>
      <w:r>
        <w:rPr>
          <w:spacing w:val="-24"/>
          <w:sz w:val="24"/>
          <w:szCs w:val="24"/>
        </w:rPr>
        <w:t xml:space="preserve"> </w:t>
      </w:r>
      <w:r>
        <w:rPr>
          <w:sz w:val="24"/>
          <w:szCs w:val="24"/>
        </w:rPr>
        <w:t>higher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than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scores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0/3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1/3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conditions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combined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3/3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scores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were significantly</w:t>
      </w:r>
      <w:r>
        <w:rPr>
          <w:spacing w:val="-24"/>
          <w:sz w:val="24"/>
          <w:szCs w:val="24"/>
        </w:rPr>
        <w:t xml:space="preserve"> </w:t>
      </w:r>
      <w:r>
        <w:rPr>
          <w:sz w:val="24"/>
          <w:szCs w:val="24"/>
        </w:rPr>
        <w:t>higher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than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scores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rest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conditions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combined.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Because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2/3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3/3</w:t>
      </w:r>
    </w:p>
    <w:p w:rsidR="00273D53" w:rsidRDefault="00273D53">
      <w:pPr>
        <w:spacing w:before="6" w:line="100" w:lineRule="exact"/>
        <w:rPr>
          <w:sz w:val="11"/>
          <w:szCs w:val="11"/>
        </w:rPr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  <w:sectPr w:rsidR="00273D53">
          <w:pgSz w:w="12240" w:h="15840"/>
          <w:pgMar w:top="960" w:right="1340" w:bottom="280" w:left="1320" w:header="736" w:footer="0" w:gutter="0"/>
          <w:cols w:space="720"/>
        </w:sectPr>
      </w:pPr>
    </w:p>
    <w:p w:rsidR="00273D53" w:rsidRDefault="00273D53">
      <w:pPr>
        <w:spacing w:before="10" w:line="140" w:lineRule="exact"/>
        <w:rPr>
          <w:sz w:val="14"/>
          <w:szCs w:val="14"/>
        </w:rPr>
      </w:pPr>
    </w:p>
    <w:p w:rsidR="00273D53" w:rsidRDefault="006839DC">
      <w:pPr>
        <w:spacing w:line="140" w:lineRule="exact"/>
        <w:ind w:left="453" w:right="-42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3"/>
          <w:sz w:val="14"/>
          <w:szCs w:val="14"/>
        </w:rPr>
        <w:t>1.00</w:t>
      </w:r>
    </w:p>
    <w:p w:rsidR="00273D53" w:rsidRDefault="006839DC">
      <w:pPr>
        <w:spacing w:before="45"/>
        <w:rPr>
          <w:rFonts w:ascii="Arial" w:eastAsia="Arial" w:hAnsi="Arial" w:cs="Arial"/>
          <w:sz w:val="14"/>
          <w:szCs w:val="14"/>
        </w:rPr>
        <w:sectPr w:rsidR="00273D53">
          <w:type w:val="continuous"/>
          <w:pgSz w:w="12240" w:h="15840"/>
          <w:pgMar w:top="960" w:right="1340" w:bottom="280" w:left="1320" w:header="720" w:footer="720" w:gutter="0"/>
          <w:cols w:num="2" w:space="720" w:equalWidth="0">
            <w:col w:w="734" w:space="1034"/>
            <w:col w:w="7812"/>
          </w:cols>
        </w:sectPr>
      </w:pPr>
      <w:r>
        <w:br w:type="column"/>
      </w:r>
      <w:r>
        <w:rPr>
          <w:rFonts w:ascii="Arial" w:eastAsia="Arial" w:hAnsi="Arial" w:cs="Arial"/>
          <w:sz w:val="14"/>
          <w:szCs w:val="14"/>
        </w:rPr>
        <w:lastRenderedPageBreak/>
        <w:t>Memo</w:t>
      </w:r>
      <w:r>
        <w:rPr>
          <w:rFonts w:ascii="Arial" w:eastAsia="Arial" w:hAnsi="Arial" w:cs="Arial"/>
          <w:spacing w:val="4"/>
          <w:sz w:val="14"/>
          <w:szCs w:val="14"/>
        </w:rPr>
        <w:t>r</w:t>
      </w:r>
      <w:r>
        <w:rPr>
          <w:rFonts w:ascii="Arial" w:eastAsia="Arial" w:hAnsi="Arial" w:cs="Arial"/>
          <w:sz w:val="14"/>
          <w:szCs w:val="14"/>
        </w:rPr>
        <w:t xml:space="preserve">y                                                </w:t>
      </w:r>
      <w:r>
        <w:rPr>
          <w:rFonts w:ascii="Arial" w:eastAsia="Arial" w:hAnsi="Arial" w:cs="Arial"/>
          <w:spacing w:val="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Simila</w:t>
      </w:r>
      <w:r>
        <w:rPr>
          <w:rFonts w:ascii="Arial" w:eastAsia="Arial" w:hAnsi="Arial" w:cs="Arial"/>
          <w:spacing w:val="2"/>
          <w:sz w:val="14"/>
          <w:szCs w:val="14"/>
        </w:rPr>
        <w:t>r</w:t>
      </w:r>
      <w:r>
        <w:rPr>
          <w:rFonts w:ascii="Arial" w:eastAsia="Arial" w:hAnsi="Arial" w:cs="Arial"/>
          <w:sz w:val="14"/>
          <w:szCs w:val="14"/>
        </w:rPr>
        <w:t xml:space="preserve">ity                                               </w:t>
      </w:r>
      <w:r>
        <w:rPr>
          <w:rFonts w:ascii="Arial" w:eastAsia="Arial" w:hAnsi="Arial" w:cs="Arial"/>
          <w:spacing w:val="28"/>
          <w:sz w:val="14"/>
          <w:szCs w:val="14"/>
        </w:rPr>
        <w:t xml:space="preserve"> </w:t>
      </w:r>
      <w:r>
        <w:rPr>
          <w:rFonts w:ascii="Arial" w:eastAsia="Arial" w:hAnsi="Arial" w:cs="Arial"/>
          <w:w w:val="103"/>
          <w:sz w:val="14"/>
          <w:szCs w:val="14"/>
        </w:rPr>
        <w:t>Meaning</w:t>
      </w:r>
    </w:p>
    <w:p w:rsidR="00273D53" w:rsidRDefault="00273D53">
      <w:pPr>
        <w:spacing w:before="7" w:line="240" w:lineRule="exact"/>
        <w:rPr>
          <w:sz w:val="24"/>
          <w:szCs w:val="24"/>
        </w:rPr>
        <w:sectPr w:rsidR="00273D53">
          <w:type w:val="continuous"/>
          <w:pgSz w:w="12240" w:h="15840"/>
          <w:pgMar w:top="960" w:right="1340" w:bottom="280" w:left="1320" w:header="720" w:footer="720" w:gutter="0"/>
          <w:cols w:space="720"/>
        </w:sectPr>
      </w:pPr>
    </w:p>
    <w:p w:rsidR="00273D53" w:rsidRDefault="006839DC">
      <w:pPr>
        <w:spacing w:before="45"/>
        <w:ind w:left="453" w:right="-42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3"/>
          <w:sz w:val="14"/>
          <w:szCs w:val="14"/>
        </w:rPr>
        <w:lastRenderedPageBreak/>
        <w:t>0.75</w:t>
      </w:r>
    </w:p>
    <w:p w:rsidR="00273D53" w:rsidRDefault="006839DC">
      <w:pPr>
        <w:spacing w:before="7" w:line="140" w:lineRule="exact"/>
        <w:rPr>
          <w:sz w:val="14"/>
          <w:szCs w:val="14"/>
        </w:rPr>
      </w:pPr>
      <w:r>
        <w:br w:type="column"/>
      </w:r>
    </w:p>
    <w:p w:rsidR="00273D53" w:rsidRDefault="006839DC">
      <w:pPr>
        <w:spacing w:line="140" w:lineRule="exact"/>
        <w:rPr>
          <w:rFonts w:ascii="Arial" w:eastAsia="Arial" w:hAnsi="Arial" w:cs="Arial"/>
          <w:sz w:val="14"/>
          <w:szCs w:val="14"/>
        </w:rPr>
        <w:sectPr w:rsidR="00273D53">
          <w:type w:val="continuous"/>
          <w:pgSz w:w="12240" w:h="15840"/>
          <w:pgMar w:top="960" w:right="1340" w:bottom="280" w:left="1320" w:header="720" w:footer="720" w:gutter="0"/>
          <w:cols w:num="2" w:space="720" w:equalWidth="0">
            <w:col w:w="734" w:space="7585"/>
            <w:col w:w="1261"/>
          </w:cols>
        </w:sectPr>
      </w:pPr>
      <w:r>
        <w:rPr>
          <w:rFonts w:ascii="Arial" w:eastAsia="Arial" w:hAnsi="Arial" w:cs="Arial"/>
          <w:b/>
          <w:w w:val="103"/>
          <w:sz w:val="14"/>
          <w:szCs w:val="14"/>
        </w:rPr>
        <w:t>Coherence</w:t>
      </w:r>
    </w:p>
    <w:p w:rsidR="00273D53" w:rsidRDefault="00273D53">
      <w:pPr>
        <w:spacing w:before="1" w:line="180" w:lineRule="exact"/>
        <w:rPr>
          <w:sz w:val="19"/>
          <w:szCs w:val="19"/>
        </w:rPr>
      </w:pPr>
    </w:p>
    <w:p w:rsidR="00273D53" w:rsidRDefault="00F14C79">
      <w:pPr>
        <w:ind w:left="453"/>
        <w:rPr>
          <w:rFonts w:ascii="Arial" w:eastAsia="Arial" w:hAnsi="Arial" w:cs="Arial"/>
          <w:sz w:val="14"/>
          <w:szCs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4333" behindDoc="1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8255</wp:posOffset>
                </wp:positionV>
                <wp:extent cx="135255" cy="312420"/>
                <wp:effectExtent l="0" t="0" r="4445" b="0"/>
                <wp:wrapNone/>
                <wp:docPr id="859" name="Text Box 8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255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9755B" w:rsidRDefault="0099755B">
                            <w:pPr>
                              <w:spacing w:before="1"/>
                              <w:ind w:left="20" w:right="-26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02"/>
                                <w:sz w:val="17"/>
                                <w:szCs w:val="17"/>
                              </w:rPr>
                              <w:t>Score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55" o:spid="_x0000_s1028" type="#_x0000_t202" style="position:absolute;left:0;text-align:left;margin-left:78pt;margin-top:.65pt;width:10.65pt;height:24.6pt;z-index:-214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" filled="f" stroked="f">
                <v:textbox style="layout-flow:vertical;mso-layout-flow-alt:bottom-to-top" inset="0,0,0,0">
                  <w:txbxContent>
                    <w:p w:rsidR="0099755B" w:rsidRDefault="0099755B">
                      <w:pPr>
                        <w:spacing w:before="1"/>
                        <w:ind w:left="20" w:right="-26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02"/>
                          <w:sz w:val="17"/>
                          <w:szCs w:val="17"/>
                        </w:rPr>
                        <w:t>Score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839DC">
        <w:rPr>
          <w:rFonts w:ascii="Arial" w:eastAsia="Arial" w:hAnsi="Arial" w:cs="Arial"/>
          <w:w w:val="103"/>
          <w:sz w:val="14"/>
          <w:szCs w:val="14"/>
        </w:rPr>
        <w:t>0.50</w:t>
      </w:r>
    </w:p>
    <w:p w:rsidR="00273D53" w:rsidRDefault="00273D53">
      <w:pPr>
        <w:spacing w:before="10" w:line="280" w:lineRule="exact"/>
        <w:rPr>
          <w:sz w:val="28"/>
          <w:szCs w:val="28"/>
        </w:rPr>
      </w:pPr>
    </w:p>
    <w:p w:rsidR="00273D53" w:rsidRDefault="006839DC">
      <w:pPr>
        <w:ind w:left="453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3"/>
          <w:sz w:val="14"/>
          <w:szCs w:val="14"/>
        </w:rPr>
        <w:t>0.25</w:t>
      </w:r>
    </w:p>
    <w:p w:rsidR="00273D53" w:rsidRDefault="006839DC">
      <w:pPr>
        <w:spacing w:before="4"/>
        <w:ind w:right="114"/>
        <w:jc w:val="righ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9"/>
          <w:sz w:val="13"/>
          <w:szCs w:val="13"/>
        </w:rPr>
        <w:t>3</w:t>
      </w:r>
    </w:p>
    <w:p w:rsidR="00273D53" w:rsidRDefault="006839DC">
      <w:pPr>
        <w:spacing w:before="55" w:line="200" w:lineRule="exact"/>
        <w:ind w:right="76"/>
        <w:jc w:val="righ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position w:val="-4"/>
          <w:sz w:val="14"/>
          <w:szCs w:val="14"/>
        </w:rPr>
        <w:t xml:space="preserve">0.00    </w:t>
      </w:r>
      <w:r>
        <w:rPr>
          <w:rFonts w:ascii="Arial" w:eastAsia="Arial" w:hAnsi="Arial" w:cs="Arial"/>
          <w:spacing w:val="31"/>
          <w:position w:val="-4"/>
          <w:sz w:val="14"/>
          <w:szCs w:val="14"/>
        </w:rPr>
        <w:t xml:space="preserve"> </w:t>
      </w:r>
      <w:r>
        <w:rPr>
          <w:rFonts w:ascii="Arial" w:eastAsia="Arial" w:hAnsi="Arial" w:cs="Arial"/>
          <w:w w:val="99"/>
          <w:position w:val="5"/>
          <w:sz w:val="13"/>
          <w:szCs w:val="13"/>
        </w:rPr>
        <w:t>2</w:t>
      </w:r>
    </w:p>
    <w:p w:rsidR="00273D53" w:rsidRDefault="006839DC">
      <w:pPr>
        <w:spacing w:line="100" w:lineRule="exact"/>
        <w:jc w:val="righ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pacing w:val="-34"/>
          <w:w w:val="99"/>
          <w:position w:val="2"/>
          <w:sz w:val="13"/>
          <w:szCs w:val="13"/>
        </w:rPr>
        <w:t>1</w:t>
      </w:r>
      <w:r>
        <w:rPr>
          <w:rFonts w:ascii="Arial" w:eastAsia="Arial" w:hAnsi="Arial" w:cs="Arial"/>
          <w:w w:val="99"/>
          <w:sz w:val="13"/>
          <w:szCs w:val="13"/>
        </w:rPr>
        <w:t>0</w:t>
      </w:r>
    </w:p>
    <w:p w:rsidR="00273D53" w:rsidRDefault="006839DC">
      <w:pPr>
        <w:spacing w:line="200" w:lineRule="exact"/>
      </w:pPr>
      <w:r>
        <w:br w:type="column"/>
      </w:r>
    </w:p>
    <w:p w:rsidR="00273D53" w:rsidRDefault="00273D53">
      <w:pPr>
        <w:spacing w:before="15" w:line="260" w:lineRule="exact"/>
        <w:rPr>
          <w:sz w:val="26"/>
          <w:szCs w:val="26"/>
        </w:rPr>
      </w:pPr>
    </w:p>
    <w:p w:rsidR="00273D53" w:rsidRDefault="006839DC">
      <w:pPr>
        <w:ind w:right="114"/>
        <w:jc w:val="righ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9"/>
          <w:sz w:val="13"/>
          <w:szCs w:val="13"/>
        </w:rPr>
        <w:t>3</w:t>
      </w:r>
    </w:p>
    <w:p w:rsidR="00273D53" w:rsidRDefault="006839DC">
      <w:pPr>
        <w:spacing w:before="59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z w:val="13"/>
          <w:szCs w:val="13"/>
        </w:rPr>
        <w:t>3</w:t>
      </w:r>
    </w:p>
    <w:p w:rsidR="00273D53" w:rsidRDefault="006839DC">
      <w:pPr>
        <w:spacing w:before="34"/>
        <w:ind w:left="38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z w:val="13"/>
          <w:szCs w:val="13"/>
        </w:rPr>
        <w:t>2</w:t>
      </w:r>
    </w:p>
    <w:p w:rsidR="00273D53" w:rsidRDefault="006839DC">
      <w:pPr>
        <w:spacing w:before="25"/>
        <w:ind w:left="76" w:right="-54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pacing w:val="-34"/>
          <w:position w:val="-6"/>
          <w:sz w:val="13"/>
          <w:szCs w:val="13"/>
        </w:rPr>
        <w:t>1</w:t>
      </w:r>
      <w:r>
        <w:rPr>
          <w:rFonts w:ascii="Arial" w:eastAsia="Arial" w:hAnsi="Arial" w:cs="Arial"/>
          <w:position w:val="-8"/>
          <w:sz w:val="13"/>
          <w:szCs w:val="13"/>
        </w:rPr>
        <w:t xml:space="preserve">0      </w:t>
      </w:r>
      <w:r>
        <w:rPr>
          <w:rFonts w:ascii="Arial" w:eastAsia="Arial" w:hAnsi="Arial" w:cs="Arial"/>
          <w:spacing w:val="26"/>
          <w:position w:val="-8"/>
          <w:sz w:val="13"/>
          <w:szCs w:val="13"/>
        </w:rPr>
        <w:t xml:space="preserve"> </w:t>
      </w:r>
      <w:r>
        <w:rPr>
          <w:rFonts w:ascii="Arial" w:eastAsia="Arial" w:hAnsi="Arial" w:cs="Arial"/>
          <w:spacing w:val="-34"/>
          <w:sz w:val="13"/>
          <w:szCs w:val="13"/>
        </w:rPr>
        <w:t>2</w:t>
      </w:r>
      <w:r>
        <w:rPr>
          <w:rFonts w:ascii="Arial" w:eastAsia="Arial" w:hAnsi="Arial" w:cs="Arial"/>
          <w:spacing w:val="-34"/>
          <w:position w:val="-4"/>
          <w:sz w:val="13"/>
          <w:szCs w:val="13"/>
        </w:rPr>
        <w:t>1</w:t>
      </w:r>
      <w:r>
        <w:rPr>
          <w:rFonts w:ascii="Arial" w:eastAsia="Arial" w:hAnsi="Arial" w:cs="Arial"/>
          <w:position w:val="1"/>
          <w:sz w:val="13"/>
          <w:szCs w:val="13"/>
        </w:rPr>
        <w:t>0</w:t>
      </w:r>
    </w:p>
    <w:p w:rsidR="00273D53" w:rsidRDefault="006839DC">
      <w:pPr>
        <w:spacing w:line="200" w:lineRule="exact"/>
      </w:pPr>
      <w:r>
        <w:br w:type="column"/>
      </w:r>
    </w:p>
    <w:p w:rsidR="00273D53" w:rsidRDefault="00273D53">
      <w:pPr>
        <w:spacing w:before="19" w:line="200" w:lineRule="exact"/>
      </w:pPr>
    </w:p>
    <w:p w:rsidR="00273D53" w:rsidRDefault="006839DC">
      <w:pPr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z w:val="13"/>
          <w:szCs w:val="13"/>
        </w:rPr>
        <w:t>3</w:t>
      </w:r>
    </w:p>
    <w:p w:rsidR="00273D53" w:rsidRDefault="00273D53">
      <w:pPr>
        <w:spacing w:before="11" w:line="280" w:lineRule="exact"/>
        <w:rPr>
          <w:sz w:val="28"/>
          <w:szCs w:val="28"/>
        </w:rPr>
      </w:pPr>
    </w:p>
    <w:p w:rsidR="00273D53" w:rsidRDefault="006839DC">
      <w:pPr>
        <w:spacing w:line="120" w:lineRule="exact"/>
        <w:ind w:right="114"/>
        <w:jc w:val="righ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9"/>
          <w:position w:val="-2"/>
          <w:sz w:val="13"/>
          <w:szCs w:val="13"/>
        </w:rPr>
        <w:t>3</w:t>
      </w:r>
    </w:p>
    <w:p w:rsidR="00273D53" w:rsidRDefault="006839DC">
      <w:pPr>
        <w:spacing w:line="120" w:lineRule="exact"/>
        <w:ind w:left="38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position w:val="3"/>
          <w:sz w:val="13"/>
          <w:szCs w:val="13"/>
        </w:rPr>
        <w:t xml:space="preserve">2       </w:t>
      </w:r>
      <w:r>
        <w:rPr>
          <w:rFonts w:ascii="Arial" w:eastAsia="Arial" w:hAnsi="Arial" w:cs="Arial"/>
          <w:spacing w:val="30"/>
          <w:position w:val="3"/>
          <w:sz w:val="13"/>
          <w:szCs w:val="13"/>
        </w:rPr>
        <w:t xml:space="preserve"> </w:t>
      </w:r>
      <w:r>
        <w:rPr>
          <w:rFonts w:ascii="Arial" w:eastAsia="Arial" w:hAnsi="Arial" w:cs="Arial"/>
          <w:position w:val="-2"/>
          <w:sz w:val="13"/>
          <w:szCs w:val="13"/>
        </w:rPr>
        <w:t>2</w:t>
      </w:r>
    </w:p>
    <w:p w:rsidR="00273D53" w:rsidRDefault="006839DC">
      <w:pPr>
        <w:spacing w:line="160" w:lineRule="exact"/>
        <w:ind w:left="76" w:right="-46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pacing w:val="-34"/>
          <w:position w:val="4"/>
          <w:sz w:val="13"/>
          <w:szCs w:val="13"/>
        </w:rPr>
        <w:t>1</w:t>
      </w:r>
      <w:r>
        <w:rPr>
          <w:rFonts w:ascii="Arial" w:eastAsia="Arial" w:hAnsi="Arial" w:cs="Arial"/>
          <w:position w:val="2"/>
          <w:sz w:val="13"/>
          <w:szCs w:val="13"/>
        </w:rPr>
        <w:t xml:space="preserve">0      </w:t>
      </w:r>
      <w:r>
        <w:rPr>
          <w:rFonts w:ascii="Arial" w:eastAsia="Arial" w:hAnsi="Arial" w:cs="Arial"/>
          <w:spacing w:val="28"/>
          <w:position w:val="2"/>
          <w:sz w:val="13"/>
          <w:szCs w:val="13"/>
        </w:rPr>
        <w:t xml:space="preserve"> </w:t>
      </w:r>
      <w:r>
        <w:rPr>
          <w:rFonts w:ascii="Arial" w:eastAsia="Arial" w:hAnsi="Arial" w:cs="Arial"/>
          <w:spacing w:val="-34"/>
          <w:position w:val="2"/>
          <w:sz w:val="13"/>
          <w:szCs w:val="13"/>
        </w:rPr>
        <w:t>1</w:t>
      </w:r>
      <w:r>
        <w:rPr>
          <w:rFonts w:ascii="Arial" w:eastAsia="Arial" w:hAnsi="Arial" w:cs="Arial"/>
          <w:position w:val="-1"/>
          <w:sz w:val="13"/>
          <w:szCs w:val="13"/>
        </w:rPr>
        <w:t>0</w:t>
      </w:r>
    </w:p>
    <w:p w:rsidR="00273D53" w:rsidRDefault="006839DC">
      <w:pPr>
        <w:spacing w:line="200" w:lineRule="exact"/>
      </w:pPr>
      <w:r>
        <w:br w:type="column"/>
      </w:r>
    </w:p>
    <w:p w:rsidR="00273D53" w:rsidRDefault="00273D53">
      <w:pPr>
        <w:spacing w:line="200" w:lineRule="exact"/>
      </w:pPr>
    </w:p>
    <w:p w:rsidR="00273D53" w:rsidRDefault="00273D53">
      <w:pPr>
        <w:spacing w:before="8" w:line="260" w:lineRule="exact"/>
        <w:rPr>
          <w:sz w:val="26"/>
          <w:szCs w:val="26"/>
        </w:rPr>
      </w:pPr>
    </w:p>
    <w:p w:rsidR="00273D53" w:rsidRDefault="006839DC">
      <w:pPr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z w:val="13"/>
          <w:szCs w:val="13"/>
        </w:rPr>
        <w:t xml:space="preserve">3        </w:t>
      </w:r>
      <w:r>
        <w:rPr>
          <w:rFonts w:ascii="Arial" w:eastAsia="Arial" w:hAnsi="Arial" w:cs="Arial"/>
          <w:spacing w:val="30"/>
          <w:sz w:val="13"/>
          <w:szCs w:val="13"/>
        </w:rPr>
        <w:t xml:space="preserve"> </w:t>
      </w:r>
      <w:r>
        <w:rPr>
          <w:rFonts w:ascii="Arial" w:eastAsia="Arial" w:hAnsi="Arial" w:cs="Arial"/>
          <w:position w:val="-8"/>
          <w:sz w:val="13"/>
          <w:szCs w:val="13"/>
        </w:rPr>
        <w:t>3</w:t>
      </w:r>
    </w:p>
    <w:p w:rsidR="00273D53" w:rsidRDefault="00F14C79">
      <w:pPr>
        <w:spacing w:line="160" w:lineRule="exact"/>
        <w:ind w:left="38"/>
        <w:rPr>
          <w:rFonts w:ascii="Arial" w:eastAsia="Arial" w:hAnsi="Arial" w:cs="Arial"/>
          <w:sz w:val="13"/>
          <w:szCs w:val="13"/>
        </w:rPr>
      </w:pPr>
      <w:r>
        <w:rPr>
          <w:noProof/>
        </w:rPr>
        <w:drawing>
          <wp:anchor distT="0" distB="0" distL="114300" distR="114300" simplePos="0" relativeHeight="503314331" behindDoc="1" locked="0" layoutInCell="1" allowOverlap="1">
            <wp:simplePos x="0" y="0"/>
            <wp:positionH relativeFrom="page">
              <wp:posOffset>1324610</wp:posOffset>
            </wp:positionH>
            <wp:positionV relativeFrom="page">
              <wp:posOffset>1082040</wp:posOffset>
            </wp:positionV>
            <wp:extent cx="4669155" cy="1555750"/>
            <wp:effectExtent l="0" t="0" r="4445" b="0"/>
            <wp:wrapNone/>
            <wp:docPr id="858" name="Picture 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155" cy="1555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39DC">
        <w:rPr>
          <w:rFonts w:ascii="Arial" w:eastAsia="Arial" w:hAnsi="Arial" w:cs="Arial"/>
          <w:position w:val="-2"/>
          <w:sz w:val="13"/>
          <w:szCs w:val="13"/>
        </w:rPr>
        <w:t xml:space="preserve">2        </w:t>
      </w:r>
      <w:r w:rsidR="006839DC">
        <w:rPr>
          <w:rFonts w:ascii="Arial" w:eastAsia="Arial" w:hAnsi="Arial" w:cs="Arial"/>
          <w:spacing w:val="30"/>
          <w:position w:val="-2"/>
          <w:sz w:val="13"/>
          <w:szCs w:val="13"/>
        </w:rPr>
        <w:t xml:space="preserve"> </w:t>
      </w:r>
      <w:r w:rsidR="006839DC">
        <w:rPr>
          <w:rFonts w:ascii="Arial" w:eastAsia="Arial" w:hAnsi="Arial" w:cs="Arial"/>
          <w:position w:val="2"/>
          <w:sz w:val="13"/>
          <w:szCs w:val="13"/>
        </w:rPr>
        <w:t>2</w:t>
      </w:r>
    </w:p>
    <w:p w:rsidR="00273D53" w:rsidRDefault="006839DC">
      <w:pPr>
        <w:spacing w:line="180" w:lineRule="exact"/>
        <w:ind w:left="76" w:right="-48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pacing w:val="-34"/>
          <w:position w:val="-1"/>
          <w:sz w:val="13"/>
          <w:szCs w:val="13"/>
        </w:rPr>
        <w:t>1</w:t>
      </w:r>
      <w:r>
        <w:rPr>
          <w:rFonts w:ascii="Arial" w:eastAsia="Arial" w:hAnsi="Arial" w:cs="Arial"/>
          <w:position w:val="3"/>
          <w:sz w:val="13"/>
          <w:szCs w:val="13"/>
        </w:rPr>
        <w:t xml:space="preserve">0       </w:t>
      </w:r>
      <w:r>
        <w:rPr>
          <w:rFonts w:ascii="Arial" w:eastAsia="Arial" w:hAnsi="Arial" w:cs="Arial"/>
          <w:spacing w:val="28"/>
          <w:position w:val="3"/>
          <w:sz w:val="13"/>
          <w:szCs w:val="13"/>
        </w:rPr>
        <w:t xml:space="preserve"> </w:t>
      </w:r>
      <w:r>
        <w:rPr>
          <w:rFonts w:ascii="Arial" w:eastAsia="Arial" w:hAnsi="Arial" w:cs="Arial"/>
          <w:spacing w:val="-34"/>
          <w:position w:val="4"/>
          <w:sz w:val="13"/>
          <w:szCs w:val="13"/>
        </w:rPr>
        <w:t>1</w:t>
      </w:r>
      <w:r>
        <w:rPr>
          <w:rFonts w:ascii="Arial" w:eastAsia="Arial" w:hAnsi="Arial" w:cs="Arial"/>
          <w:position w:val="5"/>
          <w:sz w:val="13"/>
          <w:szCs w:val="13"/>
        </w:rPr>
        <w:t>0</w:t>
      </w:r>
    </w:p>
    <w:p w:rsidR="00273D53" w:rsidRDefault="006839DC">
      <w:pPr>
        <w:spacing w:before="1" w:line="140" w:lineRule="exact"/>
        <w:rPr>
          <w:sz w:val="15"/>
          <w:szCs w:val="15"/>
        </w:rPr>
      </w:pPr>
      <w:r>
        <w:br w:type="column"/>
      </w:r>
    </w:p>
    <w:p w:rsidR="00273D53" w:rsidRDefault="00273D53">
      <w:pPr>
        <w:spacing w:line="200" w:lineRule="exact"/>
      </w:pPr>
    </w:p>
    <w:p w:rsidR="00273D53" w:rsidRDefault="006839DC">
      <w:pPr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position w:val="-13"/>
          <w:sz w:val="13"/>
          <w:szCs w:val="13"/>
        </w:rPr>
        <w:t xml:space="preserve">3                   </w:t>
      </w:r>
      <w:r>
        <w:rPr>
          <w:rFonts w:ascii="Arial" w:eastAsia="Arial" w:hAnsi="Arial" w:cs="Arial"/>
          <w:spacing w:val="25"/>
          <w:position w:val="-13"/>
          <w:sz w:val="13"/>
          <w:szCs w:val="13"/>
        </w:rPr>
        <w:t xml:space="preserve"> </w:t>
      </w:r>
      <w:r>
        <w:rPr>
          <w:rFonts w:ascii="Arial" w:eastAsia="Arial" w:hAnsi="Arial" w:cs="Arial"/>
          <w:spacing w:val="-34"/>
          <w:position w:val="-5"/>
          <w:sz w:val="13"/>
          <w:szCs w:val="13"/>
        </w:rPr>
        <w:t>3</w:t>
      </w:r>
      <w:r>
        <w:rPr>
          <w:rFonts w:ascii="Arial" w:eastAsia="Arial" w:hAnsi="Arial" w:cs="Arial"/>
          <w:position w:val="-9"/>
          <w:sz w:val="13"/>
          <w:szCs w:val="13"/>
        </w:rPr>
        <w:t xml:space="preserve">2       </w:t>
      </w:r>
      <w:r>
        <w:rPr>
          <w:rFonts w:ascii="Arial" w:eastAsia="Arial" w:hAnsi="Arial" w:cs="Arial"/>
          <w:spacing w:val="28"/>
          <w:position w:val="-9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3</w:t>
      </w:r>
    </w:p>
    <w:p w:rsidR="00273D53" w:rsidRDefault="00273D53">
      <w:pPr>
        <w:spacing w:before="4" w:line="100" w:lineRule="exact"/>
        <w:rPr>
          <w:sz w:val="10"/>
          <w:szCs w:val="10"/>
        </w:rPr>
      </w:pPr>
    </w:p>
    <w:p w:rsidR="00273D53" w:rsidRDefault="006839DC">
      <w:pPr>
        <w:spacing w:line="120" w:lineRule="exact"/>
        <w:ind w:left="391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position w:val="-2"/>
          <w:sz w:val="13"/>
          <w:szCs w:val="13"/>
        </w:rPr>
        <w:t>3</w:t>
      </w:r>
    </w:p>
    <w:p w:rsidR="00273D53" w:rsidRDefault="006839DC">
      <w:pPr>
        <w:spacing w:line="100" w:lineRule="exact"/>
        <w:ind w:left="430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pacing w:val="-34"/>
          <w:position w:val="-1"/>
          <w:sz w:val="13"/>
          <w:szCs w:val="13"/>
        </w:rPr>
        <w:t>2</w:t>
      </w:r>
      <w:r>
        <w:rPr>
          <w:rFonts w:ascii="Arial" w:eastAsia="Arial" w:hAnsi="Arial" w:cs="Arial"/>
          <w:position w:val="-1"/>
          <w:sz w:val="13"/>
          <w:szCs w:val="13"/>
        </w:rPr>
        <w:t xml:space="preserve">1                   </w:t>
      </w:r>
      <w:r>
        <w:rPr>
          <w:rFonts w:ascii="Arial" w:eastAsia="Arial" w:hAnsi="Arial" w:cs="Arial"/>
          <w:spacing w:val="23"/>
          <w:position w:val="-1"/>
          <w:sz w:val="13"/>
          <w:szCs w:val="13"/>
        </w:rPr>
        <w:t xml:space="preserve"> </w:t>
      </w:r>
      <w:r>
        <w:rPr>
          <w:rFonts w:ascii="Arial" w:eastAsia="Arial" w:hAnsi="Arial" w:cs="Arial"/>
          <w:spacing w:val="-34"/>
          <w:position w:val="-1"/>
          <w:sz w:val="13"/>
          <w:szCs w:val="13"/>
        </w:rPr>
        <w:t>2</w:t>
      </w:r>
      <w:r>
        <w:rPr>
          <w:rFonts w:ascii="Arial" w:eastAsia="Arial" w:hAnsi="Arial" w:cs="Arial"/>
          <w:sz w:val="13"/>
          <w:szCs w:val="13"/>
        </w:rPr>
        <w:t>1</w:t>
      </w:r>
    </w:p>
    <w:p w:rsidR="00273D53" w:rsidRDefault="006839DC">
      <w:pPr>
        <w:spacing w:line="160" w:lineRule="exact"/>
        <w:ind w:left="38" w:right="-54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position w:val="4"/>
          <w:sz w:val="13"/>
          <w:szCs w:val="13"/>
        </w:rPr>
        <w:t xml:space="preserve">2         </w:t>
      </w:r>
      <w:r>
        <w:rPr>
          <w:rFonts w:ascii="Arial" w:eastAsia="Arial" w:hAnsi="Arial" w:cs="Arial"/>
          <w:spacing w:val="34"/>
          <w:position w:val="4"/>
          <w:sz w:val="13"/>
          <w:szCs w:val="13"/>
        </w:rPr>
        <w:t xml:space="preserve"> </w:t>
      </w:r>
      <w:r>
        <w:rPr>
          <w:rFonts w:ascii="Arial" w:eastAsia="Arial" w:hAnsi="Arial" w:cs="Arial"/>
          <w:position w:val="-4"/>
          <w:sz w:val="13"/>
          <w:szCs w:val="13"/>
        </w:rPr>
        <w:t xml:space="preserve">0       </w:t>
      </w:r>
      <w:r>
        <w:rPr>
          <w:rFonts w:ascii="Arial" w:eastAsia="Arial" w:hAnsi="Arial" w:cs="Arial"/>
          <w:spacing w:val="28"/>
          <w:position w:val="-4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 xml:space="preserve">1         </w:t>
      </w:r>
      <w:r>
        <w:rPr>
          <w:rFonts w:ascii="Arial" w:eastAsia="Arial" w:hAnsi="Arial" w:cs="Arial"/>
          <w:spacing w:val="32"/>
          <w:sz w:val="13"/>
          <w:szCs w:val="13"/>
        </w:rPr>
        <w:t xml:space="preserve"> </w:t>
      </w:r>
      <w:r>
        <w:rPr>
          <w:rFonts w:ascii="Arial" w:eastAsia="Arial" w:hAnsi="Arial" w:cs="Arial"/>
          <w:position w:val="5"/>
          <w:sz w:val="13"/>
          <w:szCs w:val="13"/>
        </w:rPr>
        <w:t>0</w:t>
      </w:r>
    </w:p>
    <w:p w:rsidR="00273D53" w:rsidRDefault="006839DC">
      <w:pPr>
        <w:spacing w:line="120" w:lineRule="exact"/>
        <w:ind w:left="76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pacing w:val="-34"/>
          <w:position w:val="4"/>
          <w:sz w:val="13"/>
          <w:szCs w:val="13"/>
        </w:rPr>
        <w:t>1</w:t>
      </w:r>
      <w:r>
        <w:rPr>
          <w:rFonts w:ascii="Arial" w:eastAsia="Arial" w:hAnsi="Arial" w:cs="Arial"/>
          <w:position w:val="-2"/>
          <w:sz w:val="13"/>
          <w:szCs w:val="13"/>
        </w:rPr>
        <w:t>0</w:t>
      </w:r>
    </w:p>
    <w:p w:rsidR="00273D53" w:rsidRDefault="006839DC">
      <w:pPr>
        <w:spacing w:line="100" w:lineRule="exact"/>
        <w:ind w:left="904" w:right="398"/>
        <w:jc w:val="center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9"/>
          <w:sz w:val="13"/>
          <w:szCs w:val="13"/>
        </w:rPr>
        <w:t>0</w:t>
      </w:r>
    </w:p>
    <w:p w:rsidR="00273D53" w:rsidRDefault="006839DC">
      <w:pPr>
        <w:spacing w:before="79"/>
        <w:rPr>
          <w:rFonts w:ascii="Arial" w:eastAsia="Arial" w:hAnsi="Arial" w:cs="Arial"/>
          <w:sz w:val="14"/>
          <w:szCs w:val="14"/>
        </w:rPr>
      </w:pPr>
      <w:r>
        <w:br w:type="column"/>
      </w:r>
      <w:r>
        <w:rPr>
          <w:rFonts w:ascii="Arial" w:eastAsia="Arial" w:hAnsi="Arial" w:cs="Arial"/>
          <w:position w:val="-7"/>
          <w:sz w:val="13"/>
          <w:szCs w:val="13"/>
        </w:rPr>
        <w:lastRenderedPageBreak/>
        <w:t xml:space="preserve">3            </w:t>
      </w:r>
      <w:r>
        <w:rPr>
          <w:rFonts w:ascii="Arial" w:eastAsia="Arial" w:hAnsi="Arial" w:cs="Arial"/>
          <w:spacing w:val="17"/>
          <w:position w:val="-7"/>
          <w:sz w:val="13"/>
          <w:szCs w:val="13"/>
        </w:rPr>
        <w:t xml:space="preserve"> </w:t>
      </w:r>
      <w:r>
        <w:rPr>
          <w:rFonts w:ascii="Arial" w:eastAsia="Arial" w:hAnsi="Arial" w:cs="Arial"/>
          <w:position w:val="1"/>
          <w:sz w:val="13"/>
          <w:szCs w:val="13"/>
        </w:rPr>
        <w:t xml:space="preserve">3  </w:t>
      </w:r>
      <w:r>
        <w:rPr>
          <w:rFonts w:ascii="Arial" w:eastAsia="Arial" w:hAnsi="Arial" w:cs="Arial"/>
          <w:spacing w:val="11"/>
          <w:position w:val="1"/>
          <w:sz w:val="13"/>
          <w:szCs w:val="13"/>
        </w:rPr>
        <w:t xml:space="preserve"> </w:t>
      </w:r>
      <w:r>
        <w:rPr>
          <w:rFonts w:ascii="Arial" w:eastAsia="Arial" w:hAnsi="Arial" w:cs="Arial"/>
          <w:w w:val="103"/>
          <w:sz w:val="14"/>
          <w:szCs w:val="14"/>
        </w:rPr>
        <w:t>3/3</w:t>
      </w:r>
    </w:p>
    <w:p w:rsidR="00273D53" w:rsidRDefault="006839DC">
      <w:pPr>
        <w:spacing w:before="20"/>
        <w:ind w:left="558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position w:val="1"/>
          <w:sz w:val="13"/>
          <w:szCs w:val="13"/>
        </w:rPr>
        <w:t xml:space="preserve">2  </w:t>
      </w:r>
      <w:r>
        <w:rPr>
          <w:rFonts w:ascii="Arial" w:eastAsia="Arial" w:hAnsi="Arial" w:cs="Arial"/>
          <w:spacing w:val="11"/>
          <w:position w:val="1"/>
          <w:sz w:val="13"/>
          <w:szCs w:val="13"/>
        </w:rPr>
        <w:t xml:space="preserve"> </w:t>
      </w:r>
      <w:r>
        <w:rPr>
          <w:rFonts w:ascii="Arial" w:eastAsia="Arial" w:hAnsi="Arial" w:cs="Arial"/>
          <w:w w:val="103"/>
          <w:sz w:val="14"/>
          <w:szCs w:val="14"/>
        </w:rPr>
        <w:t>2/3</w:t>
      </w:r>
    </w:p>
    <w:p w:rsidR="00273D53" w:rsidRDefault="00F14C79">
      <w:pPr>
        <w:spacing w:before="88" w:line="120" w:lineRule="exact"/>
        <w:ind w:left="558"/>
        <w:rPr>
          <w:rFonts w:ascii="Arial" w:eastAsia="Arial" w:hAnsi="Arial" w:cs="Arial"/>
          <w:sz w:val="14"/>
          <w:szCs w:val="1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4332" behindDoc="1" locked="0" layoutInCell="1" allowOverlap="1">
                <wp:simplePos x="0" y="0"/>
                <wp:positionH relativeFrom="page">
                  <wp:posOffset>6115685</wp:posOffset>
                </wp:positionH>
                <wp:positionV relativeFrom="paragraph">
                  <wp:posOffset>-294005</wp:posOffset>
                </wp:positionV>
                <wp:extent cx="167640" cy="643255"/>
                <wp:effectExtent l="0" t="125095" r="6099175" b="196850"/>
                <wp:wrapNone/>
                <wp:docPr id="833" name="Group 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640" cy="643255"/>
                          <a:chOff x="9632" y="-464"/>
                          <a:chExt cx="265" cy="1014"/>
                        </a:xfrm>
                      </wpg:grpSpPr>
                      <wpg:grpSp>
                        <wpg:cNvPr id="834" name="Group 830"/>
                        <wpg:cNvGrpSpPr>
                          <a:grpSpLocks/>
                        </wpg:cNvGrpSpPr>
                        <wpg:grpSpPr bwMode="auto">
                          <a:xfrm>
                            <a:off x="9639" y="-456"/>
                            <a:ext cx="250" cy="250"/>
                            <a:chOff x="9639" y="-456"/>
                            <a:chExt cx="250" cy="250"/>
                          </a:xfrm>
                        </wpg:grpSpPr>
                        <wps:wsp>
                          <wps:cNvPr id="835" name="Freeform 853"/>
                          <wps:cNvSpPr>
                            <a:spLocks/>
                          </wps:cNvSpPr>
                          <wps:spPr bwMode="auto">
                            <a:xfrm>
                              <a:off x="9639" y="-456"/>
                              <a:ext cx="250" cy="250"/>
                            </a:xfrm>
                            <a:custGeom>
                              <a:avLst/>
                              <a:gdLst>
                                <a:gd name="T0" fmla="+- 0 9639 9639"/>
                                <a:gd name="T1" fmla="*/ T0 w 250"/>
                                <a:gd name="T2" fmla="+- 0 -206 -456"/>
                                <a:gd name="T3" fmla="*/ -206 h 250"/>
                                <a:gd name="T4" fmla="+- 0 9889 9639"/>
                                <a:gd name="T5" fmla="*/ T4 w 250"/>
                                <a:gd name="T6" fmla="+- 0 -206 -456"/>
                                <a:gd name="T7" fmla="*/ -206 h 250"/>
                                <a:gd name="T8" fmla="+- 0 9889 9639"/>
                                <a:gd name="T9" fmla="*/ T8 w 250"/>
                                <a:gd name="T10" fmla="+- 0 -456 -456"/>
                                <a:gd name="T11" fmla="*/ -456 h 250"/>
                                <a:gd name="T12" fmla="+- 0 9639 9639"/>
                                <a:gd name="T13" fmla="*/ T12 w 250"/>
                                <a:gd name="T14" fmla="+- 0 -456 -456"/>
                                <a:gd name="T15" fmla="*/ -456 h 250"/>
                                <a:gd name="T16" fmla="+- 0 9639 9639"/>
                                <a:gd name="T17" fmla="*/ T16 w 250"/>
                                <a:gd name="T18" fmla="+- 0 -206 -456"/>
                                <a:gd name="T19" fmla="*/ -206 h 2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0" h="250">
                                  <a:moveTo>
                                    <a:pt x="0" y="250"/>
                                  </a:moveTo>
                                  <a:lnTo>
                                    <a:pt x="250" y="250"/>
                                  </a:lnTo>
                                  <a:lnTo>
                                    <a:pt x="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5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722">
                              <a:solidFill>
                                <a:srgbClr val="CCCBC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836" name="Group 831"/>
                          <wpg:cNvGrpSpPr>
                            <a:grpSpLocks/>
                          </wpg:cNvGrpSpPr>
                          <wpg:grpSpPr bwMode="auto">
                            <a:xfrm>
                              <a:off x="9664" y="-331"/>
                              <a:ext cx="200" cy="0"/>
                              <a:chOff x="9664" y="-331"/>
                              <a:chExt cx="200" cy="0"/>
                            </a:xfrm>
                          </wpg:grpSpPr>
                          <wps:wsp>
                            <wps:cNvPr id="837" name="Freeform 85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328" y="-662"/>
                                <a:ext cx="200" cy="0"/>
                              </a:xfrm>
                              <a:custGeom>
                                <a:avLst/>
                                <a:gdLst>
                                  <a:gd name="T0" fmla="+- 0 9664 9664"/>
                                  <a:gd name="T1" fmla="*/ T0 w 200"/>
                                  <a:gd name="T2" fmla="+- 0 9864 9664"/>
                                  <a:gd name="T3" fmla="*/ T2 w 200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200">
                                    <a:moveTo>
                                      <a:pt x="0" y="0"/>
                                    </a:moveTo>
                                    <a:lnTo>
                                      <a:pt x="200" y="0"/>
                                    </a:lnTo>
                                  </a:path>
                                </a:pathLst>
                              </a:custGeom>
                              <a:noFill/>
                              <a:ln w="9722">
                                <a:solidFill>
                                  <a:srgbClr val="F8766C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838" name="Group 832"/>
                            <wpg:cNvGrpSpPr>
                              <a:grpSpLocks/>
                            </wpg:cNvGrpSpPr>
                            <wpg:grpSpPr bwMode="auto">
                              <a:xfrm>
                                <a:off x="9664" y="-331"/>
                                <a:ext cx="200" cy="0"/>
                                <a:chOff x="9664" y="-331"/>
                                <a:chExt cx="200" cy="0"/>
                              </a:xfrm>
                            </wpg:grpSpPr>
                            <wps:wsp>
                              <wps:cNvPr id="839" name="Freeform 85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9328" y="-662"/>
                                  <a:ext cx="200" cy="0"/>
                                </a:xfrm>
                                <a:custGeom>
                                  <a:avLst/>
                                  <a:gdLst>
                                    <a:gd name="T0" fmla="+- 0 9664 9664"/>
                                    <a:gd name="T1" fmla="*/ T0 w 200"/>
                                    <a:gd name="T2" fmla="+- 0 9864 9664"/>
                                    <a:gd name="T3" fmla="*/ T2 w 200"/>
                                  </a:gdLst>
                                  <a:ahLst/>
                                  <a:cxnLst>
                                    <a:cxn ang="0">
                                      <a:pos x="T1" y="0"/>
                                    </a:cxn>
                                    <a:cxn ang="0">
                                      <a:pos x="T3" y="0"/>
                                    </a:cxn>
                                  </a:cxnLst>
                                  <a:rect l="0" t="0" r="r" b="b"/>
                                  <a:pathLst>
                                    <a:path w="200">
                                      <a:moveTo>
                                        <a:pt x="0" y="0"/>
                                      </a:moveTo>
                                      <a:lnTo>
                                        <a:pt x="200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9722">
                                  <a:solidFill>
                                    <a:srgbClr val="F8766C"/>
                                  </a:solidFill>
                                  <a:prstDash val="lg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840" name="Group 83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639" y="-206"/>
                                  <a:ext cx="250" cy="250"/>
                                  <a:chOff x="9639" y="-206"/>
                                  <a:chExt cx="250" cy="250"/>
                                </a:xfrm>
                              </wpg:grpSpPr>
                              <wps:wsp>
                                <wps:cNvPr id="841" name="Freeform 85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639" y="-206"/>
                                    <a:ext cx="250" cy="250"/>
                                  </a:xfrm>
                                  <a:custGeom>
                                    <a:avLst/>
                                    <a:gdLst>
                                      <a:gd name="T0" fmla="+- 0 9639 9639"/>
                                      <a:gd name="T1" fmla="*/ T0 w 250"/>
                                      <a:gd name="T2" fmla="+- 0 43 -206"/>
                                      <a:gd name="T3" fmla="*/ 43 h 250"/>
                                      <a:gd name="T4" fmla="+- 0 9889 9639"/>
                                      <a:gd name="T5" fmla="*/ T4 w 250"/>
                                      <a:gd name="T6" fmla="+- 0 43 -206"/>
                                      <a:gd name="T7" fmla="*/ 43 h 250"/>
                                      <a:gd name="T8" fmla="+- 0 9889 9639"/>
                                      <a:gd name="T9" fmla="*/ T8 w 250"/>
                                      <a:gd name="T10" fmla="+- 0 -206 -206"/>
                                      <a:gd name="T11" fmla="*/ -206 h 250"/>
                                      <a:gd name="T12" fmla="+- 0 9639 9639"/>
                                      <a:gd name="T13" fmla="*/ T12 w 250"/>
                                      <a:gd name="T14" fmla="+- 0 -206 -206"/>
                                      <a:gd name="T15" fmla="*/ -206 h 250"/>
                                      <a:gd name="T16" fmla="+- 0 9639 9639"/>
                                      <a:gd name="T17" fmla="*/ T16 w 250"/>
                                      <a:gd name="T18" fmla="+- 0 43 -206"/>
                                      <a:gd name="T19" fmla="*/ 43 h 250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</a:cxnLst>
                                    <a:rect l="0" t="0" r="r" b="b"/>
                                    <a:pathLst>
                                      <a:path w="250" h="250">
                                        <a:moveTo>
                                          <a:pt x="0" y="249"/>
                                        </a:moveTo>
                                        <a:lnTo>
                                          <a:pt x="250" y="249"/>
                                        </a:lnTo>
                                        <a:lnTo>
                                          <a:pt x="250" y="0"/>
                                        </a:lnTo>
                                        <a:lnTo>
                                          <a:pt x="0" y="0"/>
                                        </a:lnTo>
                                        <a:lnTo>
                                          <a:pt x="0" y="249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722">
                                    <a:solidFill>
                                      <a:srgbClr val="CCCBCB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842" name="Group 83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9664" y="-82"/>
                                    <a:ext cx="200" cy="0"/>
                                    <a:chOff x="9664" y="-82"/>
                                    <a:chExt cx="200" cy="0"/>
                                  </a:xfrm>
                                </wpg:grpSpPr>
                                <wps:wsp>
                                  <wps:cNvPr id="843" name="Freeform 84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9328" y="-164"/>
                                      <a:ext cx="200" cy="0"/>
                                    </a:xfrm>
                                    <a:custGeom>
                                      <a:avLst/>
                                      <a:gdLst>
                                        <a:gd name="T0" fmla="+- 0 9664 9664"/>
                                        <a:gd name="T1" fmla="*/ T0 w 200"/>
                                        <a:gd name="T2" fmla="+- 0 9864 9664"/>
                                        <a:gd name="T3" fmla="*/ T2 w 200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200">
                                          <a:moveTo>
                                            <a:pt x="0" y="0"/>
                                          </a:moveTo>
                                          <a:lnTo>
                                            <a:pt x="200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9722">
                                      <a:solidFill>
                                        <a:srgbClr val="7BAD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844" name="Group 835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9664" y="-82"/>
                                      <a:ext cx="200" cy="0"/>
                                      <a:chOff x="9664" y="-82"/>
                                      <a:chExt cx="200" cy="0"/>
                                    </a:xfrm>
                                  </wpg:grpSpPr>
                                  <wps:wsp>
                                    <wps:cNvPr id="845" name="Freeform 848"/>
                                    <wps:cNvSpPr>
                                      <a:spLocks noEditPoints="1"/>
                                    </wps:cNvSpPr>
                                    <wps:spPr bwMode="auto">
                                      <a:xfrm>
                                        <a:off x="19328" y="-164"/>
                                        <a:ext cx="200" cy="0"/>
                                      </a:xfrm>
                                      <a:custGeom>
                                        <a:avLst/>
                                        <a:gdLst>
                                          <a:gd name="T0" fmla="+- 0 9664 9664"/>
                                          <a:gd name="T1" fmla="*/ T0 w 200"/>
                                          <a:gd name="T2" fmla="+- 0 9864 9664"/>
                                          <a:gd name="T3" fmla="*/ T2 w 200"/>
                                        </a:gdLst>
                                        <a:ahLst/>
                                        <a:cxnLst>
                                          <a:cxn ang="0">
                                            <a:pos x="T1" y="0"/>
                                          </a:cxn>
                                          <a:cxn ang="0">
                                            <a:pos x="T3" y="0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00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200" y="0"/>
                                            </a:lnTo>
                                          </a:path>
                                        </a:pathLst>
                                      </a:custGeom>
                                      <a:noFill/>
                                      <a:ln w="9722">
                                        <a:solidFill>
                                          <a:srgbClr val="7BAD00"/>
                                        </a:solidFill>
                                        <a:prstDash val="lgDash"/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846" name="Group 836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9639" y="43"/>
                                        <a:ext cx="250" cy="250"/>
                                        <a:chOff x="9639" y="43"/>
                                        <a:chExt cx="250" cy="250"/>
                                      </a:xfrm>
                                    </wpg:grpSpPr>
                                    <wps:wsp>
                                      <wps:cNvPr id="847" name="Freeform 847"/>
                                      <wps:cNvSpPr>
                                        <a:spLocks/>
                                      </wps:cNvSpPr>
                                      <wps:spPr bwMode="auto">
                                        <a:xfrm>
                                          <a:off x="9639" y="43"/>
                                          <a:ext cx="250" cy="250"/>
                                        </a:xfrm>
                                        <a:custGeom>
                                          <a:avLst/>
                                          <a:gdLst>
                                            <a:gd name="T0" fmla="+- 0 9639 9639"/>
                                            <a:gd name="T1" fmla="*/ T0 w 250"/>
                                            <a:gd name="T2" fmla="+- 0 293 43"/>
                                            <a:gd name="T3" fmla="*/ 293 h 250"/>
                                            <a:gd name="T4" fmla="+- 0 9889 9639"/>
                                            <a:gd name="T5" fmla="*/ T4 w 250"/>
                                            <a:gd name="T6" fmla="+- 0 293 43"/>
                                            <a:gd name="T7" fmla="*/ 293 h 250"/>
                                            <a:gd name="T8" fmla="+- 0 9889 9639"/>
                                            <a:gd name="T9" fmla="*/ T8 w 250"/>
                                            <a:gd name="T10" fmla="+- 0 43 43"/>
                                            <a:gd name="T11" fmla="*/ 43 h 250"/>
                                            <a:gd name="T12" fmla="+- 0 9639 9639"/>
                                            <a:gd name="T13" fmla="*/ T12 w 250"/>
                                            <a:gd name="T14" fmla="+- 0 43 43"/>
                                            <a:gd name="T15" fmla="*/ 43 h 250"/>
                                            <a:gd name="T16" fmla="+- 0 9639 9639"/>
                                            <a:gd name="T17" fmla="*/ T16 w 250"/>
                                            <a:gd name="T18" fmla="+- 0 293 43"/>
                                            <a:gd name="T19" fmla="*/ 293 h 250"/>
                                          </a:gdLst>
                                          <a:ahLst/>
                                          <a:cxnLst>
                                            <a:cxn ang="0">
                                              <a:pos x="T1" y="T3"/>
                                            </a:cxn>
                                            <a:cxn ang="0">
                                              <a:pos x="T5" y="T7"/>
                                            </a:cxn>
                                            <a:cxn ang="0">
                                              <a:pos x="T9" y="T11"/>
                                            </a:cxn>
                                            <a:cxn ang="0">
                                              <a:pos x="T13" y="T15"/>
                                            </a:cxn>
                                            <a:cxn ang="0">
                                              <a:pos x="T17" y="T19"/>
                                            </a:cxn>
                                          </a:cxnLst>
                                          <a:rect l="0" t="0" r="r" b="b"/>
                                          <a:pathLst>
                                            <a:path w="250" h="250">
                                              <a:moveTo>
                                                <a:pt x="0" y="250"/>
                                              </a:moveTo>
                                              <a:lnTo>
                                                <a:pt x="250" y="250"/>
                                              </a:lnTo>
                                              <a:lnTo>
                                                <a:pt x="250" y="0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lnTo>
                                                <a:pt x="0" y="25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noFill/>
                                        <a:ln w="9722">
                                          <a:solidFill>
                                            <a:srgbClr val="CCCBCB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848" name="Group 837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9664" y="168"/>
                                          <a:ext cx="200" cy="0"/>
                                          <a:chOff x="9664" y="168"/>
                                          <a:chExt cx="200" cy="0"/>
                                        </a:xfrm>
                                      </wpg:grpSpPr>
                                      <wps:wsp>
                                        <wps:cNvPr id="849" name="Freeform 846"/>
                                        <wps:cNvSpPr>
                                          <a:spLocks noEditPoints="1"/>
                                        </wps:cNvSpPr>
                                        <wps:spPr bwMode="auto">
                                          <a:xfrm>
                                            <a:off x="19328" y="336"/>
                                            <a:ext cx="200" cy="0"/>
                                          </a:xfrm>
                                          <a:custGeom>
                                            <a:avLst/>
                                            <a:gdLst>
                                              <a:gd name="T0" fmla="+- 0 9664 9664"/>
                                              <a:gd name="T1" fmla="*/ T0 w 200"/>
                                              <a:gd name="T2" fmla="+- 0 9864 9664"/>
                                              <a:gd name="T3" fmla="*/ T2 w 200"/>
                                            </a:gdLst>
                                            <a:ahLst/>
                                            <a:cxnLst>
                                              <a:cxn ang="0">
                                                <a:pos x="T1" y="0"/>
                                              </a:cxn>
                                              <a:cxn ang="0">
                                                <a:pos x="T3" y="0"/>
                                              </a:cxn>
                                            </a:cxnLst>
                                            <a:rect l="0" t="0" r="r" b="b"/>
                                            <a:pathLst>
                                              <a:path w="200">
                                                <a:moveTo>
                                                  <a:pt x="0" y="0"/>
                                                </a:moveTo>
                                                <a:lnTo>
                                                  <a:pt x="200" y="0"/>
                                                </a:lnTo>
                                              </a:path>
                                            </a:pathLst>
                                          </a:custGeom>
                                          <a:noFill/>
                                          <a:ln w="9722">
                                            <a:solidFill>
                                              <a:srgbClr val="00BEC4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</a:extLst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850" name="Group 838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9664" y="168"/>
                                            <a:ext cx="200" cy="0"/>
                                            <a:chOff x="9664" y="168"/>
                                            <a:chExt cx="200" cy="0"/>
                                          </a:xfrm>
                                        </wpg:grpSpPr>
                                        <wps:wsp>
                                          <wps:cNvPr id="851" name="Freeform 845"/>
                                          <wps:cNvSpPr>
                                            <a:spLocks noEditPoints="1"/>
                                          </wps:cNvSpPr>
                                          <wps:spPr bwMode="auto">
                                            <a:xfrm>
                                              <a:off x="19328" y="336"/>
                                              <a:ext cx="200" cy="0"/>
                                            </a:xfrm>
                                            <a:custGeom>
                                              <a:avLst/>
                                              <a:gdLst>
                                                <a:gd name="T0" fmla="+- 0 9664 9664"/>
                                                <a:gd name="T1" fmla="*/ T0 w 200"/>
                                                <a:gd name="T2" fmla="+- 0 9864 9664"/>
                                                <a:gd name="T3" fmla="*/ T2 w 200"/>
                                              </a:gdLst>
                                              <a:ahLst/>
                                              <a:cxnLst>
                                                <a:cxn ang="0">
                                                  <a:pos x="T1" y="0"/>
                                                </a:cxn>
                                                <a:cxn ang="0">
                                                  <a:pos x="T3" y="0"/>
                                                </a:cxn>
                                              </a:cxnLst>
                                              <a:rect l="0" t="0" r="r" b="b"/>
                                              <a:pathLst>
                                                <a:path w="200">
                                                  <a:moveTo>
                                                    <a:pt x="0" y="0"/>
                                                  </a:moveTo>
                                                  <a:lnTo>
                                                    <a:pt x="200" y="0"/>
                                                  </a:lnTo>
                                                </a:path>
                                              </a:pathLst>
                                            </a:custGeom>
                                            <a:noFill/>
                                            <a:ln w="9722">
                                              <a:solidFill>
                                                <a:srgbClr val="00BEC4"/>
                                              </a:solidFill>
                                              <a:prstDash val="lgDash"/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852" name="Group 839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9639" y="293"/>
                                              <a:ext cx="250" cy="250"/>
                                              <a:chOff x="9639" y="293"/>
                                              <a:chExt cx="250" cy="250"/>
                                            </a:xfrm>
                                          </wpg:grpSpPr>
                                          <wps:wsp>
                                            <wps:cNvPr id="853" name="Freeform 844"/>
                                            <wps:cNvSpPr>
                                              <a:spLocks/>
                                            </wps:cNvSpPr>
                                            <wps:spPr bwMode="auto">
                                              <a:xfrm>
                                                <a:off x="9639" y="293"/>
                                                <a:ext cx="250" cy="250"/>
                                              </a:xfrm>
                                              <a:custGeom>
                                                <a:avLst/>
                                                <a:gdLst>
                                                  <a:gd name="T0" fmla="+- 0 9639 9639"/>
                                                  <a:gd name="T1" fmla="*/ T0 w 250"/>
                                                  <a:gd name="T2" fmla="+- 0 542 293"/>
                                                  <a:gd name="T3" fmla="*/ 542 h 250"/>
                                                  <a:gd name="T4" fmla="+- 0 9889 9639"/>
                                                  <a:gd name="T5" fmla="*/ T4 w 250"/>
                                                  <a:gd name="T6" fmla="+- 0 542 293"/>
                                                  <a:gd name="T7" fmla="*/ 542 h 250"/>
                                                  <a:gd name="T8" fmla="+- 0 9889 9639"/>
                                                  <a:gd name="T9" fmla="*/ T8 w 250"/>
                                                  <a:gd name="T10" fmla="+- 0 293 293"/>
                                                  <a:gd name="T11" fmla="*/ 293 h 250"/>
                                                  <a:gd name="T12" fmla="+- 0 9639 9639"/>
                                                  <a:gd name="T13" fmla="*/ T12 w 250"/>
                                                  <a:gd name="T14" fmla="+- 0 293 293"/>
                                                  <a:gd name="T15" fmla="*/ 293 h 250"/>
                                                  <a:gd name="T16" fmla="+- 0 9639 9639"/>
                                                  <a:gd name="T17" fmla="*/ T16 w 250"/>
                                                  <a:gd name="T18" fmla="+- 0 542 293"/>
                                                  <a:gd name="T19" fmla="*/ 542 h 250"/>
                                                </a:gdLst>
                                                <a:ahLst/>
                                                <a:cxnLst>
                                                  <a:cxn ang="0">
                                                    <a:pos x="T1" y="T3"/>
                                                  </a:cxn>
                                                  <a:cxn ang="0">
                                                    <a:pos x="T5" y="T7"/>
                                                  </a:cxn>
                                                  <a:cxn ang="0">
                                                    <a:pos x="T9" y="T11"/>
                                                  </a:cxn>
                                                  <a:cxn ang="0">
                                                    <a:pos x="T13" y="T15"/>
                                                  </a:cxn>
                                                  <a:cxn ang="0">
                                                    <a:pos x="T17" y="T19"/>
                                                  </a:cxn>
                                                </a:cxnLst>
                                                <a:rect l="0" t="0" r="r" b="b"/>
                                                <a:pathLst>
                                                  <a:path w="250" h="250">
                                                    <a:moveTo>
                                                      <a:pt x="0" y="249"/>
                                                    </a:moveTo>
                                                    <a:lnTo>
                                                      <a:pt x="250" y="249"/>
                                                    </a:lnTo>
                                                    <a:lnTo>
                                                      <a:pt x="250" y="0"/>
                                                    </a:lnTo>
                                                    <a:lnTo>
                                                      <a:pt x="0" y="0"/>
                                                    </a:lnTo>
                                                    <a:lnTo>
                                                      <a:pt x="0" y="249"/>
                                                    </a:lnTo>
                                                    <a:close/>
                                                  </a:path>
                                                </a:pathLst>
                                              </a:custGeom>
                                              <a:noFill/>
                                              <a:ln w="9722">
                                                <a:solidFill>
                                                  <a:srgbClr val="CCCBCB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854" name="Group 840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9664" y="418"/>
                                                <a:ext cx="200" cy="0"/>
                                                <a:chOff x="9664" y="418"/>
                                                <a:chExt cx="200" cy="0"/>
                                              </a:xfrm>
                                            </wpg:grpSpPr>
                                            <wps:wsp>
                                              <wps:cNvPr id="855" name="Freeform 843"/>
                                              <wps:cNvSpPr>
                                                <a:spLocks noEditPoints="1"/>
                                              </wps:cNvSpPr>
                                              <wps:spPr bwMode="auto">
                                                <a:xfrm>
                                                  <a:off x="19328" y="836"/>
                                                  <a:ext cx="200" cy="0"/>
                                                </a:xfrm>
                                                <a:custGeom>
                                                  <a:avLst/>
                                                  <a:gdLst>
                                                    <a:gd name="T0" fmla="+- 0 9664 9664"/>
                                                    <a:gd name="T1" fmla="*/ T0 w 200"/>
                                                    <a:gd name="T2" fmla="+- 0 9864 9664"/>
                                                    <a:gd name="T3" fmla="*/ T2 w 200"/>
                                                  </a:gdLst>
                                                  <a:ahLst/>
                                                  <a:cxnLst>
                                                    <a:cxn ang="0">
                                                      <a:pos x="T1" y="0"/>
                                                    </a:cxn>
                                                    <a:cxn ang="0">
                                                      <a:pos x="T3" y="0"/>
                                                    </a:cxn>
                                                  </a:cxnLst>
                                                  <a:rect l="0" t="0" r="r" b="b"/>
                                                  <a:pathLst>
                                                    <a:path w="200">
                                                      <a:moveTo>
                                                        <a:pt x="0" y="0"/>
                                                      </a:moveTo>
                                                      <a:lnTo>
                                                        <a:pt x="200" y="0"/>
                                                      </a:lnTo>
                                                    </a:path>
                                                  </a:pathLst>
                                                </a:custGeom>
                                                <a:noFill/>
                                                <a:ln w="9722">
                                                  <a:solidFill>
                                                    <a:srgbClr val="C67BFE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 rot="0" vert="horz" wrap="square" lIns="91440" tIns="45720" rIns="91440" bIns="45720" anchor="t" anchorCtr="0" upright="1"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856" name="Group 841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9664" y="418"/>
                                                  <a:ext cx="200" cy="0"/>
                                                  <a:chOff x="9664" y="418"/>
                                                  <a:chExt cx="200" cy="0"/>
                                                </a:xfrm>
                                              </wpg:grpSpPr>
                                              <wps:wsp>
                                                <wps:cNvPr id="857" name="Freeform 842"/>
                                                <wps:cNvSpPr>
                                                  <a:spLocks noEditPoints="1"/>
                                                </wps:cNvSpPr>
                                                <wps:spPr bwMode="auto">
                                                  <a:xfrm>
                                                    <a:off x="19328" y="836"/>
                                                    <a:ext cx="200" cy="0"/>
                                                  </a:xfrm>
                                                  <a:custGeom>
                                                    <a:avLst/>
                                                    <a:gdLst>
                                                      <a:gd name="T0" fmla="+- 0 9664 9664"/>
                                                      <a:gd name="T1" fmla="*/ T0 w 200"/>
                                                      <a:gd name="T2" fmla="+- 0 9864 9664"/>
                                                      <a:gd name="T3" fmla="*/ T2 w 200"/>
                                                    </a:gdLst>
                                                    <a:ahLst/>
                                                    <a:cxnLst>
                                                      <a:cxn ang="0">
                                                        <a:pos x="T1" y="0"/>
                                                      </a:cxn>
                                                      <a:cxn ang="0">
                                                        <a:pos x="T3" y="0"/>
                                                      </a:cxn>
                                                    </a:cxnLst>
                                                    <a:rect l="0" t="0" r="r" b="b"/>
                                                    <a:pathLst>
                                                      <a:path w="200">
                                                        <a:moveTo>
                                                          <a:pt x="0" y="0"/>
                                                        </a:moveTo>
                                                        <a:lnTo>
                                                          <a:pt x="200" y="0"/>
                                                        </a:lnTo>
                                                      </a:path>
                                                    </a:pathLst>
                                                  </a:custGeom>
                                                  <a:noFill/>
                                                  <a:ln w="9722">
                                                    <a:solidFill>
                                                      <a:srgbClr val="C67BFE"/>
                                                    </a:solidFill>
                                                    <a:prstDash val="lgDash"/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solidFill>
                                                          <a:srgbClr val="FFFFFF"/>
                                                        </a:solidFill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 rot="0" vert="horz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29" o:spid="_x0000_s1026" style="position:absolute;margin-left:481.55pt;margin-top:-23.1pt;width:13.2pt;height:50.65pt;z-index:-2148;mso-position-horizontal-relative:page" coordorigin="9632,-464" coordsize="265,101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">
                <v:group id="Group 830" o:spid="_x0000_s1027" style="position:absolute;left:9639;top:-456;width:250;height:250" coordorigin="9639,-456" coordsize="250,2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LpsAEzGAAAA3AAA&#10;AA8AAAAAAAAAAAAAAAAAqQIAAGRycy9kb3ducmV2LnhtbFBLBQYAAAAABAAEAPoAAACcAwAAAAA=&#10;">
                  <v:shape id="Freeform 853" o:spid="_x0000_s1028" style="position:absolute;left:9639;top:-456;width:250;height:250;visibility:visible;mso-wrap-style:square;v-text-anchor:top" coordsize="250,25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l8PExQAA&#10;ANwAAAAPAAAAZHJzL2Rvd25yZXYueG1sRI9Ba8JAFITvBf/D8gRvzaaVlhBdJQpCD+YQFcTbI/ua&#10;BLNvQ3ZN4r/vFgo9DjPzDbPeTqYVA/WusazgLYpBEJdWN1wpuJwPrwkI55E1tpZJwZMcbDezlzWm&#10;2o5c0HDylQgQdikqqL3vUildWZNBF9mOOHjftjfog+wrqXscA9y08j2OP6XBhsNCjR3tayrvp4dR&#10;0HbF45DvcpdxFt+LMpO363FQajGfshUIT5P/D/+1v7SCZPkBv2fCEZCb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mXw8TFAAAA3AAAAA8AAAAAAAAAAAAAAAAAlwIAAGRycy9k&#10;b3ducmV2LnhtbFBLBQYAAAAABAAEAPUAAACJAwAAAAA=&#10;" path="m0,250l250,250,250,,,,,250xe" filled="f" strokecolor="#cccbcb" strokeweight="9722emu">
                    <v:path arrowok="t" o:connecttype="custom" o:connectlocs="0,-206;250,-206;250,-456;0,-456;0,-206" o:connectangles="0,0,0,0,0"/>
                  </v:shape>
                  <v:group id="Group 831" o:spid="_x0000_s1029" style="position:absolute;left:9664;top:-331;width:200;height:0" coordorigin="9664,-331" coordsize="200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l8jugxAAAANwAAAAP&#10;AAAAAAAAAAAAAAAAAKkCAABkcnMvZG93bnJldi54bWxQSwUGAAAAAAQABAD6AAAAmgMAAAAA&#10;">
                    <v:polyline id="Freeform 852" o:spid="_x0000_s1030" style="position:absolute;visibility:visible;mso-wrap-style:square;v-text-anchor:top" points="19328,-662,19528,-662" coordsize="20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rYNfxAAA&#10;ANwAAAAPAAAAZHJzL2Rvd25yZXYueG1sRI9Pi8IwFMTvgt8hPMHbmvoHLV2jqLiseBDt7t4fzbMt&#10;Ni+liVq/vREWPA4z8xtmvmxNJW7UuNKyguEgAkGcWV1yruD35+sjBuE8ssbKMil4kIPlotuZY6Lt&#10;nU90S30uAoRdggoK7+tESpcVZNANbE0cvLNtDPogm1zqBu8Bbio5iqKpNFhyWCiwpk1B2SW9GgXl&#10;9CSPvt5P0nTM1794/X3ZHlipfq9dfYLw1Pp3+L+90wri8QxeZ8IRkIsn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a2DX8QAAADcAAAADwAAAAAAAAAAAAAAAACXAgAAZHJzL2Rv&#10;d25yZXYueG1sUEsFBgAAAAAEAAQA9QAAAIgDAAAAAA==&#10;" filled="f" strokecolor="#f8766c" strokeweight="9722emu">
                      <v:path arrowok="t" o:connecttype="custom" o:connectlocs="0,0;200,0" o:connectangles="0,0"/>
                      <o:lock v:ext="edit" verticies="t"/>
                    </v:polyline>
                    <v:group id="Group 832" o:spid="_x0000_s1031" style="position:absolute;left:9664;top:-331;width:200;height:0" coordorigin="9664,-331" coordsize="200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OyEKScIAAADcAAAADwAA&#10;AAAAAAAAAAAAAACpAgAAZHJzL2Rvd25yZXYueG1sUEsFBgAAAAAEAAQA+gAAAJgDAAAAAA==&#10;">
                      <v:polyline id="Freeform 851" o:spid="_x0000_s1032" style="position:absolute;visibility:visible;mso-wrap-style:square;v-text-anchor:top" points="19328,-662,19528,-662" coordsize="20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2GassxgAA&#10;ANwAAAAPAAAAZHJzL2Rvd25yZXYueG1sRI/NbsIwEITvSH0Hayv1Bk6piiBgEAIqceiF/+sSb5O0&#10;8Tqy3ST06etKSD2OZuYbzWzRmUo05HxpWcHzIAFBnFldcq7geHjrj0H4gKyxskwKbuRhMX/ozTDV&#10;tuUdNfuQiwhhn6KCIoQ6ldJnBRn0A1sTR+/DOoMhSpdL7bCNcFPJYZKMpMGS40KBNa0Kyr7230ZB&#10;/eouJ7lZ6vdtMzqvb/anurafSj09dsspiEBd+A/f21utYPwygb8z8QjI+S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2GassxgAAANwAAAAPAAAAAAAAAAAAAAAAAJcCAABkcnMv&#10;ZG93bnJldi54bWxQSwUGAAAAAAQABAD1AAAAigMAAAAA&#10;" filled="f" strokecolor="#f8766c" strokeweight="9722emu">
                        <v:stroke dashstyle="longDash"/>
                        <v:path arrowok="t" o:connecttype="custom" o:connectlocs="0,0;200,0" o:connectangles="0,0"/>
                        <o:lock v:ext="edit" verticies="t"/>
                      </v:polyline>
                      <v:group id="Group 833" o:spid="_x0000_s1033" style="position:absolute;left:9639;top:-206;width:250;height:250" coordorigin="9639,-206" coordsize="250,2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nVF1MsIAAADcAAAADwAA&#10;AAAAAAAAAAAAAACpAgAAZHJzL2Rvd25yZXYueG1sUEsFBgAAAAAEAAQA+gAAAJgDAAAAAA==&#10;">
                        <v:shape id="Freeform 850" o:spid="_x0000_s1034" style="position:absolute;left:9639;top:-206;width:250;height:250;visibility:visible;mso-wrap-style:square;v-text-anchor:top" coordsize="250,25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qra6xQAA&#10;ANwAAAAPAAAAZHJzL2Rvd25yZXYueG1sRI9Ba8JAFITvhf6H5Qm9NZtIKRJdJRYCHppDUkG8PbLP&#10;JJh9G7JrTP+9KxR6HGbmG2azm00vJhpdZ1lBEsUgiGurO24UHH/y9xUI55E19pZJwS852G1fXzaY&#10;anvnkqbKNyJA2KWooPV+SKV0dUsGXWQH4uBd7GjQBzk2Uo94D3DTy2Ucf0qDHYeFFgf6aqm+Vjej&#10;oB/KW17sC5dxFl/LOpPn0/ek1NtiztYgPM3+P/zXPmgFq48EnmfCEZDbB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6qtrrFAAAA3AAAAA8AAAAAAAAAAAAAAAAAlwIAAGRycy9k&#10;b3ducmV2LnhtbFBLBQYAAAAABAAEAPUAAACJAwAAAAA=&#10;" path="m0,249l250,249,250,,,,,249xe" filled="f" strokecolor="#cccbcb" strokeweight="9722emu">
                          <v:path arrowok="t" o:connecttype="custom" o:connectlocs="0,43;250,43;250,-206;0,-206;0,43" o:connectangles="0,0,0,0,0"/>
                        </v:shape>
                        <v:group id="Group 834" o:spid="_x0000_s1035" style="position:absolute;left:9664;top:-82;width:200;height:0" coordorigin="9664,-82" coordsize="200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As9O3sUAAADcAAAA&#10;DwAAAAAAAAAAAAAAAACpAgAAZHJzL2Rvd25yZXYueG1sUEsFBgAAAAAEAAQA+gAAAJsDAAAAAA==&#10;">
                          <v:polyline id="Freeform 849" o:spid="_x0000_s1036" style="position:absolute;visibility:visible;mso-wrap-style:square;v-text-anchor:top" points="19328,-164,19528,-164" coordsize="20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Y3xAwgAA&#10;ANwAAAAPAAAAZHJzL2Rvd25yZXYueG1sRI9Ba8JAFITvgv9heQVvZlMtkkZXEaHUa6PeH9nXJJp9&#10;G7KbmOTXdwuFHoeZ+YbZHQZTi55aV1lW8BrFIIhzqysuFFwvH8sEhPPIGmvLpGAkB4f9fLbDVNsn&#10;f1Gf+UIECLsUFZTeN6mULi/JoItsQxy8b9sa9EG2hdQtPgPc1HIVxxtpsOKwUGJDp5LyR9YZBdl6&#10;arqpu7335vFZI93HbLCVUouX4bgF4Wnw/+G/9lkrSN7W8HsmHAG5/w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9jfEDCAAAA3AAAAA8AAAAAAAAAAAAAAAAAlwIAAGRycy9kb3du&#10;cmV2LnhtbFBLBQYAAAAABAAEAPUAAACGAwAAAAA=&#10;" filled="f" strokecolor="#7bad00" strokeweight="9722emu">
                            <v:path arrowok="t" o:connecttype="custom" o:connectlocs="0,0;200,0" o:connectangles="0,0"/>
                            <o:lock v:ext="edit" verticies="t"/>
                          </v:polyline>
                          <v:group id="Group 835" o:spid="_x0000_s1037" style="position:absolute;left:9664;top:-82;width:200;height:0" coordorigin="9664,-82" coordsize="200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4mpzMcUAAADcAAAA&#10;DwAAAAAAAAAAAAAAAACpAgAAZHJzL2Rvd25yZXYueG1sUEsFBgAAAAAEAAQA+gAAAJsDAAAAAA==&#10;">
                            <v:polyline id="Freeform 848" o:spid="_x0000_s1038" style="position:absolute;visibility:visible;mso-wrap-style:square;v-text-anchor:top" points="19328,-164,19528,-164" coordsize="20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UJ9sxQAA&#10;ANwAAAAPAAAAZHJzL2Rvd25yZXYueG1sRI9BawIxFITvgv8hPMGbZi22yGoUEUq1p7otBW/PzXOz&#10;uHnZJlHXf98IhR6HmfmGWaw624gr+VA7VjAZZyCIS6drrhR8fb6OZiBCRNbYOCYFdwqwWvZ7C8y1&#10;u/GerkWsRIJwyFGBibHNpQylIYth7Fri5J2ctxiT9JXUHm8Jbhv5lGUv0mLNacFgSxtD5bm4WAXH&#10;4u1983HfTS5+t7XfP4fzwXCm1HDQrecgInXxP/zX3moFs+kzPM6kIyCX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1Qn2zFAAAA3AAAAA8AAAAAAAAAAAAAAAAAlwIAAGRycy9k&#10;b3ducmV2LnhtbFBLBQYAAAAABAAEAPUAAACJAwAAAAA=&#10;" filled="f" strokecolor="#7bad00" strokeweight="9722emu">
                              <v:stroke dashstyle="longDash"/>
                              <v:path arrowok="t" o:connecttype="custom" o:connectlocs="0,0;200,0" o:connectangles="0,0"/>
                              <o:lock v:ext="edit" verticies="t"/>
                            </v:polyline>
                            <v:group id="Group 836" o:spid="_x0000_s1039" style="position:absolute;left:9639;top:43;width:250;height:250" coordorigin="9639,43" coordsize="250,2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H30SN3GAAAA3AAA&#10;AA8AAAAAAAAAAAAAAAAAqQIAAGRycy9kb3ducmV2LnhtbFBLBQYAAAAABAAEAPoAAACcAwAAAAA=&#10;">
                              <v:shape id="Freeform 847" o:spid="_x0000_s1040" style="position:absolute;left:9639;top:43;width:250;height:250;visibility:visible;mso-wrap-style:square;v-text-anchor:top" coordsize="250,25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D4tVxQAA&#10;ANwAAAAPAAAAZHJzL2Rvd25yZXYueG1sRI9Ba8JAFITvBf/D8gRvzaZF2hBdJQpCD+YQFcTbI/ua&#10;BLNvQ3ZN4r/vFgo9DjPzDbPeTqYVA/WusazgLYpBEJdWN1wpuJwPrwkI55E1tpZJwZMcbDezlzWm&#10;2o5c0HDylQgQdikqqL3vUildWZNBF9mOOHjftjfog+wrqXscA9y08j2OP6TBhsNCjR3tayrvp4dR&#10;0HbF45DvcpdxFt+LMpO363FQajGfshUIT5P/D/+1v7SCZPkJv2fCEZCb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4Pi1XFAAAA3AAAAA8AAAAAAAAAAAAAAAAAlwIAAGRycy9k&#10;b3ducmV2LnhtbFBLBQYAAAAABAAEAPUAAACJAwAAAAA=&#10;" path="m0,250l250,250,250,,,,,250xe" filled="f" strokecolor="#cccbcb" strokeweight="9722emu">
                                <v:path arrowok="t" o:connecttype="custom" o:connectlocs="0,293;250,293;250,43;0,43;0,293" o:connectangles="0,0,0,0,0"/>
                              </v:shape>
                              <v:group id="Group 837" o:spid="_x0000_s1041" style="position:absolute;left:9664;top:168;width:200;height:0" coordorigin="9664,168" coordsize="200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Yyd5NMIAAADcAAAADwAA&#10;AAAAAAAAAAAAAACpAgAAZHJzL2Rvd25yZXYueG1sUEsFBgAAAAAEAAQA+gAAAJgDAAAAAA==&#10;">
                                <v:polyline id="Freeform 846" o:spid="_x0000_s1042" style="position:absolute;visibility:visible;mso-wrap-style:square;v-text-anchor:top" points="19328,336,19528,336" coordsize="20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UbjjxAAA&#10;ANwAAAAPAAAAZHJzL2Rvd25yZXYueG1sRI/disIwFITvBd8hHGHvNF1xpe0aRURBFov4A94emrNt&#10;2eakNFG7b28EwcthZr5hZovO1OJGrassK/gcRSCIc6srLhScT5thDMJ5ZI21ZVLwTw4W835vhqm2&#10;dz7Q7egLESDsUlRQet+kUrq8JINuZBvi4P3a1qAPsi2kbvEe4KaW4yiaSoMVh4USG1qVlP8dr0ZB&#10;cUnir/O6y1Y7s804wcTtfzKlPgbd8huEp86/w6/2ViuIJwk8z4QjIOcP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FG448QAAADcAAAADwAAAAAAAAAAAAAAAACXAgAAZHJzL2Rv&#10;d25yZXYueG1sUEsFBgAAAAAEAAQA9QAAAIgDAAAAAA==&#10;" filled="f" strokecolor="#00bec4" strokeweight="9722emu">
                                  <v:path arrowok="t" o:connecttype="custom" o:connectlocs="0,0;200,0" o:connectangles="0,0"/>
                                  <o:lock v:ext="edit" verticies="t"/>
                                </v:polyline>
                                <v:group id="Group 838" o:spid="_x0000_s1043" style="position:absolute;left:9664;top:168;width:200;height:0" coordorigin="9664,168" coordsize="200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GIjj78IAAADcAAAADwAA&#10;AAAAAAAAAAAAAACpAgAAZHJzL2Rvd25yZXYueG1sUEsFBgAAAAAEAAQA+gAAAJgDAAAAAA==&#10;">
                                  <v:polyline id="Freeform 845" o:spid="_x0000_s1044" style="position:absolute;visibility:visible;mso-wrap-style:square;v-text-anchor:top" points="19328,336,19528,336" coordsize="20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6vhLxAAA&#10;ANwAAAAPAAAAZHJzL2Rvd25yZXYueG1sRI9Bi8IwFITvgv8hvIW9aaqg2GoUUYRVBLEu7PXRPNuy&#10;zUttYq3/frMgeBxm5htmsepMJVpqXGlZwWgYgSDOrC45V/B92Q1mIJxH1lhZJgVPcrBa9nsLTLR9&#10;8Jna1OciQNglqKDwvk6kdFlBBt3Q1sTBu9rGoA+yyaVu8BHgppLjKJpKgyWHhQJr2hSU/aZ3o+Cw&#10;/onv+eQU+zY6uvg43u7tbavU50e3noPw1Pl3+NX+0gpmkxH8nwlHQC7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+r4S8QAAADcAAAADwAAAAAAAAAAAAAAAACXAgAAZHJzL2Rv&#10;d25yZXYueG1sUEsFBgAAAAAEAAQA9QAAAIgDAAAAAA==&#10;" filled="f" strokecolor="#00bec4" strokeweight="9722emu">
                                    <v:stroke dashstyle="longDash"/>
                                    <v:path arrowok="t" o:connecttype="custom" o:connectlocs="0,0;200,0" o:connectangles="0,0"/>
                                    <o:lock v:ext="edit" verticies="t"/>
                                  </v:polyline>
                                  <v:group id="Group 839" o:spid="_x0000_s1045" style="position:absolute;left:9639;top:293;width:250;height:250" coordorigin="9639,293" coordsize="250,2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IcW2APGAAAA3AAA&#10;AA8AAAAAAAAAAAAAAAAAqQIAAGRycy9kb3ducmV2LnhtbFBLBQYAAAAABAAEAPoAAACcAwAAAAA=&#10;">
                                    <v:shape id="Freeform 844" o:spid="_x0000_s1046" style="position:absolute;left:9639;top:293;width:250;height:250;visibility:visible;mso-wrap-style:square;v-text-anchor:top" coordsize="250,25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07RuLxQAA&#10;ANwAAAAPAAAAZHJzL2Rvd25yZXYueG1sRI9Ba8JAFITvBf/D8gRvzaaVlhBdJQpCD+YQFcTbI/ua&#10;BLNvQ3ZN4r/vFgo9DjPzDbPeTqYVA/WusazgLYpBEJdWN1wpuJwPrwkI55E1tpZJwZMcbDezlzWm&#10;2o5c0HDylQgQdikqqL3vUildWZNBF9mOOHjftjfog+wrqXscA9y08j2OP6XBhsNCjR3tayrvp4dR&#10;0HbF45DvcpdxFt+LMpO363FQajGfshUIT5P/D/+1v7SC5GMJv2fCEZCb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TtG4vFAAAA3AAAAA8AAAAAAAAAAAAAAAAAlwIAAGRycy9k&#10;b3ducmV2LnhtbFBLBQYAAAAABAAEAPUAAACJAwAAAAA=&#10;" path="m0,249l250,249,250,,,,,249xe" filled="f" strokecolor="#cccbcb" strokeweight="9722emu">
                                      <v:path arrowok="t" o:connecttype="custom" o:connectlocs="0,542;250,542;250,293;0,293;0,542" o:connectangles="0,0,0,0,0"/>
                                    </v:shape>
                                    <v:group id="Group 840" o:spid="_x0000_s1047" style="position:absolute;left:9664;top:418;width:200;height:0" coordorigin="9664,418" coordsize="200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Gez5ezGAAAA3AAA&#10;AA8AAAAAAAAAAAAAAAAAqQIAAGRycy9kb3ducmV2LnhtbFBLBQYAAAAABAAEAPoAAACcAwAAAAA=&#10;">
                                      <v:polyline id="Freeform 843" o:spid="_x0000_s1048" style="position:absolute;visibility:visible;mso-wrap-style:square;v-text-anchor:top" points="19328,836,19528,836" coordsize="20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t6lzwwAA&#10;ANwAAAAPAAAAZHJzL2Rvd25yZXYueG1sRI/RisIwFETfBf8h3IV903QLaqlGEUV3hSKs6wdcmmtb&#10;bG5KE239e7Mg+DjMzBlmsepNLe7Uusqygq9xBII4t7riQsH5bzdKQDiPrLG2TAoe5GC1HA4WmGrb&#10;8S/dT74QAcIuRQWl900qpctLMujGtiEO3sW2Bn2QbSF1i12Am1rGUTSVBisOCyU2tCkpv55uRkE2&#10;M8m5i7+P2Xa/r6dxkh1wlyn1+dGv5yA89f4dfrV/tIJkMoH/M+EIyOUT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Ft6lzwwAAANwAAAAPAAAAAAAAAAAAAAAAAJcCAABkcnMvZG93&#10;bnJldi54bWxQSwUGAAAAAAQABAD1AAAAhwMAAAAA&#10;" filled="f" strokecolor="#c67bfe" strokeweight="9722emu">
                                        <v:path arrowok="t" o:connecttype="custom" o:connectlocs="0,0;200,0" o:connectangles="0,0"/>
                                        <o:lock v:ext="edit" verticies="t"/>
                                      </v:polyline>
                                      <v:group id="Group 841" o:spid="_x0000_s1049" style="position:absolute;left:9664;top:418;width:200;height:0" coordorigin="9664,418" coordsize="200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Pgt3gDGAAAA3AAA&#10;AA8AAAAAAAAAAAAAAAAAqQIAAGRycy9kb3ducmV2LnhtbFBLBQYAAAAABAAEAPoAAACcAwAAAAA=&#10;">
                                        <v:polyline id="Freeform 842" o:spid="_x0000_s1050" style="position:absolute;visibility:visible;mso-wrap-style:square;v-text-anchor:top" points="19328,836,19528,836" coordsize="20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r42KxgAA&#10;ANwAAAAPAAAAZHJzL2Rvd25yZXYueG1sRI9Ba8JAFITvQv/D8gpepG4q2krqGtoUoSdBKz0/s88k&#10;Nvs27G418de7BcHjMDPfMIusM404kfO1ZQXP4wQEcWF1zaWC3ffqaQ7CB2SNjWVS0JOHbPkwWGCq&#10;7Zk3dNqGUkQI+xQVVCG0qZS+qMigH9uWOHoH6wyGKF0ptcNzhJtGTpLkRRqsOS5U2FJeUfG7/TMK&#10;kuN6ttnv9j8f+eXT2Xw01bafKjV87N7fQATqwj18a39pBfPZK/yfiUdALq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sr42KxgAAANwAAAAPAAAAAAAAAAAAAAAAAJcCAABkcnMv&#10;ZG93bnJldi54bWxQSwUGAAAAAAQABAD1AAAAigMAAAAA&#10;" filled="f" strokecolor="#c67bfe" strokeweight="9722emu">
                                          <v:stroke dashstyle="longDash"/>
                                          <v:path arrowok="t" o:connecttype="custom" o:connectlocs="0,0;200,0" o:connectangles="0,0"/>
                                          <o:lock v:ext="edit" verticies="t"/>
                                        </v:polyline>
                                      </v:group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6839DC">
        <w:rPr>
          <w:rFonts w:ascii="Arial" w:eastAsia="Arial" w:hAnsi="Arial" w:cs="Arial"/>
          <w:position w:val="-1"/>
          <w:sz w:val="13"/>
          <w:szCs w:val="13"/>
        </w:rPr>
        <w:t xml:space="preserve">1  </w:t>
      </w:r>
      <w:r w:rsidR="006839DC">
        <w:rPr>
          <w:rFonts w:ascii="Arial" w:eastAsia="Arial" w:hAnsi="Arial" w:cs="Arial"/>
          <w:spacing w:val="11"/>
          <w:position w:val="-1"/>
          <w:sz w:val="13"/>
          <w:szCs w:val="13"/>
        </w:rPr>
        <w:t xml:space="preserve"> </w:t>
      </w:r>
      <w:r w:rsidR="006839DC">
        <w:rPr>
          <w:rFonts w:ascii="Arial" w:eastAsia="Arial" w:hAnsi="Arial" w:cs="Arial"/>
          <w:w w:val="103"/>
          <w:position w:val="-2"/>
          <w:sz w:val="14"/>
          <w:szCs w:val="14"/>
        </w:rPr>
        <w:t>1/3</w:t>
      </w:r>
    </w:p>
    <w:p w:rsidR="00273D53" w:rsidRDefault="006839DC">
      <w:pPr>
        <w:spacing w:line="100" w:lineRule="exact"/>
        <w:ind w:left="38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pacing w:val="-34"/>
          <w:position w:val="-1"/>
          <w:sz w:val="13"/>
          <w:szCs w:val="13"/>
        </w:rPr>
        <w:t>2</w:t>
      </w:r>
      <w:r>
        <w:rPr>
          <w:rFonts w:ascii="Arial" w:eastAsia="Arial" w:hAnsi="Arial" w:cs="Arial"/>
          <w:position w:val="1"/>
          <w:sz w:val="13"/>
          <w:szCs w:val="13"/>
        </w:rPr>
        <w:t>1</w:t>
      </w:r>
    </w:p>
    <w:p w:rsidR="00273D53" w:rsidRDefault="006839DC">
      <w:pPr>
        <w:spacing w:line="140" w:lineRule="exact"/>
        <w:ind w:left="115"/>
        <w:rPr>
          <w:rFonts w:ascii="Arial" w:eastAsia="Arial" w:hAnsi="Arial" w:cs="Arial"/>
          <w:sz w:val="14"/>
          <w:szCs w:val="14"/>
        </w:rPr>
        <w:sectPr w:rsidR="00273D53">
          <w:type w:val="continuous"/>
          <w:pgSz w:w="12240" w:h="15840"/>
          <w:pgMar w:top="960" w:right="1340" w:bottom="280" w:left="1320" w:header="720" w:footer="720" w:gutter="0"/>
          <w:cols w:num="6" w:space="720" w:equalWidth="0">
            <w:col w:w="1099" w:space="240"/>
            <w:col w:w="615" w:space="1009"/>
            <w:col w:w="579" w:space="240"/>
            <w:col w:w="615" w:space="1009"/>
            <w:col w:w="1434" w:space="1009"/>
            <w:col w:w="1731"/>
          </w:cols>
        </w:sectPr>
      </w:pPr>
      <w:r>
        <w:rPr>
          <w:rFonts w:ascii="Arial" w:eastAsia="Arial" w:hAnsi="Arial" w:cs="Arial"/>
          <w:position w:val="3"/>
          <w:sz w:val="13"/>
          <w:szCs w:val="13"/>
        </w:rPr>
        <w:t xml:space="preserve">0         </w:t>
      </w:r>
      <w:r>
        <w:rPr>
          <w:rFonts w:ascii="Arial" w:eastAsia="Arial" w:hAnsi="Arial" w:cs="Arial"/>
          <w:spacing w:val="10"/>
          <w:position w:val="3"/>
          <w:sz w:val="13"/>
          <w:szCs w:val="13"/>
        </w:rPr>
        <w:t xml:space="preserve"> </w:t>
      </w:r>
      <w:r>
        <w:rPr>
          <w:rFonts w:ascii="Arial" w:eastAsia="Arial" w:hAnsi="Arial" w:cs="Arial"/>
          <w:position w:val="1"/>
          <w:sz w:val="13"/>
          <w:szCs w:val="13"/>
        </w:rPr>
        <w:t xml:space="preserve">0  </w:t>
      </w:r>
      <w:r>
        <w:rPr>
          <w:rFonts w:ascii="Arial" w:eastAsia="Arial" w:hAnsi="Arial" w:cs="Arial"/>
          <w:spacing w:val="11"/>
          <w:position w:val="1"/>
          <w:sz w:val="13"/>
          <w:szCs w:val="13"/>
        </w:rPr>
        <w:t xml:space="preserve"> </w:t>
      </w:r>
      <w:r>
        <w:rPr>
          <w:rFonts w:ascii="Arial" w:eastAsia="Arial" w:hAnsi="Arial" w:cs="Arial"/>
          <w:w w:val="103"/>
          <w:sz w:val="14"/>
          <w:szCs w:val="14"/>
        </w:rPr>
        <w:t>0/3</w:t>
      </w:r>
    </w:p>
    <w:p w:rsidR="00273D53" w:rsidRDefault="00273D53">
      <w:pPr>
        <w:spacing w:before="8" w:line="160" w:lineRule="exact"/>
        <w:rPr>
          <w:sz w:val="17"/>
          <w:szCs w:val="17"/>
        </w:rPr>
      </w:pPr>
    </w:p>
    <w:p w:rsidR="00273D53" w:rsidRDefault="006839DC">
      <w:pPr>
        <w:spacing w:before="45"/>
        <w:ind w:left="894" w:right="1485"/>
        <w:jc w:val="center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 xml:space="preserve">56    </w:t>
      </w:r>
      <w:r>
        <w:rPr>
          <w:rFonts w:ascii="Arial" w:eastAsia="Arial" w:hAnsi="Arial" w:cs="Arial"/>
          <w:spacing w:val="3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126     196                       </w:t>
      </w:r>
      <w:r>
        <w:rPr>
          <w:rFonts w:ascii="Arial" w:eastAsia="Arial" w:hAnsi="Arial" w:cs="Arial"/>
          <w:spacing w:val="3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392    </w:t>
      </w:r>
      <w:r>
        <w:rPr>
          <w:rFonts w:ascii="Arial" w:eastAsia="Arial" w:hAnsi="Arial" w:cs="Arial"/>
          <w:spacing w:val="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56    </w:t>
      </w:r>
      <w:r>
        <w:rPr>
          <w:rFonts w:ascii="Arial" w:eastAsia="Arial" w:hAnsi="Arial" w:cs="Arial"/>
          <w:spacing w:val="3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126     196                       </w:t>
      </w:r>
      <w:r>
        <w:rPr>
          <w:rFonts w:ascii="Arial" w:eastAsia="Arial" w:hAnsi="Arial" w:cs="Arial"/>
          <w:spacing w:val="3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392    </w:t>
      </w:r>
      <w:r>
        <w:rPr>
          <w:rFonts w:ascii="Arial" w:eastAsia="Arial" w:hAnsi="Arial" w:cs="Arial"/>
          <w:spacing w:val="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56    </w:t>
      </w:r>
      <w:r>
        <w:rPr>
          <w:rFonts w:ascii="Arial" w:eastAsia="Arial" w:hAnsi="Arial" w:cs="Arial"/>
          <w:spacing w:val="3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126     196                       </w:t>
      </w:r>
      <w:r>
        <w:rPr>
          <w:rFonts w:ascii="Arial" w:eastAsia="Arial" w:hAnsi="Arial" w:cs="Arial"/>
          <w:spacing w:val="32"/>
          <w:sz w:val="14"/>
          <w:szCs w:val="14"/>
        </w:rPr>
        <w:t xml:space="preserve"> </w:t>
      </w:r>
      <w:r>
        <w:rPr>
          <w:rFonts w:ascii="Arial" w:eastAsia="Arial" w:hAnsi="Arial" w:cs="Arial"/>
          <w:w w:val="103"/>
          <w:sz w:val="14"/>
          <w:szCs w:val="14"/>
        </w:rPr>
        <w:t>392</w:t>
      </w:r>
    </w:p>
    <w:p w:rsidR="00273D53" w:rsidRDefault="006839DC">
      <w:pPr>
        <w:spacing w:line="180" w:lineRule="exact"/>
        <w:ind w:left="4032" w:right="4663"/>
        <w:jc w:val="center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w w:val="101"/>
          <w:sz w:val="17"/>
          <w:szCs w:val="17"/>
        </w:rPr>
        <w:t>Exposures</w:t>
      </w:r>
    </w:p>
    <w:p w:rsidR="00273D53" w:rsidRDefault="00273D53">
      <w:pPr>
        <w:spacing w:line="200" w:lineRule="exact"/>
      </w:pPr>
    </w:p>
    <w:p w:rsidR="00273D53" w:rsidRDefault="00273D53">
      <w:pPr>
        <w:spacing w:before="12" w:line="200" w:lineRule="exact"/>
      </w:pPr>
    </w:p>
    <w:p w:rsidR="00273D53" w:rsidRDefault="006839DC">
      <w:pPr>
        <w:spacing w:before="21" w:line="415" w:lineRule="auto"/>
        <w:ind w:left="120" w:right="311"/>
        <w:rPr>
          <w:sz w:val="24"/>
          <w:szCs w:val="24"/>
        </w:rPr>
      </w:pPr>
      <w:r>
        <w:rPr>
          <w:spacing w:val="-11"/>
          <w:sz w:val="24"/>
          <w:szCs w:val="24"/>
        </w:rPr>
        <w:t>F</w:t>
      </w:r>
      <w:r>
        <w:rPr>
          <w:sz w:val="24"/>
          <w:szCs w:val="24"/>
        </w:rPr>
        <w:t>igu</w:t>
      </w:r>
      <w:r>
        <w:rPr>
          <w:spacing w:val="-9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4.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Experiment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results.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Each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plot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data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one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measure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(memor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similarit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 meaning)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Experiment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1.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Points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condition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means,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error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bars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95%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CIs,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dashed lines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best-fitting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linear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gression.</w:t>
      </w: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before="3" w:line="220" w:lineRule="exact"/>
        <w:rPr>
          <w:sz w:val="22"/>
          <w:szCs w:val="22"/>
        </w:rPr>
      </w:pPr>
    </w:p>
    <w:p w:rsidR="00273D53" w:rsidRDefault="006839DC">
      <w:pPr>
        <w:spacing w:line="415" w:lineRule="auto"/>
        <w:ind w:left="120" w:right="78"/>
        <w:rPr>
          <w:sz w:val="24"/>
          <w:szCs w:val="24"/>
        </w:rPr>
      </w:pPr>
      <w:r>
        <w:rPr>
          <w:sz w:val="24"/>
          <w:szCs w:val="24"/>
        </w:rPr>
        <w:t>scores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both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outperformed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all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respect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-6"/>
          <w:sz w:val="24"/>
          <w:szCs w:val="24"/>
        </w:rPr>
        <w:t>e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els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coherence,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also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computed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this model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continuous</w:t>
      </w:r>
      <w:r>
        <w:rPr>
          <w:spacing w:val="-11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ariable;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continuous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gressor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significantly predicted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increases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score,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β</w:t>
      </w:r>
      <w:r>
        <w:rPr>
          <w:spacing w:val="30"/>
          <w:sz w:val="24"/>
          <w:szCs w:val="24"/>
        </w:rPr>
        <w:t xml:space="preserve"> </w:t>
      </w:r>
      <w:r>
        <w:rPr>
          <w:w w:val="134"/>
          <w:sz w:val="24"/>
          <w:szCs w:val="24"/>
        </w:rPr>
        <w:t>=</w:t>
      </w:r>
      <w:r>
        <w:rPr>
          <w:spacing w:val="-14"/>
          <w:w w:val="134"/>
          <w:sz w:val="24"/>
          <w:szCs w:val="24"/>
        </w:rPr>
        <w:t xml:space="preserve"> </w:t>
      </w:r>
      <w:r>
        <w:rPr>
          <w:sz w:val="24"/>
          <w:szCs w:val="24"/>
        </w:rPr>
        <w:t>0.06,</w:t>
      </w:r>
      <w:r>
        <w:rPr>
          <w:spacing w:val="-7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t(619)</w:t>
      </w:r>
      <w:r>
        <w:rPr>
          <w:spacing w:val="-24"/>
          <w:w w:val="109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=</w:t>
      </w:r>
      <w:r>
        <w:rPr>
          <w:spacing w:val="34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>3.86,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3"/>
          <w:sz w:val="24"/>
          <w:szCs w:val="24"/>
        </w:rPr>
        <w:t xml:space="preserve"> </w:t>
      </w:r>
      <w:r>
        <w:rPr>
          <w:w w:val="134"/>
          <w:sz w:val="24"/>
          <w:szCs w:val="24"/>
        </w:rPr>
        <w:t>&lt;</w:t>
      </w:r>
      <w:r>
        <w:rPr>
          <w:spacing w:val="-14"/>
          <w:w w:val="134"/>
          <w:sz w:val="24"/>
          <w:szCs w:val="24"/>
        </w:rPr>
        <w:t xml:space="preserve"> </w:t>
      </w:r>
      <w:r>
        <w:rPr>
          <w:sz w:val="24"/>
          <w:szCs w:val="24"/>
        </w:rPr>
        <w:t>0.0005,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suggesting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pa</w:t>
      </w:r>
      <w:r>
        <w:rPr>
          <w:spacing w:val="-4"/>
          <w:w w:val="108"/>
          <w:sz w:val="24"/>
          <w:szCs w:val="24"/>
        </w:rPr>
        <w:t>r</w:t>
      </w:r>
      <w:r>
        <w:rPr>
          <w:w w:val="101"/>
          <w:sz w:val="24"/>
          <w:szCs w:val="24"/>
        </w:rPr>
        <w:t xml:space="preserve">ametrically </w:t>
      </w:r>
      <w:r>
        <w:rPr>
          <w:sz w:val="24"/>
          <w:szCs w:val="24"/>
        </w:rPr>
        <w:t>increasing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results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ametric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increases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memory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score.</w:t>
      </w:r>
    </w:p>
    <w:p w:rsidR="00273D53" w:rsidRDefault="006839DC">
      <w:pPr>
        <w:spacing w:line="300" w:lineRule="exact"/>
        <w:ind w:left="696"/>
        <w:rPr>
          <w:sz w:val="24"/>
          <w:szCs w:val="24"/>
        </w:rPr>
      </w:pPr>
      <w:r>
        <w:rPr>
          <w:position w:val="-1"/>
          <w:sz w:val="24"/>
          <w:szCs w:val="24"/>
        </w:rPr>
        <w:t>Additionall</w:t>
      </w:r>
      <w:r>
        <w:rPr>
          <w:spacing w:val="-16"/>
          <w:position w:val="-1"/>
          <w:sz w:val="24"/>
          <w:szCs w:val="24"/>
        </w:rPr>
        <w:t>y</w:t>
      </w:r>
      <w:r>
        <w:rPr>
          <w:position w:val="-1"/>
          <w:sz w:val="24"/>
          <w:szCs w:val="24"/>
        </w:rPr>
        <w:t>,</w:t>
      </w:r>
      <w:r>
        <w:rPr>
          <w:spacing w:val="-13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there</w:t>
      </w:r>
      <w:r>
        <w:rPr>
          <w:spacing w:val="-5"/>
          <w:position w:val="-1"/>
          <w:sz w:val="24"/>
          <w:szCs w:val="24"/>
        </w:rPr>
        <w:t xml:space="preserve"> </w:t>
      </w:r>
      <w:r>
        <w:rPr>
          <w:spacing w:val="-2"/>
          <w:position w:val="-1"/>
          <w:sz w:val="24"/>
          <w:szCs w:val="24"/>
        </w:rPr>
        <w:t>w</w:t>
      </w:r>
      <w:r>
        <w:rPr>
          <w:position w:val="-1"/>
          <w:sz w:val="24"/>
          <w:szCs w:val="24"/>
        </w:rPr>
        <w:t>as</w:t>
      </w:r>
      <w:r>
        <w:rPr>
          <w:spacing w:val="-4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a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significant</w:t>
      </w:r>
      <w:r>
        <w:rPr>
          <w:spacing w:val="-20"/>
          <w:position w:val="-1"/>
          <w:sz w:val="24"/>
          <w:szCs w:val="24"/>
        </w:rPr>
        <w:t xml:space="preserve"> </w:t>
      </w:r>
      <w:r>
        <w:rPr>
          <w:spacing w:val="-4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xposure</w:t>
      </w:r>
      <w:r>
        <w:rPr>
          <w:spacing w:val="-9"/>
          <w:position w:val="-1"/>
          <w:sz w:val="24"/>
          <w:szCs w:val="24"/>
        </w:rPr>
        <w:t xml:space="preserve"> </w:t>
      </w:r>
      <w:r>
        <w:rPr>
          <w:rFonts w:ascii="Batang" w:eastAsia="Batang" w:hAnsi="Batang" w:cs="Batang"/>
          <w:position w:val="-1"/>
          <w:sz w:val="24"/>
          <w:szCs w:val="24"/>
        </w:rPr>
        <w:t>×</w:t>
      </w:r>
      <w:r>
        <w:rPr>
          <w:rFonts w:ascii="Batang" w:eastAsia="Batang" w:hAnsi="Batang" w:cs="Batang"/>
          <w:spacing w:val="-30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condition</w:t>
      </w:r>
      <w:r>
        <w:rPr>
          <w:spacing w:val="-9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interaction;</w:t>
      </w:r>
      <w:r>
        <w:rPr>
          <w:spacing w:val="-1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the</w:t>
      </w:r>
      <w:r>
        <w:rPr>
          <w:spacing w:val="-3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e</w:t>
      </w:r>
      <w:r>
        <w:rPr>
          <w:spacing w:val="-6"/>
          <w:position w:val="-1"/>
          <w:sz w:val="24"/>
          <w:szCs w:val="24"/>
        </w:rPr>
        <w:t>f</w:t>
      </w:r>
      <w:r>
        <w:rPr>
          <w:position w:val="-1"/>
          <w:sz w:val="24"/>
          <w:szCs w:val="24"/>
        </w:rPr>
        <w:t>fect</w:t>
      </w:r>
      <w:r>
        <w:rPr>
          <w:spacing w:val="-5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of</w:t>
      </w:r>
    </w:p>
    <w:p w:rsidR="00273D53" w:rsidRDefault="00273D53">
      <w:pPr>
        <w:spacing w:before="2" w:line="200" w:lineRule="exact"/>
      </w:pPr>
    </w:p>
    <w:p w:rsidR="00273D53" w:rsidRDefault="006839DC">
      <w:pPr>
        <w:spacing w:line="415" w:lineRule="auto"/>
        <w:ind w:left="120" w:right="508"/>
        <w:rPr>
          <w:sz w:val="24"/>
          <w:szCs w:val="24"/>
        </w:rPr>
      </w:pP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xposures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score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significantly</w:t>
      </w:r>
      <w:r>
        <w:rPr>
          <w:spacing w:val="-24"/>
          <w:sz w:val="24"/>
          <w:szCs w:val="24"/>
        </w:rPr>
        <w:t xml:space="preserve"> </w:t>
      </w:r>
      <w:r>
        <w:rPr>
          <w:sz w:val="24"/>
          <w:szCs w:val="24"/>
        </w:rPr>
        <w:t>higher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3/3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than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other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conditions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combined, suggesting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greater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ficien</w:t>
      </w:r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y</w:t>
      </w:r>
      <w:r>
        <w:rPr>
          <w:spacing w:val="-2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statistical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3/3.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Thus,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more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semantically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coherent linguistic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input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(1)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bolstered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memory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2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Q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gularities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(2) increased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ficien</w:t>
      </w:r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y</w:t>
      </w:r>
      <w:r>
        <w:rPr>
          <w:spacing w:val="-2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statistical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process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responsible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those r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gularities,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at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least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3/3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condition.</w:t>
      </w:r>
    </w:p>
    <w:p w:rsidR="00273D53" w:rsidRDefault="006839DC">
      <w:pPr>
        <w:spacing w:before="63" w:line="400" w:lineRule="auto"/>
        <w:ind w:left="120" w:right="102" w:firstLine="576"/>
        <w:rPr>
          <w:sz w:val="24"/>
          <w:szCs w:val="24"/>
        </w:rPr>
      </w:pPr>
      <w:r>
        <w:rPr>
          <w:sz w:val="24"/>
          <w:szCs w:val="24"/>
        </w:rPr>
        <w:t>Similarit</w:t>
      </w:r>
      <w:r>
        <w:rPr>
          <w:spacing w:val="-9"/>
          <w:sz w:val="24"/>
          <w:szCs w:val="24"/>
        </w:rPr>
        <w:t>y</w:t>
      </w:r>
      <w:r>
        <w:rPr>
          <w:sz w:val="24"/>
          <w:szCs w:val="24"/>
        </w:rPr>
        <w:t xml:space="preserve">.   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There</w:t>
      </w:r>
      <w:r>
        <w:rPr>
          <w:spacing w:val="-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significant</w:t>
      </w:r>
      <w:r>
        <w:rPr>
          <w:spacing w:val="-20"/>
          <w:sz w:val="24"/>
          <w:szCs w:val="24"/>
        </w:rPr>
        <w:t xml:space="preserve"> </w:t>
      </w:r>
      <w:r>
        <w:rPr>
          <w:sz w:val="24"/>
          <w:szCs w:val="24"/>
        </w:rPr>
        <w:t>main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fect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condition: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3/3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scores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significantly higher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than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other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conditions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combined.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Additionall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there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significant</w:t>
      </w:r>
      <w:r>
        <w:rPr>
          <w:spacing w:val="-20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xposure</w:t>
      </w:r>
      <w:r>
        <w:rPr>
          <w:spacing w:val="-9"/>
          <w:sz w:val="24"/>
          <w:szCs w:val="24"/>
        </w:rPr>
        <w:t xml:space="preserve"> </w:t>
      </w:r>
      <w:r>
        <w:rPr>
          <w:rFonts w:ascii="Batang" w:eastAsia="Batang" w:hAnsi="Batang" w:cs="Batang"/>
          <w:sz w:val="24"/>
          <w:szCs w:val="24"/>
        </w:rPr>
        <w:t xml:space="preserve">× </w:t>
      </w:r>
      <w:r>
        <w:rPr>
          <w:sz w:val="24"/>
          <w:szCs w:val="24"/>
        </w:rPr>
        <w:t>condition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interaction;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fect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xposures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score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significantly</w:t>
      </w:r>
      <w:r>
        <w:rPr>
          <w:spacing w:val="-24"/>
          <w:sz w:val="24"/>
          <w:szCs w:val="24"/>
        </w:rPr>
        <w:t xml:space="preserve"> </w:t>
      </w:r>
      <w:r>
        <w:rPr>
          <w:sz w:val="24"/>
          <w:szCs w:val="24"/>
        </w:rPr>
        <w:t>higher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3/3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than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 other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conditions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combined.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Thus,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more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coherent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linguistic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input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(1)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increased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distinction between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within-cat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gory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cross-cat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gory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pairs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(2)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increased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ficien</w:t>
      </w:r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y</w:t>
      </w:r>
      <w:r>
        <w:rPr>
          <w:spacing w:val="-2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</w:p>
    <w:p w:rsidR="00273D53" w:rsidRDefault="006839DC">
      <w:pPr>
        <w:spacing w:before="24"/>
        <w:ind w:left="120"/>
        <w:rPr>
          <w:sz w:val="24"/>
          <w:szCs w:val="24"/>
        </w:rPr>
        <w:sectPr w:rsidR="00273D53">
          <w:type w:val="continuous"/>
          <w:pgSz w:w="12240" w:h="15840"/>
          <w:pgMar w:top="960" w:right="1340" w:bottom="280" w:left="1320" w:header="720" w:footer="720" w:gutter="0"/>
          <w:cols w:space="720"/>
        </w:sectPr>
      </w:pPr>
      <w:r>
        <w:rPr>
          <w:sz w:val="24"/>
          <w:szCs w:val="24"/>
        </w:rPr>
        <w:t>statistical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process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10"/>
          <w:sz w:val="24"/>
          <w:szCs w:val="24"/>
        </w:rPr>
        <w:t>n</w:t>
      </w:r>
      <w:r>
        <w:rPr>
          <w:spacing w:val="-5"/>
          <w:sz w:val="24"/>
          <w:szCs w:val="24"/>
        </w:rPr>
        <w:t>v</w:t>
      </w:r>
      <w:r>
        <w:rPr>
          <w:sz w:val="24"/>
          <w:szCs w:val="24"/>
        </w:rPr>
        <w:t>ol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making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such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distinctions,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at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least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3/3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condition.</w:t>
      </w:r>
    </w:p>
    <w:p w:rsidR="00273D53" w:rsidRDefault="00273D53">
      <w:pPr>
        <w:spacing w:before="5" w:line="120" w:lineRule="exact"/>
        <w:rPr>
          <w:sz w:val="12"/>
          <w:szCs w:val="12"/>
        </w:rPr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6839DC">
      <w:pPr>
        <w:spacing w:before="19" w:line="415" w:lineRule="auto"/>
        <w:ind w:left="120" w:right="167" w:firstLine="576"/>
        <w:rPr>
          <w:sz w:val="24"/>
          <w:szCs w:val="24"/>
        </w:rPr>
      </w:pPr>
      <w:r>
        <w:rPr>
          <w:sz w:val="24"/>
          <w:szCs w:val="24"/>
        </w:rPr>
        <w:t>Re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erent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 xml:space="preserve">assignment.   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There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significant</w:t>
      </w:r>
      <w:r>
        <w:rPr>
          <w:spacing w:val="-20"/>
          <w:sz w:val="24"/>
          <w:szCs w:val="24"/>
        </w:rPr>
        <w:t xml:space="preserve"> </w:t>
      </w:r>
      <w:r>
        <w:rPr>
          <w:sz w:val="24"/>
          <w:szCs w:val="24"/>
        </w:rPr>
        <w:t>main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fects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xposure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condition.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2/3 scores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significantly</w:t>
      </w:r>
      <w:r>
        <w:rPr>
          <w:spacing w:val="-24"/>
          <w:sz w:val="24"/>
          <w:szCs w:val="24"/>
        </w:rPr>
        <w:t xml:space="preserve"> </w:t>
      </w:r>
      <w:r>
        <w:rPr>
          <w:sz w:val="24"/>
          <w:szCs w:val="24"/>
        </w:rPr>
        <w:t>higher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than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0/3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1/3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scores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combined.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3/3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scores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ginally higher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than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rest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scores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combined,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β</w:t>
      </w:r>
      <w:r>
        <w:rPr>
          <w:spacing w:val="30"/>
          <w:sz w:val="24"/>
          <w:szCs w:val="24"/>
        </w:rPr>
        <w:t xml:space="preserve"> </w:t>
      </w:r>
      <w:r>
        <w:rPr>
          <w:w w:val="134"/>
          <w:sz w:val="24"/>
          <w:szCs w:val="24"/>
        </w:rPr>
        <w:t>=</w:t>
      </w:r>
      <w:r>
        <w:rPr>
          <w:spacing w:val="-14"/>
          <w:w w:val="134"/>
          <w:sz w:val="24"/>
          <w:szCs w:val="24"/>
        </w:rPr>
        <w:t xml:space="preserve"> </w:t>
      </w:r>
      <w:r>
        <w:rPr>
          <w:sz w:val="24"/>
          <w:szCs w:val="24"/>
        </w:rPr>
        <w:t>0.03,</w:t>
      </w:r>
      <w:r>
        <w:rPr>
          <w:spacing w:val="-21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t(615)</w:t>
      </w:r>
      <w:r>
        <w:rPr>
          <w:spacing w:val="-24"/>
          <w:w w:val="109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=</w:t>
      </w:r>
      <w:r>
        <w:rPr>
          <w:spacing w:val="34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>1.72,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 xml:space="preserve"> </w:t>
      </w:r>
      <w:r>
        <w:rPr>
          <w:w w:val="134"/>
          <w:sz w:val="24"/>
          <w:szCs w:val="24"/>
        </w:rPr>
        <w:t>=</w:t>
      </w:r>
      <w:r>
        <w:rPr>
          <w:spacing w:val="-14"/>
          <w:w w:val="134"/>
          <w:sz w:val="24"/>
          <w:szCs w:val="24"/>
        </w:rPr>
        <w:t xml:space="preserve"> </w:t>
      </w:r>
      <w:r>
        <w:rPr>
          <w:sz w:val="24"/>
          <w:szCs w:val="24"/>
        </w:rPr>
        <w:t>0.08,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possibly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because</w:t>
      </w:r>
    </w:p>
    <w:p w:rsidR="00273D53" w:rsidRDefault="006839DC">
      <w:pPr>
        <w:spacing w:before="7" w:line="415" w:lineRule="auto"/>
        <w:ind w:left="120" w:right="84"/>
        <w:rPr>
          <w:sz w:val="24"/>
          <w:szCs w:val="24"/>
        </w:rPr>
      </w:pPr>
      <w:r>
        <w:rPr>
          <w:sz w:val="24"/>
          <w:szCs w:val="24"/>
        </w:rPr>
        <w:t>3/3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2/3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may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confer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comparable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ad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antages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task.</w:t>
      </w:r>
      <w:r>
        <w:rPr>
          <w:spacing w:val="10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also computed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model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continuous</w:t>
      </w:r>
      <w:r>
        <w:rPr>
          <w:spacing w:val="-11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ariable;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continuous</w:t>
      </w:r>
      <w:r>
        <w:rPr>
          <w:spacing w:val="-11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coherence r</w:t>
      </w:r>
      <w:r>
        <w:rPr>
          <w:spacing w:val="-4"/>
          <w:w w:val="99"/>
          <w:sz w:val="24"/>
          <w:szCs w:val="24"/>
        </w:rPr>
        <w:t>e</w:t>
      </w:r>
      <w:r>
        <w:rPr>
          <w:w w:val="99"/>
          <w:sz w:val="24"/>
          <w:szCs w:val="24"/>
        </w:rPr>
        <w:t>gressor</w:t>
      </w:r>
      <w:r>
        <w:rPr>
          <w:sz w:val="24"/>
          <w:szCs w:val="24"/>
        </w:rPr>
        <w:t xml:space="preserve"> significantly</w:t>
      </w:r>
      <w:r>
        <w:rPr>
          <w:spacing w:val="-24"/>
          <w:sz w:val="24"/>
          <w:szCs w:val="24"/>
        </w:rPr>
        <w:t xml:space="preserve"> </w:t>
      </w:r>
      <w:r>
        <w:rPr>
          <w:sz w:val="24"/>
          <w:szCs w:val="24"/>
        </w:rPr>
        <w:t>predicted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increases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score,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β</w:t>
      </w:r>
      <w:r>
        <w:rPr>
          <w:spacing w:val="30"/>
          <w:sz w:val="24"/>
          <w:szCs w:val="24"/>
        </w:rPr>
        <w:t xml:space="preserve"> </w:t>
      </w:r>
      <w:r>
        <w:rPr>
          <w:w w:val="134"/>
          <w:sz w:val="24"/>
          <w:szCs w:val="24"/>
        </w:rPr>
        <w:t>=</w:t>
      </w:r>
      <w:r>
        <w:rPr>
          <w:spacing w:val="-14"/>
          <w:w w:val="134"/>
          <w:sz w:val="24"/>
          <w:szCs w:val="24"/>
        </w:rPr>
        <w:t xml:space="preserve"> </w:t>
      </w:r>
      <w:r>
        <w:rPr>
          <w:sz w:val="24"/>
          <w:szCs w:val="24"/>
        </w:rPr>
        <w:t>0.09,</w:t>
      </w:r>
      <w:r>
        <w:rPr>
          <w:spacing w:val="-7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t(619)</w:t>
      </w:r>
      <w:r>
        <w:rPr>
          <w:spacing w:val="-24"/>
          <w:w w:val="109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=</w:t>
      </w:r>
      <w:r>
        <w:rPr>
          <w:spacing w:val="34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>2.87,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3"/>
          <w:sz w:val="24"/>
          <w:szCs w:val="24"/>
        </w:rPr>
        <w:t xml:space="preserve"> </w:t>
      </w:r>
      <w:r>
        <w:rPr>
          <w:w w:val="134"/>
          <w:sz w:val="24"/>
          <w:szCs w:val="24"/>
        </w:rPr>
        <w:t>&lt;</w:t>
      </w:r>
      <w:r>
        <w:rPr>
          <w:spacing w:val="-14"/>
          <w:w w:val="134"/>
          <w:sz w:val="24"/>
          <w:szCs w:val="24"/>
        </w:rPr>
        <w:t xml:space="preserve"> </w:t>
      </w:r>
      <w:r>
        <w:rPr>
          <w:sz w:val="24"/>
          <w:szCs w:val="24"/>
        </w:rPr>
        <w:t>0.005, suggesting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ametrically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increasing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results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ametric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increases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referent assignment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score.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None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interaction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terms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reached</w:t>
      </w:r>
      <w:r>
        <w:rPr>
          <w:spacing w:val="-7"/>
          <w:sz w:val="24"/>
          <w:szCs w:val="24"/>
        </w:rPr>
        <w:t xml:space="preserve"> </w:t>
      </w:r>
      <w:r>
        <w:rPr>
          <w:w w:val="98"/>
          <w:sz w:val="24"/>
          <w:szCs w:val="24"/>
        </w:rPr>
        <w:t>significance,</w:t>
      </w:r>
      <w:r>
        <w:rPr>
          <w:spacing w:val="1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indicating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amount of</w:t>
      </w:r>
      <w:r>
        <w:rPr>
          <w:spacing w:val="-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xposure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language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greater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independently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increased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ability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assign</w:t>
      </w:r>
      <w:r>
        <w:rPr>
          <w:spacing w:val="-7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 xml:space="preserve">N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Q</w:t>
      </w:r>
      <w:r>
        <w:rPr>
          <w:spacing w:val="1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correct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referents.</w:t>
      </w:r>
    </w:p>
    <w:p w:rsidR="00273D53" w:rsidRDefault="00273D53">
      <w:pPr>
        <w:spacing w:before="5" w:line="120" w:lineRule="exact"/>
        <w:rPr>
          <w:sz w:val="12"/>
          <w:szCs w:val="12"/>
        </w:rPr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6839DC">
      <w:pPr>
        <w:spacing w:line="415" w:lineRule="auto"/>
        <w:ind w:left="120" w:right="59" w:firstLine="576"/>
        <w:rPr>
          <w:sz w:val="24"/>
          <w:szCs w:val="24"/>
        </w:rPr>
      </w:pPr>
      <w:r>
        <w:rPr>
          <w:w w:val="107"/>
          <w:sz w:val="24"/>
          <w:szCs w:val="24"/>
        </w:rPr>
        <w:t>Integrat</w:t>
      </w:r>
      <w:r>
        <w:rPr>
          <w:spacing w:val="-2"/>
          <w:w w:val="107"/>
          <w:sz w:val="24"/>
          <w:szCs w:val="24"/>
        </w:rPr>
        <w:t>iv</w:t>
      </w:r>
      <w:r>
        <w:rPr>
          <w:w w:val="107"/>
          <w:sz w:val="24"/>
          <w:szCs w:val="24"/>
        </w:rPr>
        <w:t>e</w:t>
      </w:r>
      <w:r>
        <w:rPr>
          <w:spacing w:val="10"/>
          <w:w w:val="107"/>
          <w:sz w:val="24"/>
          <w:szCs w:val="24"/>
        </w:rPr>
        <w:t xml:space="preserve"> </w:t>
      </w:r>
      <w:r>
        <w:rPr>
          <w:spacing w:val="-4"/>
          <w:w w:val="107"/>
          <w:sz w:val="24"/>
          <w:szCs w:val="24"/>
        </w:rPr>
        <w:t>r</w:t>
      </w:r>
      <w:r>
        <w:rPr>
          <w:w w:val="107"/>
          <w:sz w:val="24"/>
          <w:szCs w:val="24"/>
        </w:rPr>
        <w:t xml:space="preserve">esults.  </w:t>
      </w:r>
      <w:r>
        <w:rPr>
          <w:spacing w:val="48"/>
          <w:w w:val="107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does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acilitate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MNPQ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learning?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Frank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and Gibson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(2011)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5"/>
          <w:sz w:val="24"/>
          <w:szCs w:val="24"/>
        </w:rPr>
        <w:t>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MNPQ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can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bolstered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easing</w:t>
      </w:r>
      <w:r>
        <w:rPr>
          <w:spacing w:val="-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orking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memory demands.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Additionall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there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vidence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ov</w:t>
      </w:r>
      <w:r>
        <w:rPr>
          <w:sz w:val="24"/>
          <w:szCs w:val="24"/>
        </w:rPr>
        <w:t>el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tax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memory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system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more,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th</w:t>
      </w:r>
      <w:r>
        <w:rPr>
          <w:spacing w:val="-4"/>
          <w:w w:val="99"/>
          <w:sz w:val="24"/>
          <w:szCs w:val="24"/>
        </w:rPr>
        <w:t>e</w:t>
      </w:r>
      <w:r>
        <w:rPr>
          <w:w w:val="99"/>
          <w:sz w:val="24"/>
          <w:szCs w:val="24"/>
        </w:rPr>
        <w:t>y are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encoded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terms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smaller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phonological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units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-8"/>
          <w:sz w:val="24"/>
          <w:szCs w:val="24"/>
        </w:rPr>
        <w:t>T</w:t>
      </w:r>
      <w:r>
        <w:rPr>
          <w:sz w:val="24"/>
          <w:szCs w:val="24"/>
        </w:rPr>
        <w:t>reiman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Danis,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1988).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So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possible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that 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impr</w:t>
      </w:r>
      <w:r>
        <w:rPr>
          <w:spacing w:val="-4"/>
          <w:sz w:val="24"/>
          <w:szCs w:val="24"/>
        </w:rPr>
        <w:t>ov</w:t>
      </w:r>
      <w:r>
        <w:rPr>
          <w:sz w:val="24"/>
          <w:szCs w:val="24"/>
        </w:rPr>
        <w:t>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MNPQ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reducing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memory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demands.</w:t>
      </w:r>
    </w:p>
    <w:p w:rsidR="00273D53" w:rsidRDefault="00273D53">
      <w:pPr>
        <w:spacing w:before="16" w:line="240" w:lineRule="exact"/>
        <w:rPr>
          <w:sz w:val="24"/>
          <w:szCs w:val="24"/>
        </w:rPr>
      </w:pPr>
    </w:p>
    <w:p w:rsidR="00273D53" w:rsidRDefault="006839DC">
      <w:pPr>
        <w:spacing w:line="415" w:lineRule="auto"/>
        <w:ind w:left="120" w:right="154" w:firstLine="576"/>
        <w:rPr>
          <w:sz w:val="24"/>
          <w:szCs w:val="24"/>
        </w:rPr>
      </w:pP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tested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possibility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our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data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mediation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analyses.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particula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tested whether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memory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scores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mediated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fect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either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(1)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similarity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scores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(2) referent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assignment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scores.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both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cases,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found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partial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mediation.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After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controlling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for memor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gression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ficient</w:t>
      </w:r>
      <w:r>
        <w:rPr>
          <w:spacing w:val="-22"/>
          <w:sz w:val="24"/>
          <w:szCs w:val="24"/>
        </w:rPr>
        <w:t xml:space="preserve"> </w:t>
      </w:r>
      <w:r>
        <w:rPr>
          <w:sz w:val="24"/>
          <w:szCs w:val="24"/>
        </w:rPr>
        <w:t>relating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similarity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decreased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significantly</w:t>
      </w:r>
      <w:r>
        <w:rPr>
          <w:spacing w:val="-24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</w:p>
    <w:p w:rsidR="00273D53" w:rsidRDefault="006839DC">
      <w:pPr>
        <w:spacing w:before="7" w:line="415" w:lineRule="auto"/>
        <w:ind w:left="120" w:right="239"/>
        <w:rPr>
          <w:sz w:val="24"/>
          <w:szCs w:val="24"/>
        </w:rPr>
        <w:sectPr w:rsidR="00273D53">
          <w:pgSz w:w="12240" w:h="15840"/>
          <w:pgMar w:top="960" w:right="1340" w:bottom="280" w:left="1320" w:header="736" w:footer="0" w:gutter="0"/>
          <w:cols w:space="720"/>
        </w:sectPr>
      </w:pPr>
      <w:r>
        <w:rPr>
          <w:sz w:val="24"/>
          <w:szCs w:val="24"/>
        </w:rPr>
        <w:t>0.07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0.03,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Sobel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z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7.80,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3"/>
          <w:sz w:val="24"/>
          <w:szCs w:val="24"/>
        </w:rPr>
        <w:t xml:space="preserve"> </w:t>
      </w:r>
      <w:r>
        <w:rPr>
          <w:w w:val="134"/>
          <w:sz w:val="24"/>
          <w:szCs w:val="24"/>
        </w:rPr>
        <w:t>&lt;</w:t>
      </w:r>
      <w:r>
        <w:rPr>
          <w:spacing w:val="-14"/>
          <w:w w:val="134"/>
          <w:sz w:val="24"/>
          <w:szCs w:val="24"/>
        </w:rPr>
        <w:t xml:space="preserve"> </w:t>
      </w:r>
      <w:r>
        <w:rPr>
          <w:sz w:val="24"/>
          <w:szCs w:val="24"/>
        </w:rPr>
        <w:t>0.005;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reduced</w:t>
      </w:r>
      <w:r>
        <w:rPr>
          <w:spacing w:val="-8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alue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significantly</w:t>
      </w:r>
      <w:r>
        <w:rPr>
          <w:spacing w:val="-24"/>
          <w:sz w:val="24"/>
          <w:szCs w:val="24"/>
        </w:rPr>
        <w:t xml:space="preserve"> </w:t>
      </w:r>
      <w:r>
        <w:rPr>
          <w:sz w:val="24"/>
          <w:szCs w:val="24"/>
        </w:rPr>
        <w:t>greater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than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 xml:space="preserve">zero, </w:t>
      </w:r>
      <w:r>
        <w:rPr>
          <w:w w:val="109"/>
          <w:sz w:val="24"/>
          <w:szCs w:val="24"/>
        </w:rPr>
        <w:t>t(620)</w:t>
      </w:r>
      <w:r>
        <w:rPr>
          <w:spacing w:val="-24"/>
          <w:w w:val="109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=</w:t>
      </w:r>
      <w:r>
        <w:rPr>
          <w:spacing w:val="34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>3.50,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 xml:space="preserve"> </w:t>
      </w:r>
      <w:r>
        <w:rPr>
          <w:w w:val="134"/>
          <w:sz w:val="24"/>
          <w:szCs w:val="24"/>
        </w:rPr>
        <w:t>&lt;</w:t>
      </w:r>
      <w:r>
        <w:rPr>
          <w:spacing w:val="-14"/>
          <w:w w:val="134"/>
          <w:sz w:val="24"/>
          <w:szCs w:val="24"/>
        </w:rPr>
        <w:t xml:space="preserve"> </w:t>
      </w:r>
      <w:r>
        <w:rPr>
          <w:sz w:val="24"/>
          <w:szCs w:val="24"/>
        </w:rPr>
        <w:t>0.001,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indicating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partial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mediation.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After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controlling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memor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the r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gression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ficient</w:t>
      </w:r>
      <w:r>
        <w:rPr>
          <w:spacing w:val="-22"/>
          <w:sz w:val="24"/>
          <w:szCs w:val="24"/>
        </w:rPr>
        <w:t xml:space="preserve"> </w:t>
      </w:r>
      <w:r>
        <w:rPr>
          <w:sz w:val="24"/>
          <w:szCs w:val="24"/>
        </w:rPr>
        <w:t>relating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referent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assignment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score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decreased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significantly 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0.10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0.05,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Sobel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z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5.33,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3"/>
          <w:sz w:val="24"/>
          <w:szCs w:val="24"/>
        </w:rPr>
        <w:t xml:space="preserve"> </w:t>
      </w:r>
      <w:r>
        <w:rPr>
          <w:w w:val="134"/>
          <w:sz w:val="24"/>
          <w:szCs w:val="24"/>
        </w:rPr>
        <w:t>&lt;</w:t>
      </w:r>
      <w:r>
        <w:rPr>
          <w:spacing w:val="-14"/>
          <w:w w:val="134"/>
          <w:sz w:val="24"/>
          <w:szCs w:val="24"/>
        </w:rPr>
        <w:t xml:space="preserve"> </w:t>
      </w:r>
      <w:r>
        <w:rPr>
          <w:sz w:val="24"/>
          <w:szCs w:val="24"/>
        </w:rPr>
        <w:t>0.005;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reduced</w:t>
      </w:r>
      <w:r>
        <w:rPr>
          <w:spacing w:val="-8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alue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significantly</w:t>
      </w:r>
      <w:r>
        <w:rPr>
          <w:spacing w:val="-24"/>
          <w:sz w:val="24"/>
          <w:szCs w:val="24"/>
        </w:rPr>
        <w:t xml:space="preserve"> </w:t>
      </w:r>
      <w:r>
        <w:rPr>
          <w:sz w:val="24"/>
          <w:szCs w:val="24"/>
        </w:rPr>
        <w:t>greater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than zero,</w:t>
      </w:r>
      <w:r>
        <w:rPr>
          <w:spacing w:val="-5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t(616)</w:t>
      </w:r>
      <w:r>
        <w:rPr>
          <w:spacing w:val="-24"/>
          <w:w w:val="109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=</w:t>
      </w:r>
      <w:r>
        <w:rPr>
          <w:spacing w:val="34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>3.15,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 xml:space="preserve"> </w:t>
      </w:r>
      <w:r>
        <w:rPr>
          <w:w w:val="134"/>
          <w:sz w:val="24"/>
          <w:szCs w:val="24"/>
        </w:rPr>
        <w:t>&lt;</w:t>
      </w:r>
      <w:r>
        <w:rPr>
          <w:spacing w:val="-14"/>
          <w:w w:val="134"/>
          <w:sz w:val="24"/>
          <w:szCs w:val="24"/>
        </w:rPr>
        <w:t xml:space="preserve"> </w:t>
      </w:r>
      <w:r>
        <w:rPr>
          <w:sz w:val="24"/>
          <w:szCs w:val="24"/>
        </w:rPr>
        <w:t>0.005,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ain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indicating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partial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mediation.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Thus,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impr</w:t>
      </w:r>
      <w:r>
        <w:rPr>
          <w:spacing w:val="-4"/>
          <w:sz w:val="24"/>
          <w:szCs w:val="24"/>
        </w:rPr>
        <w:t>ov</w:t>
      </w:r>
      <w:r>
        <w:rPr>
          <w:sz w:val="24"/>
          <w:szCs w:val="24"/>
        </w:rPr>
        <w:t>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memory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 xml:space="preserve">can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xplain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some,</w:t>
      </w:r>
      <w:r>
        <w:rPr>
          <w:spacing w:val="-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all,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increase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similarity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referent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assignment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scores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due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to 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coherence.</w:t>
      </w:r>
    </w:p>
    <w:p w:rsidR="00273D53" w:rsidRDefault="00273D53">
      <w:pPr>
        <w:spacing w:before="5" w:line="120" w:lineRule="exact"/>
        <w:rPr>
          <w:sz w:val="12"/>
          <w:szCs w:val="12"/>
        </w:rPr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6839DC">
      <w:pPr>
        <w:spacing w:before="19" w:line="415" w:lineRule="auto"/>
        <w:ind w:left="120" w:right="372" w:firstLine="576"/>
        <w:jc w:val="both"/>
        <w:rPr>
          <w:sz w:val="24"/>
          <w:szCs w:val="24"/>
        </w:rPr>
      </w:pPr>
      <w:r>
        <w:rPr>
          <w:w w:val="107"/>
          <w:sz w:val="24"/>
          <w:szCs w:val="24"/>
        </w:rPr>
        <w:t>Summar</w:t>
      </w:r>
      <w:r>
        <w:rPr>
          <w:spacing w:val="-18"/>
          <w:w w:val="107"/>
          <w:sz w:val="24"/>
          <w:szCs w:val="24"/>
        </w:rPr>
        <w:t>y</w:t>
      </w:r>
      <w:r>
        <w:rPr>
          <w:w w:val="107"/>
          <w:sz w:val="24"/>
          <w:szCs w:val="24"/>
        </w:rPr>
        <w:t xml:space="preserve">.  </w:t>
      </w:r>
      <w:r>
        <w:rPr>
          <w:spacing w:val="52"/>
          <w:w w:val="107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Experiment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1,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found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(1)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increased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ability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to distinguish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ov</w:t>
      </w:r>
      <w:r>
        <w:rPr>
          <w:sz w:val="24"/>
          <w:szCs w:val="24"/>
        </w:rPr>
        <w:t>el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grammatical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sentences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sentences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violating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gularities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in 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memory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task,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(2)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sharpened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sensit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vity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xical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boundaries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based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</w:p>
    <w:p w:rsidR="00273D53" w:rsidRDefault="006839DC">
      <w:pPr>
        <w:spacing w:before="7" w:line="415" w:lineRule="auto"/>
        <w:ind w:left="120" w:right="414"/>
        <w:rPr>
          <w:sz w:val="24"/>
          <w:szCs w:val="24"/>
        </w:rPr>
      </w:pP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gularities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similarity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task,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(3)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increased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induct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bias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 xml:space="preserve">associating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objects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referent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assignment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task.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mediation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analysis,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found</w:t>
      </w:r>
      <w:r>
        <w:rPr>
          <w:spacing w:val="-6"/>
          <w:sz w:val="24"/>
          <w:szCs w:val="24"/>
        </w:rPr>
        <w:t xml:space="preserve"> </w:t>
      </w:r>
      <w:del w:id="69" w:author="lera boroditsky" w:date="2013-11-21T17:49:00Z">
        <w:r w:rsidDel="000A368E">
          <w:rPr>
            <w:sz w:val="24"/>
            <w:szCs w:val="24"/>
          </w:rPr>
          <w:delText xml:space="preserve">that </w:delText>
        </w:r>
      </w:del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vidence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boosts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part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because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eases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memory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demands.</w:t>
      </w:r>
    </w:p>
    <w:p w:rsidR="00273D53" w:rsidRDefault="0099755B">
      <w:pPr>
        <w:spacing w:before="25" w:line="415" w:lineRule="auto"/>
        <w:ind w:left="120" w:right="236" w:firstLine="576"/>
        <w:rPr>
          <w:sz w:val="24"/>
          <w:szCs w:val="24"/>
        </w:rPr>
      </w:pPr>
      <w:ins w:id="70" w:author="lera boroditsky" w:date="2013-11-21T17:50:00Z">
        <w:r>
          <w:rPr>
            <w:sz w:val="24"/>
            <w:szCs w:val="24"/>
          </w:rPr>
          <w:t xml:space="preserve">The categories participants learned in Experiment 1 included words with familiar meanings </w:t>
        </w:r>
      </w:ins>
      <w:ins w:id="71" w:author="lera boroditsky" w:date="2013-11-21T17:52:00Z">
        <w:r>
          <w:rPr>
            <w:sz w:val="24"/>
            <w:szCs w:val="24"/>
          </w:rPr>
          <w:t xml:space="preserve">and </w:t>
        </w:r>
      </w:ins>
      <w:ins w:id="72" w:author="lera boroditsky" w:date="2013-11-21T17:50:00Z">
        <w:r>
          <w:rPr>
            <w:sz w:val="24"/>
            <w:szCs w:val="24"/>
          </w:rPr>
          <w:t xml:space="preserve">these words were organized into coherent categories. </w:t>
        </w:r>
      </w:ins>
      <w:del w:id="73" w:author="lera boroditsky" w:date="2013-11-21T17:52:00Z">
        <w:r w:rsidR="006839DC" w:rsidDel="0099755B">
          <w:rPr>
            <w:sz w:val="24"/>
            <w:szCs w:val="24"/>
          </w:rPr>
          <w:delText>Semantic</w:delText>
        </w:r>
        <w:r w:rsidR="006839DC" w:rsidDel="0099755B">
          <w:rPr>
            <w:spacing w:val="-9"/>
            <w:sz w:val="24"/>
            <w:szCs w:val="24"/>
          </w:rPr>
          <w:delText xml:space="preserve"> </w:delText>
        </w:r>
        <w:r w:rsidR="006839DC" w:rsidDel="0099755B">
          <w:rPr>
            <w:sz w:val="24"/>
            <w:szCs w:val="24"/>
          </w:rPr>
          <w:delText>coherence</w:delText>
        </w:r>
        <w:r w:rsidR="006839DC" w:rsidDel="0099755B">
          <w:rPr>
            <w:spacing w:val="-10"/>
            <w:sz w:val="24"/>
            <w:szCs w:val="24"/>
          </w:rPr>
          <w:delText xml:space="preserve"> </w:delText>
        </w:r>
        <w:r w:rsidR="006839DC" w:rsidDel="0099755B">
          <w:rPr>
            <w:sz w:val="24"/>
            <w:szCs w:val="24"/>
          </w:rPr>
          <w:delText>has</w:delText>
        </w:r>
        <w:r w:rsidR="006839DC" w:rsidDel="0099755B">
          <w:rPr>
            <w:spacing w:val="-3"/>
            <w:sz w:val="24"/>
            <w:szCs w:val="24"/>
          </w:rPr>
          <w:delText xml:space="preserve"> </w:delText>
        </w:r>
        <w:r w:rsidR="006839DC" w:rsidDel="0099755B">
          <w:rPr>
            <w:sz w:val="24"/>
            <w:szCs w:val="24"/>
          </w:rPr>
          <w:delText>t</w:delText>
        </w:r>
        <w:r w:rsidR="006839DC" w:rsidDel="0099755B">
          <w:rPr>
            <w:spacing w:val="-2"/>
            <w:sz w:val="24"/>
            <w:szCs w:val="24"/>
          </w:rPr>
          <w:delText>w</w:delText>
        </w:r>
        <w:r w:rsidR="006839DC" w:rsidDel="0099755B">
          <w:rPr>
            <w:sz w:val="24"/>
            <w:szCs w:val="24"/>
          </w:rPr>
          <w:delText>o</w:delText>
        </w:r>
        <w:r w:rsidR="006839DC" w:rsidDel="0099755B">
          <w:rPr>
            <w:spacing w:val="-4"/>
            <w:sz w:val="24"/>
            <w:szCs w:val="24"/>
          </w:rPr>
          <w:delText xml:space="preserve"> </w:delText>
        </w:r>
        <w:r w:rsidR="006839DC" w:rsidDel="0099755B">
          <w:rPr>
            <w:sz w:val="24"/>
            <w:szCs w:val="24"/>
          </w:rPr>
          <w:delText>components:</w:delText>
        </w:r>
        <w:r w:rsidR="006839DC" w:rsidDel="0099755B">
          <w:rPr>
            <w:spacing w:val="2"/>
            <w:sz w:val="24"/>
            <w:szCs w:val="24"/>
          </w:rPr>
          <w:delText xml:space="preserve"> </w:delText>
        </w:r>
        <w:r w:rsidR="006839DC" w:rsidDel="0099755B">
          <w:rPr>
            <w:sz w:val="24"/>
            <w:szCs w:val="24"/>
          </w:rPr>
          <w:delText>meaning</w:delText>
        </w:r>
        <w:r w:rsidR="006839DC" w:rsidDel="0099755B">
          <w:rPr>
            <w:spacing w:val="-8"/>
            <w:sz w:val="24"/>
            <w:szCs w:val="24"/>
          </w:rPr>
          <w:delText xml:space="preserve"> </w:delText>
        </w:r>
        <w:r w:rsidR="006839DC" w:rsidDel="0099755B">
          <w:rPr>
            <w:sz w:val="24"/>
            <w:szCs w:val="24"/>
          </w:rPr>
          <w:delText>and</w:delText>
        </w:r>
        <w:r w:rsidR="006839DC" w:rsidDel="0099755B">
          <w:rPr>
            <w:spacing w:val="-3"/>
            <w:sz w:val="24"/>
            <w:szCs w:val="24"/>
          </w:rPr>
          <w:delText xml:space="preserve"> </w:delText>
        </w:r>
        <w:r w:rsidR="006839DC" w:rsidDel="0099755B">
          <w:rPr>
            <w:sz w:val="24"/>
            <w:szCs w:val="24"/>
          </w:rPr>
          <w:delText>coherence</w:delText>
        </w:r>
      </w:del>
      <w:ins w:id="74" w:author="lera boroditsky" w:date="2013-11-21T17:52:00Z">
        <w:r>
          <w:rPr>
            <w:sz w:val="24"/>
            <w:szCs w:val="24"/>
          </w:rPr>
          <w:t>Would it be enough to simply have familiar words without coherence or the reverse</w:t>
        </w:r>
      </w:ins>
      <w:ins w:id="75" w:author="lera boroditsky" w:date="2013-11-21T17:53:00Z">
        <w:r>
          <w:rPr>
            <w:sz w:val="24"/>
            <w:szCs w:val="24"/>
          </w:rPr>
          <w:t>?</w:t>
        </w:r>
      </w:ins>
      <w:del w:id="76" w:author="lera boroditsky" w:date="2013-11-21T17:53:00Z">
        <w:r w:rsidR="006839DC" w:rsidDel="0099755B">
          <w:rPr>
            <w:sz w:val="24"/>
            <w:szCs w:val="24"/>
          </w:rPr>
          <w:delText>.</w:delText>
        </w:r>
      </w:del>
      <w:r w:rsidR="006839DC">
        <w:rPr>
          <w:spacing w:val="4"/>
          <w:sz w:val="24"/>
          <w:szCs w:val="24"/>
        </w:rPr>
        <w:t xml:space="preserve"> </w:t>
      </w:r>
      <w:r w:rsidR="006839DC">
        <w:rPr>
          <w:sz w:val="24"/>
          <w:szCs w:val="24"/>
        </w:rPr>
        <w:t>H</w:t>
      </w:r>
      <w:r w:rsidR="006839DC">
        <w:rPr>
          <w:spacing w:val="-6"/>
          <w:sz w:val="24"/>
          <w:szCs w:val="24"/>
        </w:rPr>
        <w:t>o</w:t>
      </w:r>
      <w:r w:rsidR="006839DC">
        <w:rPr>
          <w:sz w:val="24"/>
          <w:szCs w:val="24"/>
        </w:rPr>
        <w:t>w</w:t>
      </w:r>
      <w:r w:rsidR="006839DC">
        <w:rPr>
          <w:spacing w:val="-5"/>
          <w:sz w:val="24"/>
          <w:szCs w:val="24"/>
        </w:rPr>
        <w:t xml:space="preserve"> </w:t>
      </w:r>
      <w:r w:rsidR="006839DC">
        <w:rPr>
          <w:sz w:val="24"/>
          <w:szCs w:val="24"/>
        </w:rPr>
        <w:t>does</w:t>
      </w:r>
      <w:r w:rsidR="006839DC">
        <w:rPr>
          <w:spacing w:val="-4"/>
          <w:sz w:val="24"/>
          <w:szCs w:val="24"/>
        </w:rPr>
        <w:t xml:space="preserve"> </w:t>
      </w:r>
      <w:r w:rsidR="006839DC">
        <w:rPr>
          <w:sz w:val="24"/>
          <w:szCs w:val="24"/>
        </w:rPr>
        <w:t>the</w:t>
      </w:r>
      <w:r w:rsidR="006839DC">
        <w:rPr>
          <w:spacing w:val="-3"/>
          <w:sz w:val="24"/>
          <w:szCs w:val="24"/>
        </w:rPr>
        <w:t xml:space="preserve"> </w:t>
      </w:r>
      <w:r w:rsidR="006839DC">
        <w:rPr>
          <w:sz w:val="24"/>
          <w:szCs w:val="24"/>
        </w:rPr>
        <w:t>e</w:t>
      </w:r>
      <w:r w:rsidR="006839DC">
        <w:rPr>
          <w:spacing w:val="-6"/>
          <w:sz w:val="24"/>
          <w:szCs w:val="24"/>
        </w:rPr>
        <w:t>f</w:t>
      </w:r>
      <w:r w:rsidR="006839DC">
        <w:rPr>
          <w:sz w:val="24"/>
          <w:szCs w:val="24"/>
        </w:rPr>
        <w:t>fect</w:t>
      </w:r>
      <w:r w:rsidR="006839DC">
        <w:rPr>
          <w:spacing w:val="-5"/>
          <w:sz w:val="24"/>
          <w:szCs w:val="24"/>
        </w:rPr>
        <w:t xml:space="preserve"> </w:t>
      </w:r>
      <w:r w:rsidR="006839DC">
        <w:rPr>
          <w:sz w:val="24"/>
          <w:szCs w:val="24"/>
        </w:rPr>
        <w:t>of semantic</w:t>
      </w:r>
      <w:r w:rsidR="006839DC">
        <w:rPr>
          <w:spacing w:val="-9"/>
          <w:sz w:val="24"/>
          <w:szCs w:val="24"/>
        </w:rPr>
        <w:t xml:space="preserve"> </w:t>
      </w:r>
      <w:r w:rsidR="006839DC">
        <w:rPr>
          <w:sz w:val="24"/>
          <w:szCs w:val="24"/>
        </w:rPr>
        <w:t>coherence</w:t>
      </w:r>
      <w:r w:rsidR="006839DC">
        <w:rPr>
          <w:spacing w:val="-10"/>
          <w:sz w:val="24"/>
          <w:szCs w:val="24"/>
        </w:rPr>
        <w:t xml:space="preserve"> </w:t>
      </w:r>
      <w:r w:rsidR="006839DC">
        <w:rPr>
          <w:sz w:val="24"/>
          <w:szCs w:val="24"/>
        </w:rPr>
        <w:t>depend</w:t>
      </w:r>
      <w:r w:rsidR="006839DC">
        <w:rPr>
          <w:spacing w:val="-7"/>
          <w:sz w:val="24"/>
          <w:szCs w:val="24"/>
        </w:rPr>
        <w:t xml:space="preserve"> </w:t>
      </w:r>
      <w:r w:rsidR="006839DC">
        <w:rPr>
          <w:sz w:val="24"/>
          <w:szCs w:val="24"/>
        </w:rPr>
        <w:t>on</w:t>
      </w:r>
      <w:r w:rsidR="006839DC">
        <w:rPr>
          <w:spacing w:val="-2"/>
          <w:sz w:val="24"/>
          <w:szCs w:val="24"/>
        </w:rPr>
        <w:t xml:space="preserve"> </w:t>
      </w:r>
      <w:r w:rsidR="006839DC">
        <w:rPr>
          <w:sz w:val="24"/>
          <w:szCs w:val="24"/>
        </w:rPr>
        <w:t>each?</w:t>
      </w:r>
      <w:r w:rsidR="006839DC">
        <w:rPr>
          <w:spacing w:val="9"/>
          <w:sz w:val="24"/>
          <w:szCs w:val="24"/>
        </w:rPr>
        <w:t xml:space="preserve"> </w:t>
      </w:r>
      <w:r w:rsidR="006839DC">
        <w:rPr>
          <w:sz w:val="24"/>
          <w:szCs w:val="24"/>
        </w:rPr>
        <w:t>In</w:t>
      </w:r>
      <w:r w:rsidR="006839DC">
        <w:rPr>
          <w:spacing w:val="-2"/>
          <w:sz w:val="24"/>
          <w:szCs w:val="24"/>
        </w:rPr>
        <w:t xml:space="preserve"> </w:t>
      </w:r>
      <w:r w:rsidR="006839DC">
        <w:rPr>
          <w:sz w:val="24"/>
          <w:szCs w:val="24"/>
        </w:rPr>
        <w:t>Experiments</w:t>
      </w:r>
      <w:r w:rsidR="006839DC">
        <w:rPr>
          <w:spacing w:val="-12"/>
          <w:sz w:val="24"/>
          <w:szCs w:val="24"/>
        </w:rPr>
        <w:t xml:space="preserve"> </w:t>
      </w:r>
      <w:r w:rsidR="006839DC">
        <w:rPr>
          <w:sz w:val="24"/>
          <w:szCs w:val="24"/>
        </w:rPr>
        <w:t>2</w:t>
      </w:r>
      <w:r w:rsidR="006839DC">
        <w:rPr>
          <w:spacing w:val="-1"/>
          <w:sz w:val="24"/>
          <w:szCs w:val="24"/>
        </w:rPr>
        <w:t xml:space="preserve"> </w:t>
      </w:r>
      <w:r w:rsidR="006839DC">
        <w:rPr>
          <w:sz w:val="24"/>
          <w:szCs w:val="24"/>
        </w:rPr>
        <w:t>and</w:t>
      </w:r>
      <w:r w:rsidR="006839DC">
        <w:rPr>
          <w:spacing w:val="-3"/>
          <w:sz w:val="24"/>
          <w:szCs w:val="24"/>
        </w:rPr>
        <w:t xml:space="preserve"> </w:t>
      </w:r>
      <w:r w:rsidR="006839DC">
        <w:rPr>
          <w:sz w:val="24"/>
          <w:szCs w:val="24"/>
        </w:rPr>
        <w:t>3,</w:t>
      </w:r>
      <w:r w:rsidR="006839DC">
        <w:rPr>
          <w:spacing w:val="-2"/>
          <w:sz w:val="24"/>
          <w:szCs w:val="24"/>
        </w:rPr>
        <w:t xml:space="preserve"> </w:t>
      </w:r>
      <w:r w:rsidR="006839DC">
        <w:rPr>
          <w:sz w:val="24"/>
          <w:szCs w:val="24"/>
        </w:rPr>
        <w:t>we</w:t>
      </w:r>
      <w:r w:rsidR="006839DC">
        <w:rPr>
          <w:spacing w:val="-3"/>
          <w:sz w:val="24"/>
          <w:szCs w:val="24"/>
        </w:rPr>
        <w:t xml:space="preserve"> </w:t>
      </w:r>
      <w:r w:rsidR="006839DC">
        <w:rPr>
          <w:sz w:val="24"/>
          <w:szCs w:val="24"/>
        </w:rPr>
        <w:t>test</w:t>
      </w:r>
      <w:r w:rsidR="006839DC">
        <w:rPr>
          <w:spacing w:val="-3"/>
          <w:sz w:val="24"/>
          <w:szCs w:val="24"/>
        </w:rPr>
        <w:t xml:space="preserve"> </w:t>
      </w:r>
      <w:r w:rsidR="006839DC">
        <w:rPr>
          <w:sz w:val="24"/>
          <w:szCs w:val="24"/>
        </w:rPr>
        <w:t>for</w:t>
      </w:r>
      <w:r w:rsidR="006839DC">
        <w:rPr>
          <w:spacing w:val="-3"/>
          <w:sz w:val="24"/>
          <w:szCs w:val="24"/>
        </w:rPr>
        <w:t xml:space="preserve"> </w:t>
      </w:r>
      <w:r w:rsidR="006839DC">
        <w:rPr>
          <w:sz w:val="24"/>
          <w:szCs w:val="24"/>
        </w:rPr>
        <w:t>the</w:t>
      </w:r>
      <w:r w:rsidR="006839DC">
        <w:rPr>
          <w:spacing w:val="-3"/>
          <w:sz w:val="24"/>
          <w:szCs w:val="24"/>
        </w:rPr>
        <w:t xml:space="preserve"> </w:t>
      </w:r>
      <w:r w:rsidR="006839DC">
        <w:rPr>
          <w:sz w:val="24"/>
          <w:szCs w:val="24"/>
        </w:rPr>
        <w:t>e</w:t>
      </w:r>
      <w:r w:rsidR="006839DC">
        <w:rPr>
          <w:spacing w:val="-6"/>
          <w:sz w:val="24"/>
          <w:szCs w:val="24"/>
        </w:rPr>
        <w:t>f</w:t>
      </w:r>
      <w:r w:rsidR="006839DC">
        <w:rPr>
          <w:sz w:val="24"/>
          <w:szCs w:val="24"/>
        </w:rPr>
        <w:t>fect</w:t>
      </w:r>
      <w:r w:rsidR="006839DC">
        <w:rPr>
          <w:spacing w:val="-5"/>
          <w:sz w:val="24"/>
          <w:szCs w:val="24"/>
        </w:rPr>
        <w:t xml:space="preserve"> </w:t>
      </w:r>
      <w:r w:rsidR="006839DC">
        <w:rPr>
          <w:sz w:val="24"/>
          <w:szCs w:val="24"/>
        </w:rPr>
        <w:t>of</w:t>
      </w:r>
      <w:r w:rsidR="006839DC">
        <w:rPr>
          <w:spacing w:val="-2"/>
          <w:sz w:val="24"/>
          <w:szCs w:val="24"/>
        </w:rPr>
        <w:t xml:space="preserve"> </w:t>
      </w:r>
      <w:r w:rsidR="006839DC">
        <w:rPr>
          <w:sz w:val="24"/>
          <w:szCs w:val="24"/>
        </w:rPr>
        <w:t>meaning and</w:t>
      </w:r>
      <w:r w:rsidR="006839DC">
        <w:rPr>
          <w:spacing w:val="-3"/>
          <w:sz w:val="24"/>
          <w:szCs w:val="24"/>
        </w:rPr>
        <w:t xml:space="preserve"> </w:t>
      </w:r>
      <w:r w:rsidR="006839DC">
        <w:rPr>
          <w:sz w:val="24"/>
          <w:szCs w:val="24"/>
        </w:rPr>
        <w:t>coherence</w:t>
      </w:r>
      <w:r w:rsidR="006839DC">
        <w:rPr>
          <w:spacing w:val="-10"/>
          <w:sz w:val="24"/>
          <w:szCs w:val="24"/>
        </w:rPr>
        <w:t xml:space="preserve"> </w:t>
      </w:r>
      <w:r w:rsidR="006839DC">
        <w:rPr>
          <w:sz w:val="24"/>
          <w:szCs w:val="24"/>
        </w:rPr>
        <w:t>respect</w:t>
      </w:r>
      <w:r w:rsidR="006839DC">
        <w:rPr>
          <w:spacing w:val="-6"/>
          <w:sz w:val="24"/>
          <w:szCs w:val="24"/>
        </w:rPr>
        <w:t>i</w:t>
      </w:r>
      <w:r w:rsidR="006839DC">
        <w:rPr>
          <w:spacing w:val="-4"/>
          <w:sz w:val="24"/>
          <w:szCs w:val="24"/>
        </w:rPr>
        <w:t>v</w:t>
      </w:r>
      <w:r w:rsidR="006839DC">
        <w:rPr>
          <w:sz w:val="24"/>
          <w:szCs w:val="24"/>
        </w:rPr>
        <w:t>el</w:t>
      </w:r>
      <w:r w:rsidR="006839DC">
        <w:rPr>
          <w:spacing w:val="-16"/>
          <w:sz w:val="24"/>
          <w:szCs w:val="24"/>
        </w:rPr>
        <w:t>y</w:t>
      </w:r>
      <w:r w:rsidR="006839DC">
        <w:rPr>
          <w:sz w:val="24"/>
          <w:szCs w:val="24"/>
        </w:rPr>
        <w:t>.</w:t>
      </w:r>
      <w:r w:rsidR="006839DC">
        <w:rPr>
          <w:spacing w:val="2"/>
          <w:sz w:val="24"/>
          <w:szCs w:val="24"/>
        </w:rPr>
        <w:t xml:space="preserve"> </w:t>
      </w:r>
      <w:r w:rsidR="006839DC">
        <w:rPr>
          <w:sz w:val="24"/>
          <w:szCs w:val="24"/>
        </w:rPr>
        <w:t>In</w:t>
      </w:r>
      <w:r w:rsidR="006839DC">
        <w:rPr>
          <w:spacing w:val="-2"/>
          <w:sz w:val="24"/>
          <w:szCs w:val="24"/>
        </w:rPr>
        <w:t xml:space="preserve"> </w:t>
      </w:r>
      <w:r w:rsidR="006839DC">
        <w:rPr>
          <w:sz w:val="24"/>
          <w:szCs w:val="24"/>
        </w:rPr>
        <w:t>Experiment</w:t>
      </w:r>
      <w:r w:rsidR="006839DC">
        <w:rPr>
          <w:spacing w:val="-11"/>
          <w:sz w:val="24"/>
          <w:szCs w:val="24"/>
        </w:rPr>
        <w:t xml:space="preserve"> </w:t>
      </w:r>
      <w:r w:rsidR="006839DC">
        <w:rPr>
          <w:sz w:val="24"/>
          <w:szCs w:val="24"/>
        </w:rPr>
        <w:t>2,</w:t>
      </w:r>
      <w:r w:rsidR="006839DC">
        <w:rPr>
          <w:spacing w:val="-2"/>
          <w:sz w:val="24"/>
          <w:szCs w:val="24"/>
        </w:rPr>
        <w:t xml:space="preserve"> </w:t>
      </w:r>
      <w:r w:rsidR="006839DC">
        <w:rPr>
          <w:sz w:val="24"/>
          <w:szCs w:val="24"/>
        </w:rPr>
        <w:t>we</w:t>
      </w:r>
      <w:r w:rsidR="006839DC">
        <w:rPr>
          <w:spacing w:val="-3"/>
          <w:sz w:val="24"/>
          <w:szCs w:val="24"/>
        </w:rPr>
        <w:t xml:space="preserve"> </w:t>
      </w:r>
      <w:r w:rsidR="006839DC">
        <w:rPr>
          <w:sz w:val="24"/>
          <w:szCs w:val="24"/>
        </w:rPr>
        <w:t>rem</w:t>
      </w:r>
      <w:r w:rsidR="006839DC">
        <w:rPr>
          <w:spacing w:val="-4"/>
          <w:sz w:val="24"/>
          <w:szCs w:val="24"/>
        </w:rPr>
        <w:t>ov</w:t>
      </w:r>
      <w:r w:rsidR="006839DC">
        <w:rPr>
          <w:sz w:val="24"/>
          <w:szCs w:val="24"/>
        </w:rPr>
        <w:t>e</w:t>
      </w:r>
      <w:r w:rsidR="006839DC">
        <w:rPr>
          <w:spacing w:val="-7"/>
          <w:sz w:val="24"/>
          <w:szCs w:val="24"/>
        </w:rPr>
        <w:t xml:space="preserve"> </w:t>
      </w:r>
      <w:ins w:id="77" w:author="lera boroditsky" w:date="2013-11-21T17:54:00Z">
        <w:r>
          <w:rPr>
            <w:spacing w:val="-7"/>
            <w:sz w:val="24"/>
            <w:szCs w:val="24"/>
          </w:rPr>
          <w:t xml:space="preserve">familiar </w:t>
        </w:r>
      </w:ins>
      <w:r w:rsidR="006839DC">
        <w:rPr>
          <w:sz w:val="24"/>
          <w:szCs w:val="24"/>
        </w:rPr>
        <w:t>meaning</w:t>
      </w:r>
      <w:r w:rsidR="006839DC">
        <w:rPr>
          <w:spacing w:val="-8"/>
          <w:sz w:val="24"/>
          <w:szCs w:val="24"/>
        </w:rPr>
        <w:t xml:space="preserve"> </w:t>
      </w:r>
      <w:r w:rsidR="006839DC">
        <w:rPr>
          <w:sz w:val="24"/>
          <w:szCs w:val="24"/>
        </w:rPr>
        <w:t>by</w:t>
      </w:r>
      <w:r w:rsidR="006839DC">
        <w:rPr>
          <w:spacing w:val="-2"/>
          <w:sz w:val="24"/>
          <w:szCs w:val="24"/>
        </w:rPr>
        <w:t xml:space="preserve"> </w:t>
      </w:r>
      <w:r w:rsidR="006839DC">
        <w:rPr>
          <w:spacing w:val="-4"/>
          <w:sz w:val="24"/>
          <w:szCs w:val="24"/>
        </w:rPr>
        <w:t>e</w:t>
      </w:r>
      <w:r w:rsidR="006839DC">
        <w:rPr>
          <w:sz w:val="24"/>
          <w:szCs w:val="24"/>
        </w:rPr>
        <w:t>xposing</w:t>
      </w:r>
      <w:r w:rsidR="006839DC">
        <w:rPr>
          <w:spacing w:val="-9"/>
          <w:sz w:val="24"/>
          <w:szCs w:val="24"/>
        </w:rPr>
        <w:t xml:space="preserve"> </w:t>
      </w:r>
      <w:r w:rsidR="006839DC">
        <w:rPr>
          <w:sz w:val="24"/>
          <w:szCs w:val="24"/>
        </w:rPr>
        <w:t>learners</w:t>
      </w:r>
      <w:r w:rsidR="006839DC">
        <w:rPr>
          <w:spacing w:val="-8"/>
          <w:sz w:val="24"/>
          <w:szCs w:val="24"/>
        </w:rPr>
        <w:t xml:space="preserve"> </w:t>
      </w:r>
      <w:r w:rsidR="006839DC">
        <w:rPr>
          <w:sz w:val="24"/>
          <w:szCs w:val="24"/>
        </w:rPr>
        <w:t>to languages</w:t>
      </w:r>
      <w:r w:rsidR="006839DC">
        <w:rPr>
          <w:spacing w:val="-10"/>
          <w:sz w:val="24"/>
          <w:szCs w:val="24"/>
        </w:rPr>
        <w:t xml:space="preserve"> </w:t>
      </w:r>
      <w:r w:rsidR="006839DC">
        <w:rPr>
          <w:sz w:val="24"/>
          <w:szCs w:val="24"/>
        </w:rPr>
        <w:t>with</w:t>
      </w:r>
      <w:r w:rsidR="006839DC">
        <w:rPr>
          <w:spacing w:val="-4"/>
          <w:sz w:val="24"/>
          <w:szCs w:val="24"/>
        </w:rPr>
        <w:t xml:space="preserve"> </w:t>
      </w:r>
      <w:r w:rsidR="006839DC">
        <w:rPr>
          <w:sz w:val="24"/>
          <w:szCs w:val="24"/>
        </w:rPr>
        <w:t>phonological,</w:t>
      </w:r>
      <w:r w:rsidR="006839DC">
        <w:rPr>
          <w:spacing w:val="-13"/>
          <w:sz w:val="24"/>
          <w:szCs w:val="24"/>
        </w:rPr>
        <w:t xml:space="preserve"> </w:t>
      </w:r>
      <w:r w:rsidR="006839DC">
        <w:rPr>
          <w:sz w:val="24"/>
          <w:szCs w:val="24"/>
        </w:rPr>
        <w:t>as</w:t>
      </w:r>
      <w:r w:rsidR="006839DC">
        <w:rPr>
          <w:spacing w:val="-2"/>
          <w:sz w:val="24"/>
          <w:szCs w:val="24"/>
        </w:rPr>
        <w:t xml:space="preserve"> </w:t>
      </w:r>
      <w:r w:rsidR="006839DC">
        <w:rPr>
          <w:sz w:val="24"/>
          <w:szCs w:val="24"/>
        </w:rPr>
        <w:t>opposed</w:t>
      </w:r>
      <w:r w:rsidR="006839DC">
        <w:rPr>
          <w:spacing w:val="-8"/>
          <w:sz w:val="24"/>
          <w:szCs w:val="24"/>
        </w:rPr>
        <w:t xml:space="preserve"> </w:t>
      </w:r>
      <w:r w:rsidR="006839DC">
        <w:rPr>
          <w:sz w:val="24"/>
          <w:szCs w:val="24"/>
        </w:rPr>
        <w:t>to</w:t>
      </w:r>
      <w:r w:rsidR="006839DC">
        <w:rPr>
          <w:spacing w:val="-2"/>
          <w:sz w:val="24"/>
          <w:szCs w:val="24"/>
        </w:rPr>
        <w:t xml:space="preserve"> </w:t>
      </w:r>
      <w:r w:rsidR="006839DC">
        <w:rPr>
          <w:sz w:val="24"/>
          <w:szCs w:val="24"/>
        </w:rPr>
        <w:t>semantic,</w:t>
      </w:r>
      <w:r w:rsidR="006839DC">
        <w:rPr>
          <w:spacing w:val="-9"/>
          <w:sz w:val="24"/>
          <w:szCs w:val="24"/>
        </w:rPr>
        <w:t xml:space="preserve"> </w:t>
      </w:r>
      <w:r w:rsidR="006839DC">
        <w:rPr>
          <w:sz w:val="24"/>
          <w:szCs w:val="24"/>
        </w:rPr>
        <w:t>coherence.</w:t>
      </w:r>
      <w:r w:rsidR="006839DC">
        <w:rPr>
          <w:spacing w:val="4"/>
          <w:sz w:val="24"/>
          <w:szCs w:val="24"/>
        </w:rPr>
        <w:t xml:space="preserve"> </w:t>
      </w:r>
      <w:r w:rsidR="006839DC">
        <w:rPr>
          <w:sz w:val="24"/>
          <w:szCs w:val="24"/>
        </w:rPr>
        <w:t>In</w:t>
      </w:r>
      <w:r w:rsidR="006839DC">
        <w:rPr>
          <w:spacing w:val="-2"/>
          <w:sz w:val="24"/>
          <w:szCs w:val="24"/>
        </w:rPr>
        <w:t xml:space="preserve"> </w:t>
      </w:r>
      <w:r w:rsidR="006839DC">
        <w:rPr>
          <w:sz w:val="24"/>
          <w:szCs w:val="24"/>
        </w:rPr>
        <w:t>Experiment</w:t>
      </w:r>
      <w:r w:rsidR="006839DC">
        <w:rPr>
          <w:spacing w:val="-11"/>
          <w:sz w:val="24"/>
          <w:szCs w:val="24"/>
        </w:rPr>
        <w:t xml:space="preserve"> </w:t>
      </w:r>
      <w:r w:rsidR="006839DC">
        <w:rPr>
          <w:sz w:val="24"/>
          <w:szCs w:val="24"/>
        </w:rPr>
        <w:t>3,</w:t>
      </w:r>
      <w:r w:rsidR="006839DC">
        <w:rPr>
          <w:spacing w:val="-2"/>
          <w:sz w:val="24"/>
          <w:szCs w:val="24"/>
        </w:rPr>
        <w:t xml:space="preserve"> </w:t>
      </w:r>
      <w:r w:rsidR="006839DC">
        <w:rPr>
          <w:sz w:val="24"/>
          <w:szCs w:val="24"/>
        </w:rPr>
        <w:t>we</w:t>
      </w:r>
      <w:r w:rsidR="006839DC">
        <w:rPr>
          <w:spacing w:val="-3"/>
          <w:sz w:val="24"/>
          <w:szCs w:val="24"/>
        </w:rPr>
        <w:t xml:space="preserve"> </w:t>
      </w:r>
      <w:r w:rsidR="006839DC">
        <w:rPr>
          <w:sz w:val="24"/>
          <w:szCs w:val="24"/>
        </w:rPr>
        <w:t>rem</w:t>
      </w:r>
      <w:r w:rsidR="006839DC">
        <w:rPr>
          <w:spacing w:val="-4"/>
          <w:sz w:val="24"/>
          <w:szCs w:val="24"/>
        </w:rPr>
        <w:t>ov</w:t>
      </w:r>
      <w:r w:rsidR="006839DC">
        <w:rPr>
          <w:sz w:val="24"/>
          <w:szCs w:val="24"/>
        </w:rPr>
        <w:t>e coherence</w:t>
      </w:r>
      <w:r w:rsidR="006839DC">
        <w:rPr>
          <w:spacing w:val="-10"/>
          <w:sz w:val="24"/>
          <w:szCs w:val="24"/>
        </w:rPr>
        <w:t xml:space="preserve"> </w:t>
      </w:r>
      <w:r w:rsidR="006839DC">
        <w:rPr>
          <w:sz w:val="24"/>
          <w:szCs w:val="24"/>
        </w:rPr>
        <w:t>by</w:t>
      </w:r>
      <w:r w:rsidR="006839DC">
        <w:rPr>
          <w:spacing w:val="-2"/>
          <w:sz w:val="24"/>
          <w:szCs w:val="24"/>
        </w:rPr>
        <w:t xml:space="preserve"> </w:t>
      </w:r>
      <w:r w:rsidR="006839DC">
        <w:rPr>
          <w:spacing w:val="-4"/>
          <w:sz w:val="24"/>
          <w:szCs w:val="24"/>
        </w:rPr>
        <w:t>e</w:t>
      </w:r>
      <w:r w:rsidR="006839DC">
        <w:rPr>
          <w:sz w:val="24"/>
          <w:szCs w:val="24"/>
        </w:rPr>
        <w:t>xposing</w:t>
      </w:r>
      <w:r w:rsidR="006839DC">
        <w:rPr>
          <w:spacing w:val="-9"/>
          <w:sz w:val="24"/>
          <w:szCs w:val="24"/>
        </w:rPr>
        <w:t xml:space="preserve"> </w:t>
      </w:r>
      <w:r w:rsidR="006839DC">
        <w:rPr>
          <w:sz w:val="24"/>
          <w:szCs w:val="24"/>
        </w:rPr>
        <w:t>learners</w:t>
      </w:r>
      <w:r w:rsidR="006839DC">
        <w:rPr>
          <w:spacing w:val="-8"/>
          <w:sz w:val="24"/>
          <w:szCs w:val="24"/>
        </w:rPr>
        <w:t xml:space="preserve"> </w:t>
      </w:r>
      <w:r w:rsidR="006839DC">
        <w:rPr>
          <w:sz w:val="24"/>
          <w:szCs w:val="24"/>
        </w:rPr>
        <w:t>to</w:t>
      </w:r>
      <w:r w:rsidR="006839DC">
        <w:rPr>
          <w:spacing w:val="-2"/>
          <w:sz w:val="24"/>
          <w:szCs w:val="24"/>
        </w:rPr>
        <w:t xml:space="preserve"> </w:t>
      </w:r>
      <w:r w:rsidR="006839DC">
        <w:rPr>
          <w:sz w:val="24"/>
          <w:szCs w:val="24"/>
        </w:rPr>
        <w:t>languages</w:t>
      </w:r>
      <w:r w:rsidR="006839DC">
        <w:rPr>
          <w:spacing w:val="-10"/>
          <w:sz w:val="24"/>
          <w:szCs w:val="24"/>
        </w:rPr>
        <w:t xml:space="preserve"> </w:t>
      </w:r>
      <w:r w:rsidR="006839DC">
        <w:rPr>
          <w:sz w:val="24"/>
          <w:szCs w:val="24"/>
        </w:rPr>
        <w:t>with</w:t>
      </w:r>
      <w:r w:rsidR="006839DC">
        <w:rPr>
          <w:spacing w:val="-4"/>
          <w:sz w:val="24"/>
          <w:szCs w:val="24"/>
        </w:rPr>
        <w:t xml:space="preserve"> </w:t>
      </w:r>
      <w:r w:rsidR="006839DC">
        <w:rPr>
          <w:sz w:val="24"/>
          <w:szCs w:val="24"/>
        </w:rPr>
        <w:t>cont</w:t>
      </w:r>
      <w:r w:rsidR="006839DC">
        <w:rPr>
          <w:spacing w:val="-4"/>
          <w:sz w:val="24"/>
          <w:szCs w:val="24"/>
        </w:rPr>
        <w:t>e</w:t>
      </w:r>
      <w:r w:rsidR="006839DC">
        <w:rPr>
          <w:sz w:val="24"/>
          <w:szCs w:val="24"/>
        </w:rPr>
        <w:t>xt</w:t>
      </w:r>
      <w:r w:rsidR="006839DC">
        <w:rPr>
          <w:spacing w:val="-7"/>
          <w:sz w:val="24"/>
          <w:szCs w:val="24"/>
        </w:rPr>
        <w:t xml:space="preserve"> </w:t>
      </w:r>
      <w:r w:rsidR="006839DC">
        <w:rPr>
          <w:spacing w:val="-2"/>
          <w:sz w:val="24"/>
          <w:szCs w:val="24"/>
        </w:rPr>
        <w:t>w</w:t>
      </w:r>
      <w:r w:rsidR="006839DC">
        <w:rPr>
          <w:sz w:val="24"/>
          <w:szCs w:val="24"/>
        </w:rPr>
        <w:t>ords</w:t>
      </w:r>
      <w:r w:rsidR="006839DC">
        <w:rPr>
          <w:spacing w:val="-6"/>
          <w:sz w:val="24"/>
          <w:szCs w:val="24"/>
        </w:rPr>
        <w:t xml:space="preserve"> </w:t>
      </w:r>
      <w:r w:rsidR="006839DC">
        <w:rPr>
          <w:sz w:val="24"/>
          <w:szCs w:val="24"/>
        </w:rPr>
        <w:t>that</w:t>
      </w:r>
      <w:r w:rsidR="006839DC">
        <w:rPr>
          <w:spacing w:val="-4"/>
          <w:sz w:val="24"/>
          <w:szCs w:val="24"/>
        </w:rPr>
        <w:t xml:space="preserve"> </w:t>
      </w:r>
      <w:r w:rsidR="006839DC">
        <w:rPr>
          <w:sz w:val="24"/>
          <w:szCs w:val="24"/>
        </w:rPr>
        <w:t>are</w:t>
      </w:r>
      <w:r w:rsidR="006839DC">
        <w:rPr>
          <w:spacing w:val="-3"/>
          <w:sz w:val="24"/>
          <w:szCs w:val="24"/>
        </w:rPr>
        <w:t xml:space="preserve"> </w:t>
      </w:r>
      <w:r w:rsidR="006839DC">
        <w:rPr>
          <w:spacing w:val="-2"/>
          <w:sz w:val="24"/>
          <w:szCs w:val="24"/>
        </w:rPr>
        <w:t>f</w:t>
      </w:r>
      <w:r w:rsidR="006839DC">
        <w:rPr>
          <w:sz w:val="24"/>
          <w:szCs w:val="24"/>
        </w:rPr>
        <w:t>amiliar</w:t>
      </w:r>
      <w:r w:rsidR="006839DC">
        <w:rPr>
          <w:spacing w:val="-8"/>
          <w:sz w:val="24"/>
          <w:szCs w:val="24"/>
        </w:rPr>
        <w:t xml:space="preserve"> </w:t>
      </w:r>
      <w:r w:rsidR="006839DC">
        <w:rPr>
          <w:spacing w:val="-5"/>
          <w:sz w:val="24"/>
          <w:szCs w:val="24"/>
        </w:rPr>
        <w:t>b</w:t>
      </w:r>
      <w:r w:rsidR="006839DC">
        <w:rPr>
          <w:sz w:val="24"/>
          <w:szCs w:val="24"/>
        </w:rPr>
        <w:t>ut</w:t>
      </w:r>
      <w:r w:rsidR="006839DC">
        <w:rPr>
          <w:spacing w:val="-3"/>
          <w:sz w:val="24"/>
          <w:szCs w:val="24"/>
        </w:rPr>
        <w:t xml:space="preserve"> </w:t>
      </w:r>
      <w:r w:rsidR="006839DC">
        <w:rPr>
          <w:sz w:val="24"/>
          <w:szCs w:val="24"/>
        </w:rPr>
        <w:t>do</w:t>
      </w:r>
      <w:r w:rsidR="006839DC">
        <w:rPr>
          <w:spacing w:val="-2"/>
          <w:sz w:val="24"/>
          <w:szCs w:val="24"/>
        </w:rPr>
        <w:t xml:space="preserve"> </w:t>
      </w:r>
      <w:r w:rsidR="006839DC">
        <w:rPr>
          <w:sz w:val="24"/>
          <w:szCs w:val="24"/>
        </w:rPr>
        <w:t>not adhere</w:t>
      </w:r>
      <w:r w:rsidR="006839DC">
        <w:rPr>
          <w:spacing w:val="-6"/>
          <w:sz w:val="24"/>
          <w:szCs w:val="24"/>
        </w:rPr>
        <w:t xml:space="preserve"> </w:t>
      </w:r>
      <w:r w:rsidR="006839DC">
        <w:rPr>
          <w:sz w:val="24"/>
          <w:szCs w:val="24"/>
        </w:rPr>
        <w:t>to</w:t>
      </w:r>
      <w:r w:rsidR="006839DC">
        <w:rPr>
          <w:spacing w:val="-2"/>
          <w:sz w:val="24"/>
          <w:szCs w:val="24"/>
        </w:rPr>
        <w:t xml:space="preserve"> </w:t>
      </w:r>
      <w:r w:rsidR="006839DC">
        <w:rPr>
          <w:sz w:val="24"/>
          <w:szCs w:val="24"/>
        </w:rPr>
        <w:t>a</w:t>
      </w:r>
      <w:r w:rsidR="006839DC">
        <w:rPr>
          <w:spacing w:val="-4"/>
          <w:sz w:val="24"/>
          <w:szCs w:val="24"/>
        </w:rPr>
        <w:t>n</w:t>
      </w:r>
      <w:r w:rsidR="006839DC">
        <w:rPr>
          <w:sz w:val="24"/>
          <w:szCs w:val="24"/>
        </w:rPr>
        <w:t>y</w:t>
      </w:r>
      <w:r w:rsidR="006839DC">
        <w:rPr>
          <w:spacing w:val="-3"/>
          <w:sz w:val="24"/>
          <w:szCs w:val="24"/>
        </w:rPr>
        <w:t xml:space="preserve"> </w:t>
      </w:r>
      <w:r w:rsidR="006839DC">
        <w:rPr>
          <w:sz w:val="24"/>
          <w:szCs w:val="24"/>
        </w:rPr>
        <w:t>o</w:t>
      </w:r>
      <w:r w:rsidR="006839DC">
        <w:rPr>
          <w:spacing w:val="-4"/>
          <w:sz w:val="24"/>
          <w:szCs w:val="24"/>
        </w:rPr>
        <w:t>b</w:t>
      </w:r>
      <w:r w:rsidR="006839DC">
        <w:rPr>
          <w:sz w:val="24"/>
          <w:szCs w:val="24"/>
        </w:rPr>
        <w:t>vious</w:t>
      </w:r>
      <w:r w:rsidR="006839DC">
        <w:rPr>
          <w:spacing w:val="-8"/>
          <w:sz w:val="24"/>
          <w:szCs w:val="24"/>
        </w:rPr>
        <w:t xml:space="preserve"> </w:t>
      </w:r>
      <w:r w:rsidR="006839DC">
        <w:rPr>
          <w:sz w:val="24"/>
          <w:szCs w:val="24"/>
        </w:rPr>
        <w:t>semantic</w:t>
      </w:r>
      <w:r w:rsidR="006839DC">
        <w:rPr>
          <w:spacing w:val="-9"/>
          <w:sz w:val="24"/>
          <w:szCs w:val="24"/>
        </w:rPr>
        <w:t xml:space="preserve"> </w:t>
      </w:r>
      <w:r w:rsidR="006839DC">
        <w:rPr>
          <w:sz w:val="24"/>
          <w:szCs w:val="24"/>
        </w:rPr>
        <w:t>o</w:t>
      </w:r>
      <w:r w:rsidR="006839DC">
        <w:rPr>
          <w:spacing w:val="-4"/>
          <w:sz w:val="24"/>
          <w:szCs w:val="24"/>
        </w:rPr>
        <w:t>r</w:t>
      </w:r>
      <w:r w:rsidR="006839DC">
        <w:rPr>
          <w:spacing w:val="-1"/>
          <w:sz w:val="24"/>
          <w:szCs w:val="24"/>
        </w:rPr>
        <w:t>g</w:t>
      </w:r>
      <w:r w:rsidR="006839DC">
        <w:rPr>
          <w:sz w:val="24"/>
          <w:szCs w:val="24"/>
        </w:rPr>
        <w:t>anization.</w:t>
      </w:r>
    </w:p>
    <w:p w:rsidR="00273D53" w:rsidRDefault="00273D53">
      <w:pPr>
        <w:spacing w:before="4" w:line="160" w:lineRule="exact"/>
        <w:rPr>
          <w:sz w:val="17"/>
          <w:szCs w:val="17"/>
        </w:rPr>
      </w:pPr>
    </w:p>
    <w:p w:rsidR="00273D53" w:rsidRDefault="00273D53">
      <w:pPr>
        <w:spacing w:line="200" w:lineRule="exact"/>
      </w:pPr>
    </w:p>
    <w:p w:rsidR="00273D53" w:rsidRDefault="006839DC">
      <w:pPr>
        <w:ind w:left="2833"/>
        <w:rPr>
          <w:sz w:val="24"/>
          <w:szCs w:val="24"/>
        </w:rPr>
      </w:pPr>
      <w:r>
        <w:rPr>
          <w:w w:val="108"/>
          <w:sz w:val="24"/>
          <w:szCs w:val="24"/>
        </w:rPr>
        <w:t>Experiment</w:t>
      </w:r>
      <w:r>
        <w:rPr>
          <w:spacing w:val="-5"/>
          <w:w w:val="108"/>
          <w:sz w:val="24"/>
          <w:szCs w:val="24"/>
        </w:rPr>
        <w:t xml:space="preserve"> </w:t>
      </w:r>
      <w:r>
        <w:rPr>
          <w:sz w:val="24"/>
          <w:szCs w:val="24"/>
        </w:rPr>
        <w:t>2: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Phonological</w:t>
      </w:r>
      <w:r>
        <w:rPr>
          <w:spacing w:val="38"/>
          <w:sz w:val="24"/>
          <w:szCs w:val="24"/>
        </w:rPr>
        <w:t xml:space="preserve"> </w:t>
      </w:r>
      <w:r>
        <w:rPr>
          <w:w w:val="107"/>
          <w:sz w:val="24"/>
          <w:szCs w:val="24"/>
        </w:rPr>
        <w:t>cohe</w:t>
      </w:r>
      <w:r>
        <w:rPr>
          <w:spacing w:val="-4"/>
          <w:w w:val="107"/>
          <w:sz w:val="24"/>
          <w:szCs w:val="24"/>
        </w:rPr>
        <w:t>r</w:t>
      </w:r>
      <w:r>
        <w:rPr>
          <w:w w:val="102"/>
          <w:sz w:val="24"/>
          <w:szCs w:val="24"/>
        </w:rPr>
        <w:t>ence</w:t>
      </w:r>
    </w:p>
    <w:p w:rsidR="00273D53" w:rsidRDefault="00273D53">
      <w:pPr>
        <w:spacing w:line="200" w:lineRule="exact"/>
      </w:pPr>
    </w:p>
    <w:p w:rsidR="00273D53" w:rsidRDefault="00273D53">
      <w:pPr>
        <w:spacing w:before="9" w:line="220" w:lineRule="exact"/>
        <w:rPr>
          <w:sz w:val="22"/>
          <w:szCs w:val="22"/>
        </w:rPr>
      </w:pPr>
    </w:p>
    <w:p w:rsidR="00273D53" w:rsidRDefault="006839DC">
      <w:pPr>
        <w:spacing w:line="415" w:lineRule="auto"/>
        <w:ind w:left="120" w:right="224" w:firstLine="576"/>
        <w:rPr>
          <w:sz w:val="24"/>
          <w:szCs w:val="24"/>
        </w:rPr>
      </w:pP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Experiment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2,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10"/>
          <w:sz w:val="24"/>
          <w:szCs w:val="24"/>
        </w:rPr>
        <w:t>n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esti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ated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whether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learners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could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learn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language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used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 Experiment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when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(Ms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Ps)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xhibited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phonological,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rather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than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semantic, coherence.</w:t>
      </w:r>
      <w:r>
        <w:rPr>
          <w:spacing w:val="4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tested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three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types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coherence: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onset,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rime,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syllable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count.</w:t>
      </w:r>
    </w:p>
    <w:p w:rsidR="00273D53" w:rsidRDefault="00273D53">
      <w:pPr>
        <w:spacing w:before="4" w:line="160" w:lineRule="exact"/>
        <w:rPr>
          <w:sz w:val="17"/>
          <w:szCs w:val="17"/>
        </w:rPr>
      </w:pPr>
    </w:p>
    <w:p w:rsidR="00273D53" w:rsidRDefault="00273D53">
      <w:pPr>
        <w:spacing w:line="200" w:lineRule="exact"/>
      </w:pPr>
    </w:p>
    <w:p w:rsidR="00273D53" w:rsidRDefault="006839DC">
      <w:pPr>
        <w:ind w:left="120"/>
        <w:rPr>
          <w:sz w:val="24"/>
          <w:szCs w:val="24"/>
        </w:rPr>
      </w:pPr>
      <w:r>
        <w:rPr>
          <w:w w:val="106"/>
          <w:sz w:val="24"/>
          <w:szCs w:val="24"/>
        </w:rPr>
        <w:t>Method</w:t>
      </w:r>
    </w:p>
    <w:p w:rsidR="00273D53" w:rsidRDefault="00273D53">
      <w:pPr>
        <w:spacing w:line="200" w:lineRule="exact"/>
      </w:pPr>
    </w:p>
    <w:p w:rsidR="00273D53" w:rsidRDefault="00273D53">
      <w:pPr>
        <w:spacing w:before="9" w:line="220" w:lineRule="exact"/>
        <w:rPr>
          <w:sz w:val="22"/>
          <w:szCs w:val="22"/>
        </w:rPr>
      </w:pPr>
    </w:p>
    <w:p w:rsidR="00273D53" w:rsidRDefault="006839DC">
      <w:pPr>
        <w:ind w:left="696"/>
        <w:rPr>
          <w:sz w:val="24"/>
          <w:szCs w:val="24"/>
        </w:rPr>
      </w:pPr>
      <w:r>
        <w:rPr>
          <w:spacing w:val="-2"/>
          <w:w w:val="109"/>
          <w:sz w:val="24"/>
          <w:szCs w:val="24"/>
        </w:rPr>
        <w:t>P</w:t>
      </w:r>
      <w:r>
        <w:rPr>
          <w:w w:val="109"/>
          <w:sz w:val="24"/>
          <w:szCs w:val="24"/>
        </w:rPr>
        <w:t xml:space="preserve">articipants.  </w:t>
      </w:r>
      <w:r>
        <w:rPr>
          <w:spacing w:val="43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>530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1"/>
          <w:sz w:val="24"/>
          <w:szCs w:val="24"/>
        </w:rPr>
        <w:t>T</w:t>
      </w:r>
      <w:r>
        <w:rPr>
          <w:sz w:val="24"/>
          <w:szCs w:val="24"/>
        </w:rPr>
        <w:t>urk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ers,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recruited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Experiment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1,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participated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stud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.</w:t>
      </w:r>
    </w:p>
    <w:p w:rsidR="00273D53" w:rsidRDefault="00273D53">
      <w:pPr>
        <w:spacing w:before="4" w:line="220" w:lineRule="exact"/>
        <w:rPr>
          <w:sz w:val="22"/>
          <w:szCs w:val="22"/>
        </w:rPr>
      </w:pPr>
    </w:p>
    <w:p w:rsidR="00273D53" w:rsidRDefault="00F14C79">
      <w:pPr>
        <w:ind w:left="696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433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328930</wp:posOffset>
                </wp:positionV>
                <wp:extent cx="457200" cy="0"/>
                <wp:effectExtent l="0" t="0" r="927100" b="344170"/>
                <wp:wrapNone/>
                <wp:docPr id="831" name="Group 8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" cy="0"/>
                          <a:chOff x="1440" y="518"/>
                          <a:chExt cx="720" cy="0"/>
                        </a:xfrm>
                      </wpg:grpSpPr>
                      <wps:wsp>
                        <wps:cNvPr id="832" name="Freeform 828"/>
                        <wps:cNvSpPr>
                          <a:spLocks noEditPoints="1"/>
                        </wps:cNvSpPr>
                        <wps:spPr bwMode="auto">
                          <a:xfrm>
                            <a:off x="2880" y="1036"/>
                            <a:ext cx="720" cy="0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720"/>
                              <a:gd name="T2" fmla="+- 0 2160 1440"/>
                              <a:gd name="T3" fmla="*/ T2 w 72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720">
                                <a:moveTo>
                                  <a:pt x="0" y="0"/>
                                </a:moveTo>
                                <a:lnTo>
                                  <a:pt x="720" y="0"/>
                                </a:lnTo>
                              </a:path>
                            </a:pathLst>
                          </a:custGeom>
                          <a:noFill/>
                          <a:ln w="158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27" o:spid="_x0000_s1026" style="position:absolute;margin-left:1in;margin-top:25.9pt;width:36pt;height:0;z-index:-2146;mso-position-horizontal-relative:page" coordorigin="1440,518" coordsize="720,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">
                <v:polyline id="Freeform 828" o:spid="_x0000_s1027" style="position:absolute;visibility:visible;mso-wrap-style:square;v-text-anchor:top" points="2880,1036,3600,1036" coordsize="72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F8lKwQAA&#10;ANwAAAAPAAAAZHJzL2Rvd25yZXYueG1sRI9Ra8JAEITfhf6HYwXf9GICRaKnlJTSPlr1Byy5bRLM&#10;7YW7bUz/fU8QfBxm5htmd5hcr0YKsfNsYL3KQBHX3nbcGLicP5YbUFGQLfaeycAfRTjsX2Y7LK2/&#10;8TeNJ2lUgnAs0UArMpRax7olh3HlB+Lk/fjgUJIMjbYBbwnuep1n2at22HFaaHGgqqX6evp1Bobw&#10;XutKJP88FmPWVEXsr5dozGI+vW1BCU3yDD/aX9bApsjhfiYdAb3/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ABfJSsEAAADcAAAADwAAAAAAAAAAAAAAAACXAgAAZHJzL2Rvd25y&#10;ZXYueG1sUEsFBgAAAAAEAAQA9QAAAIUDAAAAAA==&#10;" filled="f" strokeweight="1587emu">
                  <v:path arrowok="t" o:connecttype="custom" o:connectlocs="0,0;720,0" o:connectangles="0,0"/>
                  <o:lock v:ext="edit" verticies="t"/>
                </v:polyline>
                <w10:wrap anchorx="page"/>
              </v:group>
            </w:pict>
          </mc:Fallback>
        </mc:AlternateContent>
      </w:r>
      <w:r w:rsidR="006839DC">
        <w:rPr>
          <w:w w:val="108"/>
          <w:sz w:val="24"/>
          <w:szCs w:val="24"/>
        </w:rPr>
        <w:t xml:space="preserve">Materials.  </w:t>
      </w:r>
      <w:r w:rsidR="006839DC">
        <w:rPr>
          <w:spacing w:val="45"/>
          <w:w w:val="108"/>
          <w:sz w:val="24"/>
          <w:szCs w:val="24"/>
        </w:rPr>
        <w:t xml:space="preserve"> </w:t>
      </w:r>
      <w:r w:rsidR="006839DC">
        <w:rPr>
          <w:sz w:val="24"/>
          <w:szCs w:val="24"/>
        </w:rPr>
        <w:t>The</w:t>
      </w:r>
      <w:r w:rsidR="006839DC">
        <w:rPr>
          <w:spacing w:val="-4"/>
          <w:sz w:val="24"/>
          <w:szCs w:val="24"/>
        </w:rPr>
        <w:t xml:space="preserve"> </w:t>
      </w:r>
      <w:r w:rsidR="006839DC">
        <w:rPr>
          <w:sz w:val="24"/>
          <w:szCs w:val="24"/>
        </w:rPr>
        <w:t>three</w:t>
      </w:r>
      <w:r w:rsidR="006839DC">
        <w:rPr>
          <w:spacing w:val="-5"/>
          <w:sz w:val="24"/>
          <w:szCs w:val="24"/>
        </w:rPr>
        <w:t xml:space="preserve"> </w:t>
      </w:r>
      <w:r w:rsidR="006839DC">
        <w:rPr>
          <w:sz w:val="24"/>
          <w:szCs w:val="24"/>
        </w:rPr>
        <w:t>types</w:t>
      </w:r>
      <w:r w:rsidR="006839DC">
        <w:rPr>
          <w:spacing w:val="-5"/>
          <w:sz w:val="24"/>
          <w:szCs w:val="24"/>
        </w:rPr>
        <w:t xml:space="preserve"> </w:t>
      </w:r>
      <w:r w:rsidR="006839DC">
        <w:rPr>
          <w:sz w:val="24"/>
          <w:szCs w:val="24"/>
        </w:rPr>
        <w:t>of</w:t>
      </w:r>
      <w:r w:rsidR="006839DC">
        <w:rPr>
          <w:spacing w:val="-2"/>
          <w:sz w:val="24"/>
          <w:szCs w:val="24"/>
        </w:rPr>
        <w:t xml:space="preserve"> </w:t>
      </w:r>
      <w:r w:rsidR="006839DC">
        <w:rPr>
          <w:sz w:val="24"/>
          <w:szCs w:val="24"/>
        </w:rPr>
        <w:t>phonological</w:t>
      </w:r>
      <w:r w:rsidR="006839DC">
        <w:rPr>
          <w:spacing w:val="-13"/>
          <w:sz w:val="24"/>
          <w:szCs w:val="24"/>
        </w:rPr>
        <w:t xml:space="preserve"> </w:t>
      </w:r>
      <w:r w:rsidR="006839DC">
        <w:rPr>
          <w:sz w:val="24"/>
          <w:szCs w:val="24"/>
        </w:rPr>
        <w:t>coherence</w:t>
      </w:r>
      <w:r w:rsidR="006839DC">
        <w:rPr>
          <w:position w:val="9"/>
          <w:sz w:val="16"/>
          <w:szCs w:val="16"/>
        </w:rPr>
        <w:t>3</w:t>
      </w:r>
      <w:r w:rsidR="006839DC">
        <w:rPr>
          <w:spacing w:val="19"/>
          <w:position w:val="9"/>
          <w:sz w:val="16"/>
          <w:szCs w:val="16"/>
        </w:rPr>
        <w:t xml:space="preserve"> </w:t>
      </w:r>
      <w:r w:rsidR="006839DC">
        <w:rPr>
          <w:sz w:val="24"/>
          <w:szCs w:val="24"/>
        </w:rPr>
        <w:t>were:</w:t>
      </w:r>
    </w:p>
    <w:p w:rsidR="00273D53" w:rsidRDefault="00273D53">
      <w:pPr>
        <w:spacing w:before="8" w:line="200" w:lineRule="exact"/>
      </w:pPr>
    </w:p>
    <w:p w:rsidR="00273D53" w:rsidRDefault="006839DC">
      <w:pPr>
        <w:spacing w:before="38" w:line="409" w:lineRule="auto"/>
        <w:ind w:left="120" w:right="85" w:firstLine="279"/>
        <w:jc w:val="both"/>
      </w:pPr>
      <w:r>
        <w:rPr>
          <w:position w:val="7"/>
          <w:sz w:val="14"/>
          <w:szCs w:val="14"/>
        </w:rPr>
        <w:t>3</w:t>
      </w:r>
      <w:r>
        <w:rPr>
          <w:spacing w:val="14"/>
          <w:position w:val="7"/>
          <w:sz w:val="14"/>
          <w:szCs w:val="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stimuli</w:t>
      </w:r>
      <w:r>
        <w:rPr>
          <w:spacing w:val="-16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rime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syllable</w:t>
      </w:r>
      <w:r>
        <w:rPr>
          <w:spacing w:val="-16"/>
        </w:rPr>
        <w:t xml:space="preserve"> </w:t>
      </w:r>
      <w:r>
        <w:t>count</w:t>
      </w:r>
      <w:r>
        <w:rPr>
          <w:spacing w:val="-14"/>
        </w:rPr>
        <w:t xml:space="preserve"> </w:t>
      </w:r>
      <w:r>
        <w:t>conditions</w:t>
      </w:r>
      <w:r>
        <w:rPr>
          <w:spacing w:val="-18"/>
        </w:rPr>
        <w:t xml:space="preserve"> </w:t>
      </w:r>
      <w:r>
        <w:t>di</w:t>
      </w:r>
      <w:r>
        <w:rPr>
          <w:spacing w:val="-5"/>
        </w:rPr>
        <w:t>f</w:t>
      </w:r>
      <w:r>
        <w:t>fer</w:t>
      </w:r>
      <w:r>
        <w:rPr>
          <w:spacing w:val="-14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those</w:t>
      </w:r>
      <w:r>
        <w:rPr>
          <w:spacing w:val="-14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rest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our</w:t>
      </w:r>
      <w:r>
        <w:rPr>
          <w:spacing w:val="-13"/>
        </w:rPr>
        <w:t xml:space="preserve"> </w:t>
      </w:r>
      <w:r>
        <w:t xml:space="preserve">conditions. </w:t>
      </w:r>
      <w:r>
        <w:rPr>
          <w:spacing w:val="-3"/>
        </w:rPr>
        <w:t>F</w:t>
      </w:r>
      <w:r>
        <w:t>or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rest</w:t>
      </w:r>
      <w:r>
        <w:rPr>
          <w:spacing w:val="-13"/>
        </w:rPr>
        <w:t xml:space="preserve"> </w:t>
      </w:r>
      <w:r>
        <w:t>of the</w:t>
      </w:r>
      <w:r>
        <w:rPr>
          <w:spacing w:val="-9"/>
        </w:rPr>
        <w:t xml:space="preserve"> </w:t>
      </w:r>
      <w:r>
        <w:t>conditions,</w:t>
      </w:r>
      <w:r>
        <w:rPr>
          <w:spacing w:val="-15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</w:t>
      </w:r>
      <w:r>
        <w:rPr>
          <w:spacing w:val="-3"/>
        </w:rPr>
        <w:t>e</w:t>
      </w:r>
      <w:r>
        <w:t>xt-to-speech</w:t>
      </w:r>
      <w:r>
        <w:rPr>
          <w:spacing w:val="-18"/>
        </w:rPr>
        <w:t xml:space="preserve"> </w:t>
      </w:r>
      <w:r>
        <w:t>web</w:t>
      </w:r>
      <w:r>
        <w:rPr>
          <w:spacing w:val="-10"/>
        </w:rPr>
        <w:t xml:space="preserve"> </w:t>
      </w:r>
      <w:r>
        <w:t>service</w:t>
      </w:r>
      <w:r>
        <w:rPr>
          <w:spacing w:val="-13"/>
        </w:rPr>
        <w:t xml:space="preserve"> </w:t>
      </w:r>
      <w:r>
        <w:t>pr</w:t>
      </w:r>
      <w:r>
        <w:rPr>
          <w:spacing w:val="-3"/>
        </w:rPr>
        <w:t>o</w:t>
      </w:r>
      <w:r>
        <w:t>vided</w:t>
      </w:r>
      <w:r>
        <w:rPr>
          <w:spacing w:val="-14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Google</w:t>
      </w:r>
      <w:r>
        <w:rPr>
          <w:spacing w:val="-13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generate</w:t>
      </w:r>
      <w:r>
        <w:rPr>
          <w:spacing w:val="-1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audio</w:t>
      </w:r>
      <w:r>
        <w:rPr>
          <w:spacing w:val="-11"/>
        </w:rPr>
        <w:t xml:space="preserve"> </w:t>
      </w:r>
      <w:r>
        <w:t>stimuli</w:t>
      </w:r>
      <w:r>
        <w:rPr>
          <w:spacing w:val="-13"/>
        </w:rPr>
        <w:t xml:space="preserve"> </w:t>
      </w:r>
      <w:r>
        <w:t>(see</w:t>
      </w:r>
      <w:r>
        <w:rPr>
          <w:spacing w:val="-10"/>
        </w:rPr>
        <w:t xml:space="preserve"> </w:t>
      </w:r>
      <w:r>
        <w:rPr>
          <w:spacing w:val="-3"/>
        </w:rPr>
        <w:t>F</w:t>
      </w:r>
      <w:r>
        <w:t>ootnote</w:t>
      </w:r>
      <w:r>
        <w:rPr>
          <w:spacing w:val="-14"/>
        </w:rPr>
        <w:t xml:space="preserve"> </w:t>
      </w:r>
      <w:r>
        <w:t>1) 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4"/>
        </w:rPr>
        <w:t>b</w:t>
      </w:r>
      <w:r>
        <w:t>ulk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conditions.</w:t>
      </w:r>
      <w:r>
        <w:rPr>
          <w:spacing w:val="2"/>
        </w:rPr>
        <w:t xml:space="preserve"> </w:t>
      </w:r>
      <w:r>
        <w:t>H</w:t>
      </w:r>
      <w:r>
        <w:rPr>
          <w:spacing w:val="-5"/>
        </w:rPr>
        <w:t>o</w:t>
      </w:r>
      <w:r>
        <w:t>w</w:t>
      </w:r>
      <w:r>
        <w:rPr>
          <w:spacing w:val="-5"/>
        </w:rPr>
        <w:t>e</w:t>
      </w:r>
      <w:r>
        <w:rPr>
          <w:spacing w:val="-3"/>
        </w:rPr>
        <w:t>v</w:t>
      </w:r>
      <w:r>
        <w:t>e</w:t>
      </w:r>
      <w:r>
        <w:rPr>
          <w:spacing w:val="-8"/>
        </w:rPr>
        <w:t>r</w:t>
      </w:r>
      <w:r>
        <w:t>,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4"/>
        </w:rPr>
        <w:t>a</w:t>
      </w:r>
      <w:r>
        <w:rPr>
          <w:spacing w:val="-5"/>
        </w:rPr>
        <w:t>v</w:t>
      </w:r>
      <w:r>
        <w:t>ailable</w:t>
      </w:r>
      <w:r>
        <w:rPr>
          <w:spacing w:val="-8"/>
        </w:rPr>
        <w:t xml:space="preserve"> </w:t>
      </w:r>
      <w:r>
        <w:rPr>
          <w:spacing w:val="-4"/>
        </w:rPr>
        <w:t>v</w:t>
      </w:r>
      <w:r>
        <w:t>oices</w:t>
      </w:r>
      <w:r>
        <w:rPr>
          <w:spacing w:val="-6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service</w:t>
      </w:r>
      <w:r>
        <w:rPr>
          <w:spacing w:val="-7"/>
        </w:rPr>
        <w:t xml:space="preserve"> </w:t>
      </w:r>
      <w:r>
        <w:t>changed</w:t>
      </w:r>
      <w:r>
        <w:rPr>
          <w:spacing w:val="-8"/>
        </w:rPr>
        <w:t xml:space="preserve"> </w:t>
      </w:r>
      <w:r>
        <w:t>during</w:t>
      </w:r>
      <w:r>
        <w:rPr>
          <w:spacing w:val="-6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rPr>
          <w:spacing w:val="-3"/>
        </w:rPr>
        <w:t>e</w:t>
      </w:r>
      <w:r>
        <w:t>xperiment.</w:t>
      </w:r>
      <w:r>
        <w:rPr>
          <w:spacing w:val="2"/>
        </w:rPr>
        <w:t xml:space="preserve"> </w:t>
      </w:r>
      <w:r>
        <w:t>Thus,</w:t>
      </w:r>
      <w:r>
        <w:rPr>
          <w:spacing w:val="-5"/>
        </w:rPr>
        <w:t xml:space="preserve"> </w:t>
      </w:r>
      <w:r>
        <w:t>we generated</w:t>
      </w:r>
      <w:r>
        <w:rPr>
          <w:spacing w:val="-19"/>
        </w:rPr>
        <w:t xml:space="preserve"> </w:t>
      </w:r>
      <w:r>
        <w:t>n</w:t>
      </w:r>
      <w:r>
        <w:rPr>
          <w:spacing w:val="-5"/>
        </w:rPr>
        <w:t>e</w:t>
      </w:r>
      <w:r>
        <w:t>w</w:t>
      </w:r>
      <w:r>
        <w:rPr>
          <w:spacing w:val="-14"/>
        </w:rPr>
        <w:t xml:space="preserve"> </w:t>
      </w:r>
      <w:r>
        <w:t>stimuli</w:t>
      </w:r>
      <w:r>
        <w:rPr>
          <w:spacing w:val="-17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rime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syllable</w:t>
      </w:r>
      <w:r>
        <w:rPr>
          <w:spacing w:val="-17"/>
        </w:rPr>
        <w:t xml:space="preserve"> </w:t>
      </w:r>
      <w:r>
        <w:t>count</w:t>
      </w:r>
      <w:r>
        <w:rPr>
          <w:spacing w:val="-15"/>
        </w:rPr>
        <w:t xml:space="preserve"> </w:t>
      </w:r>
      <w:r>
        <w:t>conditions</w:t>
      </w:r>
      <w:r>
        <w:rPr>
          <w:spacing w:val="-19"/>
        </w:rPr>
        <w:t xml:space="preserve"> </w:t>
      </w:r>
      <w:r>
        <w:t>using</w:t>
      </w:r>
      <w:r>
        <w:rPr>
          <w:spacing w:val="-15"/>
        </w:rPr>
        <w:t xml:space="preserve"> </w:t>
      </w:r>
      <w:r>
        <w:rPr>
          <w:w w:val="99"/>
        </w:rPr>
        <w:t>commercially</w:t>
      </w:r>
      <w:r>
        <w:rPr>
          <w:spacing w:val="-10"/>
          <w:w w:val="99"/>
        </w:rPr>
        <w:t xml:space="preserve"> </w:t>
      </w:r>
      <w:r>
        <w:rPr>
          <w:spacing w:val="-4"/>
        </w:rPr>
        <w:t>a</w:t>
      </w:r>
      <w:r>
        <w:rPr>
          <w:spacing w:val="-5"/>
        </w:rPr>
        <w:t>v</w:t>
      </w:r>
      <w:r>
        <w:t>ailable</w:t>
      </w:r>
      <w:r>
        <w:rPr>
          <w:spacing w:val="-18"/>
        </w:rPr>
        <w:t xml:space="preserve"> </w:t>
      </w:r>
      <w:r>
        <w:t>soft</w:t>
      </w:r>
      <w:r>
        <w:rPr>
          <w:spacing w:val="-2"/>
        </w:rPr>
        <w:t>w</w:t>
      </w:r>
      <w:r>
        <w:t>are,</w:t>
      </w:r>
      <w:r>
        <w:rPr>
          <w:spacing w:val="-16"/>
        </w:rPr>
        <w:t xml:space="preserve"> </w:t>
      </w:r>
      <w:r>
        <w:t>NaturalReader</w:t>
      </w:r>
    </w:p>
    <w:p w:rsidR="00273D53" w:rsidRDefault="006839DC">
      <w:pPr>
        <w:spacing w:before="9" w:line="413" w:lineRule="auto"/>
        <w:ind w:left="120" w:right="85"/>
        <w:jc w:val="both"/>
        <w:sectPr w:rsidR="00273D53">
          <w:pgSz w:w="12240" w:h="15840"/>
          <w:pgMar w:top="960" w:right="1320" w:bottom="280" w:left="1320" w:header="736" w:footer="0" w:gutter="0"/>
          <w:cols w:space="720"/>
        </w:sectPr>
      </w:pPr>
      <w:r>
        <w:t>10.</w:t>
      </w:r>
      <w:r>
        <w:rPr>
          <w:spacing w:val="8"/>
        </w:rPr>
        <w:t xml:space="preserve"> </w:t>
      </w:r>
      <w:r>
        <w:rPr>
          <w:spacing w:val="-16"/>
        </w:rPr>
        <w:t>T</w:t>
      </w:r>
      <w:r>
        <w:t>o</w:t>
      </w:r>
      <w:r>
        <w:rPr>
          <w:spacing w:val="-5"/>
        </w:rPr>
        <w:t xml:space="preserve"> </w:t>
      </w:r>
      <w:r>
        <w:t>ensure</w:t>
      </w:r>
      <w:r>
        <w:rPr>
          <w:spacing w:val="-8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old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n</w:t>
      </w:r>
      <w:r>
        <w:rPr>
          <w:spacing w:val="-5"/>
        </w:rPr>
        <w:t>e</w:t>
      </w:r>
      <w:r>
        <w:t>w</w:t>
      </w:r>
      <w:r>
        <w:rPr>
          <w:spacing w:val="-6"/>
        </w:rPr>
        <w:t xml:space="preserve"> </w:t>
      </w:r>
      <w:r>
        <w:t>stimuli</w:t>
      </w:r>
      <w:r>
        <w:rPr>
          <w:spacing w:val="-9"/>
        </w:rPr>
        <w:t xml:space="preserve"> </w:t>
      </w:r>
      <w:r>
        <w:t>were</w:t>
      </w:r>
      <w:r>
        <w:rPr>
          <w:spacing w:val="-7"/>
        </w:rPr>
        <w:t xml:space="preserve"> </w:t>
      </w:r>
      <w:r>
        <w:t>comparable,</w:t>
      </w:r>
      <w:r>
        <w:rPr>
          <w:spacing w:val="-12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performed</w:t>
      </w:r>
      <w:r>
        <w:rPr>
          <w:spacing w:val="-1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partial</w:t>
      </w:r>
      <w:r>
        <w:rPr>
          <w:spacing w:val="-8"/>
        </w:rPr>
        <w:t xml:space="preserve"> </w:t>
      </w:r>
      <w:r>
        <w:t>replication</w:t>
      </w:r>
      <w:r>
        <w:rPr>
          <w:spacing w:val="-1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Experiment</w:t>
      </w:r>
      <w:r>
        <w:rPr>
          <w:spacing w:val="-12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using the</w:t>
      </w:r>
      <w:r>
        <w:rPr>
          <w:spacing w:val="6"/>
        </w:rPr>
        <w:t xml:space="preserve"> </w:t>
      </w:r>
      <w:r>
        <w:t>n</w:t>
      </w:r>
      <w:r>
        <w:rPr>
          <w:spacing w:val="-5"/>
        </w:rPr>
        <w:t>e</w:t>
      </w:r>
      <w:r>
        <w:t>w</w:t>
      </w:r>
      <w:r>
        <w:rPr>
          <w:spacing w:val="5"/>
        </w:rPr>
        <w:t xml:space="preserve"> </w:t>
      </w:r>
      <w:r>
        <w:t>synthesis</w:t>
      </w:r>
      <w:r>
        <w:rPr>
          <w:spacing w:val="1"/>
        </w:rPr>
        <w:t xml:space="preserve"> </w:t>
      </w:r>
      <w:r>
        <w:t>engine;</w:t>
      </w:r>
      <w:r>
        <w:rPr>
          <w:spacing w:val="1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di</w:t>
      </w:r>
      <w:r>
        <w:rPr>
          <w:spacing w:val="-5"/>
        </w:rPr>
        <w:t>f</w:t>
      </w:r>
      <w:r>
        <w:t>ference old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n</w:t>
      </w:r>
      <w:r>
        <w:rPr>
          <w:spacing w:val="-5"/>
        </w:rPr>
        <w:t>e</w:t>
      </w:r>
      <w:r>
        <w:t>w</w:t>
      </w:r>
      <w:r>
        <w:rPr>
          <w:spacing w:val="5"/>
        </w:rPr>
        <w:t xml:space="preserve"> </w:t>
      </w:r>
      <w:r>
        <w:t>stimuli</w:t>
      </w:r>
      <w:r>
        <w:rPr>
          <w:spacing w:val="3"/>
        </w:rPr>
        <w:t xml:space="preserve"> </w:t>
      </w:r>
      <w:r>
        <w:t>did</w:t>
      </w:r>
      <w:r>
        <w:rPr>
          <w:spacing w:val="6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t>appear</w:t>
      </w:r>
      <w:r>
        <w:rPr>
          <w:spacing w:val="3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ma</w:t>
      </w:r>
      <w:r>
        <w:rPr>
          <w:spacing w:val="-2"/>
        </w:rPr>
        <w:t>k</w:t>
      </w:r>
      <w:r>
        <w:t>e</w:t>
      </w:r>
      <w:r>
        <w:rPr>
          <w:spacing w:val="4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substantial di</w:t>
      </w:r>
      <w:r>
        <w:rPr>
          <w:spacing w:val="-5"/>
        </w:rPr>
        <w:t>f</w:t>
      </w:r>
      <w:r>
        <w:t>ference.  See Appendix</w:t>
      </w:r>
      <w:r>
        <w:rPr>
          <w:spacing w:val="-8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comparisons.</w:t>
      </w:r>
    </w:p>
    <w:p w:rsidR="00273D53" w:rsidRDefault="00273D53">
      <w:pPr>
        <w:spacing w:before="6" w:line="100" w:lineRule="exact"/>
        <w:rPr>
          <w:sz w:val="11"/>
          <w:szCs w:val="11"/>
        </w:rPr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6839DC">
      <w:pPr>
        <w:spacing w:before="45" w:line="140" w:lineRule="exact"/>
        <w:ind w:left="171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Memo</w:t>
      </w:r>
      <w:r>
        <w:rPr>
          <w:rFonts w:ascii="Arial" w:eastAsia="Arial" w:hAnsi="Arial" w:cs="Arial"/>
          <w:spacing w:val="4"/>
          <w:sz w:val="14"/>
          <w:szCs w:val="14"/>
        </w:rPr>
        <w:t>r</w:t>
      </w:r>
      <w:r>
        <w:rPr>
          <w:rFonts w:ascii="Arial" w:eastAsia="Arial" w:hAnsi="Arial" w:cs="Arial"/>
          <w:sz w:val="14"/>
          <w:szCs w:val="14"/>
        </w:rPr>
        <w:t xml:space="preserve">y                                              </w:t>
      </w:r>
      <w:r>
        <w:rPr>
          <w:rFonts w:ascii="Arial" w:eastAsia="Arial" w:hAnsi="Arial" w:cs="Arial"/>
          <w:spacing w:val="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Simila</w:t>
      </w:r>
      <w:r>
        <w:rPr>
          <w:rFonts w:ascii="Arial" w:eastAsia="Arial" w:hAnsi="Arial" w:cs="Arial"/>
          <w:spacing w:val="2"/>
          <w:sz w:val="14"/>
          <w:szCs w:val="14"/>
        </w:rPr>
        <w:t>r</w:t>
      </w:r>
      <w:r>
        <w:rPr>
          <w:rFonts w:ascii="Arial" w:eastAsia="Arial" w:hAnsi="Arial" w:cs="Arial"/>
          <w:sz w:val="14"/>
          <w:szCs w:val="14"/>
        </w:rPr>
        <w:t xml:space="preserve">ity                                             </w:t>
      </w:r>
      <w:r>
        <w:rPr>
          <w:rFonts w:ascii="Arial" w:eastAsia="Arial" w:hAnsi="Arial" w:cs="Arial"/>
          <w:spacing w:val="36"/>
          <w:sz w:val="14"/>
          <w:szCs w:val="14"/>
        </w:rPr>
        <w:t xml:space="preserve"> </w:t>
      </w:r>
      <w:r>
        <w:rPr>
          <w:rFonts w:ascii="Arial" w:eastAsia="Arial" w:hAnsi="Arial" w:cs="Arial"/>
          <w:w w:val="103"/>
          <w:sz w:val="14"/>
          <w:szCs w:val="14"/>
        </w:rPr>
        <w:t>Meaning</w:t>
      </w:r>
    </w:p>
    <w:p w:rsidR="00273D53" w:rsidRDefault="00273D53">
      <w:pPr>
        <w:spacing w:before="1" w:line="140" w:lineRule="exact"/>
        <w:rPr>
          <w:sz w:val="15"/>
          <w:szCs w:val="15"/>
        </w:rPr>
      </w:pPr>
    </w:p>
    <w:p w:rsidR="00273D53" w:rsidRDefault="00273D53">
      <w:pPr>
        <w:spacing w:line="200" w:lineRule="exact"/>
        <w:sectPr w:rsidR="00273D53">
          <w:pgSz w:w="12240" w:h="15840"/>
          <w:pgMar w:top="960" w:right="1340" w:bottom="280" w:left="1340" w:header="736" w:footer="0" w:gutter="0"/>
          <w:cols w:space="720"/>
        </w:sectPr>
      </w:pPr>
    </w:p>
    <w:p w:rsidR="00273D53" w:rsidRDefault="006839DC">
      <w:pPr>
        <w:spacing w:before="45"/>
        <w:ind w:left="433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3"/>
          <w:sz w:val="14"/>
          <w:szCs w:val="14"/>
        </w:rPr>
        <w:lastRenderedPageBreak/>
        <w:t>0.75</w:t>
      </w:r>
    </w:p>
    <w:p w:rsidR="00273D53" w:rsidRDefault="00273D53">
      <w:pPr>
        <w:spacing w:before="10" w:line="280" w:lineRule="exact"/>
        <w:rPr>
          <w:sz w:val="28"/>
          <w:szCs w:val="28"/>
        </w:rPr>
      </w:pPr>
    </w:p>
    <w:p w:rsidR="00273D53" w:rsidRDefault="00F14C79">
      <w:pPr>
        <w:ind w:left="433"/>
        <w:rPr>
          <w:rFonts w:ascii="Arial" w:eastAsia="Arial" w:hAnsi="Arial" w:cs="Arial"/>
          <w:sz w:val="14"/>
          <w:szCs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4337" behindDoc="1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8255</wp:posOffset>
                </wp:positionV>
                <wp:extent cx="135255" cy="312420"/>
                <wp:effectExtent l="0" t="0" r="4445" b="0"/>
                <wp:wrapNone/>
                <wp:docPr id="830" name="Text Box 8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255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9755B" w:rsidRDefault="0099755B">
                            <w:pPr>
                              <w:spacing w:before="1"/>
                              <w:ind w:left="20" w:right="-26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02"/>
                                <w:sz w:val="17"/>
                                <w:szCs w:val="17"/>
                              </w:rPr>
                              <w:t>Score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6" o:spid="_x0000_s1029" type="#_x0000_t202" style="position:absolute;left:0;text-align:left;margin-left:78pt;margin-top:.65pt;width:10.65pt;height:24.6pt;z-index:-214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" filled="f" stroked="f">
                <v:textbox style="layout-flow:vertical;mso-layout-flow-alt:bottom-to-top" inset="0,0,0,0">
                  <w:txbxContent>
                    <w:p w:rsidR="0099755B" w:rsidRDefault="0099755B">
                      <w:pPr>
                        <w:spacing w:before="1"/>
                        <w:ind w:left="20" w:right="-26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02"/>
                          <w:sz w:val="17"/>
                          <w:szCs w:val="17"/>
                        </w:rPr>
                        <w:t>Score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839DC">
        <w:rPr>
          <w:rFonts w:ascii="Arial" w:eastAsia="Arial" w:hAnsi="Arial" w:cs="Arial"/>
          <w:w w:val="103"/>
          <w:sz w:val="14"/>
          <w:szCs w:val="14"/>
        </w:rPr>
        <w:t>0.50</w:t>
      </w:r>
    </w:p>
    <w:p w:rsidR="00273D53" w:rsidRDefault="00273D53">
      <w:pPr>
        <w:spacing w:line="200" w:lineRule="exact"/>
      </w:pPr>
    </w:p>
    <w:p w:rsidR="00273D53" w:rsidRDefault="00273D53">
      <w:pPr>
        <w:spacing w:before="16" w:line="240" w:lineRule="exact"/>
        <w:rPr>
          <w:sz w:val="24"/>
          <w:szCs w:val="24"/>
        </w:rPr>
      </w:pPr>
    </w:p>
    <w:p w:rsidR="00273D53" w:rsidRDefault="00F14C79">
      <w:pPr>
        <w:jc w:val="right"/>
        <w:rPr>
          <w:rFonts w:ascii="Arial" w:eastAsia="Arial" w:hAnsi="Arial" w:cs="Arial"/>
          <w:sz w:val="13"/>
          <w:szCs w:val="1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4339" behindDoc="1" locked="0" layoutInCell="1" allowOverlap="1">
                <wp:simplePos x="0" y="0"/>
                <wp:positionH relativeFrom="page">
                  <wp:posOffset>1690370</wp:posOffset>
                </wp:positionH>
                <wp:positionV relativeFrom="paragraph">
                  <wp:posOffset>213995</wp:posOffset>
                </wp:positionV>
                <wp:extent cx="54610" cy="82550"/>
                <wp:effectExtent l="1270" t="0" r="0" b="0"/>
                <wp:wrapNone/>
                <wp:docPr id="829" name="Text Box 8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10" cy="82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9755B" w:rsidRDefault="0099755B">
                            <w:pPr>
                              <w:spacing w:line="120" w:lineRule="exact"/>
                              <w:ind w:right="-40"/>
                              <w:rPr>
                                <w:rFonts w:ascii="Arial" w:eastAsia="Arial" w:hAnsi="Arial" w:cs="Arial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13"/>
                                <w:szCs w:val="13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5" o:spid="_x0000_s1030" type="#_x0000_t202" style="position:absolute;left:0;text-align:left;margin-left:133.1pt;margin-top:16.85pt;width:4.3pt;height:6.5pt;z-index:-214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" filled="f" stroked="f">
                <v:textbox inset="0,0,0,0">
                  <w:txbxContent>
                    <w:p w:rsidR="0099755B" w:rsidRDefault="0099755B">
                      <w:pPr>
                        <w:spacing w:line="120" w:lineRule="exact"/>
                        <w:ind w:right="-40"/>
                        <w:rPr>
                          <w:rFonts w:ascii="Arial" w:eastAsia="Arial" w:hAnsi="Arial" w:cs="Arial"/>
                          <w:sz w:val="13"/>
                          <w:szCs w:val="13"/>
                        </w:rPr>
                      </w:pPr>
                      <w:r>
                        <w:rPr>
                          <w:rFonts w:ascii="Arial" w:eastAsia="Arial" w:hAnsi="Arial" w:cs="Arial"/>
                          <w:sz w:val="13"/>
                          <w:szCs w:val="13"/>
                        </w:rPr>
                        <w:t>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839DC">
        <w:rPr>
          <w:rFonts w:ascii="Arial" w:eastAsia="Arial" w:hAnsi="Arial" w:cs="Arial"/>
          <w:w w:val="99"/>
          <w:sz w:val="13"/>
          <w:szCs w:val="13"/>
        </w:rPr>
        <w:t>3</w:t>
      </w:r>
    </w:p>
    <w:p w:rsidR="00273D53" w:rsidRDefault="006839DC">
      <w:pPr>
        <w:spacing w:before="1" w:line="180" w:lineRule="exact"/>
        <w:rPr>
          <w:sz w:val="18"/>
          <w:szCs w:val="18"/>
        </w:rPr>
      </w:pPr>
      <w:r>
        <w:br w:type="column"/>
      </w: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6839DC">
      <w:pPr>
        <w:ind w:right="119"/>
        <w:jc w:val="righ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9"/>
          <w:sz w:val="13"/>
          <w:szCs w:val="13"/>
        </w:rPr>
        <w:t>3</w:t>
      </w:r>
    </w:p>
    <w:p w:rsidR="00273D53" w:rsidRDefault="006839DC">
      <w:pPr>
        <w:spacing w:before="59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z w:val="13"/>
          <w:szCs w:val="13"/>
        </w:rPr>
        <w:t>3</w:t>
      </w:r>
    </w:p>
    <w:p w:rsidR="00273D53" w:rsidRDefault="00273D53">
      <w:pPr>
        <w:spacing w:before="10" w:line="100" w:lineRule="exact"/>
        <w:rPr>
          <w:sz w:val="10"/>
          <w:szCs w:val="10"/>
        </w:rPr>
      </w:pPr>
    </w:p>
    <w:p w:rsidR="00273D53" w:rsidRDefault="006839DC">
      <w:pPr>
        <w:spacing w:line="100" w:lineRule="exact"/>
        <w:ind w:left="56" w:right="-55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pacing w:val="-46"/>
          <w:position w:val="-11"/>
          <w:sz w:val="13"/>
          <w:szCs w:val="13"/>
        </w:rPr>
        <w:t>Z</w:t>
      </w:r>
      <w:r>
        <w:rPr>
          <w:rFonts w:ascii="Arial" w:eastAsia="Arial" w:hAnsi="Arial" w:cs="Arial"/>
          <w:position w:val="-14"/>
          <w:sz w:val="13"/>
          <w:szCs w:val="13"/>
        </w:rPr>
        <w:t xml:space="preserve">#      </w:t>
      </w:r>
      <w:r>
        <w:rPr>
          <w:rFonts w:ascii="Arial" w:eastAsia="Arial" w:hAnsi="Arial" w:cs="Arial"/>
          <w:spacing w:val="23"/>
          <w:position w:val="-14"/>
          <w:sz w:val="13"/>
          <w:szCs w:val="13"/>
        </w:rPr>
        <w:t xml:space="preserve"> </w:t>
      </w:r>
      <w:r>
        <w:rPr>
          <w:rFonts w:ascii="Arial" w:eastAsia="Arial" w:hAnsi="Arial" w:cs="Arial"/>
          <w:position w:val="-4"/>
          <w:sz w:val="13"/>
          <w:szCs w:val="13"/>
        </w:rPr>
        <w:t>A</w:t>
      </w:r>
      <w:r>
        <w:rPr>
          <w:rFonts w:ascii="Arial" w:eastAsia="Arial" w:hAnsi="Arial" w:cs="Arial"/>
          <w:spacing w:val="-27"/>
          <w:position w:val="-4"/>
          <w:sz w:val="13"/>
          <w:szCs w:val="13"/>
        </w:rPr>
        <w:t xml:space="preserve"> </w:t>
      </w:r>
      <w:r>
        <w:rPr>
          <w:rFonts w:ascii="Arial" w:eastAsia="Arial" w:hAnsi="Arial" w:cs="Arial"/>
          <w:position w:val="-12"/>
          <w:sz w:val="13"/>
          <w:szCs w:val="13"/>
        </w:rPr>
        <w:t>?</w:t>
      </w:r>
    </w:p>
    <w:p w:rsidR="00273D53" w:rsidRDefault="006839DC">
      <w:pPr>
        <w:spacing w:before="4" w:line="120" w:lineRule="exact"/>
        <w:rPr>
          <w:sz w:val="12"/>
          <w:szCs w:val="12"/>
        </w:rPr>
      </w:pPr>
      <w:r>
        <w:br w:type="column"/>
      </w: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6839DC">
      <w:pPr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z w:val="13"/>
          <w:szCs w:val="13"/>
        </w:rPr>
        <w:t>3</w:t>
      </w:r>
    </w:p>
    <w:p w:rsidR="00273D53" w:rsidRDefault="006839DC">
      <w:pPr>
        <w:spacing w:before="100"/>
        <w:ind w:right="119"/>
        <w:jc w:val="righ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9"/>
          <w:sz w:val="13"/>
          <w:szCs w:val="13"/>
        </w:rPr>
        <w:t>3</w:t>
      </w:r>
    </w:p>
    <w:p w:rsidR="00273D53" w:rsidRDefault="00F14C79">
      <w:pPr>
        <w:spacing w:before="41"/>
        <w:ind w:left="352" w:right="504"/>
        <w:jc w:val="center"/>
        <w:rPr>
          <w:rFonts w:ascii="Arial" w:eastAsia="Arial" w:hAnsi="Arial" w:cs="Arial"/>
          <w:sz w:val="13"/>
          <w:szCs w:val="1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4341" behindDoc="1" locked="0" layoutInCell="1" allowOverlap="1">
                <wp:simplePos x="0" y="0"/>
                <wp:positionH relativeFrom="page">
                  <wp:posOffset>2976245</wp:posOffset>
                </wp:positionH>
                <wp:positionV relativeFrom="paragraph">
                  <wp:posOffset>214630</wp:posOffset>
                </wp:positionV>
                <wp:extent cx="18415" cy="82550"/>
                <wp:effectExtent l="4445" t="0" r="2540" b="0"/>
                <wp:wrapNone/>
                <wp:docPr id="828" name="Text Box 8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15" cy="82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9755B" w:rsidRDefault="0099755B">
                            <w:pPr>
                              <w:spacing w:line="120" w:lineRule="exact"/>
                              <w:ind w:right="-40"/>
                              <w:rPr>
                                <w:rFonts w:ascii="Arial" w:eastAsia="Arial" w:hAnsi="Arial" w:cs="Arial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pacing w:val="-43"/>
                                <w:sz w:val="13"/>
                                <w:szCs w:val="13"/>
                              </w:rPr>
                              <w:t>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4" o:spid="_x0000_s1031" type="#_x0000_t202" style="position:absolute;left:0;text-align:left;margin-left:234.35pt;margin-top:16.9pt;width:1.45pt;height:6.5pt;z-index:-213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" filled="f" stroked="f">
                <v:textbox inset="0,0,0,0">
                  <w:txbxContent>
                    <w:p w:rsidR="0099755B" w:rsidRDefault="0099755B">
                      <w:pPr>
                        <w:spacing w:line="120" w:lineRule="exact"/>
                        <w:ind w:right="-40"/>
                        <w:rPr>
                          <w:rFonts w:ascii="Arial" w:eastAsia="Arial" w:hAnsi="Arial" w:cs="Arial"/>
                          <w:sz w:val="13"/>
                          <w:szCs w:val="13"/>
                        </w:rPr>
                      </w:pPr>
                      <w:r>
                        <w:rPr>
                          <w:rFonts w:ascii="Arial" w:eastAsia="Arial" w:hAnsi="Arial" w:cs="Arial"/>
                          <w:spacing w:val="-43"/>
                          <w:sz w:val="13"/>
                          <w:szCs w:val="13"/>
                        </w:rPr>
                        <w:t>#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839DC">
        <w:rPr>
          <w:rFonts w:ascii="Arial" w:eastAsia="Arial" w:hAnsi="Arial" w:cs="Arial"/>
          <w:w w:val="99"/>
          <w:sz w:val="13"/>
          <w:szCs w:val="13"/>
        </w:rPr>
        <w:t>3</w:t>
      </w:r>
    </w:p>
    <w:p w:rsidR="00273D53" w:rsidRDefault="006839DC">
      <w:pPr>
        <w:spacing w:before="14" w:line="20" w:lineRule="exact"/>
        <w:ind w:left="89" w:right="-43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pacing w:val="-43"/>
          <w:position w:val="-10"/>
          <w:sz w:val="13"/>
          <w:szCs w:val="13"/>
        </w:rPr>
        <w:t>#</w:t>
      </w:r>
      <w:r>
        <w:rPr>
          <w:rFonts w:ascii="Arial" w:eastAsia="Arial" w:hAnsi="Arial" w:cs="Arial"/>
          <w:position w:val="-12"/>
          <w:sz w:val="13"/>
          <w:szCs w:val="13"/>
        </w:rPr>
        <w:t xml:space="preserve">?                 </w:t>
      </w:r>
      <w:r>
        <w:rPr>
          <w:rFonts w:ascii="Arial" w:eastAsia="Arial" w:hAnsi="Arial" w:cs="Arial"/>
          <w:spacing w:val="12"/>
          <w:position w:val="-12"/>
          <w:sz w:val="13"/>
          <w:szCs w:val="13"/>
        </w:rPr>
        <w:t xml:space="preserve"> </w:t>
      </w:r>
      <w:r>
        <w:rPr>
          <w:rFonts w:ascii="Arial" w:eastAsia="Arial" w:hAnsi="Arial" w:cs="Arial"/>
          <w:spacing w:val="-17"/>
          <w:position w:val="-12"/>
          <w:sz w:val="13"/>
          <w:szCs w:val="13"/>
        </w:rPr>
        <w:t>Z</w:t>
      </w:r>
      <w:r>
        <w:rPr>
          <w:rFonts w:ascii="Arial" w:eastAsia="Arial" w:hAnsi="Arial" w:cs="Arial"/>
          <w:position w:val="-11"/>
          <w:sz w:val="13"/>
          <w:szCs w:val="13"/>
        </w:rPr>
        <w:t>?</w:t>
      </w:r>
    </w:p>
    <w:p w:rsidR="00273D53" w:rsidRDefault="006839DC">
      <w:pPr>
        <w:spacing w:line="200" w:lineRule="exact"/>
      </w:pPr>
      <w:r>
        <w:br w:type="column"/>
      </w: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before="18" w:line="240" w:lineRule="exact"/>
        <w:rPr>
          <w:sz w:val="24"/>
          <w:szCs w:val="24"/>
        </w:rPr>
      </w:pPr>
    </w:p>
    <w:p w:rsidR="00273D53" w:rsidRDefault="006839DC">
      <w:pPr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z w:val="13"/>
          <w:szCs w:val="13"/>
        </w:rPr>
        <w:t>3</w:t>
      </w:r>
    </w:p>
    <w:p w:rsidR="00273D53" w:rsidRDefault="00F14C79">
      <w:pPr>
        <w:spacing w:before="99" w:line="40" w:lineRule="exact"/>
        <w:ind w:left="56" w:right="-49"/>
        <w:rPr>
          <w:rFonts w:ascii="Arial" w:eastAsia="Arial" w:hAnsi="Arial" w:cs="Arial"/>
          <w:sz w:val="13"/>
          <w:szCs w:val="13"/>
        </w:rPr>
      </w:pPr>
      <w:r>
        <w:rPr>
          <w:noProof/>
        </w:rPr>
        <w:drawing>
          <wp:anchor distT="0" distB="0" distL="114300" distR="114300" simplePos="0" relativeHeight="503314335" behindDoc="1" locked="0" layoutInCell="1" allowOverlap="1">
            <wp:simplePos x="0" y="0"/>
            <wp:positionH relativeFrom="page">
              <wp:posOffset>1324610</wp:posOffset>
            </wp:positionH>
            <wp:positionV relativeFrom="page">
              <wp:posOffset>1082040</wp:posOffset>
            </wp:positionV>
            <wp:extent cx="4537075" cy="1555750"/>
            <wp:effectExtent l="0" t="0" r="9525" b="0"/>
            <wp:wrapNone/>
            <wp:docPr id="827" name="Picture 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075" cy="1555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39DC">
        <w:rPr>
          <w:rFonts w:ascii="Arial" w:eastAsia="Arial" w:hAnsi="Arial" w:cs="Arial"/>
          <w:spacing w:val="-46"/>
          <w:position w:val="-8"/>
          <w:sz w:val="13"/>
          <w:szCs w:val="13"/>
        </w:rPr>
        <w:t>Z</w:t>
      </w:r>
      <w:r w:rsidR="006839DC">
        <w:rPr>
          <w:rFonts w:ascii="Arial" w:eastAsia="Arial" w:hAnsi="Arial" w:cs="Arial"/>
          <w:spacing w:val="-43"/>
          <w:position w:val="-13"/>
          <w:sz w:val="13"/>
          <w:szCs w:val="13"/>
        </w:rPr>
        <w:t>#</w:t>
      </w:r>
      <w:r w:rsidR="006839DC">
        <w:rPr>
          <w:rFonts w:ascii="Arial" w:eastAsia="Arial" w:hAnsi="Arial" w:cs="Arial"/>
          <w:position w:val="-14"/>
          <w:sz w:val="13"/>
          <w:szCs w:val="13"/>
        </w:rPr>
        <w:t>?</w:t>
      </w:r>
    </w:p>
    <w:p w:rsidR="00273D53" w:rsidRDefault="006839DC">
      <w:pPr>
        <w:spacing w:line="200" w:lineRule="exact"/>
      </w:pPr>
      <w:r>
        <w:br w:type="column"/>
      </w:r>
    </w:p>
    <w:p w:rsidR="00273D53" w:rsidRDefault="00273D53">
      <w:pPr>
        <w:spacing w:line="200" w:lineRule="exact"/>
      </w:pPr>
    </w:p>
    <w:p w:rsidR="00273D53" w:rsidRDefault="00273D53">
      <w:pPr>
        <w:spacing w:before="17" w:line="240" w:lineRule="exact"/>
        <w:rPr>
          <w:sz w:val="24"/>
          <w:szCs w:val="24"/>
        </w:rPr>
      </w:pPr>
    </w:p>
    <w:p w:rsidR="00273D53" w:rsidRDefault="006839DC">
      <w:pPr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position w:val="-13"/>
          <w:sz w:val="13"/>
          <w:szCs w:val="13"/>
        </w:rPr>
        <w:t xml:space="preserve">3                   </w:t>
      </w:r>
      <w:r>
        <w:rPr>
          <w:rFonts w:ascii="Arial" w:eastAsia="Arial" w:hAnsi="Arial" w:cs="Arial"/>
          <w:spacing w:val="3"/>
          <w:position w:val="-13"/>
          <w:sz w:val="13"/>
          <w:szCs w:val="13"/>
        </w:rPr>
        <w:t xml:space="preserve"> </w:t>
      </w:r>
      <w:r>
        <w:rPr>
          <w:rFonts w:ascii="Arial" w:eastAsia="Arial" w:hAnsi="Arial" w:cs="Arial"/>
          <w:position w:val="-5"/>
          <w:sz w:val="13"/>
          <w:szCs w:val="13"/>
        </w:rPr>
        <w:t xml:space="preserve">3        </w:t>
      </w:r>
      <w:r>
        <w:rPr>
          <w:rFonts w:ascii="Arial" w:eastAsia="Arial" w:hAnsi="Arial" w:cs="Arial"/>
          <w:spacing w:val="17"/>
          <w:position w:val="-5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3</w:t>
      </w:r>
    </w:p>
    <w:p w:rsidR="00273D53" w:rsidRDefault="00273D53">
      <w:pPr>
        <w:spacing w:before="8" w:line="140" w:lineRule="exact"/>
        <w:rPr>
          <w:sz w:val="15"/>
          <w:szCs w:val="15"/>
        </w:rPr>
      </w:pPr>
    </w:p>
    <w:p w:rsidR="00273D53" w:rsidRDefault="00F14C79">
      <w:pPr>
        <w:tabs>
          <w:tab w:val="left" w:pos="1260"/>
        </w:tabs>
        <w:spacing w:line="137" w:lineRule="auto"/>
        <w:ind w:left="1234" w:right="-24" w:hanging="852"/>
        <w:rPr>
          <w:rFonts w:ascii="Arial" w:eastAsia="Arial" w:hAnsi="Arial" w:cs="Arial"/>
          <w:sz w:val="13"/>
          <w:szCs w:val="1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4338" behindDoc="1" locked="0" layoutInCell="1" allowOverlap="1">
                <wp:simplePos x="0" y="0"/>
                <wp:positionH relativeFrom="page">
                  <wp:posOffset>4441190</wp:posOffset>
                </wp:positionH>
                <wp:positionV relativeFrom="paragraph">
                  <wp:posOffset>1905</wp:posOffset>
                </wp:positionV>
                <wp:extent cx="54610" cy="82550"/>
                <wp:effectExtent l="0" t="1905" r="0" b="4445"/>
                <wp:wrapNone/>
                <wp:docPr id="826" name="Text Box 8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10" cy="82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9755B" w:rsidRDefault="0099755B">
                            <w:pPr>
                              <w:spacing w:line="120" w:lineRule="exact"/>
                              <w:ind w:right="-40"/>
                              <w:rPr>
                                <w:rFonts w:ascii="Arial" w:eastAsia="Arial" w:hAnsi="Arial" w:cs="Arial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13"/>
                                <w:szCs w:val="13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2" o:spid="_x0000_s1032" type="#_x0000_t202" style="position:absolute;left:0;text-align:left;margin-left:349.7pt;margin-top:.15pt;width:4.3pt;height:6.5pt;z-index:-214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" filled="f" stroked="f">
                <v:textbox inset="0,0,0,0">
                  <w:txbxContent>
                    <w:p w:rsidR="0099755B" w:rsidRDefault="0099755B">
                      <w:pPr>
                        <w:spacing w:line="120" w:lineRule="exact"/>
                        <w:ind w:right="-40"/>
                        <w:rPr>
                          <w:rFonts w:ascii="Arial" w:eastAsia="Arial" w:hAnsi="Arial" w:cs="Arial"/>
                          <w:sz w:val="13"/>
                          <w:szCs w:val="13"/>
                        </w:rPr>
                      </w:pPr>
                      <w:r>
                        <w:rPr>
                          <w:rFonts w:ascii="Arial" w:eastAsia="Arial" w:hAnsi="Arial" w:cs="Arial"/>
                          <w:sz w:val="13"/>
                          <w:szCs w:val="13"/>
                        </w:rPr>
                        <w:t>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839DC">
        <w:rPr>
          <w:rFonts w:ascii="Arial" w:eastAsia="Arial" w:hAnsi="Arial" w:cs="Arial"/>
          <w:position w:val="2"/>
          <w:sz w:val="13"/>
          <w:szCs w:val="13"/>
        </w:rPr>
        <w:t>3</w:t>
      </w:r>
      <w:r w:rsidR="006839DC">
        <w:rPr>
          <w:rFonts w:ascii="Arial" w:eastAsia="Arial" w:hAnsi="Arial" w:cs="Arial"/>
          <w:position w:val="2"/>
          <w:sz w:val="13"/>
          <w:szCs w:val="13"/>
        </w:rPr>
        <w:tab/>
      </w:r>
      <w:r w:rsidR="006839DC">
        <w:rPr>
          <w:rFonts w:ascii="Arial" w:eastAsia="Arial" w:hAnsi="Arial" w:cs="Arial"/>
          <w:position w:val="2"/>
          <w:sz w:val="13"/>
          <w:szCs w:val="13"/>
        </w:rPr>
        <w:tab/>
      </w:r>
      <w:r w:rsidR="006839DC">
        <w:rPr>
          <w:rFonts w:ascii="Arial" w:eastAsia="Arial" w:hAnsi="Arial" w:cs="Arial"/>
          <w:spacing w:val="-46"/>
          <w:sz w:val="13"/>
          <w:szCs w:val="13"/>
        </w:rPr>
        <w:t>Z</w:t>
      </w:r>
      <w:r w:rsidR="006839DC">
        <w:rPr>
          <w:rFonts w:ascii="Arial" w:eastAsia="Arial" w:hAnsi="Arial" w:cs="Arial"/>
          <w:position w:val="3"/>
          <w:sz w:val="13"/>
          <w:szCs w:val="13"/>
        </w:rPr>
        <w:t xml:space="preserve"># </w:t>
      </w:r>
      <w:r w:rsidR="006839DC">
        <w:rPr>
          <w:rFonts w:ascii="Arial" w:eastAsia="Arial" w:hAnsi="Arial" w:cs="Arial"/>
          <w:sz w:val="13"/>
          <w:szCs w:val="13"/>
        </w:rPr>
        <w:t>A</w:t>
      </w:r>
    </w:p>
    <w:p w:rsidR="00273D53" w:rsidRDefault="006839DC">
      <w:pPr>
        <w:spacing w:before="30" w:line="40" w:lineRule="exact"/>
        <w:ind w:left="56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pacing w:val="-46"/>
          <w:position w:val="-10"/>
          <w:sz w:val="13"/>
          <w:szCs w:val="13"/>
        </w:rPr>
        <w:t>Z</w:t>
      </w:r>
      <w:r>
        <w:rPr>
          <w:rFonts w:ascii="Arial" w:eastAsia="Arial" w:hAnsi="Arial" w:cs="Arial"/>
          <w:spacing w:val="-43"/>
          <w:position w:val="-7"/>
          <w:sz w:val="13"/>
          <w:szCs w:val="13"/>
        </w:rPr>
        <w:t>#</w:t>
      </w:r>
      <w:r>
        <w:rPr>
          <w:rFonts w:ascii="Arial" w:eastAsia="Arial" w:hAnsi="Arial" w:cs="Arial"/>
          <w:position w:val="-11"/>
          <w:sz w:val="13"/>
          <w:szCs w:val="13"/>
        </w:rPr>
        <w:t xml:space="preserve">?                   </w:t>
      </w:r>
      <w:r>
        <w:rPr>
          <w:rFonts w:ascii="Arial" w:eastAsia="Arial" w:hAnsi="Arial" w:cs="Arial"/>
          <w:spacing w:val="3"/>
          <w:position w:val="-11"/>
          <w:sz w:val="13"/>
          <w:szCs w:val="13"/>
        </w:rPr>
        <w:t xml:space="preserve"> </w:t>
      </w:r>
      <w:r>
        <w:rPr>
          <w:rFonts w:ascii="Arial" w:eastAsia="Arial" w:hAnsi="Arial" w:cs="Arial"/>
          <w:position w:val="-14"/>
          <w:sz w:val="13"/>
          <w:szCs w:val="13"/>
        </w:rPr>
        <w:t>?</w:t>
      </w:r>
    </w:p>
    <w:p w:rsidR="00273D53" w:rsidRDefault="006839DC">
      <w:pPr>
        <w:spacing w:before="10" w:line="100" w:lineRule="exact"/>
        <w:rPr>
          <w:sz w:val="10"/>
          <w:szCs w:val="10"/>
        </w:rPr>
      </w:pPr>
      <w:r>
        <w:br w:type="column"/>
      </w:r>
    </w:p>
    <w:p w:rsidR="00273D53" w:rsidRDefault="00F14C79">
      <w:pPr>
        <w:ind w:left="717" w:right="957"/>
        <w:jc w:val="center"/>
        <w:rPr>
          <w:rFonts w:ascii="Arial" w:eastAsia="Arial" w:hAnsi="Arial" w:cs="Arial"/>
          <w:sz w:val="14"/>
          <w:szCs w:val="1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4336" behindDoc="1" locked="0" layoutInCell="1" allowOverlap="1">
                <wp:simplePos x="0" y="0"/>
                <wp:positionH relativeFrom="page">
                  <wp:posOffset>5982970</wp:posOffset>
                </wp:positionH>
                <wp:positionV relativeFrom="paragraph">
                  <wp:posOffset>12065</wp:posOffset>
                </wp:positionV>
                <wp:extent cx="167640" cy="901700"/>
                <wp:effectExtent l="1270" t="0" r="5965190" b="762635"/>
                <wp:wrapNone/>
                <wp:docPr id="795" name="Group 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640" cy="901700"/>
                          <a:chOff x="9423" y="20"/>
                          <a:chExt cx="265" cy="1421"/>
                        </a:xfrm>
                      </wpg:grpSpPr>
                      <wpg:grpSp>
                        <wpg:cNvPr id="796" name="Group 792"/>
                        <wpg:cNvGrpSpPr>
                          <a:grpSpLocks/>
                        </wpg:cNvGrpSpPr>
                        <wpg:grpSpPr bwMode="auto">
                          <a:xfrm>
                            <a:off x="9431" y="27"/>
                            <a:ext cx="250" cy="403"/>
                            <a:chOff x="9431" y="27"/>
                            <a:chExt cx="250" cy="403"/>
                          </a:xfrm>
                        </wpg:grpSpPr>
                        <wps:wsp>
                          <wps:cNvPr id="797" name="Freeform 821"/>
                          <wps:cNvSpPr>
                            <a:spLocks/>
                          </wps:cNvSpPr>
                          <wps:spPr bwMode="auto">
                            <a:xfrm>
                              <a:off x="9431" y="27"/>
                              <a:ext cx="250" cy="403"/>
                            </a:xfrm>
                            <a:custGeom>
                              <a:avLst/>
                              <a:gdLst>
                                <a:gd name="T0" fmla="+- 0 9431 9431"/>
                                <a:gd name="T1" fmla="*/ T0 w 250"/>
                                <a:gd name="T2" fmla="+- 0 431 27"/>
                                <a:gd name="T3" fmla="*/ 431 h 403"/>
                                <a:gd name="T4" fmla="+- 0 9680 9431"/>
                                <a:gd name="T5" fmla="*/ T4 w 250"/>
                                <a:gd name="T6" fmla="+- 0 431 27"/>
                                <a:gd name="T7" fmla="*/ 431 h 403"/>
                                <a:gd name="T8" fmla="+- 0 9680 9431"/>
                                <a:gd name="T9" fmla="*/ T8 w 250"/>
                                <a:gd name="T10" fmla="+- 0 27 27"/>
                                <a:gd name="T11" fmla="*/ 27 h 403"/>
                                <a:gd name="T12" fmla="+- 0 9431 9431"/>
                                <a:gd name="T13" fmla="*/ T12 w 250"/>
                                <a:gd name="T14" fmla="+- 0 27 27"/>
                                <a:gd name="T15" fmla="*/ 27 h 403"/>
                                <a:gd name="T16" fmla="+- 0 9431 9431"/>
                                <a:gd name="T17" fmla="*/ T16 w 250"/>
                                <a:gd name="T18" fmla="+- 0 431 27"/>
                                <a:gd name="T19" fmla="*/ 431 h 40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0" h="403">
                                  <a:moveTo>
                                    <a:pt x="0" y="404"/>
                                  </a:moveTo>
                                  <a:lnTo>
                                    <a:pt x="249" y="404"/>
                                  </a:lnTo>
                                  <a:lnTo>
                                    <a:pt x="24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0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722">
                              <a:solidFill>
                                <a:srgbClr val="CCCBC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798" name="Group 793"/>
                          <wpg:cNvGrpSpPr>
                            <a:grpSpLocks/>
                          </wpg:cNvGrpSpPr>
                          <wpg:grpSpPr bwMode="auto">
                            <a:xfrm>
                              <a:off x="9456" y="229"/>
                              <a:ext cx="200" cy="0"/>
                              <a:chOff x="9456" y="229"/>
                              <a:chExt cx="200" cy="0"/>
                            </a:xfrm>
                          </wpg:grpSpPr>
                          <wps:wsp>
                            <wps:cNvPr id="799" name="Freeform 82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912" y="458"/>
                                <a:ext cx="199" cy="0"/>
                              </a:xfrm>
                              <a:custGeom>
                                <a:avLst/>
                                <a:gdLst>
                                  <a:gd name="T0" fmla="+- 0 9456 9456"/>
                                  <a:gd name="T1" fmla="*/ T0 w 200"/>
                                  <a:gd name="T2" fmla="+- 0 9656 9456"/>
                                  <a:gd name="T3" fmla="*/ T2 w 200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200">
                                    <a:moveTo>
                                      <a:pt x="0" y="0"/>
                                    </a:moveTo>
                                    <a:lnTo>
                                      <a:pt x="200" y="0"/>
                                    </a:lnTo>
                                  </a:path>
                                </a:pathLst>
                              </a:custGeom>
                              <a:noFill/>
                              <a:ln w="9722">
                                <a:solidFill>
                                  <a:srgbClr val="F8766C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800" name="Group 79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456" y="229"/>
                                <a:ext cx="200" cy="0"/>
                                <a:chOff x="9456" y="229"/>
                                <a:chExt cx="200" cy="0"/>
                              </a:xfrm>
                            </wpg:grpSpPr>
                            <wps:wsp>
                              <wps:cNvPr id="801" name="Freeform 819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8912" y="458"/>
                                  <a:ext cx="199" cy="0"/>
                                </a:xfrm>
                                <a:custGeom>
                                  <a:avLst/>
                                  <a:gdLst>
                                    <a:gd name="T0" fmla="+- 0 9456 9456"/>
                                    <a:gd name="T1" fmla="*/ T0 w 200"/>
                                    <a:gd name="T2" fmla="+- 0 9656 9456"/>
                                    <a:gd name="T3" fmla="*/ T2 w 200"/>
                                  </a:gdLst>
                                  <a:ahLst/>
                                  <a:cxnLst>
                                    <a:cxn ang="0">
                                      <a:pos x="T1" y="0"/>
                                    </a:cxn>
                                    <a:cxn ang="0">
                                      <a:pos x="T3" y="0"/>
                                    </a:cxn>
                                  </a:cxnLst>
                                  <a:rect l="0" t="0" r="r" b="b"/>
                                  <a:pathLst>
                                    <a:path w="200">
                                      <a:moveTo>
                                        <a:pt x="0" y="0"/>
                                      </a:moveTo>
                                      <a:lnTo>
                                        <a:pt x="200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9722">
                                  <a:solidFill>
                                    <a:srgbClr val="F8766C"/>
                                  </a:solidFill>
                                  <a:prstDash val="lg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802" name="Group 79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431" y="431"/>
                                  <a:ext cx="250" cy="250"/>
                                  <a:chOff x="9431" y="431"/>
                                  <a:chExt cx="250" cy="250"/>
                                </a:xfrm>
                              </wpg:grpSpPr>
                              <wps:wsp>
                                <wps:cNvPr id="803" name="Freeform 8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431" y="431"/>
                                    <a:ext cx="250" cy="250"/>
                                  </a:xfrm>
                                  <a:custGeom>
                                    <a:avLst/>
                                    <a:gdLst>
                                      <a:gd name="T0" fmla="+- 0 9431 9431"/>
                                      <a:gd name="T1" fmla="*/ T0 w 250"/>
                                      <a:gd name="T2" fmla="+- 0 680 431"/>
                                      <a:gd name="T3" fmla="*/ 680 h 250"/>
                                      <a:gd name="T4" fmla="+- 0 9680 9431"/>
                                      <a:gd name="T5" fmla="*/ T4 w 250"/>
                                      <a:gd name="T6" fmla="+- 0 680 431"/>
                                      <a:gd name="T7" fmla="*/ 680 h 250"/>
                                      <a:gd name="T8" fmla="+- 0 9680 9431"/>
                                      <a:gd name="T9" fmla="*/ T8 w 250"/>
                                      <a:gd name="T10" fmla="+- 0 431 431"/>
                                      <a:gd name="T11" fmla="*/ 431 h 250"/>
                                      <a:gd name="T12" fmla="+- 0 9431 9431"/>
                                      <a:gd name="T13" fmla="*/ T12 w 250"/>
                                      <a:gd name="T14" fmla="+- 0 431 431"/>
                                      <a:gd name="T15" fmla="*/ 431 h 250"/>
                                      <a:gd name="T16" fmla="+- 0 9431 9431"/>
                                      <a:gd name="T17" fmla="*/ T16 w 250"/>
                                      <a:gd name="T18" fmla="+- 0 680 431"/>
                                      <a:gd name="T19" fmla="*/ 680 h 250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</a:cxnLst>
                                    <a:rect l="0" t="0" r="r" b="b"/>
                                    <a:pathLst>
                                      <a:path w="250" h="250">
                                        <a:moveTo>
                                          <a:pt x="0" y="249"/>
                                        </a:moveTo>
                                        <a:lnTo>
                                          <a:pt x="249" y="249"/>
                                        </a:lnTo>
                                        <a:lnTo>
                                          <a:pt x="249" y="0"/>
                                        </a:lnTo>
                                        <a:lnTo>
                                          <a:pt x="0" y="0"/>
                                        </a:lnTo>
                                        <a:lnTo>
                                          <a:pt x="0" y="249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722">
                                    <a:solidFill>
                                      <a:srgbClr val="CCCBCB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804" name="Group 79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9456" y="556"/>
                                    <a:ext cx="200" cy="0"/>
                                    <a:chOff x="9456" y="556"/>
                                    <a:chExt cx="200" cy="0"/>
                                  </a:xfrm>
                                </wpg:grpSpPr>
                                <wps:wsp>
                                  <wps:cNvPr id="805" name="Freeform 81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8912" y="1112"/>
                                      <a:ext cx="199" cy="0"/>
                                    </a:xfrm>
                                    <a:custGeom>
                                      <a:avLst/>
                                      <a:gdLst>
                                        <a:gd name="T0" fmla="+- 0 9456 9456"/>
                                        <a:gd name="T1" fmla="*/ T0 w 200"/>
                                        <a:gd name="T2" fmla="+- 0 9656 9456"/>
                                        <a:gd name="T3" fmla="*/ T2 w 200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200">
                                          <a:moveTo>
                                            <a:pt x="0" y="0"/>
                                          </a:moveTo>
                                          <a:lnTo>
                                            <a:pt x="200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9722">
                                      <a:solidFill>
                                        <a:srgbClr val="A2A4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806" name="Group 797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9456" y="556"/>
                                      <a:ext cx="200" cy="0"/>
                                      <a:chOff x="9456" y="556"/>
                                      <a:chExt cx="200" cy="0"/>
                                    </a:xfrm>
                                  </wpg:grpSpPr>
                                  <wps:wsp>
                                    <wps:cNvPr id="807" name="Freeform 816"/>
                                    <wps:cNvSpPr>
                                      <a:spLocks noEditPoints="1"/>
                                    </wps:cNvSpPr>
                                    <wps:spPr bwMode="auto">
                                      <a:xfrm>
                                        <a:off x="18912" y="1112"/>
                                        <a:ext cx="199" cy="0"/>
                                      </a:xfrm>
                                      <a:custGeom>
                                        <a:avLst/>
                                        <a:gdLst>
                                          <a:gd name="T0" fmla="+- 0 9456 9456"/>
                                          <a:gd name="T1" fmla="*/ T0 w 200"/>
                                          <a:gd name="T2" fmla="+- 0 9656 9456"/>
                                          <a:gd name="T3" fmla="*/ T2 w 200"/>
                                        </a:gdLst>
                                        <a:ahLst/>
                                        <a:cxnLst>
                                          <a:cxn ang="0">
                                            <a:pos x="T1" y="0"/>
                                          </a:cxn>
                                          <a:cxn ang="0">
                                            <a:pos x="T3" y="0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00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200" y="0"/>
                                            </a:lnTo>
                                          </a:path>
                                        </a:pathLst>
                                      </a:custGeom>
                                      <a:noFill/>
                                      <a:ln w="9722">
                                        <a:solidFill>
                                          <a:srgbClr val="A2A400"/>
                                        </a:solidFill>
                                        <a:prstDash val="lgDash"/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808" name="Group 798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9431" y="680"/>
                                        <a:ext cx="250" cy="250"/>
                                        <a:chOff x="9431" y="680"/>
                                        <a:chExt cx="250" cy="250"/>
                                      </a:xfrm>
                                    </wpg:grpSpPr>
                                    <wps:wsp>
                                      <wps:cNvPr id="809" name="Freeform 815"/>
                                      <wps:cNvSpPr>
                                        <a:spLocks/>
                                      </wps:cNvSpPr>
                                      <wps:spPr bwMode="auto">
                                        <a:xfrm>
                                          <a:off x="9431" y="680"/>
                                          <a:ext cx="250" cy="250"/>
                                        </a:xfrm>
                                        <a:custGeom>
                                          <a:avLst/>
                                          <a:gdLst>
                                            <a:gd name="T0" fmla="+- 0 9431 9431"/>
                                            <a:gd name="T1" fmla="*/ T0 w 250"/>
                                            <a:gd name="T2" fmla="+- 0 930 680"/>
                                            <a:gd name="T3" fmla="*/ 930 h 250"/>
                                            <a:gd name="T4" fmla="+- 0 9680 9431"/>
                                            <a:gd name="T5" fmla="*/ T4 w 250"/>
                                            <a:gd name="T6" fmla="+- 0 930 680"/>
                                            <a:gd name="T7" fmla="*/ 930 h 250"/>
                                            <a:gd name="T8" fmla="+- 0 9680 9431"/>
                                            <a:gd name="T9" fmla="*/ T8 w 250"/>
                                            <a:gd name="T10" fmla="+- 0 680 680"/>
                                            <a:gd name="T11" fmla="*/ 680 h 250"/>
                                            <a:gd name="T12" fmla="+- 0 9431 9431"/>
                                            <a:gd name="T13" fmla="*/ T12 w 250"/>
                                            <a:gd name="T14" fmla="+- 0 680 680"/>
                                            <a:gd name="T15" fmla="*/ 680 h 250"/>
                                            <a:gd name="T16" fmla="+- 0 9431 9431"/>
                                            <a:gd name="T17" fmla="*/ T16 w 250"/>
                                            <a:gd name="T18" fmla="+- 0 930 680"/>
                                            <a:gd name="T19" fmla="*/ 930 h 250"/>
                                          </a:gdLst>
                                          <a:ahLst/>
                                          <a:cxnLst>
                                            <a:cxn ang="0">
                                              <a:pos x="T1" y="T3"/>
                                            </a:cxn>
                                            <a:cxn ang="0">
                                              <a:pos x="T5" y="T7"/>
                                            </a:cxn>
                                            <a:cxn ang="0">
                                              <a:pos x="T9" y="T11"/>
                                            </a:cxn>
                                            <a:cxn ang="0">
                                              <a:pos x="T13" y="T15"/>
                                            </a:cxn>
                                            <a:cxn ang="0">
                                              <a:pos x="T17" y="T19"/>
                                            </a:cxn>
                                          </a:cxnLst>
                                          <a:rect l="0" t="0" r="r" b="b"/>
                                          <a:pathLst>
                                            <a:path w="250" h="250">
                                              <a:moveTo>
                                                <a:pt x="0" y="250"/>
                                              </a:moveTo>
                                              <a:lnTo>
                                                <a:pt x="249" y="250"/>
                                              </a:lnTo>
                                              <a:lnTo>
                                                <a:pt x="249" y="0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lnTo>
                                                <a:pt x="0" y="25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noFill/>
                                        <a:ln w="9722">
                                          <a:solidFill>
                                            <a:srgbClr val="CCCBCB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810" name="Group 799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9456" y="805"/>
                                          <a:ext cx="200" cy="0"/>
                                          <a:chOff x="9456" y="805"/>
                                          <a:chExt cx="200" cy="0"/>
                                        </a:xfrm>
                                      </wpg:grpSpPr>
                                      <wps:wsp>
                                        <wps:cNvPr id="811" name="Freeform 814"/>
                                        <wps:cNvSpPr>
                                          <a:spLocks noEditPoints="1"/>
                                        </wps:cNvSpPr>
                                        <wps:spPr bwMode="auto">
                                          <a:xfrm>
                                            <a:off x="18912" y="1610"/>
                                            <a:ext cx="199" cy="0"/>
                                          </a:xfrm>
                                          <a:custGeom>
                                            <a:avLst/>
                                            <a:gdLst>
                                              <a:gd name="T0" fmla="+- 0 9456 9456"/>
                                              <a:gd name="T1" fmla="*/ T0 w 200"/>
                                              <a:gd name="T2" fmla="+- 0 9656 9456"/>
                                              <a:gd name="T3" fmla="*/ T2 w 200"/>
                                            </a:gdLst>
                                            <a:ahLst/>
                                            <a:cxnLst>
                                              <a:cxn ang="0">
                                                <a:pos x="T1" y="0"/>
                                              </a:cxn>
                                              <a:cxn ang="0">
                                                <a:pos x="T3" y="0"/>
                                              </a:cxn>
                                            </a:cxnLst>
                                            <a:rect l="0" t="0" r="r" b="b"/>
                                            <a:pathLst>
                                              <a:path w="200">
                                                <a:moveTo>
                                                  <a:pt x="0" y="0"/>
                                                </a:moveTo>
                                                <a:lnTo>
                                                  <a:pt x="200" y="0"/>
                                                </a:lnTo>
                                              </a:path>
                                            </a:pathLst>
                                          </a:custGeom>
                                          <a:noFill/>
                                          <a:ln w="9722">
                                            <a:solidFill>
                                              <a:srgbClr val="00BE7C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</a:extLst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812" name="Group 800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9456" y="805"/>
                                            <a:ext cx="200" cy="0"/>
                                            <a:chOff x="9456" y="805"/>
                                            <a:chExt cx="200" cy="0"/>
                                          </a:xfrm>
                                        </wpg:grpSpPr>
                                        <wps:wsp>
                                          <wps:cNvPr id="813" name="Freeform 813"/>
                                          <wps:cNvSpPr>
                                            <a:spLocks noEditPoints="1"/>
                                          </wps:cNvSpPr>
                                          <wps:spPr bwMode="auto">
                                            <a:xfrm>
                                              <a:off x="18912" y="1610"/>
                                              <a:ext cx="199" cy="0"/>
                                            </a:xfrm>
                                            <a:custGeom>
                                              <a:avLst/>
                                              <a:gdLst>
                                                <a:gd name="T0" fmla="+- 0 9456 9456"/>
                                                <a:gd name="T1" fmla="*/ T0 w 200"/>
                                                <a:gd name="T2" fmla="+- 0 9656 9456"/>
                                                <a:gd name="T3" fmla="*/ T2 w 200"/>
                                              </a:gdLst>
                                              <a:ahLst/>
                                              <a:cxnLst>
                                                <a:cxn ang="0">
                                                  <a:pos x="T1" y="0"/>
                                                </a:cxn>
                                                <a:cxn ang="0">
                                                  <a:pos x="T3" y="0"/>
                                                </a:cxn>
                                              </a:cxnLst>
                                              <a:rect l="0" t="0" r="r" b="b"/>
                                              <a:pathLst>
                                                <a:path w="200">
                                                  <a:moveTo>
                                                    <a:pt x="0" y="0"/>
                                                  </a:moveTo>
                                                  <a:lnTo>
                                                    <a:pt x="200" y="0"/>
                                                  </a:lnTo>
                                                </a:path>
                                              </a:pathLst>
                                            </a:custGeom>
                                            <a:noFill/>
                                            <a:ln w="9722">
                                              <a:solidFill>
                                                <a:srgbClr val="00BE7C"/>
                                              </a:solidFill>
                                              <a:prstDash val="lgDash"/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814" name="Group 801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9431" y="930"/>
                                              <a:ext cx="250" cy="250"/>
                                              <a:chOff x="9431" y="930"/>
                                              <a:chExt cx="250" cy="250"/>
                                            </a:xfrm>
                                          </wpg:grpSpPr>
                                          <wps:wsp>
                                            <wps:cNvPr id="815" name="Freeform 812"/>
                                            <wps:cNvSpPr>
                                              <a:spLocks/>
                                            </wps:cNvSpPr>
                                            <wps:spPr bwMode="auto">
                                              <a:xfrm>
                                                <a:off x="9431" y="930"/>
                                                <a:ext cx="250" cy="250"/>
                                              </a:xfrm>
                                              <a:custGeom>
                                                <a:avLst/>
                                                <a:gdLst>
                                                  <a:gd name="T0" fmla="+- 0 9431 9431"/>
                                                  <a:gd name="T1" fmla="*/ T0 w 250"/>
                                                  <a:gd name="T2" fmla="+- 0 1180 930"/>
                                                  <a:gd name="T3" fmla="*/ 1180 h 250"/>
                                                  <a:gd name="T4" fmla="+- 0 9680 9431"/>
                                                  <a:gd name="T5" fmla="*/ T4 w 250"/>
                                                  <a:gd name="T6" fmla="+- 0 1180 930"/>
                                                  <a:gd name="T7" fmla="*/ 1180 h 250"/>
                                                  <a:gd name="T8" fmla="+- 0 9680 9431"/>
                                                  <a:gd name="T9" fmla="*/ T8 w 250"/>
                                                  <a:gd name="T10" fmla="+- 0 930 930"/>
                                                  <a:gd name="T11" fmla="*/ 930 h 250"/>
                                                  <a:gd name="T12" fmla="+- 0 9431 9431"/>
                                                  <a:gd name="T13" fmla="*/ T12 w 250"/>
                                                  <a:gd name="T14" fmla="+- 0 930 930"/>
                                                  <a:gd name="T15" fmla="*/ 930 h 250"/>
                                                  <a:gd name="T16" fmla="+- 0 9431 9431"/>
                                                  <a:gd name="T17" fmla="*/ T16 w 250"/>
                                                  <a:gd name="T18" fmla="+- 0 1180 930"/>
                                                  <a:gd name="T19" fmla="*/ 1180 h 250"/>
                                                </a:gdLst>
                                                <a:ahLst/>
                                                <a:cxnLst>
                                                  <a:cxn ang="0">
                                                    <a:pos x="T1" y="T3"/>
                                                  </a:cxn>
                                                  <a:cxn ang="0">
                                                    <a:pos x="T5" y="T7"/>
                                                  </a:cxn>
                                                  <a:cxn ang="0">
                                                    <a:pos x="T9" y="T11"/>
                                                  </a:cxn>
                                                  <a:cxn ang="0">
                                                    <a:pos x="T13" y="T15"/>
                                                  </a:cxn>
                                                  <a:cxn ang="0">
                                                    <a:pos x="T17" y="T19"/>
                                                  </a:cxn>
                                                </a:cxnLst>
                                                <a:rect l="0" t="0" r="r" b="b"/>
                                                <a:pathLst>
                                                  <a:path w="250" h="250">
                                                    <a:moveTo>
                                                      <a:pt x="0" y="250"/>
                                                    </a:moveTo>
                                                    <a:lnTo>
                                                      <a:pt x="249" y="250"/>
                                                    </a:lnTo>
                                                    <a:lnTo>
                                                      <a:pt x="249" y="0"/>
                                                    </a:lnTo>
                                                    <a:lnTo>
                                                      <a:pt x="0" y="0"/>
                                                    </a:lnTo>
                                                    <a:lnTo>
                                                      <a:pt x="0" y="250"/>
                                                    </a:lnTo>
                                                    <a:close/>
                                                  </a:path>
                                                </a:pathLst>
                                              </a:custGeom>
                                              <a:noFill/>
                                              <a:ln w="9722">
                                                <a:solidFill>
                                                  <a:srgbClr val="CCCBCB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816" name="Group 802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9456" y="1055"/>
                                                <a:ext cx="200" cy="0"/>
                                                <a:chOff x="9456" y="1055"/>
                                                <a:chExt cx="200" cy="0"/>
                                              </a:xfrm>
                                            </wpg:grpSpPr>
                                            <wps:wsp>
                                              <wps:cNvPr id="817" name="Freeform 811"/>
                                              <wps:cNvSpPr>
                                                <a:spLocks noEditPoints="1"/>
                                              </wps:cNvSpPr>
                                              <wps:spPr bwMode="auto">
                                                <a:xfrm>
                                                  <a:off x="18912" y="2110"/>
                                                  <a:ext cx="199" cy="0"/>
                                                </a:xfrm>
                                                <a:custGeom>
                                                  <a:avLst/>
                                                  <a:gdLst>
                                                    <a:gd name="T0" fmla="+- 0 9456 9456"/>
                                                    <a:gd name="T1" fmla="*/ T0 w 200"/>
                                                    <a:gd name="T2" fmla="+- 0 9656 9456"/>
                                                    <a:gd name="T3" fmla="*/ T2 w 200"/>
                                                  </a:gdLst>
                                                  <a:ahLst/>
                                                  <a:cxnLst>
                                                    <a:cxn ang="0">
                                                      <a:pos x="T1" y="0"/>
                                                    </a:cxn>
                                                    <a:cxn ang="0">
                                                      <a:pos x="T3" y="0"/>
                                                    </a:cxn>
                                                  </a:cxnLst>
                                                  <a:rect l="0" t="0" r="r" b="b"/>
                                                  <a:pathLst>
                                                    <a:path w="200">
                                                      <a:moveTo>
                                                        <a:pt x="0" y="0"/>
                                                      </a:moveTo>
                                                      <a:lnTo>
                                                        <a:pt x="200" y="0"/>
                                                      </a:lnTo>
                                                    </a:path>
                                                  </a:pathLst>
                                                </a:custGeom>
                                                <a:noFill/>
                                                <a:ln w="9722">
                                                  <a:solidFill>
                                                    <a:srgbClr val="00AFF6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 rot="0" vert="horz" wrap="square" lIns="91440" tIns="45720" rIns="91440" bIns="45720" anchor="t" anchorCtr="0" upright="1"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818" name="Group 803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9456" y="1055"/>
                                                  <a:ext cx="200" cy="0"/>
                                                  <a:chOff x="9456" y="1055"/>
                                                  <a:chExt cx="200" cy="0"/>
                                                </a:xfrm>
                                              </wpg:grpSpPr>
                                              <wps:wsp>
                                                <wps:cNvPr id="819" name="Freeform 810"/>
                                                <wps:cNvSpPr>
                                                  <a:spLocks noEditPoints="1"/>
                                                </wps:cNvSpPr>
                                                <wps:spPr bwMode="auto">
                                                  <a:xfrm>
                                                    <a:off x="18912" y="2110"/>
                                                    <a:ext cx="199" cy="0"/>
                                                  </a:xfrm>
                                                  <a:custGeom>
                                                    <a:avLst/>
                                                    <a:gdLst>
                                                      <a:gd name="T0" fmla="+- 0 9456 9456"/>
                                                      <a:gd name="T1" fmla="*/ T0 w 200"/>
                                                      <a:gd name="T2" fmla="+- 0 9656 9456"/>
                                                      <a:gd name="T3" fmla="*/ T2 w 200"/>
                                                    </a:gdLst>
                                                    <a:ahLst/>
                                                    <a:cxnLst>
                                                      <a:cxn ang="0">
                                                        <a:pos x="T1" y="0"/>
                                                      </a:cxn>
                                                      <a:cxn ang="0">
                                                        <a:pos x="T3" y="0"/>
                                                      </a:cxn>
                                                    </a:cxnLst>
                                                    <a:rect l="0" t="0" r="r" b="b"/>
                                                    <a:pathLst>
                                                      <a:path w="200">
                                                        <a:moveTo>
                                                          <a:pt x="0" y="0"/>
                                                        </a:moveTo>
                                                        <a:lnTo>
                                                          <a:pt x="200" y="0"/>
                                                        </a:lnTo>
                                                      </a:path>
                                                    </a:pathLst>
                                                  </a:custGeom>
                                                  <a:noFill/>
                                                  <a:ln w="9722">
                                                    <a:solidFill>
                                                      <a:srgbClr val="00AFF6"/>
                                                    </a:solidFill>
                                                    <a:prstDash val="lgDash"/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solidFill>
                                                          <a:srgbClr val="FFFFFF"/>
                                                        </a:solidFill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 rot="0" vert="horz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g:grpSp>
                                                <wpg:cNvPr id="820" name="Group 804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9431" y="1180"/>
                                                    <a:ext cx="250" cy="254"/>
                                                    <a:chOff x="9431" y="1180"/>
                                                    <a:chExt cx="250" cy="254"/>
                                                  </a:xfrm>
                                                </wpg:grpSpPr>
                                                <wps:wsp>
                                                  <wps:cNvPr id="821" name="Freeform 809"/>
                                                  <wps:cNvSpPr>
                                                    <a:spLocks/>
                                                  </wps:cNvSpPr>
                                                  <wps:spPr bwMode="auto">
                                                    <a:xfrm>
                                                      <a:off x="9431" y="1180"/>
                                                      <a:ext cx="250" cy="254"/>
                                                    </a:xfrm>
                                                    <a:custGeom>
                                                      <a:avLst/>
                                                      <a:gdLst>
                                                        <a:gd name="T0" fmla="+- 0 9431 9431"/>
                                                        <a:gd name="T1" fmla="*/ T0 w 250"/>
                                                        <a:gd name="T2" fmla="+- 0 1433 1180"/>
                                                        <a:gd name="T3" fmla="*/ 1433 h 254"/>
                                                        <a:gd name="T4" fmla="+- 0 9680 9431"/>
                                                        <a:gd name="T5" fmla="*/ T4 w 250"/>
                                                        <a:gd name="T6" fmla="+- 0 1433 1180"/>
                                                        <a:gd name="T7" fmla="*/ 1433 h 254"/>
                                                        <a:gd name="T8" fmla="+- 0 9680 9431"/>
                                                        <a:gd name="T9" fmla="*/ T8 w 250"/>
                                                        <a:gd name="T10" fmla="+- 0 1180 1180"/>
                                                        <a:gd name="T11" fmla="*/ 1180 h 254"/>
                                                        <a:gd name="T12" fmla="+- 0 9431 9431"/>
                                                        <a:gd name="T13" fmla="*/ T12 w 250"/>
                                                        <a:gd name="T14" fmla="+- 0 1180 1180"/>
                                                        <a:gd name="T15" fmla="*/ 1180 h 254"/>
                                                        <a:gd name="T16" fmla="+- 0 9431 9431"/>
                                                        <a:gd name="T17" fmla="*/ T16 w 250"/>
                                                        <a:gd name="T18" fmla="+- 0 1433 1180"/>
                                                        <a:gd name="T19" fmla="*/ 1433 h 254"/>
                                                      </a:gdLst>
                                                      <a:ahLst/>
                                                      <a:cxnLst>
                                                        <a:cxn ang="0">
                                                          <a:pos x="T1" y="T3"/>
                                                        </a:cxn>
                                                        <a:cxn ang="0">
                                                          <a:pos x="T5" y="T7"/>
                                                        </a:cxn>
                                                        <a:cxn ang="0">
                                                          <a:pos x="T9" y="T11"/>
                                                        </a:cxn>
                                                        <a:cxn ang="0">
                                                          <a:pos x="T13" y="T15"/>
                                                        </a:cxn>
                                                        <a:cxn ang="0">
                                                          <a:pos x="T17" y="T19"/>
                                                        </a:cxn>
                                                      </a:cxnLst>
                                                      <a:rect l="0" t="0" r="r" b="b"/>
                                                      <a:pathLst>
                                                        <a:path w="250" h="254">
                                                          <a:moveTo>
                                                            <a:pt x="0" y="253"/>
                                                          </a:moveTo>
                                                          <a:lnTo>
                                                            <a:pt x="249" y="253"/>
                                                          </a:lnTo>
                                                          <a:lnTo>
                                                            <a:pt x="249" y="0"/>
                                                          </a:lnTo>
                                                          <a:lnTo>
                                                            <a:pt x="0" y="0"/>
                                                          </a:lnTo>
                                                          <a:lnTo>
                                                            <a:pt x="0" y="253"/>
                                                          </a:lnTo>
                                                          <a:close/>
                                                        </a:path>
                                                      </a:pathLst>
                                                    </a:custGeom>
                                                    <a:noFill/>
                                                    <a:ln w="9722">
                                                      <a:solidFill>
                                                        <a:srgbClr val="CCCBCB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solidFill>
                                                            <a:srgbClr val="FFFFFF"/>
                                                          </a:solidFill>
                                                        </a14:hiddenFill>
                                                      </a:ext>
                                                    </a:extLst>
                                                  </wps:spPr>
                                                  <wps:bodyPr rot="0" vert="horz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g:grpSp>
                                                  <wpg:cNvPr id="822" name="Group 805"/>
                                                  <wpg:cNvGrpSpPr>
                                                    <a:grpSpLocks/>
                                                  </wpg:cNvGrpSpPr>
                                                  <wpg:grpSpPr bwMode="auto">
                                                    <a:xfrm>
                                                      <a:off x="9456" y="1306"/>
                                                      <a:ext cx="200" cy="0"/>
                                                      <a:chOff x="9456" y="1306"/>
                                                      <a:chExt cx="200" cy="0"/>
                                                    </a:xfrm>
                                                  </wpg:grpSpPr>
                                                  <wps:wsp>
                                                    <wps:cNvPr id="823" name="Freeform 808"/>
                                                    <wps:cNvSpPr>
                                                      <a:spLocks noEditPoint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18912" y="2612"/>
                                                        <a:ext cx="199" cy="0"/>
                                                      </a:xfrm>
                                                      <a:custGeom>
                                                        <a:avLst/>
                                                        <a:gdLst>
                                                          <a:gd name="T0" fmla="+- 0 9456 9456"/>
                                                          <a:gd name="T1" fmla="*/ T0 w 200"/>
                                                          <a:gd name="T2" fmla="+- 0 9656 9456"/>
                                                          <a:gd name="T3" fmla="*/ T2 w 200"/>
                                                        </a:gdLst>
                                                        <a:ahLst/>
                                                        <a:cxnLst>
                                                          <a:cxn ang="0">
                                                            <a:pos x="T1" y="0"/>
                                                          </a:cxn>
                                                          <a:cxn ang="0">
                                                            <a:pos x="T3" y="0"/>
                                                          </a:cxn>
                                                        </a:cxnLst>
                                                        <a:rect l="0" t="0" r="r" b="b"/>
                                                        <a:pathLst>
                                                          <a:path w="200">
                                                            <a:moveTo>
                                                              <a:pt x="0" y="0"/>
                                                            </a:moveTo>
                                                            <a:lnTo>
                                                              <a:pt x="200" y="0"/>
                                                            </a:lnTo>
                                                          </a:path>
                                                        </a:pathLst>
                                                      </a:custGeom>
                                                      <a:noFill/>
                                                      <a:ln w="9722">
                                                        <a:solidFill>
                                                          <a:srgbClr val="E76BF3"/>
                                                        </a:solidFill>
                                                        <a:round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solidFill>
                                                              <a:srgbClr val="FFFFFF"/>
                                                            </a:solidFill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 rot="0" vert="horz" wrap="square" lIns="91440" tIns="45720" rIns="91440" bIns="4572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824" name="Group 806"/>
                                                    <wpg:cNvGrpSpPr>
                                                      <a:grpSpLocks/>
                                                    </wpg:cNvGrpSpPr>
                                                    <wpg:grpSpPr bwMode="auto">
                                                      <a:xfrm>
                                                        <a:off x="9456" y="1306"/>
                                                        <a:ext cx="200" cy="0"/>
                                                        <a:chOff x="9456" y="1306"/>
                                                        <a:chExt cx="200" cy="0"/>
                                                      </a:xfrm>
                                                    </wpg:grpSpPr>
                                                    <wps:wsp>
                                                      <wps:cNvPr id="825" name="Freeform 807"/>
                                                      <wps:cNvSpPr>
                                                        <a:spLocks noEditPoint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18912" y="2612"/>
                                                          <a:ext cx="199" cy="0"/>
                                                        </a:xfrm>
                                                        <a:custGeom>
                                                          <a:avLst/>
                                                          <a:gdLst>
                                                            <a:gd name="T0" fmla="+- 0 9456 9456"/>
                                                            <a:gd name="T1" fmla="*/ T0 w 200"/>
                                                            <a:gd name="T2" fmla="+- 0 9656 9456"/>
                                                            <a:gd name="T3" fmla="*/ T2 w 200"/>
                                                          </a:gdLst>
                                                          <a:ahLst/>
                                                          <a:cxnLst>
                                                            <a:cxn ang="0">
                                                              <a:pos x="T1" y="0"/>
                                                            </a:cxn>
                                                            <a:cxn ang="0">
                                                              <a:pos x="T3" y="0"/>
                                                            </a:cxn>
                                                          </a:cxnLst>
                                                          <a:rect l="0" t="0" r="r" b="b"/>
                                                          <a:pathLst>
                                                            <a:path w="200">
                                                              <a:moveTo>
                                                                <a:pt x="0" y="0"/>
                                                              </a:moveTo>
                                                              <a:lnTo>
                                                                <a:pt x="200" y="0"/>
                                                              </a:lnTo>
                                                            </a:path>
                                                          </a:pathLst>
                                                        </a:custGeom>
                                                        <a:noFill/>
                                                        <a:ln w="9722">
                                                          <a:solidFill>
                                                            <a:srgbClr val="E76BF3"/>
                                                          </a:solidFill>
                                                          <a:prstDash val="lgDash"/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 rot="0" vert="horz" wrap="square" lIns="91440" tIns="45720" rIns="91440" bIns="4572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91" o:spid="_x0000_s1026" style="position:absolute;margin-left:471.1pt;margin-top:.95pt;width:13.2pt;height:71pt;z-index:-2144;mso-position-horizontal-relative:page" coordorigin="9423,20" coordsize="265,142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">
                <v:group id="Group 792" o:spid="_x0000_s1027" style="position:absolute;left:9431;top:27;width:250;height:403" coordorigin="9431,27" coordsize="250,40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PUg8MzGAAAA3AAA&#10;AA8AAAAAAAAAAAAAAAAAqQIAAGRycy9kb3ducmV2LnhtbFBLBQYAAAAABAAEAPoAAACcAwAAAAA=&#10;">
                  <v:shape id="Freeform 821" o:spid="_x0000_s1028" style="position:absolute;left:9431;top:27;width:250;height:403;visibility:visible;mso-wrap-style:square;v-text-anchor:top" coordsize="250,40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0u3stxAAA&#10;ANwAAAAPAAAAZHJzL2Rvd25yZXYueG1sRI9Ba8JAFITvBf/D8gRvdaNordFVRIxKUai2F2+P7DMJ&#10;Zt+G7Krx37tCocdhZr5hpvPGlOJGtSssK+h1IxDEqdUFZwp+f5L3TxDOI2ssLZOCBzmYz1pvU4y1&#10;vfOBbkefiQBhF6OC3PsqltKlORl0XVsRB+9sa4M+yDqTusZ7gJtS9qPoQxosOCzkWNEyp/RyvBoF&#10;g2i/riTtkosfnJJvHvLq67FRqtNuFhMQnhr/H/5rb7WC0XgErzPhCMjZE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tLt7LcQAAADcAAAADwAAAAAAAAAAAAAAAACXAgAAZHJzL2Rv&#10;d25yZXYueG1sUEsFBgAAAAAEAAQA9QAAAIgDAAAAAA==&#10;" path="m0,404l249,404,249,,,,,404xe" filled="f" strokecolor="#cccbcb" strokeweight="9722emu">
                    <v:path arrowok="t" o:connecttype="custom" o:connectlocs="0,431;249,431;249,27;0,27;0,431" o:connectangles="0,0,0,0,0"/>
                  </v:shape>
                  <v:group id="Group 793" o:spid="_x0000_s1029" style="position:absolute;left:9456;top:229;width:200;height:0" coordorigin="9456,229" coordsize="200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6/PBJcIAAADcAAAADwAA&#10;AAAAAAAAAAAAAACpAgAAZHJzL2Rvd25yZXYueG1sUEsFBgAAAAAEAAQA+gAAAJgDAAAAAA==&#10;">
                    <v:shape id="Freeform 820" o:spid="_x0000_s1030" style="position:absolute;left:18912;top:458;width:199;height:0;visibility:visible;mso-wrap-style:square;v-text-anchor:top" coordsize="20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rHnaxAAA&#10;ANwAAAAPAAAAZHJzL2Rvd25yZXYueG1sRI9Pi8IwFMTvC36H8ARvmqqLf6pRVHZx8SBa9f5onm2x&#10;eSlN1O63NwvCHoeZ+Q0zXzamFA+qXWFZQb8XgSBOrS44U3A+fXcnIJxH1lhaJgW/5GC5aH3MMdb2&#10;yUd6JD4TAcIuRgW591UspUtzMuh6tiIO3tXWBn2QdSZ1jc8AN6UcRNFIGiw4LORY0San9JbcjYJi&#10;dJQHX+0+k2TI98tkvb197VmpTrtZzUB4avx/+N3+0QrG0yn8nQlHQC5e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6x52sQAAADcAAAADwAAAAAAAAAAAAAAAACXAgAAZHJzL2Rv&#10;d25yZXYueG1sUEsFBgAAAAAEAAQA9QAAAIgDAAAAAA==&#10;" path="m0,0l200,0e" filled="f" strokecolor="#f8766c" strokeweight="9722emu">
                      <v:path arrowok="t" o:connecttype="custom" o:connectlocs="0,0;199,0" o:connectangles="0,0"/>
                      <o:lock v:ext="edit" verticies="t"/>
                    </v:shape>
                    <v:group id="Group 794" o:spid="_x0000_s1031" style="position:absolute;left:9456;top:229;width:200;height:0" coordorigin="9456,229" coordsize="200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As7zPLDAAAA3AAAAA8A&#10;AAAAAAAAAAAAAAAAqQIAAGRycy9kb3ducmV2LnhtbFBLBQYAAAAABAAEAPoAAACZAwAAAAA=&#10;">
                      <v:shape id="Freeform 819" o:spid="_x0000_s1032" style="position:absolute;left:18912;top:458;width:199;height:0;visibility:visible;mso-wrap-style:square;v-text-anchor:top" coordsize="20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A22XxQAA&#10;ANwAAAAPAAAAZHJzL2Rvd25yZXYueG1sRI9Pa8JAFMTvgt9heYK3urGgSHQV0Qoeeql/r6/Z1yRt&#10;9m3YXZPYT98VCh6HmfkNs1h1phINOV9aVjAeJSCIM6tLzhWcjruXGQgfkDVWlknBnTyslv3eAlNt&#10;W/6g5hByESHsU1RQhFCnUvqsIIN+ZGvi6H1ZZzBE6XKpHbYRbir5miRTabDkuFBgTZuCsp/DzSio&#10;J+56lm9r/b5vppft3f5Wn+23UsNBt56DCNSFZ/i/vdcKZskYHmfiEZDL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YDbZfFAAAA3AAAAA8AAAAAAAAAAAAAAAAAlwIAAGRycy9k&#10;b3ducmV2LnhtbFBLBQYAAAAABAAEAPUAAACJAwAAAAA=&#10;" path="m0,0l200,0e" filled="f" strokecolor="#f8766c" strokeweight="9722emu">
                        <v:stroke dashstyle="longDash"/>
                        <v:path arrowok="t" o:connecttype="custom" o:connectlocs="0,0;199,0" o:connectangles="0,0"/>
                        <o:lock v:ext="edit" verticies="t"/>
                      </v:shape>
                      <v:group id="Group 795" o:spid="_x0000_s1033" style="position:absolute;left:9431;top:431;width:250;height:250" coordorigin="9431,431" coordsize="250,2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JSl9x7GAAAA3AAA&#10;AA8AAAAAAAAAAAAAAAAAqQIAAGRycy9kb3ducmV2LnhtbFBLBQYAAAAABAAEAPoAAACcAwAAAAA=&#10;">
                        <v:shape id="Freeform 818" o:spid="_x0000_s1034" style="position:absolute;left:9431;top:431;width:250;height:250;visibility:visible;mso-wrap-style:square;v-text-anchor:top" coordsize="250,25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XjSWxQAA&#10;ANwAAAAPAAAAZHJzL2Rvd25yZXYueG1sRI/BasMwEETvhf6D2EJutdQUgnGjBKcQyKE+2C2U3hZr&#10;Y5tYK2MptvP3VSHQ4zAzb5jtfrG9mGj0nWMNL4kCQVw703Gj4evz+JyC8AHZYO+YNNzIw373+LDF&#10;zLiZS5qq0IgIYZ+hhjaEIZPS1y1Z9IkbiKN3dqPFEOXYSDPiHOG2l2ulNtJix3GhxYHeW6ov1dVq&#10;6IfyeiwOhc85V5eyzuXP98ek9eppyd9ABFrCf/jePhkNqXqFvzPxCMjdL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deNJbFAAAA3AAAAA8AAAAAAAAAAAAAAAAAlwIAAGRycy9k&#10;b3ducmV2LnhtbFBLBQYAAAAABAAEAPUAAACJAwAAAAA=&#10;" path="m0,249l249,249,249,,,,,249xe" filled="f" strokecolor="#cccbcb" strokeweight="9722emu">
                          <v:path arrowok="t" o:connecttype="custom" o:connectlocs="0,680;249,680;249,431;0,431;0,680" o:connectangles="0,0,0,0,0"/>
                        </v:shape>
                        <v:group id="Group 796" o:spid="_x0000_s1035" style="position:absolute;left:9456;top:556;width:200;height:0" coordorigin="9456,556" coordsize="200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0AMrxxAAAANwAAAAP&#10;AAAAAAAAAAAAAAAAAKkCAABkcnMvZG93bnJldi54bWxQSwUGAAAAAAQABAD6AAAAmgMAAAAA&#10;">
                          <v:shape id="Freeform 817" o:spid="_x0000_s1036" style="position:absolute;left:18912;top:1112;width:199;height:0;visibility:visible;mso-wrap-style:square;v-text-anchor:top" coordsize="20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4/RPYwgAA&#10;ANwAAAAPAAAAZHJzL2Rvd25yZXYueG1sRI9BawIxEIXvQv9DmEJvmlhpWbdGkYLgtVbQ47CZJqub&#10;yZLEdfvvm0Khx8eb9715q83oOzFQTG1gDfOZAkHcBNOy1XD83E0rECkjG+wCk4ZvSrBZP0xWWJtw&#10;5w8aDtmKAuFUowaXc19LmRpHHtMs9MTF+wrRYy4yWmki3gvcd/JZqVfpseXS4LCnd0fN9XDz5Q1/&#10;Pi7U8nQdVHS3iz0v7XaXtX56HLdvIDKN+f/4L703Gir1Ar9jCgHk+g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Lj9E9jCAAAA3AAAAA8AAAAAAAAAAAAAAAAAlwIAAGRycy9kb3du&#10;cmV2LnhtbFBLBQYAAAAABAAEAPUAAACGAwAAAAA=&#10;" path="m0,0l200,0e" filled="f" strokecolor="#a2a400" strokeweight="9722emu">
                            <v:path arrowok="t" o:connecttype="custom" o:connectlocs="0,0;199,0" o:connectangles="0,0"/>
                            <o:lock v:ext="edit" verticies="t"/>
                          </v:shape>
                          <v:group id="Group 797" o:spid="_x0000_s1037" style="position:absolute;left:9456;top:556;width:200;height:0" coordorigin="9456,556" coordsize="200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Oue8R3GAAAA3AAA&#10;AA8AAAAAAAAAAAAAAAAAqQIAAGRycy9kb3ducmV2LnhtbFBLBQYAAAAABAAEAPoAAACcAwAAAAA=&#10;">
                            <v:shape id="Freeform 816" o:spid="_x0000_s1038" style="position:absolute;left:18912;top:1112;width:199;height:0;visibility:visible;mso-wrap-style:square;v-text-anchor:top" coordsize="20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HqifxAAA&#10;ANwAAAAPAAAAZHJzL2Rvd25yZXYueG1sRI9Ba8JAFITvBf/D8oTe6sZCbYiuIlLB4qE0evD4yD6T&#10;aPZt3F2T9N93CwWPw8x8wyxWg2lER87XlhVMJwkI4sLqmksFx8P2JQXhA7LGxjIp+CEPq+XoaYGZ&#10;tj1/U5eHUkQI+wwVVCG0mZS+qMign9iWOHpn6wyGKF0ptcM+wk0jX5NkJg3WHBcqbGlTUXHN7yZS&#10;Pm7p167/nMXo/nTq8v2bvDilnsfDeg4i0BAe4f/2TitIk3f4OxOPgFz+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h6on8QAAADcAAAADwAAAAAAAAAAAAAAAACXAgAAZHJzL2Rv&#10;d25yZXYueG1sUEsFBgAAAAAEAAQA9QAAAIgDAAAAAA==&#10;" path="m0,0l200,0e" filled="f" strokecolor="#a2a400" strokeweight="9722emu">
                              <v:stroke dashstyle="longDash"/>
                              <v:path arrowok="t" o:connecttype="custom" o:connectlocs="0,0;199,0" o:connectangles="0,0"/>
                              <o:lock v:ext="edit" verticies="t"/>
                            </v:shape>
                            <v:group id="Group 798" o:spid="_x0000_s1039" style="position:absolute;left:9431;top:680;width:250;height:250" coordorigin="9431,680" coordsize="250,2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PVNwPTDAAAA3AAAAA8A&#10;AAAAAAAAAAAAAAAAqQIAAGRycy9kb3ducmV2LnhtbFBLBQYAAAAABAAEAPoAAACZAwAAAAA=&#10;">
                              <v:shape id="Freeform 815" o:spid="_x0000_s1040" style="position:absolute;left:9431;top:680;width:250;height:250;visibility:visible;mso-wrap-style:square;v-text-anchor:top" coordsize="250,25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tgN8xQAA&#10;ANwAAAAPAAAAZHJzL2Rvd25yZXYueG1sRI/BasMwEETvgf6D2EJusdQciutGCU4hkEN9sFsovS3W&#10;xjaxVsZSbOfvq0Khx2Fm3jC7w2J7MdHoO8canhIFgrh2puNGw+fHaZOC8AHZYO+YNNzJw2H/sNph&#10;ZtzMJU1VaESEsM9QQxvCkEnp65Ys+sQNxNG7uNFiiHJspBlxjnDby61Sz9Jix3GhxYHeWqqv1c1q&#10;6IfydiqOhc85V9eyzuX31/uk9fpxyV9BBFrCf/ivfTYaUvUCv2fiEZD7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a2A3zFAAAA3AAAAA8AAAAAAAAAAAAAAAAAlwIAAGRycy9k&#10;b3ducmV2LnhtbFBLBQYAAAAABAAEAPUAAACJAwAAAAA=&#10;" path="m0,250l249,250,249,,,,,250xe" filled="f" strokecolor="#cccbcb" strokeweight="9722emu">
                                <v:path arrowok="t" o:connecttype="custom" o:connectlocs="0,930;249,930;249,680;0,680;0,930" o:connectangles="0,0,0,0,0"/>
                              </v:shape>
                              <v:group id="Group 799" o:spid="_x0000_s1041" style="position:absolute;left:9456;top:805;width:200;height:0" coordorigin="9456,805" coordsize="200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juJaL8IAAADcAAAADwAA&#10;AAAAAAAAAAAAAACpAgAAZHJzL2Rvd25yZXYueG1sUEsFBgAAAAAEAAQA+gAAAJgDAAAAAA==&#10;">
                                <v:shape id="Freeform 814" o:spid="_x0000_s1042" style="position:absolute;left:18912;top:1610;width:199;height:0;visibility:visible;mso-wrap-style:square;v-text-anchor:top" coordsize="20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z4vkxQAA&#10;ANwAAAAPAAAAZHJzL2Rvd25yZXYueG1sRI/dasJAFITvhb7Dcgq9003EVkldRcSCKBT8oXp5yB6z&#10;wezZkF1N+vZuoeDlMDPfMNN5Zytxp8aXjhWkgwQEce50yYWC4+GrPwHhA7LGyjEp+CUP89lLb4qZ&#10;di3v6L4PhYgQ9hkqMCHUmZQ+N2TRD1xNHL2LayyGKJtC6gbbCLeVHCbJh7RYclwwWNPSUH7d36yC&#10;zXm0/V6N349jWp9Grbfd+edklHp77RafIAJ14Rn+b6+1gkmawt+ZeATk7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3Pi+TFAAAA3AAAAA8AAAAAAAAAAAAAAAAAlwIAAGRycy9k&#10;b3ducmV2LnhtbFBLBQYAAAAABAAEAPUAAACJAwAAAAA=&#10;" path="m0,0l200,0e" filled="f" strokecolor="#00be7c" strokeweight="9722emu">
                                  <v:path arrowok="t" o:connecttype="custom" o:connectlocs="0,0;199,0" o:connectangles="0,0"/>
                                  <o:lock v:ext="edit" verticies="t"/>
                                </v:shape>
                                <v:group id="Group 800" o:spid="_x0000_s1043" style="position:absolute;left:9456;top:805;width:200;height:0" coordorigin="9456,805" coordsize="200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BF8YcPGAAAA3AAA&#10;AA8AAAAAAAAAAAAAAAAAqQIAAGRycy9kb3ducmV2LnhtbFBLBQYAAAAABAAEAPoAAACcAwAAAAA=&#10;">
                                  <v:shape id="Freeform 813" o:spid="_x0000_s1044" style="position:absolute;left:18912;top:1610;width:199;height:0;visibility:visible;mso-wrap-style:square;v-text-anchor:top" coordsize="20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8hmyxwAA&#10;ANwAAAAPAAAAZHJzL2Rvd25yZXYueG1sRI/dasJAFITvC77DcgRvSt1YW4kxGykFQZCitRVvD9mT&#10;H8yeTbOrxrd3C4VeDjPzDZMue9OIC3WutqxgMo5AEOdW11wq+P5aPcUgnEfW2FgmBTdysMwGDykm&#10;2l75ky57X4oAYZeggsr7NpHS5RUZdGPbEgevsJ1BH2RXSt3hNcBNI5+jaCYN1hwWKmzpvaL8tD8b&#10;BZvZy3alX+N1fyh+jseimD/udh9KjYb92wKEp97/h//aa60gnkzh90w4AjK7Aw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r/IZsscAAADcAAAADwAAAAAAAAAAAAAAAACXAgAAZHJz&#10;L2Rvd25yZXYueG1sUEsFBgAAAAAEAAQA9QAAAIsDAAAAAA==&#10;" path="m0,0l200,0e" filled="f" strokecolor="#00be7c" strokeweight="9722emu">
                                    <v:stroke dashstyle="longDash"/>
                                    <v:path arrowok="t" o:connecttype="custom" o:connectlocs="0,0;199,0" o:connectangles="0,0"/>
                                    <o:lock v:ext="edit" verticies="t"/>
                                  </v:shape>
                                  <v:group id="Group 801" o:spid="_x0000_s1045" style="position:absolute;left:9431;top:930;width:250;height:250" coordorigin="9431,930" coordsize="250,2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x2VwsxAAAANwAAAAP&#10;AAAAAAAAAAAAAAAAAKkCAABkcnMvZG93bnJldi54bWxQSwUGAAAAAAQABAD6AAAAmgMAAAAA&#10;">
                                    <v:shape id="Freeform 812" o:spid="_x0000_s1046" style="position:absolute;left:9431;top:930;width:250;height:250;visibility:visible;mso-wrap-style:square;v-text-anchor:top" coordsize="250,25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Ip+kxQAA&#10;ANwAAAAPAAAAZHJzL2Rvd25yZXYueG1sRI9Ba8JAFITvhf6H5Qm9NZsILRJdJRYCHppDUkG8PbLP&#10;JJh9G7JrTP+9KxR6HGbmG2azm00vJhpdZ1lBEsUgiGurO24UHH/y9xUI55E19pZJwS852G1fXzaY&#10;anvnkqbKNyJA2KWooPV+SKV0dUsGXWQH4uBd7GjQBzk2Uo94D3DTy2Ucf0qDHYeFFgf6aqm+Vjej&#10;oB/KW17sC5dxFl/LOpPn0/ek1NtiztYgPM3+P/zXPmgFq+QDnmfCEZDbB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Iin6TFAAAA3AAAAA8AAAAAAAAAAAAAAAAAlwIAAGRycy9k&#10;b3ducmV2LnhtbFBLBQYAAAAABAAEAPUAAACJAwAAAAA=&#10;" path="m0,250l249,250,249,,,,,250xe" filled="f" strokecolor="#cccbcb" strokeweight="9722emu">
                                      <v:path arrowok="t" o:connecttype="custom" o:connectlocs="0,1180;249,1180;249,930;0,930;0,1180" o:connectangles="0,0,0,0,0"/>
                                    </v:shape>
                                    <v:group id="Group 802" o:spid="_x0000_s1047" style="position:absolute;left:9456;top:1055;width:200;height:0" coordorigin="9456,1055" coordsize="200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uR2fAxAAAANwAAAAP&#10;AAAAAAAAAAAAAAAAAKkCAABkcnMvZG93bnJldi54bWxQSwUGAAAAAAQABAD6AAAAmgMAAAAA&#10;">
                                      <v:shape id="Freeform 811" o:spid="_x0000_s1048" style="position:absolute;left:18912;top:2110;width:199;height:0;visibility:visible;mso-wrap-style:square;v-text-anchor:top" coordsize="20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BOcrwwAA&#10;ANwAAAAPAAAAZHJzL2Rvd25yZXYueG1sRI9BawIxFITvgv8hPKG3mtUWu12NIkqpt1Lb3h/Jc3fZ&#10;zcuaRHf9902h4HGYmW+Y1WawrbiSD7VjBbNpBoJYO1NzqeD76+0xBxEissHWMSm4UYDNejxaYWFc&#10;z590PcZSJAiHAhVUMXaFlEFXZDFMXUecvJPzFmOSvpTGY5/gtpXzLFtIizWnhQo72lWkm+PFKtjr&#10;1/Ph/adZPFGfO/1x041/Dko9TIbtEkSkId7D/+2DUZDPXuDvTDoCcv0L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FBOcrwwAAANwAAAAPAAAAAAAAAAAAAAAAAJcCAABkcnMvZG93&#10;bnJldi54bWxQSwUGAAAAAAQABAD1AAAAhwMAAAAA&#10;" path="m0,0l200,0e" filled="f" strokecolor="#00aff6" strokeweight="9722emu">
                                        <v:path arrowok="t" o:connecttype="custom" o:connectlocs="0,0;199,0" o:connectangles="0,0"/>
                                        <o:lock v:ext="edit" verticies="t"/>
                                      </v:shape>
                                      <v:group id="Group 803" o:spid="_x0000_s1049" style="position:absolute;left:9456;top:1055;width:200;height:0" coordorigin="9456,1055" coordsize="200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cJRWKcIAAADcAAAADwAA&#10;AAAAAAAAAAAAAACpAgAAZHJzL2Rvd25yZXYueG1sUEsFBgAAAAAEAAQA+gAAAJgDAAAAAA==&#10;">
                                        <v:shape id="Freeform 810" o:spid="_x0000_s1050" style="position:absolute;left:18912;top:2110;width:199;height:0;visibility:visible;mso-wrap-style:square;v-text-anchor:top" coordsize="20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/rSpxQAA&#10;ANwAAAAPAAAAZHJzL2Rvd25yZXYueG1sRI9Ba8JAFITvBf/D8gpeim6iUDR1FSkIHkTaVMTja/Yl&#10;G5p9G7LbGP99VxB6HGbmG2a1GWwjeup87VhBOk1AEBdO11wpOH3tJgsQPiBrbByTght52KxHTyvM&#10;tLvyJ/V5qESEsM9QgQmhzaT0hSGLfupa4uiVrrMYouwqqTu8Rrht5CxJXqXFmuOCwZbeDRU/+a9V&#10;oC9t+lH2Br8Py3O+D/PjruxflBo/D9s3EIGG8B9+tPdawSJdwv1MPAJy/Q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T+tKnFAAAA3AAAAA8AAAAAAAAAAAAAAAAAlwIAAGRycy9k&#10;b3ducmV2LnhtbFBLBQYAAAAABAAEAPUAAACJAwAAAAA=&#10;" path="m0,0l200,0e" filled="f" strokecolor="#00aff6" strokeweight="9722emu">
                                          <v:stroke dashstyle="longDash"/>
                                          <v:path arrowok="t" o:connecttype="custom" o:connectlocs="0,0;199,0" o:connectangles="0,0"/>
                                          <o:lock v:ext="edit" verticies="t"/>
                                        </v:shape>
                                        <v:group id="Group 804" o:spid="_x0000_s1051" style="position:absolute;left:9431;top:1180;width:250;height:254" coordorigin="9431,1180" coordsize="250,25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QI6QksIAAADcAAAADwAA&#10;AAAAAAAAAAAAAACpAgAAZHJzL2Rvd25yZXYueG1sUEsFBgAAAAAEAAQA+gAAAJgDAAAAAA==&#10;">
                                          <v:shape id="Freeform 809" o:spid="_x0000_s1052" style="position:absolute;left:9431;top:1180;width:250;height:254;visibility:visible;mso-wrap-style:square;v-text-anchor:top" coordsize="250,25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o5nYxAAA&#10;ANwAAAAPAAAAZHJzL2Rvd25yZXYueG1sRI+9asMwFIX3Qt5B3EK2WraHNHGjhBBIk6FD62TpdrFu&#10;bFPryliqLb99VSh0PJyfj7PdB9OJkQbXWlaQJSkI4srqlmsFt+vpaQ3CeWSNnWVSMJOD/W7xsMVC&#10;24k/aCx9LeIIuwIVNN73hZSuasigS2xPHL27HQz6KIda6gGnOG46mafpShpsORIa7OnYUPVVfpvI&#10;Pc3BHepz+iY37/lz9mnGe3hVavkYDi8gPAX/H/5rX7SCdZ7B75l4BOTu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6OZ2MQAAADcAAAADwAAAAAAAAAAAAAAAACXAgAAZHJzL2Rv&#10;d25yZXYueG1sUEsFBgAAAAAEAAQA9QAAAIgDAAAAAA==&#10;" path="m0,253l249,253,249,,,,,253xe" filled="f" strokecolor="#cccbcb" strokeweight="9722emu">
                                            <v:path arrowok="t" o:connecttype="custom" o:connectlocs="0,1433;249,1433;249,1180;0,1180;0,1433" o:connectangles="0,0,0,0,0"/>
                                          </v:shape>
                                          <v:group id="Group 805" o:spid="_x0000_s1053" style="position:absolute;left:9456;top:1306;width:200;height:0" coordorigin="9456,1306" coordsize="200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fEKt+xAAAANwAAAAP&#10;AAAAAAAAAAAAAAAAAKkCAABkcnMvZG93bnJldi54bWxQSwUGAAAAAAQABAD6AAAAmgMAAAAA&#10;">
                                            <v:shape id="Freeform 808" o:spid="_x0000_s1054" style="position:absolute;left:18912;top:2612;width:199;height:0;visibility:visible;mso-wrap-style:square;v-text-anchor:top" coordsize="20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kM4pxAAA&#10;ANwAAAAPAAAAZHJzL2Rvd25yZXYueG1sRI/NasJAFIX3Qt9huAV3ZqKCSOooRSi6UKQxki4vmWsS&#10;mrmTZsYY375TKLg8nJ+Ps9oMphE9da62rGAaxSCIC6trLhVk54/JEoTzyBoby6TgQQ4265fRChNt&#10;7/xJfepLEUbYJaig8r5NpHRFRQZdZFvi4F1tZ9AH2ZVSd3gP46aRszheSIM1B0KFLW0rKr7Tmwnc&#10;Y376Osyz64X6/Jj22Q5/clZq/Dq8v4HwNPhn+L+91wqWszn8nQlHQK5/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ppDOKcQAAADcAAAADwAAAAAAAAAAAAAAAACXAgAAZHJzL2Rv&#10;d25yZXYueG1sUEsFBgAAAAAEAAQA9QAAAIgDAAAAAA==&#10;" path="m0,0l200,0e" filled="f" strokecolor="#e76bf3" strokeweight="9722emu">
                                              <v:path arrowok="t" o:connecttype="custom" o:connectlocs="0,0;199,0" o:connectangles="0,0"/>
                                              <o:lock v:ext="edit" verticies="t"/>
                                            </v:shape>
                                            <v:group id="Group 806" o:spid="_x0000_s1055" style="position:absolute;left:9456;top:1306;width:200;height:0" coordorigin="9456,1306" coordsize="200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P7WWkcUAAADcAAAA&#10;DwAAAAAAAAAAAAAAAACpAgAAZHJzL2Rvd25yZXYueG1sUEsFBgAAAAAEAAQA+gAAAJsDAAAAAA==&#10;">
                                              <v:shape id="Freeform 807" o:spid="_x0000_s1056" style="position:absolute;left:18912;top:2612;width:199;height:0;visibility:visible;mso-wrap-style:square;v-text-anchor:top" coordsize="20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tTrGxQAA&#10;ANwAAAAPAAAAZHJzL2Rvd25yZXYueG1sRI9Ba8JAFITvBf/D8gRvdaNikegqorQIlkKj4vWRfSbB&#10;7Nuwu4nx33cLhR6HmfmGWW16U4uOnK8sK5iMExDEudUVFwrOp/fXBQgfkDXWlknBkzxs1oOXFaba&#10;PvibuiwUIkLYp6igDKFJpfR5SQb92DbE0btZZzBE6QqpHT4i3NRymiRv0mDFcaHEhnYl5fesNQra&#10;/XUm5x/u+JlNrl9t33Szi7wpNRr22yWIQH34D/+1D1rBYjqH3zPxCMj1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W1OsbFAAAA3AAAAA8AAAAAAAAAAAAAAAAAlwIAAGRycy9k&#10;b3ducmV2LnhtbFBLBQYAAAAABAAEAPUAAACJAwAAAAA=&#10;" path="m0,0l200,0e" filled="f" strokecolor="#e76bf3" strokeweight="9722emu">
                                                <v:stroke dashstyle="longDash"/>
                                                <v:path arrowok="t" o:connecttype="custom" o:connectlocs="0,0;199,0" o:connectangles="0,0"/>
                                                <o:lock v:ext="edit" verticies="t"/>
                                              </v:shape>
                                            </v:group>
                                          </v:group>
                                        </v:group>
                                      </v:group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6839DC">
        <w:rPr>
          <w:rFonts w:ascii="Arial" w:eastAsia="Arial" w:hAnsi="Arial" w:cs="Arial"/>
          <w:w w:val="103"/>
          <w:sz w:val="14"/>
          <w:szCs w:val="14"/>
        </w:rPr>
        <w:t>3/3</w:t>
      </w:r>
    </w:p>
    <w:p w:rsidR="00273D53" w:rsidRDefault="006839DC">
      <w:pPr>
        <w:spacing w:line="140" w:lineRule="exact"/>
        <w:ind w:left="555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position w:val="1"/>
          <w:sz w:val="13"/>
          <w:szCs w:val="13"/>
        </w:rPr>
        <w:t xml:space="preserve">3  </w:t>
      </w:r>
      <w:r>
        <w:rPr>
          <w:rFonts w:ascii="Arial" w:eastAsia="Arial" w:hAnsi="Arial" w:cs="Arial"/>
          <w:spacing w:val="11"/>
          <w:position w:val="1"/>
          <w:sz w:val="13"/>
          <w:szCs w:val="13"/>
        </w:rPr>
        <w:t xml:space="preserve"> </w:t>
      </w:r>
      <w:r>
        <w:rPr>
          <w:rFonts w:ascii="Arial" w:eastAsia="Arial" w:hAnsi="Arial" w:cs="Arial"/>
          <w:w w:val="103"/>
          <w:sz w:val="14"/>
          <w:szCs w:val="14"/>
        </w:rPr>
        <w:t>coherence</w:t>
      </w:r>
    </w:p>
    <w:p w:rsidR="00273D53" w:rsidRDefault="006839DC">
      <w:pPr>
        <w:spacing w:line="180" w:lineRule="exact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position w:val="-1"/>
          <w:sz w:val="13"/>
          <w:szCs w:val="13"/>
        </w:rPr>
        <w:t xml:space="preserve">3                 </w:t>
      </w:r>
      <w:r>
        <w:rPr>
          <w:rFonts w:ascii="Arial" w:eastAsia="Arial" w:hAnsi="Arial" w:cs="Arial"/>
          <w:spacing w:val="26"/>
          <w:position w:val="-1"/>
          <w:sz w:val="13"/>
          <w:szCs w:val="13"/>
        </w:rPr>
        <w:t xml:space="preserve"> </w:t>
      </w:r>
      <w:r>
        <w:rPr>
          <w:rFonts w:ascii="Arial" w:eastAsia="Arial" w:hAnsi="Arial" w:cs="Arial"/>
          <w:position w:val="4"/>
          <w:sz w:val="14"/>
          <w:szCs w:val="14"/>
        </w:rPr>
        <w:t>(Expt</w:t>
      </w:r>
      <w:r>
        <w:rPr>
          <w:rFonts w:ascii="Arial" w:eastAsia="Arial" w:hAnsi="Arial" w:cs="Arial"/>
          <w:spacing w:val="11"/>
          <w:position w:val="4"/>
          <w:sz w:val="14"/>
          <w:szCs w:val="14"/>
        </w:rPr>
        <w:t xml:space="preserve"> </w:t>
      </w:r>
      <w:r>
        <w:rPr>
          <w:rFonts w:ascii="Arial" w:eastAsia="Arial" w:hAnsi="Arial" w:cs="Arial"/>
          <w:w w:val="103"/>
          <w:position w:val="4"/>
          <w:sz w:val="14"/>
          <w:szCs w:val="14"/>
        </w:rPr>
        <w:t>1)</w:t>
      </w:r>
    </w:p>
    <w:p w:rsidR="00273D53" w:rsidRDefault="00273D53">
      <w:pPr>
        <w:spacing w:line="200" w:lineRule="exact"/>
      </w:pPr>
    </w:p>
    <w:p w:rsidR="00273D53" w:rsidRDefault="00273D53">
      <w:pPr>
        <w:spacing w:before="6" w:line="260" w:lineRule="exact"/>
        <w:rPr>
          <w:sz w:val="26"/>
          <w:szCs w:val="26"/>
        </w:rPr>
      </w:pPr>
    </w:p>
    <w:p w:rsidR="00273D53" w:rsidRDefault="006839DC">
      <w:pPr>
        <w:ind w:left="555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position w:val="1"/>
          <w:sz w:val="13"/>
          <w:szCs w:val="13"/>
        </w:rPr>
        <w:t xml:space="preserve">#  </w:t>
      </w:r>
      <w:r>
        <w:rPr>
          <w:rFonts w:ascii="Arial" w:eastAsia="Arial" w:hAnsi="Arial" w:cs="Arial"/>
          <w:spacing w:val="11"/>
          <w:position w:val="1"/>
          <w:sz w:val="13"/>
          <w:szCs w:val="13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Syll.</w:t>
      </w:r>
      <w:r>
        <w:rPr>
          <w:rFonts w:ascii="Arial" w:eastAsia="Arial" w:hAnsi="Arial" w:cs="Arial"/>
          <w:spacing w:val="9"/>
          <w:sz w:val="14"/>
          <w:szCs w:val="14"/>
        </w:rPr>
        <w:t xml:space="preserve"> </w:t>
      </w:r>
      <w:r>
        <w:rPr>
          <w:rFonts w:ascii="Arial" w:eastAsia="Arial" w:hAnsi="Arial" w:cs="Arial"/>
          <w:w w:val="103"/>
          <w:sz w:val="14"/>
          <w:szCs w:val="14"/>
        </w:rPr>
        <w:t>count</w:t>
      </w:r>
    </w:p>
    <w:p w:rsidR="00273D53" w:rsidRDefault="006839DC">
      <w:pPr>
        <w:spacing w:before="15" w:line="80" w:lineRule="exact"/>
        <w:ind w:left="56"/>
        <w:rPr>
          <w:rFonts w:ascii="Arial" w:eastAsia="Arial" w:hAnsi="Arial" w:cs="Arial"/>
          <w:sz w:val="14"/>
          <w:szCs w:val="14"/>
        </w:rPr>
        <w:sectPr w:rsidR="00273D53">
          <w:type w:val="continuous"/>
          <w:pgSz w:w="12240" w:h="15840"/>
          <w:pgMar w:top="960" w:right="1340" w:bottom="280" w:left="1340" w:header="720" w:footer="720" w:gutter="0"/>
          <w:cols w:num="6" w:space="720" w:equalWidth="0">
            <w:col w:w="958" w:space="342"/>
            <w:col w:w="606" w:space="971"/>
            <w:col w:w="988" w:space="224"/>
            <w:col w:w="191" w:space="971"/>
            <w:col w:w="1373" w:space="1000"/>
            <w:col w:w="1936"/>
          </w:cols>
        </w:sectPr>
      </w:pPr>
      <w:r>
        <w:rPr>
          <w:rFonts w:ascii="Arial" w:eastAsia="Arial" w:hAnsi="Arial" w:cs="Arial"/>
          <w:position w:val="-8"/>
          <w:sz w:val="13"/>
          <w:szCs w:val="13"/>
        </w:rPr>
        <w:t xml:space="preserve">Z          </w:t>
      </w:r>
      <w:r>
        <w:rPr>
          <w:rFonts w:ascii="Arial" w:eastAsia="Arial" w:hAnsi="Arial" w:cs="Arial"/>
          <w:spacing w:val="24"/>
          <w:position w:val="-8"/>
          <w:sz w:val="13"/>
          <w:szCs w:val="13"/>
        </w:rPr>
        <w:t xml:space="preserve"> </w:t>
      </w:r>
      <w:r>
        <w:rPr>
          <w:rFonts w:ascii="Arial" w:eastAsia="Arial" w:hAnsi="Arial" w:cs="Arial"/>
          <w:position w:val="-13"/>
          <w:sz w:val="13"/>
          <w:szCs w:val="13"/>
        </w:rPr>
        <w:t xml:space="preserve">?  </w:t>
      </w:r>
      <w:r>
        <w:rPr>
          <w:rFonts w:ascii="Arial" w:eastAsia="Arial" w:hAnsi="Arial" w:cs="Arial"/>
          <w:spacing w:val="11"/>
          <w:position w:val="-13"/>
          <w:sz w:val="13"/>
          <w:szCs w:val="13"/>
        </w:rPr>
        <w:t xml:space="preserve"> </w:t>
      </w:r>
      <w:r>
        <w:rPr>
          <w:rFonts w:ascii="Arial" w:eastAsia="Arial" w:hAnsi="Arial" w:cs="Arial"/>
          <w:w w:val="103"/>
          <w:position w:val="-5"/>
          <w:sz w:val="14"/>
          <w:szCs w:val="14"/>
        </w:rPr>
        <w:t>Semantic</w:t>
      </w:r>
    </w:p>
    <w:p w:rsidR="00273D53" w:rsidRDefault="006839DC">
      <w:pPr>
        <w:spacing w:before="42"/>
        <w:ind w:left="433" w:right="-42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3"/>
          <w:sz w:val="14"/>
          <w:szCs w:val="14"/>
        </w:rPr>
        <w:lastRenderedPageBreak/>
        <w:t>0.00</w:t>
      </w:r>
    </w:p>
    <w:p w:rsidR="00273D53" w:rsidRDefault="006839DC">
      <w:pPr>
        <w:spacing w:line="160" w:lineRule="exact"/>
        <w:ind w:left="-36" w:right="-9"/>
        <w:jc w:val="center"/>
        <w:rPr>
          <w:rFonts w:ascii="Arial" w:eastAsia="Arial" w:hAnsi="Arial" w:cs="Arial"/>
          <w:sz w:val="13"/>
          <w:szCs w:val="13"/>
        </w:rPr>
      </w:pPr>
      <w:r>
        <w:br w:type="column"/>
      </w:r>
      <w:r>
        <w:rPr>
          <w:rFonts w:ascii="Arial" w:eastAsia="Arial" w:hAnsi="Arial" w:cs="Arial"/>
          <w:spacing w:val="-53"/>
          <w:position w:val="4"/>
          <w:sz w:val="13"/>
          <w:szCs w:val="13"/>
        </w:rPr>
        <w:lastRenderedPageBreak/>
        <w:t>A</w:t>
      </w:r>
      <w:r>
        <w:rPr>
          <w:rFonts w:ascii="Arial" w:eastAsia="Arial" w:hAnsi="Arial" w:cs="Arial"/>
          <w:spacing w:val="-46"/>
          <w:position w:val="-2"/>
          <w:sz w:val="13"/>
          <w:szCs w:val="13"/>
        </w:rPr>
        <w:t>Z</w:t>
      </w:r>
      <w:r>
        <w:rPr>
          <w:rFonts w:ascii="Arial" w:eastAsia="Arial" w:hAnsi="Arial" w:cs="Arial"/>
          <w:spacing w:val="-43"/>
          <w:position w:val="2"/>
          <w:sz w:val="13"/>
          <w:szCs w:val="13"/>
        </w:rPr>
        <w:t>#</w:t>
      </w:r>
      <w:r>
        <w:rPr>
          <w:rFonts w:ascii="Arial" w:eastAsia="Arial" w:hAnsi="Arial" w:cs="Arial"/>
          <w:position w:val="-4"/>
          <w:sz w:val="13"/>
          <w:szCs w:val="13"/>
        </w:rPr>
        <w:t xml:space="preserve">?                  </w:t>
      </w:r>
      <w:r>
        <w:rPr>
          <w:rFonts w:ascii="Arial" w:eastAsia="Arial" w:hAnsi="Arial" w:cs="Arial"/>
          <w:spacing w:val="10"/>
          <w:position w:val="-4"/>
          <w:sz w:val="13"/>
          <w:szCs w:val="13"/>
        </w:rPr>
        <w:t xml:space="preserve"> </w:t>
      </w:r>
      <w:r>
        <w:rPr>
          <w:rFonts w:ascii="Arial" w:eastAsia="Arial" w:hAnsi="Arial" w:cs="Arial"/>
          <w:position w:val="3"/>
          <w:sz w:val="13"/>
          <w:szCs w:val="13"/>
        </w:rPr>
        <w:t>Z</w:t>
      </w:r>
    </w:p>
    <w:p w:rsidR="00273D53" w:rsidRDefault="00F14C79">
      <w:pPr>
        <w:spacing w:line="100" w:lineRule="exact"/>
        <w:ind w:left="481" w:right="356"/>
        <w:jc w:val="center"/>
        <w:rPr>
          <w:rFonts w:ascii="Arial" w:eastAsia="Arial" w:hAnsi="Arial" w:cs="Arial"/>
          <w:sz w:val="13"/>
          <w:szCs w:val="1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4340" behindDoc="1" locked="0" layoutInCell="1" allowOverlap="1">
                <wp:simplePos x="0" y="0"/>
                <wp:positionH relativeFrom="page">
                  <wp:posOffset>1996440</wp:posOffset>
                </wp:positionH>
                <wp:positionV relativeFrom="paragraph">
                  <wp:posOffset>-40005</wp:posOffset>
                </wp:positionV>
                <wp:extent cx="45720" cy="82550"/>
                <wp:effectExtent l="2540" t="0" r="2540" b="0"/>
                <wp:wrapNone/>
                <wp:docPr id="794" name="Text Box 7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" cy="82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9755B" w:rsidRDefault="0099755B">
                            <w:pPr>
                              <w:spacing w:line="120" w:lineRule="exact"/>
                              <w:ind w:right="-40"/>
                              <w:rPr>
                                <w:rFonts w:ascii="Arial" w:eastAsia="Arial" w:hAnsi="Arial" w:cs="Arial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13"/>
                                <w:szCs w:val="13"/>
                              </w:rPr>
                              <w:t>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90" o:spid="_x0000_s1033" type="#_x0000_t202" style="position:absolute;left:0;text-align:left;margin-left:157.2pt;margin-top:-3.1pt;width:3.6pt;height:6.5pt;z-index:-21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" filled="f" stroked="f">
                <v:textbox inset="0,0,0,0">
                  <w:txbxContent>
                    <w:p w:rsidR="0099755B" w:rsidRDefault="0099755B">
                      <w:pPr>
                        <w:spacing w:line="120" w:lineRule="exact"/>
                        <w:ind w:right="-40"/>
                        <w:rPr>
                          <w:rFonts w:ascii="Arial" w:eastAsia="Arial" w:hAnsi="Arial" w:cs="Arial"/>
                          <w:sz w:val="13"/>
                          <w:szCs w:val="13"/>
                        </w:rPr>
                      </w:pPr>
                      <w:r>
                        <w:rPr>
                          <w:rFonts w:ascii="Arial" w:eastAsia="Arial" w:hAnsi="Arial" w:cs="Arial"/>
                          <w:sz w:val="13"/>
                          <w:szCs w:val="13"/>
                        </w:rPr>
                        <w:t>#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839DC">
        <w:rPr>
          <w:rFonts w:ascii="Arial" w:eastAsia="Arial" w:hAnsi="Arial" w:cs="Arial"/>
          <w:w w:val="99"/>
          <w:position w:val="1"/>
          <w:sz w:val="13"/>
          <w:szCs w:val="13"/>
        </w:rPr>
        <w:t>?</w:t>
      </w:r>
    </w:p>
    <w:p w:rsidR="00273D53" w:rsidRDefault="006839DC">
      <w:pPr>
        <w:spacing w:before="61" w:line="164" w:lineRule="auto"/>
        <w:ind w:left="797" w:right="-29" w:hanging="797"/>
        <w:rPr>
          <w:rFonts w:ascii="Arial" w:eastAsia="Arial" w:hAnsi="Arial" w:cs="Arial"/>
          <w:sz w:val="13"/>
          <w:szCs w:val="13"/>
        </w:rPr>
      </w:pPr>
      <w:r>
        <w:br w:type="column"/>
      </w:r>
      <w:r>
        <w:rPr>
          <w:rFonts w:ascii="Arial" w:eastAsia="Arial" w:hAnsi="Arial" w:cs="Arial"/>
          <w:spacing w:val="-53"/>
          <w:position w:val="6"/>
          <w:sz w:val="13"/>
          <w:szCs w:val="13"/>
        </w:rPr>
        <w:lastRenderedPageBreak/>
        <w:t>A</w:t>
      </w:r>
      <w:r>
        <w:rPr>
          <w:rFonts w:ascii="Arial" w:eastAsia="Arial" w:hAnsi="Arial" w:cs="Arial"/>
          <w:sz w:val="13"/>
          <w:szCs w:val="13"/>
        </w:rPr>
        <w:t xml:space="preserve">Z      </w:t>
      </w:r>
      <w:r>
        <w:rPr>
          <w:rFonts w:ascii="Arial" w:eastAsia="Arial" w:hAnsi="Arial" w:cs="Arial"/>
          <w:spacing w:val="17"/>
          <w:sz w:val="13"/>
          <w:szCs w:val="13"/>
        </w:rPr>
        <w:t xml:space="preserve"> </w:t>
      </w:r>
      <w:r>
        <w:rPr>
          <w:rFonts w:ascii="Arial" w:eastAsia="Arial" w:hAnsi="Arial" w:cs="Arial"/>
          <w:spacing w:val="-53"/>
          <w:position w:val="6"/>
          <w:sz w:val="13"/>
          <w:szCs w:val="13"/>
        </w:rPr>
        <w:t>A</w:t>
      </w:r>
      <w:r>
        <w:rPr>
          <w:rFonts w:ascii="Arial" w:eastAsia="Arial" w:hAnsi="Arial" w:cs="Arial"/>
          <w:spacing w:val="-17"/>
          <w:position w:val="1"/>
          <w:sz w:val="13"/>
          <w:szCs w:val="13"/>
        </w:rPr>
        <w:t>Z</w:t>
      </w:r>
      <w:r>
        <w:rPr>
          <w:rFonts w:ascii="Arial" w:eastAsia="Arial" w:hAnsi="Arial" w:cs="Arial"/>
          <w:position w:val="3"/>
          <w:sz w:val="13"/>
          <w:szCs w:val="13"/>
        </w:rPr>
        <w:t xml:space="preserve">?       </w:t>
      </w:r>
      <w:r>
        <w:rPr>
          <w:rFonts w:ascii="Arial" w:eastAsia="Arial" w:hAnsi="Arial" w:cs="Arial"/>
          <w:spacing w:val="24"/>
          <w:position w:val="3"/>
          <w:sz w:val="13"/>
          <w:szCs w:val="13"/>
        </w:rPr>
        <w:t xml:space="preserve"> </w:t>
      </w:r>
      <w:r>
        <w:rPr>
          <w:rFonts w:ascii="Arial" w:eastAsia="Arial" w:hAnsi="Arial" w:cs="Arial"/>
          <w:position w:val="1"/>
          <w:sz w:val="13"/>
          <w:szCs w:val="13"/>
        </w:rPr>
        <w:t xml:space="preserve">#      </w:t>
      </w:r>
      <w:r>
        <w:rPr>
          <w:rFonts w:ascii="Arial" w:eastAsia="Arial" w:hAnsi="Arial" w:cs="Arial"/>
          <w:spacing w:val="23"/>
          <w:position w:val="1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A A</w:t>
      </w:r>
    </w:p>
    <w:p w:rsidR="00273D53" w:rsidRDefault="006839DC">
      <w:pPr>
        <w:spacing w:before="68"/>
        <w:ind w:right="-54"/>
        <w:rPr>
          <w:rFonts w:ascii="Arial" w:eastAsia="Arial" w:hAnsi="Arial" w:cs="Arial"/>
          <w:sz w:val="13"/>
          <w:szCs w:val="13"/>
        </w:rPr>
      </w:pPr>
      <w:r>
        <w:br w:type="column"/>
      </w:r>
      <w:r>
        <w:rPr>
          <w:rFonts w:ascii="Arial" w:eastAsia="Arial" w:hAnsi="Arial" w:cs="Arial"/>
          <w:position w:val="-6"/>
          <w:sz w:val="13"/>
          <w:szCs w:val="13"/>
        </w:rPr>
        <w:lastRenderedPageBreak/>
        <w:t xml:space="preserve">A        </w:t>
      </w:r>
      <w:r>
        <w:rPr>
          <w:rFonts w:ascii="Arial" w:eastAsia="Arial" w:hAnsi="Arial" w:cs="Arial"/>
          <w:spacing w:val="4"/>
          <w:position w:val="-6"/>
          <w:sz w:val="13"/>
          <w:szCs w:val="13"/>
        </w:rPr>
        <w:t xml:space="preserve"> </w:t>
      </w:r>
      <w:r>
        <w:rPr>
          <w:rFonts w:ascii="Arial" w:eastAsia="Arial" w:hAnsi="Arial" w:cs="Arial"/>
          <w:spacing w:val="-46"/>
          <w:position w:val="-4"/>
          <w:sz w:val="13"/>
          <w:szCs w:val="13"/>
        </w:rPr>
        <w:t>Z</w:t>
      </w:r>
      <w:r>
        <w:rPr>
          <w:rFonts w:ascii="Arial" w:eastAsia="Arial" w:hAnsi="Arial" w:cs="Arial"/>
          <w:spacing w:val="-43"/>
          <w:position w:val="-6"/>
          <w:sz w:val="13"/>
          <w:szCs w:val="13"/>
        </w:rPr>
        <w:t>#</w:t>
      </w:r>
      <w:r>
        <w:rPr>
          <w:rFonts w:ascii="Arial" w:eastAsia="Arial" w:hAnsi="Arial" w:cs="Arial"/>
          <w:position w:val="-8"/>
          <w:sz w:val="13"/>
          <w:szCs w:val="13"/>
        </w:rPr>
        <w:t xml:space="preserve">?     </w:t>
      </w:r>
      <w:r>
        <w:rPr>
          <w:rFonts w:ascii="Arial" w:eastAsia="Arial" w:hAnsi="Arial" w:cs="Arial"/>
          <w:spacing w:val="29"/>
          <w:position w:val="-8"/>
          <w:sz w:val="13"/>
          <w:szCs w:val="13"/>
        </w:rPr>
        <w:t xml:space="preserve"> </w:t>
      </w:r>
      <w:r>
        <w:rPr>
          <w:rFonts w:ascii="Arial" w:eastAsia="Arial" w:hAnsi="Arial" w:cs="Arial"/>
          <w:spacing w:val="-20"/>
          <w:position w:val="1"/>
          <w:sz w:val="13"/>
          <w:szCs w:val="13"/>
        </w:rPr>
        <w:t>A</w:t>
      </w:r>
      <w:r>
        <w:rPr>
          <w:rFonts w:ascii="Arial" w:eastAsia="Arial" w:hAnsi="Arial" w:cs="Arial"/>
          <w:sz w:val="13"/>
          <w:szCs w:val="13"/>
        </w:rPr>
        <w:t>#</w:t>
      </w:r>
    </w:p>
    <w:p w:rsidR="00273D53" w:rsidRDefault="006839DC">
      <w:pPr>
        <w:spacing w:before="54"/>
        <w:ind w:left="598" w:right="620"/>
        <w:jc w:val="center"/>
        <w:rPr>
          <w:rFonts w:ascii="Arial" w:eastAsia="Arial" w:hAnsi="Arial" w:cs="Arial"/>
          <w:sz w:val="14"/>
          <w:szCs w:val="14"/>
        </w:rPr>
      </w:pPr>
      <w:r>
        <w:br w:type="column"/>
      </w:r>
      <w:r>
        <w:rPr>
          <w:rFonts w:ascii="Arial" w:eastAsia="Arial" w:hAnsi="Arial" w:cs="Arial"/>
          <w:w w:val="103"/>
          <w:sz w:val="14"/>
          <w:szCs w:val="14"/>
        </w:rPr>
        <w:lastRenderedPageBreak/>
        <w:t>baseline</w:t>
      </w:r>
    </w:p>
    <w:p w:rsidR="00273D53" w:rsidRDefault="006839DC">
      <w:pPr>
        <w:spacing w:before="9" w:line="140" w:lineRule="exact"/>
        <w:rPr>
          <w:rFonts w:ascii="Arial" w:eastAsia="Arial" w:hAnsi="Arial" w:cs="Arial"/>
          <w:sz w:val="13"/>
          <w:szCs w:val="13"/>
        </w:rPr>
        <w:sectPr w:rsidR="00273D53">
          <w:type w:val="continuous"/>
          <w:pgSz w:w="12240" w:h="15840"/>
          <w:pgMar w:top="960" w:right="1340" w:bottom="280" w:left="1340" w:header="720" w:footer="720" w:gutter="0"/>
          <w:cols w:num="5" w:space="720" w:equalWidth="0">
            <w:col w:w="714" w:space="194"/>
            <w:col w:w="969" w:space="1023"/>
            <w:col w:w="1299" w:space="1075"/>
            <w:col w:w="936" w:space="1534"/>
            <w:col w:w="1816"/>
          </w:cols>
        </w:sectPr>
      </w:pPr>
      <w:r>
        <w:rPr>
          <w:rFonts w:ascii="Arial" w:eastAsia="Arial" w:hAnsi="Arial" w:cs="Arial"/>
          <w:sz w:val="13"/>
          <w:szCs w:val="13"/>
        </w:rPr>
        <w:t>?</w:t>
      </w:r>
    </w:p>
    <w:p w:rsidR="00273D53" w:rsidRDefault="00273D53">
      <w:pPr>
        <w:spacing w:line="140" w:lineRule="exact"/>
        <w:rPr>
          <w:sz w:val="14"/>
          <w:szCs w:val="14"/>
        </w:rPr>
      </w:pPr>
    </w:p>
    <w:p w:rsidR="00273D53" w:rsidRDefault="006839DC">
      <w:pPr>
        <w:spacing w:before="45"/>
        <w:ind w:left="870" w:right="1689"/>
        <w:jc w:val="center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 xml:space="preserve">56    </w:t>
      </w:r>
      <w:r>
        <w:rPr>
          <w:rFonts w:ascii="Arial" w:eastAsia="Arial" w:hAnsi="Arial" w:cs="Arial"/>
          <w:spacing w:val="2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126   </w:t>
      </w:r>
      <w:r>
        <w:rPr>
          <w:rFonts w:ascii="Arial" w:eastAsia="Arial" w:hAnsi="Arial" w:cs="Arial"/>
          <w:spacing w:val="2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196                      </w:t>
      </w:r>
      <w:r>
        <w:rPr>
          <w:rFonts w:ascii="Arial" w:eastAsia="Arial" w:hAnsi="Arial" w:cs="Arial"/>
          <w:spacing w:val="3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392   </w:t>
      </w:r>
      <w:r>
        <w:rPr>
          <w:rFonts w:ascii="Arial" w:eastAsia="Arial" w:hAnsi="Arial" w:cs="Arial"/>
          <w:spacing w:val="3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56    </w:t>
      </w:r>
      <w:r>
        <w:rPr>
          <w:rFonts w:ascii="Arial" w:eastAsia="Arial" w:hAnsi="Arial" w:cs="Arial"/>
          <w:spacing w:val="2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126   </w:t>
      </w:r>
      <w:r>
        <w:rPr>
          <w:rFonts w:ascii="Arial" w:eastAsia="Arial" w:hAnsi="Arial" w:cs="Arial"/>
          <w:spacing w:val="2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196                      </w:t>
      </w:r>
      <w:r>
        <w:rPr>
          <w:rFonts w:ascii="Arial" w:eastAsia="Arial" w:hAnsi="Arial" w:cs="Arial"/>
          <w:spacing w:val="3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392   </w:t>
      </w:r>
      <w:r>
        <w:rPr>
          <w:rFonts w:ascii="Arial" w:eastAsia="Arial" w:hAnsi="Arial" w:cs="Arial"/>
          <w:spacing w:val="3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56    </w:t>
      </w:r>
      <w:r>
        <w:rPr>
          <w:rFonts w:ascii="Arial" w:eastAsia="Arial" w:hAnsi="Arial" w:cs="Arial"/>
          <w:spacing w:val="2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126   </w:t>
      </w:r>
      <w:r>
        <w:rPr>
          <w:rFonts w:ascii="Arial" w:eastAsia="Arial" w:hAnsi="Arial" w:cs="Arial"/>
          <w:spacing w:val="2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196                      </w:t>
      </w:r>
      <w:r>
        <w:rPr>
          <w:rFonts w:ascii="Arial" w:eastAsia="Arial" w:hAnsi="Arial" w:cs="Arial"/>
          <w:spacing w:val="36"/>
          <w:sz w:val="14"/>
          <w:szCs w:val="14"/>
        </w:rPr>
        <w:t xml:space="preserve"> </w:t>
      </w:r>
      <w:r>
        <w:rPr>
          <w:rFonts w:ascii="Arial" w:eastAsia="Arial" w:hAnsi="Arial" w:cs="Arial"/>
          <w:w w:val="103"/>
          <w:sz w:val="14"/>
          <w:szCs w:val="14"/>
        </w:rPr>
        <w:t>392</w:t>
      </w:r>
    </w:p>
    <w:p w:rsidR="00273D53" w:rsidRDefault="006839DC">
      <w:pPr>
        <w:spacing w:line="180" w:lineRule="exact"/>
        <w:ind w:left="3908" w:right="4767"/>
        <w:jc w:val="center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w w:val="101"/>
          <w:sz w:val="17"/>
          <w:szCs w:val="17"/>
        </w:rPr>
        <w:t>Exposures</w:t>
      </w:r>
    </w:p>
    <w:p w:rsidR="00273D53" w:rsidRDefault="00273D53">
      <w:pPr>
        <w:spacing w:line="200" w:lineRule="exact"/>
      </w:pPr>
    </w:p>
    <w:p w:rsidR="00273D53" w:rsidRDefault="00273D53">
      <w:pPr>
        <w:spacing w:before="12" w:line="200" w:lineRule="exact"/>
      </w:pPr>
    </w:p>
    <w:p w:rsidR="00273D53" w:rsidRDefault="006839DC">
      <w:pPr>
        <w:spacing w:before="21" w:line="415" w:lineRule="auto"/>
        <w:ind w:left="100" w:right="63"/>
        <w:rPr>
          <w:sz w:val="24"/>
          <w:szCs w:val="24"/>
        </w:rPr>
      </w:pPr>
      <w:r>
        <w:rPr>
          <w:spacing w:val="-11"/>
          <w:sz w:val="24"/>
          <w:szCs w:val="24"/>
        </w:rPr>
        <w:t>F</w:t>
      </w:r>
      <w:r>
        <w:rPr>
          <w:sz w:val="24"/>
          <w:szCs w:val="24"/>
        </w:rPr>
        <w:t>igu</w:t>
      </w:r>
      <w:r>
        <w:rPr>
          <w:spacing w:val="-9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5.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Experiments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3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results.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Each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plot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data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one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measure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(memor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similarit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 meaning).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Points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condition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means,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error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bars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95%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CIs,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dashed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lines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</w:p>
    <w:p w:rsidR="00273D53" w:rsidRDefault="006839DC">
      <w:pPr>
        <w:spacing w:before="7"/>
        <w:ind w:left="100"/>
        <w:rPr>
          <w:sz w:val="24"/>
          <w:szCs w:val="24"/>
        </w:rPr>
      </w:pPr>
      <w:r>
        <w:rPr>
          <w:sz w:val="24"/>
          <w:szCs w:val="24"/>
        </w:rPr>
        <w:t>best-fitting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linear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trend.</w:t>
      </w:r>
      <w:r>
        <w:rPr>
          <w:spacing w:val="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F</w:t>
      </w:r>
      <w:r>
        <w:rPr>
          <w:sz w:val="24"/>
          <w:szCs w:val="24"/>
        </w:rPr>
        <w:t>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comparison,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also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include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3/3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condition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</w:p>
    <w:p w:rsidR="00273D53" w:rsidRDefault="00273D53">
      <w:pPr>
        <w:spacing w:before="2" w:line="200" w:lineRule="exact"/>
      </w:pPr>
    </w:p>
    <w:p w:rsidR="00273D53" w:rsidRDefault="006839DC">
      <w:pPr>
        <w:ind w:left="100"/>
        <w:rPr>
          <w:sz w:val="24"/>
          <w:szCs w:val="24"/>
        </w:rPr>
      </w:pPr>
      <w:r>
        <w:rPr>
          <w:sz w:val="24"/>
          <w:szCs w:val="24"/>
        </w:rPr>
        <w:t>Experiment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1.</w:t>
      </w:r>
    </w:p>
    <w:p w:rsidR="00273D53" w:rsidRDefault="00273D53">
      <w:pPr>
        <w:spacing w:before="8" w:line="180" w:lineRule="exact"/>
        <w:rPr>
          <w:sz w:val="19"/>
          <w:szCs w:val="19"/>
        </w:rPr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6839DC">
      <w:pPr>
        <w:spacing w:line="415" w:lineRule="auto"/>
        <w:ind w:left="685" w:right="60" w:hanging="237"/>
        <w:rPr>
          <w:sz w:val="24"/>
          <w:szCs w:val="24"/>
        </w:rPr>
      </w:pPr>
      <w:r>
        <w:rPr>
          <w:w w:val="142"/>
          <w:sz w:val="24"/>
          <w:szCs w:val="24"/>
        </w:rPr>
        <w:t>•</w:t>
      </w:r>
      <w:r>
        <w:rPr>
          <w:spacing w:val="32"/>
          <w:w w:val="142"/>
          <w:sz w:val="24"/>
          <w:szCs w:val="24"/>
        </w:rPr>
        <w:t xml:space="preserve"> </w:t>
      </w:r>
      <w:r>
        <w:rPr>
          <w:sz w:val="24"/>
          <w:szCs w:val="24"/>
        </w:rPr>
        <w:t>Onset.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Ms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all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started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one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consonant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cluster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(pladge,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plaaf,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plab)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all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started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with another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(zof,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z</w:t>
      </w:r>
      <w:r>
        <w:rPr>
          <w:spacing w:val="-4"/>
          <w:sz w:val="24"/>
          <w:szCs w:val="24"/>
        </w:rPr>
        <w:t>a</w:t>
      </w:r>
      <w:r>
        <w:rPr>
          <w:sz w:val="24"/>
          <w:szCs w:val="24"/>
        </w:rPr>
        <w:t>wd,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z</w:t>
      </w:r>
      <w:r>
        <w:rPr>
          <w:spacing w:val="-4"/>
          <w:sz w:val="24"/>
          <w:szCs w:val="24"/>
        </w:rPr>
        <w:t>a</w:t>
      </w:r>
      <w:r>
        <w:rPr>
          <w:sz w:val="24"/>
          <w:szCs w:val="24"/>
        </w:rPr>
        <w:t>wsh).</w:t>
      </w:r>
    </w:p>
    <w:p w:rsidR="00273D53" w:rsidRDefault="00273D53">
      <w:pPr>
        <w:spacing w:before="12" w:line="280" w:lineRule="exact"/>
        <w:rPr>
          <w:sz w:val="28"/>
          <w:szCs w:val="28"/>
        </w:rPr>
      </w:pPr>
    </w:p>
    <w:p w:rsidR="00273D53" w:rsidRDefault="006839DC">
      <w:pPr>
        <w:ind w:left="449"/>
        <w:rPr>
          <w:sz w:val="24"/>
          <w:szCs w:val="24"/>
        </w:rPr>
      </w:pPr>
      <w:r>
        <w:rPr>
          <w:w w:val="142"/>
          <w:sz w:val="24"/>
          <w:szCs w:val="24"/>
        </w:rPr>
        <w:t>•</w:t>
      </w:r>
      <w:r>
        <w:rPr>
          <w:spacing w:val="32"/>
          <w:w w:val="142"/>
          <w:sz w:val="24"/>
          <w:szCs w:val="24"/>
        </w:rPr>
        <w:t xml:space="preserve"> </w:t>
      </w:r>
      <w:r>
        <w:rPr>
          <w:sz w:val="24"/>
          <w:szCs w:val="24"/>
        </w:rPr>
        <w:t>Rime.</w:t>
      </w:r>
      <w:r>
        <w:rPr>
          <w:spacing w:val="-18"/>
          <w:sz w:val="24"/>
          <w:szCs w:val="24"/>
        </w:rPr>
        <w:t xml:space="preserve"> </w:t>
      </w:r>
      <w:r>
        <w:rPr>
          <w:sz w:val="24"/>
          <w:szCs w:val="24"/>
        </w:rPr>
        <w:t>Ms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all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ended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one</w:t>
      </w:r>
      <w:r>
        <w:rPr>
          <w:spacing w:val="-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v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wel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(calo,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4"/>
          <w:sz w:val="24"/>
          <w:szCs w:val="24"/>
        </w:rPr>
        <w:t>a</w:t>
      </w:r>
      <w:r>
        <w:rPr>
          <w:sz w:val="24"/>
          <w:szCs w:val="24"/>
        </w:rPr>
        <w:t>wmo,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marfo)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all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ended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another</w:t>
      </w:r>
    </w:p>
    <w:p w:rsidR="00273D53" w:rsidRDefault="00273D53">
      <w:pPr>
        <w:spacing w:before="2" w:line="200" w:lineRule="exact"/>
      </w:pPr>
    </w:p>
    <w:p w:rsidR="00273D53" w:rsidRDefault="006839DC">
      <w:pPr>
        <w:ind w:left="685"/>
        <w:rPr>
          <w:sz w:val="24"/>
          <w:szCs w:val="24"/>
        </w:rPr>
      </w:pPr>
      <w:r>
        <w:rPr>
          <w:sz w:val="24"/>
          <w:szCs w:val="24"/>
        </w:rPr>
        <w:t>(zaygee,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kaisee,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tetchee).</w:t>
      </w:r>
    </w:p>
    <w:p w:rsidR="00273D53" w:rsidRDefault="00273D53">
      <w:pPr>
        <w:spacing w:line="200" w:lineRule="exact"/>
      </w:pPr>
    </w:p>
    <w:p w:rsidR="00273D53" w:rsidRDefault="00273D53">
      <w:pPr>
        <w:spacing w:before="7" w:line="280" w:lineRule="exact"/>
        <w:rPr>
          <w:sz w:val="28"/>
          <w:szCs w:val="28"/>
        </w:rPr>
      </w:pPr>
    </w:p>
    <w:p w:rsidR="00273D53" w:rsidRDefault="006839DC">
      <w:pPr>
        <w:ind w:left="449"/>
        <w:rPr>
          <w:sz w:val="24"/>
          <w:szCs w:val="24"/>
        </w:rPr>
      </w:pPr>
      <w:r>
        <w:rPr>
          <w:w w:val="142"/>
          <w:sz w:val="24"/>
          <w:szCs w:val="24"/>
        </w:rPr>
        <w:t>•</w:t>
      </w:r>
      <w:r>
        <w:rPr>
          <w:spacing w:val="32"/>
          <w:w w:val="142"/>
          <w:sz w:val="24"/>
          <w:szCs w:val="24"/>
        </w:rPr>
        <w:t xml:space="preserve"> </w:t>
      </w:r>
      <w:r>
        <w:rPr>
          <w:sz w:val="24"/>
          <w:szCs w:val="24"/>
        </w:rPr>
        <w:t>Syllable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count.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Ms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disyllabic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(coomo,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fengle,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kaisee)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monosyllabic</w:t>
      </w:r>
    </w:p>
    <w:p w:rsidR="00273D53" w:rsidRDefault="00273D53">
      <w:pPr>
        <w:spacing w:before="2" w:line="200" w:lineRule="exact"/>
      </w:pPr>
    </w:p>
    <w:p w:rsidR="00273D53" w:rsidRDefault="006839DC">
      <w:pPr>
        <w:ind w:left="685"/>
        <w:rPr>
          <w:sz w:val="24"/>
          <w:szCs w:val="24"/>
        </w:rPr>
      </w:pPr>
      <w:r>
        <w:rPr>
          <w:sz w:val="24"/>
          <w:szCs w:val="24"/>
        </w:rPr>
        <w:t>(gope,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jic,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ge).</w:t>
      </w:r>
    </w:p>
    <w:p w:rsidR="00273D53" w:rsidRDefault="00273D53">
      <w:pPr>
        <w:spacing w:before="1" w:line="180" w:lineRule="exact"/>
        <w:rPr>
          <w:sz w:val="18"/>
          <w:szCs w:val="18"/>
        </w:rPr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6839DC">
      <w:pPr>
        <w:ind w:left="676"/>
        <w:rPr>
          <w:sz w:val="24"/>
          <w:szCs w:val="24"/>
        </w:rPr>
      </w:pPr>
      <w:r>
        <w:rPr>
          <w:sz w:val="24"/>
          <w:szCs w:val="24"/>
        </w:rPr>
        <w:t>Design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38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P</w:t>
      </w:r>
      <w:r>
        <w:rPr>
          <w:spacing w:val="-4"/>
          <w:w w:val="108"/>
          <w:sz w:val="24"/>
          <w:szCs w:val="24"/>
        </w:rPr>
        <w:t>r</w:t>
      </w:r>
      <w:r>
        <w:rPr>
          <w:w w:val="108"/>
          <w:sz w:val="24"/>
          <w:szCs w:val="24"/>
        </w:rPr>
        <w:t>ocedu</w:t>
      </w:r>
      <w:r>
        <w:rPr>
          <w:spacing w:val="-4"/>
          <w:w w:val="108"/>
          <w:sz w:val="24"/>
          <w:szCs w:val="24"/>
        </w:rPr>
        <w:t>r</w:t>
      </w:r>
      <w:r>
        <w:rPr>
          <w:w w:val="108"/>
          <w:sz w:val="24"/>
          <w:szCs w:val="24"/>
        </w:rPr>
        <w:t xml:space="preserve">e.  </w:t>
      </w:r>
      <w:r>
        <w:rPr>
          <w:spacing w:val="45"/>
          <w:w w:val="10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method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identical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Experiment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1.</w:t>
      </w:r>
    </w:p>
    <w:p w:rsidR="00273D53" w:rsidRDefault="00273D53">
      <w:pPr>
        <w:spacing w:before="5" w:line="160" w:lineRule="exact"/>
        <w:rPr>
          <w:sz w:val="16"/>
          <w:szCs w:val="16"/>
        </w:rPr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6839DC">
      <w:pPr>
        <w:ind w:left="100"/>
        <w:rPr>
          <w:sz w:val="24"/>
          <w:szCs w:val="24"/>
        </w:rPr>
      </w:pPr>
      <w:r>
        <w:rPr>
          <w:sz w:val="24"/>
          <w:szCs w:val="24"/>
        </w:rPr>
        <w:t>Results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38"/>
          <w:sz w:val="24"/>
          <w:szCs w:val="24"/>
        </w:rPr>
        <w:t xml:space="preserve"> </w:t>
      </w:r>
      <w:r>
        <w:rPr>
          <w:w w:val="102"/>
          <w:sz w:val="24"/>
          <w:szCs w:val="24"/>
        </w:rPr>
        <w:t>Discussion</w:t>
      </w:r>
    </w:p>
    <w:p w:rsidR="00273D53" w:rsidRDefault="00273D53">
      <w:pPr>
        <w:spacing w:line="200" w:lineRule="exact"/>
      </w:pPr>
    </w:p>
    <w:p w:rsidR="00273D53" w:rsidRDefault="00273D53">
      <w:pPr>
        <w:spacing w:before="7" w:line="220" w:lineRule="exact"/>
        <w:rPr>
          <w:sz w:val="22"/>
          <w:szCs w:val="22"/>
        </w:rPr>
      </w:pPr>
    </w:p>
    <w:p w:rsidR="00273D53" w:rsidRDefault="006839DC">
      <w:pPr>
        <w:ind w:left="676"/>
        <w:rPr>
          <w:sz w:val="24"/>
          <w:szCs w:val="24"/>
        </w:rPr>
      </w:pP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discarded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42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participants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who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did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pass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all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catch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trials.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Results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graphed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</w:p>
    <w:p w:rsidR="00273D53" w:rsidRDefault="00273D53">
      <w:pPr>
        <w:spacing w:before="2" w:line="200" w:lineRule="exact"/>
      </w:pPr>
    </w:p>
    <w:p w:rsidR="00273D53" w:rsidRDefault="006839DC">
      <w:pPr>
        <w:ind w:left="100"/>
        <w:rPr>
          <w:sz w:val="24"/>
          <w:szCs w:val="24"/>
        </w:rPr>
      </w:pPr>
      <w:r>
        <w:rPr>
          <w:sz w:val="24"/>
          <w:szCs w:val="24"/>
        </w:rPr>
        <w:t>Figure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5.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>
        <w:rPr>
          <w:spacing w:val="-6"/>
          <w:sz w:val="24"/>
          <w:szCs w:val="24"/>
        </w:rPr>
        <w:t xml:space="preserve"> </w:t>
      </w:r>
      <w:del w:id="78" w:author="lera boroditsky" w:date="2013-11-21T17:56:00Z">
        <w:r w:rsidDel="0099755B">
          <w:rPr>
            <w:sz w:val="24"/>
            <w:szCs w:val="24"/>
          </w:rPr>
          <w:delText>a</w:delText>
        </w:r>
      </w:del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gression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model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main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fects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xposure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condition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</w:t>
      </w:r>
      <w:r>
        <w:rPr>
          <w:spacing w:val="-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xposure</w:t>
      </w:r>
    </w:p>
    <w:p w:rsidR="00273D53" w:rsidRDefault="00273D53">
      <w:pPr>
        <w:spacing w:before="9" w:line="140" w:lineRule="exact"/>
        <w:rPr>
          <w:sz w:val="15"/>
          <w:szCs w:val="15"/>
        </w:rPr>
      </w:pPr>
    </w:p>
    <w:p w:rsidR="00273D53" w:rsidRDefault="006839DC">
      <w:pPr>
        <w:ind w:left="100"/>
        <w:rPr>
          <w:sz w:val="24"/>
          <w:szCs w:val="24"/>
        </w:rPr>
      </w:pPr>
      <w:r>
        <w:rPr>
          <w:rFonts w:ascii="Batang" w:eastAsia="Batang" w:hAnsi="Batang" w:cs="Batang"/>
          <w:sz w:val="24"/>
          <w:szCs w:val="24"/>
        </w:rPr>
        <w:t>×</w:t>
      </w:r>
      <w:r>
        <w:rPr>
          <w:rFonts w:ascii="Batang" w:eastAsia="Batang" w:hAnsi="Batang" w:cs="Batang"/>
          <w:spacing w:val="-30"/>
          <w:sz w:val="24"/>
          <w:szCs w:val="24"/>
        </w:rPr>
        <w:t xml:space="preserve"> </w:t>
      </w:r>
      <w:r>
        <w:rPr>
          <w:sz w:val="24"/>
          <w:szCs w:val="24"/>
        </w:rPr>
        <w:t>condition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interaction,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compared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each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phonological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condition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0/3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condition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</w:p>
    <w:p w:rsidR="00273D53" w:rsidRDefault="00273D53">
      <w:pPr>
        <w:spacing w:before="2" w:line="200" w:lineRule="exact"/>
      </w:pPr>
    </w:p>
    <w:p w:rsidR="00273D53" w:rsidRDefault="006839DC">
      <w:pPr>
        <w:ind w:left="100"/>
        <w:rPr>
          <w:sz w:val="24"/>
          <w:szCs w:val="24"/>
        </w:rPr>
        <w:sectPr w:rsidR="00273D53">
          <w:type w:val="continuous"/>
          <w:pgSz w:w="12240" w:h="15840"/>
          <w:pgMar w:top="960" w:right="1340" w:bottom="280" w:left="1340" w:header="720" w:footer="720" w:gutter="0"/>
          <w:cols w:space="720"/>
        </w:sectPr>
      </w:pPr>
      <w:r>
        <w:rPr>
          <w:sz w:val="24"/>
          <w:szCs w:val="24"/>
        </w:rPr>
        <w:t>Experiment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gression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model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>able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2).</w:t>
      </w:r>
    </w:p>
    <w:p w:rsidR="00273D53" w:rsidRDefault="00273D53">
      <w:pPr>
        <w:spacing w:before="5" w:line="120" w:lineRule="exact"/>
        <w:rPr>
          <w:sz w:val="12"/>
          <w:szCs w:val="12"/>
        </w:rPr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6839DC">
      <w:pPr>
        <w:spacing w:before="19" w:line="415" w:lineRule="auto"/>
        <w:ind w:left="120" w:right="738" w:firstLine="576"/>
        <w:rPr>
          <w:sz w:val="24"/>
          <w:szCs w:val="24"/>
        </w:rPr>
      </w:pPr>
      <w:r>
        <w:rPr>
          <w:sz w:val="24"/>
          <w:szCs w:val="24"/>
        </w:rPr>
        <w:t>Memor</w:t>
      </w:r>
      <w:r>
        <w:rPr>
          <w:spacing w:val="-17"/>
          <w:sz w:val="24"/>
          <w:szCs w:val="24"/>
        </w:rPr>
        <w:t>y</w:t>
      </w:r>
      <w:r>
        <w:rPr>
          <w:sz w:val="24"/>
          <w:szCs w:val="24"/>
        </w:rPr>
        <w:t xml:space="preserve">.   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There</w:t>
      </w:r>
      <w:r>
        <w:rPr>
          <w:spacing w:val="-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main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fect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xposure.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There</w:t>
      </w:r>
      <w:r>
        <w:rPr>
          <w:spacing w:val="-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also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main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fect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 condition—none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phonological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condition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scores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significantly</w:t>
      </w:r>
      <w:r>
        <w:rPr>
          <w:spacing w:val="-2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ferent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0/3 scores.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None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xposure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condition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interaction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terms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significant.</w:t>
      </w:r>
    </w:p>
    <w:p w:rsidR="00273D53" w:rsidRDefault="006839DC">
      <w:pPr>
        <w:spacing w:before="39" w:line="415" w:lineRule="auto"/>
        <w:ind w:left="120" w:right="239" w:firstLine="576"/>
        <w:rPr>
          <w:sz w:val="24"/>
          <w:szCs w:val="24"/>
        </w:rPr>
      </w:pPr>
      <w:r>
        <w:rPr>
          <w:sz w:val="24"/>
          <w:szCs w:val="24"/>
        </w:rPr>
        <w:t>Similarit</w:t>
      </w:r>
      <w:r>
        <w:rPr>
          <w:spacing w:val="-17"/>
          <w:sz w:val="24"/>
          <w:szCs w:val="24"/>
        </w:rPr>
        <w:t>y</w:t>
      </w:r>
      <w:r>
        <w:rPr>
          <w:sz w:val="24"/>
          <w:szCs w:val="24"/>
        </w:rPr>
        <w:t xml:space="preserve">.   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ain,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found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no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main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fect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xposure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condition.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One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interaction term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significant: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appeared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greater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ficien</w:t>
      </w:r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y</w:t>
      </w:r>
      <w:r>
        <w:rPr>
          <w:spacing w:val="-2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statistical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syllable count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condition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than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0/3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condition.</w:t>
      </w:r>
    </w:p>
    <w:p w:rsidR="00273D53" w:rsidRDefault="006839DC">
      <w:pPr>
        <w:spacing w:before="39" w:line="415" w:lineRule="auto"/>
        <w:ind w:left="120" w:right="111" w:firstLine="576"/>
        <w:rPr>
          <w:sz w:val="24"/>
          <w:szCs w:val="24"/>
        </w:rPr>
      </w:pPr>
      <w:r>
        <w:rPr>
          <w:sz w:val="24"/>
          <w:szCs w:val="24"/>
        </w:rPr>
        <w:t>Refe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 xml:space="preserve">ent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assignment.   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ain,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found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no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main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fect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xposure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condition.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None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 the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xposure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condition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interaction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terms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significant.</w:t>
      </w:r>
    </w:p>
    <w:p w:rsidR="00273D53" w:rsidRDefault="006839DC">
      <w:pPr>
        <w:spacing w:before="22" w:line="415" w:lineRule="auto"/>
        <w:ind w:left="120" w:right="172" w:firstLine="576"/>
        <w:rPr>
          <w:sz w:val="24"/>
          <w:szCs w:val="24"/>
        </w:rPr>
      </w:pPr>
      <w:r>
        <w:rPr>
          <w:sz w:val="24"/>
          <w:szCs w:val="24"/>
        </w:rPr>
        <w:t>Across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three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models,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no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significant</w:t>
      </w:r>
      <w:r>
        <w:rPr>
          <w:spacing w:val="-20"/>
          <w:sz w:val="24"/>
          <w:szCs w:val="24"/>
        </w:rPr>
        <w:t xml:space="preserve"> </w:t>
      </w:r>
      <w:r>
        <w:rPr>
          <w:sz w:val="24"/>
          <w:szCs w:val="24"/>
        </w:rPr>
        <w:t>predictors,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5"/>
          <w:sz w:val="24"/>
          <w:szCs w:val="24"/>
        </w:rPr>
        <w:t>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one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interaction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term 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syllable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count</w:t>
      </w:r>
      <w:r>
        <w:rPr>
          <w:spacing w:val="-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ersus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0/3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similarity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measure,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which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can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plausibly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attri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to chance.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suggests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phonological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virtually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indistinguishable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0/3 condition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terms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f</w:t>
      </w:r>
      <w:r>
        <w:rPr>
          <w:sz w:val="24"/>
          <w:szCs w:val="24"/>
        </w:rPr>
        <w:t>acilitating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MNPQ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learning.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indicates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mere</w:t>
      </w:r>
      <w:r>
        <w:rPr>
          <w:spacing w:val="-5"/>
          <w:sz w:val="24"/>
          <w:szCs w:val="24"/>
        </w:rPr>
        <w:t xml:space="preserve"> </w:t>
      </w:r>
      <w:del w:id="79" w:author="lera boroditsky" w:date="2013-11-21T17:57:00Z">
        <w:r w:rsidDel="0099755B">
          <w:rPr>
            <w:sz w:val="24"/>
            <w:szCs w:val="24"/>
          </w:rPr>
          <w:delText xml:space="preserve">phonological </w:delText>
        </w:r>
      </w:del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what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dr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fects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Experiment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3,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consider whether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presence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del w:id="80" w:author="lera boroditsky" w:date="2013-11-21T17:58:00Z">
        <w:r w:rsidDel="0099755B">
          <w:rPr>
            <w:sz w:val="24"/>
            <w:szCs w:val="24"/>
          </w:rPr>
          <w:delText>kn</w:delText>
        </w:r>
        <w:r w:rsidDel="0099755B">
          <w:rPr>
            <w:spacing w:val="-6"/>
            <w:sz w:val="24"/>
            <w:szCs w:val="24"/>
          </w:rPr>
          <w:delText>o</w:delText>
        </w:r>
        <w:r w:rsidDel="0099755B">
          <w:rPr>
            <w:sz w:val="24"/>
            <w:szCs w:val="24"/>
          </w:rPr>
          <w:delText>wn</w:delText>
        </w:r>
        <w:r w:rsidDel="0099755B">
          <w:rPr>
            <w:spacing w:val="-7"/>
            <w:sz w:val="24"/>
            <w:szCs w:val="24"/>
          </w:rPr>
          <w:delText xml:space="preserve"> </w:delText>
        </w:r>
      </w:del>
      <w:ins w:id="81" w:author="lera boroditsky" w:date="2013-11-21T17:58:00Z">
        <w:r w:rsidR="0099755B">
          <w:rPr>
            <w:sz w:val="24"/>
            <w:szCs w:val="24"/>
          </w:rPr>
          <w:t>familiar</w:t>
        </w:r>
        <w:r w:rsidR="0099755B">
          <w:rPr>
            <w:spacing w:val="-7"/>
            <w:sz w:val="24"/>
            <w:szCs w:val="24"/>
          </w:rPr>
          <w:t xml:space="preserve"> </w:t>
        </w:r>
      </w:ins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(semantic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baseline)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aids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MNPQ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learning.</w:t>
      </w:r>
    </w:p>
    <w:p w:rsidR="00273D53" w:rsidRDefault="00273D53">
      <w:pPr>
        <w:spacing w:before="8" w:line="140" w:lineRule="exact"/>
        <w:rPr>
          <w:sz w:val="15"/>
          <w:szCs w:val="15"/>
        </w:rPr>
      </w:pPr>
    </w:p>
    <w:p w:rsidR="00273D53" w:rsidRDefault="00273D53">
      <w:pPr>
        <w:spacing w:line="200" w:lineRule="exact"/>
      </w:pPr>
    </w:p>
    <w:p w:rsidR="00273D53" w:rsidRDefault="006839DC">
      <w:pPr>
        <w:ind w:left="3116"/>
        <w:rPr>
          <w:sz w:val="24"/>
          <w:szCs w:val="24"/>
        </w:rPr>
      </w:pPr>
      <w:r>
        <w:rPr>
          <w:w w:val="108"/>
          <w:sz w:val="24"/>
          <w:szCs w:val="24"/>
        </w:rPr>
        <w:t>Experiment</w:t>
      </w:r>
      <w:r>
        <w:rPr>
          <w:spacing w:val="-5"/>
          <w:w w:val="108"/>
          <w:sz w:val="24"/>
          <w:szCs w:val="24"/>
        </w:rPr>
        <w:t xml:space="preserve"> </w:t>
      </w:r>
      <w:r>
        <w:rPr>
          <w:sz w:val="24"/>
          <w:szCs w:val="24"/>
        </w:rPr>
        <w:t>3: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45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baseline</w:t>
      </w:r>
    </w:p>
    <w:p w:rsidR="00273D53" w:rsidRDefault="00273D53">
      <w:pPr>
        <w:spacing w:line="200" w:lineRule="exact"/>
      </w:pPr>
    </w:p>
    <w:p w:rsidR="00273D53" w:rsidRDefault="00273D53">
      <w:pPr>
        <w:spacing w:before="19" w:line="200" w:lineRule="exact"/>
      </w:pPr>
    </w:p>
    <w:p w:rsidR="00273D53" w:rsidRDefault="006839DC">
      <w:pPr>
        <w:ind w:left="696"/>
        <w:rPr>
          <w:sz w:val="24"/>
          <w:szCs w:val="24"/>
        </w:rPr>
      </w:pP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Experiment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1,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all</w:t>
      </w:r>
      <w:r>
        <w:rPr>
          <w:spacing w:val="-2"/>
          <w:sz w:val="24"/>
          <w:szCs w:val="24"/>
        </w:rPr>
        <w:t xml:space="preserve"> f</w:t>
      </w:r>
      <w:r>
        <w:rPr>
          <w:sz w:val="24"/>
          <w:szCs w:val="24"/>
        </w:rPr>
        <w:t>amiliar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ob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ying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taxonomic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r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anization.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</w:p>
    <w:p w:rsidR="00273D53" w:rsidRDefault="00273D53">
      <w:pPr>
        <w:spacing w:before="2" w:line="200" w:lineRule="exact"/>
      </w:pPr>
    </w:p>
    <w:p w:rsidR="00273D53" w:rsidRDefault="006839DC">
      <w:pPr>
        <w:spacing w:line="415" w:lineRule="auto"/>
        <w:ind w:left="120" w:right="62"/>
        <w:rPr>
          <w:sz w:val="24"/>
          <w:szCs w:val="24"/>
        </w:rPr>
      </w:pPr>
      <w:r>
        <w:rPr>
          <w:sz w:val="24"/>
          <w:szCs w:val="24"/>
        </w:rPr>
        <w:t>Experiment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3,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xplored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whether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mere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ficient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acilitation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xtual 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learning,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whether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presence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wn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w w:val="98"/>
          <w:sz w:val="24"/>
          <w:szCs w:val="24"/>
        </w:rPr>
        <w:t>su</w:t>
      </w:r>
      <w:r>
        <w:rPr>
          <w:spacing w:val="-6"/>
          <w:w w:val="98"/>
          <w:sz w:val="24"/>
          <w:szCs w:val="24"/>
        </w:rPr>
        <w:t>f</w:t>
      </w:r>
      <w:r>
        <w:rPr>
          <w:w w:val="98"/>
          <w:sz w:val="24"/>
          <w:szCs w:val="24"/>
        </w:rPr>
        <w:t>ficient—that</w:t>
      </w:r>
      <w:r>
        <w:rPr>
          <w:spacing w:val="4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is, whether</w:t>
      </w:r>
      <w:r>
        <w:rPr>
          <w:spacing w:val="-8"/>
          <w:sz w:val="24"/>
          <w:szCs w:val="24"/>
        </w:rPr>
        <w:t xml:space="preserve"> </w:t>
      </w:r>
      <w:commentRangeStart w:id="82"/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semantically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baseline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language</w:t>
      </w:r>
      <w:r>
        <w:rPr>
          <w:spacing w:val="-9"/>
          <w:sz w:val="24"/>
          <w:szCs w:val="24"/>
        </w:rPr>
        <w:t xml:space="preserve"> </w:t>
      </w:r>
      <w:commentRangeEnd w:id="82"/>
      <w:r w:rsidR="0099755B">
        <w:rPr>
          <w:rStyle w:val="CommentReference"/>
        </w:rPr>
        <w:commentReference w:id="82"/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acilitates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xtual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learning.</w:t>
      </w:r>
      <w:r>
        <w:rPr>
          <w:spacing w:val="6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 xml:space="preserve">might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xpect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baseline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condition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f</w:t>
      </w:r>
      <w:r>
        <w:rPr>
          <w:sz w:val="24"/>
          <w:szCs w:val="24"/>
        </w:rPr>
        <w:t>acilitate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due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memory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demands—kn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wn</w:t>
      </w:r>
      <w:r>
        <w:rPr>
          <w:spacing w:val="-1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 tax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memory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system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less,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which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might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free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learners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identify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gularities.</w:t>
      </w:r>
    </w:p>
    <w:p w:rsidR="00273D53" w:rsidRDefault="00273D53">
      <w:pPr>
        <w:spacing w:before="8" w:line="140" w:lineRule="exact"/>
        <w:rPr>
          <w:sz w:val="15"/>
          <w:szCs w:val="15"/>
        </w:rPr>
      </w:pPr>
    </w:p>
    <w:p w:rsidR="00273D53" w:rsidRDefault="00273D53">
      <w:pPr>
        <w:spacing w:line="200" w:lineRule="exact"/>
      </w:pPr>
    </w:p>
    <w:p w:rsidR="00273D53" w:rsidRDefault="006839DC">
      <w:pPr>
        <w:ind w:left="120"/>
        <w:rPr>
          <w:sz w:val="24"/>
          <w:szCs w:val="24"/>
        </w:rPr>
      </w:pPr>
      <w:r>
        <w:rPr>
          <w:w w:val="106"/>
          <w:sz w:val="24"/>
          <w:szCs w:val="24"/>
        </w:rPr>
        <w:t>Methods</w:t>
      </w:r>
    </w:p>
    <w:p w:rsidR="00273D53" w:rsidRDefault="00273D53">
      <w:pPr>
        <w:spacing w:line="200" w:lineRule="exact"/>
      </w:pPr>
    </w:p>
    <w:p w:rsidR="00273D53" w:rsidRDefault="00273D53">
      <w:pPr>
        <w:spacing w:before="19" w:line="200" w:lineRule="exact"/>
      </w:pPr>
    </w:p>
    <w:p w:rsidR="00273D53" w:rsidRDefault="006839DC">
      <w:pPr>
        <w:ind w:left="696"/>
        <w:rPr>
          <w:sz w:val="24"/>
          <w:szCs w:val="24"/>
        </w:rPr>
      </w:pPr>
      <w:r>
        <w:rPr>
          <w:spacing w:val="-2"/>
          <w:w w:val="109"/>
          <w:sz w:val="24"/>
          <w:szCs w:val="24"/>
        </w:rPr>
        <w:t>P</w:t>
      </w:r>
      <w:r>
        <w:rPr>
          <w:w w:val="109"/>
          <w:sz w:val="24"/>
          <w:szCs w:val="24"/>
        </w:rPr>
        <w:t xml:space="preserve">articipants.  </w:t>
      </w:r>
      <w:r>
        <w:rPr>
          <w:spacing w:val="43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>162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1"/>
          <w:sz w:val="24"/>
          <w:szCs w:val="24"/>
        </w:rPr>
        <w:t>T</w:t>
      </w:r>
      <w:r>
        <w:rPr>
          <w:sz w:val="24"/>
          <w:szCs w:val="24"/>
        </w:rPr>
        <w:t>urk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ers,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recruited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Experiment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1.</w:t>
      </w:r>
    </w:p>
    <w:p w:rsidR="00273D53" w:rsidRDefault="00273D53">
      <w:pPr>
        <w:spacing w:before="14" w:line="220" w:lineRule="exact"/>
        <w:rPr>
          <w:sz w:val="22"/>
          <w:szCs w:val="22"/>
        </w:rPr>
      </w:pPr>
    </w:p>
    <w:p w:rsidR="00273D53" w:rsidRDefault="006839DC">
      <w:pPr>
        <w:spacing w:line="415" w:lineRule="auto"/>
        <w:ind w:left="120" w:right="178" w:firstLine="576"/>
        <w:rPr>
          <w:sz w:val="24"/>
          <w:szCs w:val="24"/>
        </w:rPr>
        <w:sectPr w:rsidR="00273D53">
          <w:pgSz w:w="12240" w:h="15840"/>
          <w:pgMar w:top="960" w:right="1340" w:bottom="280" w:left="1320" w:header="736" w:footer="0" w:gutter="0"/>
          <w:cols w:space="720"/>
        </w:sectPr>
      </w:pPr>
      <w:r>
        <w:rPr>
          <w:w w:val="108"/>
          <w:sz w:val="24"/>
          <w:szCs w:val="24"/>
        </w:rPr>
        <w:t xml:space="preserve">Materials.  </w:t>
      </w:r>
      <w:r>
        <w:rPr>
          <w:spacing w:val="45"/>
          <w:w w:val="108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baseline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language,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specific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dr</w:t>
      </w:r>
      <w:r>
        <w:rPr>
          <w:spacing w:val="-4"/>
          <w:sz w:val="24"/>
          <w:szCs w:val="24"/>
        </w:rPr>
        <w:t>a</w:t>
      </w:r>
      <w:r>
        <w:rPr>
          <w:sz w:val="24"/>
          <w:szCs w:val="24"/>
        </w:rPr>
        <w:t>wn randomly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each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participant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pool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{shelf,</w:t>
      </w:r>
      <w:r>
        <w:rPr>
          <w:spacing w:val="-20"/>
          <w:sz w:val="24"/>
          <w:szCs w:val="24"/>
        </w:rPr>
        <w:t xml:space="preserve"> </w:t>
      </w:r>
      <w:r>
        <w:rPr>
          <w:sz w:val="24"/>
          <w:szCs w:val="24"/>
        </w:rPr>
        <w:t>gl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ve,</w:t>
      </w:r>
      <w:r>
        <w:rPr>
          <w:spacing w:val="-19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ain,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leash,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ca</w:t>
      </w:r>
      <w:r>
        <w:rPr>
          <w:spacing w:val="-9"/>
          <w:sz w:val="24"/>
          <w:szCs w:val="24"/>
        </w:rPr>
        <w:t>r</w:t>
      </w:r>
      <w:r>
        <w:rPr>
          <w:sz w:val="24"/>
          <w:szCs w:val="24"/>
        </w:rPr>
        <w:t>d,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ball}.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referent</w:t>
      </w:r>
    </w:p>
    <w:p w:rsidR="00273D53" w:rsidRDefault="00273D53">
      <w:pPr>
        <w:spacing w:before="3" w:line="120" w:lineRule="exact"/>
        <w:rPr>
          <w:sz w:val="12"/>
          <w:szCs w:val="12"/>
        </w:rPr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6839DC">
      <w:pPr>
        <w:spacing w:before="21"/>
        <w:ind w:left="120"/>
        <w:rPr>
          <w:sz w:val="24"/>
          <w:szCs w:val="24"/>
        </w:rPr>
      </w:pPr>
      <w:r>
        <w:rPr>
          <w:sz w:val="24"/>
          <w:szCs w:val="24"/>
        </w:rPr>
        <w:t>assignment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task,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these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wn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paired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images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b</w:t>
      </w:r>
      <w:r>
        <w:rPr>
          <w:sz w:val="24"/>
          <w:szCs w:val="24"/>
        </w:rPr>
        <w:t>vious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referents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(e.g.,</w:t>
      </w:r>
      <w:r>
        <w:rPr>
          <w:spacing w:val="-5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ca</w:t>
      </w:r>
      <w:r>
        <w:rPr>
          <w:spacing w:val="-9"/>
          <w:w w:val="108"/>
          <w:sz w:val="24"/>
          <w:szCs w:val="24"/>
        </w:rPr>
        <w:t>r</w:t>
      </w:r>
      <w:r>
        <w:rPr>
          <w:w w:val="99"/>
          <w:sz w:val="24"/>
          <w:szCs w:val="24"/>
        </w:rPr>
        <w:t>d</w:t>
      </w:r>
    </w:p>
    <w:p w:rsidR="00273D53" w:rsidRDefault="00273D53">
      <w:pPr>
        <w:spacing w:before="2" w:line="200" w:lineRule="exact"/>
      </w:pPr>
    </w:p>
    <w:p w:rsidR="00273D53" w:rsidRDefault="006839DC">
      <w:pPr>
        <w:ind w:left="120"/>
        <w:rPr>
          <w:sz w:val="24"/>
          <w:szCs w:val="24"/>
        </w:rPr>
      </w:pP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picture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card).</w:t>
      </w:r>
    </w:p>
    <w:p w:rsidR="00273D53" w:rsidRDefault="00273D53">
      <w:pPr>
        <w:spacing w:before="4" w:line="180" w:lineRule="exact"/>
        <w:rPr>
          <w:sz w:val="19"/>
          <w:szCs w:val="19"/>
        </w:rPr>
      </w:pPr>
    </w:p>
    <w:p w:rsidR="00273D53" w:rsidRDefault="006839DC">
      <w:pPr>
        <w:ind w:left="696"/>
        <w:rPr>
          <w:sz w:val="24"/>
          <w:szCs w:val="24"/>
        </w:rPr>
      </w:pPr>
      <w:r>
        <w:rPr>
          <w:sz w:val="24"/>
          <w:szCs w:val="24"/>
        </w:rPr>
        <w:t>Design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38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p</w:t>
      </w:r>
      <w:r>
        <w:rPr>
          <w:spacing w:val="-4"/>
          <w:w w:val="108"/>
          <w:sz w:val="24"/>
          <w:szCs w:val="24"/>
        </w:rPr>
        <w:t>r</w:t>
      </w:r>
      <w:r>
        <w:rPr>
          <w:w w:val="108"/>
          <w:sz w:val="24"/>
          <w:szCs w:val="24"/>
        </w:rPr>
        <w:t>ocedu</w:t>
      </w:r>
      <w:r>
        <w:rPr>
          <w:spacing w:val="-4"/>
          <w:w w:val="108"/>
          <w:sz w:val="24"/>
          <w:szCs w:val="24"/>
        </w:rPr>
        <w:t>r</w:t>
      </w:r>
      <w:r>
        <w:rPr>
          <w:w w:val="108"/>
          <w:sz w:val="24"/>
          <w:szCs w:val="24"/>
        </w:rPr>
        <w:t xml:space="preserve">e.  </w:t>
      </w:r>
      <w:r>
        <w:rPr>
          <w:spacing w:val="46"/>
          <w:w w:val="10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method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identical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Experiment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1.</w:t>
      </w:r>
    </w:p>
    <w:p w:rsidR="00273D53" w:rsidRDefault="00273D53">
      <w:pPr>
        <w:spacing w:line="200" w:lineRule="exact"/>
      </w:pPr>
    </w:p>
    <w:p w:rsidR="00273D53" w:rsidRDefault="00273D53">
      <w:pPr>
        <w:spacing w:before="12" w:line="240" w:lineRule="exact"/>
        <w:rPr>
          <w:sz w:val="24"/>
          <w:szCs w:val="24"/>
        </w:rPr>
      </w:pPr>
    </w:p>
    <w:p w:rsidR="00273D53" w:rsidRDefault="006839DC">
      <w:pPr>
        <w:ind w:left="120"/>
        <w:rPr>
          <w:sz w:val="24"/>
          <w:szCs w:val="24"/>
        </w:rPr>
      </w:pPr>
      <w:r>
        <w:rPr>
          <w:sz w:val="24"/>
          <w:szCs w:val="24"/>
        </w:rPr>
        <w:t>Results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38"/>
          <w:sz w:val="24"/>
          <w:szCs w:val="24"/>
        </w:rPr>
        <w:t xml:space="preserve"> </w:t>
      </w:r>
      <w:r>
        <w:rPr>
          <w:w w:val="102"/>
          <w:sz w:val="24"/>
          <w:szCs w:val="24"/>
        </w:rPr>
        <w:t>Discussion</w:t>
      </w:r>
    </w:p>
    <w:p w:rsidR="00273D53" w:rsidRDefault="00273D53">
      <w:pPr>
        <w:spacing w:before="3" w:line="140" w:lineRule="exact"/>
        <w:rPr>
          <w:sz w:val="15"/>
          <w:szCs w:val="15"/>
        </w:rPr>
      </w:pPr>
    </w:p>
    <w:p w:rsidR="00273D53" w:rsidRDefault="00273D53">
      <w:pPr>
        <w:spacing w:line="200" w:lineRule="exact"/>
      </w:pPr>
    </w:p>
    <w:p w:rsidR="00273D53" w:rsidRDefault="006839DC">
      <w:pPr>
        <w:ind w:left="696"/>
        <w:rPr>
          <w:sz w:val="24"/>
          <w:szCs w:val="24"/>
        </w:rPr>
      </w:pP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discarded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18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participants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who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did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pass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all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catch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trials.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Results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graphed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</w:p>
    <w:p w:rsidR="00273D53" w:rsidRDefault="00273D53">
      <w:pPr>
        <w:spacing w:before="2" w:line="200" w:lineRule="exact"/>
      </w:pPr>
    </w:p>
    <w:p w:rsidR="00273D53" w:rsidRDefault="006839DC">
      <w:pPr>
        <w:ind w:left="120"/>
        <w:rPr>
          <w:sz w:val="24"/>
          <w:szCs w:val="24"/>
        </w:rPr>
      </w:pPr>
      <w:r>
        <w:rPr>
          <w:sz w:val="24"/>
          <w:szCs w:val="24"/>
        </w:rPr>
        <w:t>Figure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5.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See</w:t>
      </w:r>
      <w:r>
        <w:rPr>
          <w:spacing w:val="-3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>able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gression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results.</w:t>
      </w:r>
    </w:p>
    <w:p w:rsidR="00273D53" w:rsidRDefault="00273D53">
      <w:pPr>
        <w:spacing w:before="4" w:line="180" w:lineRule="exact"/>
        <w:rPr>
          <w:sz w:val="19"/>
          <w:szCs w:val="19"/>
        </w:rPr>
      </w:pPr>
    </w:p>
    <w:p w:rsidR="00273D53" w:rsidRDefault="006839DC">
      <w:pPr>
        <w:spacing w:line="415" w:lineRule="auto"/>
        <w:ind w:left="120" w:right="399" w:firstLine="576"/>
        <w:rPr>
          <w:sz w:val="24"/>
          <w:szCs w:val="24"/>
        </w:rPr>
      </w:pPr>
      <w:r>
        <w:rPr>
          <w:sz w:val="24"/>
          <w:szCs w:val="24"/>
        </w:rPr>
        <w:t>Memor</w:t>
      </w:r>
      <w:r>
        <w:rPr>
          <w:spacing w:val="-17"/>
          <w:sz w:val="24"/>
          <w:szCs w:val="24"/>
        </w:rPr>
        <w:t>y</w:t>
      </w:r>
      <w:r>
        <w:rPr>
          <w:sz w:val="24"/>
          <w:szCs w:val="24"/>
        </w:rPr>
        <w:t xml:space="preserve">.   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Baseline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scores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significantly</w:t>
      </w:r>
      <w:r>
        <w:rPr>
          <w:spacing w:val="-2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ferent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0/3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scores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baseline 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ficien</w:t>
      </w:r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y</w:t>
      </w:r>
      <w:r>
        <w:rPr>
          <w:spacing w:val="-2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significantly</w:t>
      </w:r>
      <w:r>
        <w:rPr>
          <w:spacing w:val="-2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ferent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0/3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ficien</w:t>
      </w:r>
      <w:r>
        <w:rPr>
          <w:spacing w:val="-4"/>
          <w:sz w:val="24"/>
          <w:szCs w:val="24"/>
        </w:rPr>
        <w:t>c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.</w:t>
      </w:r>
    </w:p>
    <w:p w:rsidR="00273D53" w:rsidRDefault="006839DC">
      <w:pPr>
        <w:spacing w:line="260" w:lineRule="exact"/>
        <w:ind w:left="696"/>
        <w:rPr>
          <w:sz w:val="24"/>
          <w:szCs w:val="24"/>
        </w:rPr>
      </w:pPr>
      <w:r>
        <w:rPr>
          <w:sz w:val="24"/>
          <w:szCs w:val="24"/>
        </w:rPr>
        <w:t>Similarit</w:t>
      </w:r>
      <w:r>
        <w:rPr>
          <w:spacing w:val="-17"/>
          <w:sz w:val="24"/>
          <w:szCs w:val="24"/>
        </w:rPr>
        <w:t>y</w:t>
      </w:r>
      <w:r>
        <w:rPr>
          <w:sz w:val="24"/>
          <w:szCs w:val="24"/>
        </w:rPr>
        <w:t xml:space="preserve">.   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Baseline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scores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significantly</w:t>
      </w:r>
      <w:r>
        <w:rPr>
          <w:spacing w:val="-2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ferent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0/3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scores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baseline</w:t>
      </w:r>
    </w:p>
    <w:p w:rsidR="00273D53" w:rsidRDefault="00273D53">
      <w:pPr>
        <w:spacing w:before="2" w:line="200" w:lineRule="exact"/>
      </w:pPr>
    </w:p>
    <w:p w:rsidR="00273D53" w:rsidRDefault="006839DC">
      <w:pPr>
        <w:ind w:left="120"/>
        <w:rPr>
          <w:sz w:val="24"/>
          <w:szCs w:val="24"/>
        </w:rPr>
      </w:pP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ficien</w:t>
      </w:r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y</w:t>
      </w:r>
      <w:r>
        <w:rPr>
          <w:spacing w:val="-2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significantly</w:t>
      </w:r>
      <w:r>
        <w:rPr>
          <w:spacing w:val="-2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ferent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0/3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ficien</w:t>
      </w:r>
      <w:r>
        <w:rPr>
          <w:spacing w:val="-4"/>
          <w:sz w:val="24"/>
          <w:szCs w:val="24"/>
        </w:rPr>
        <w:t>c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.</w:t>
      </w:r>
    </w:p>
    <w:p w:rsidR="00273D53" w:rsidRDefault="00273D53">
      <w:pPr>
        <w:spacing w:before="4" w:line="180" w:lineRule="exact"/>
        <w:rPr>
          <w:sz w:val="19"/>
          <w:szCs w:val="19"/>
        </w:rPr>
      </w:pPr>
    </w:p>
    <w:p w:rsidR="00273D53" w:rsidRDefault="006839DC">
      <w:pPr>
        <w:spacing w:line="415" w:lineRule="auto"/>
        <w:ind w:left="120" w:right="419" w:firstLine="576"/>
        <w:rPr>
          <w:sz w:val="24"/>
          <w:szCs w:val="24"/>
        </w:rPr>
      </w:pPr>
      <w:r>
        <w:rPr>
          <w:sz w:val="24"/>
          <w:szCs w:val="24"/>
        </w:rPr>
        <w:t>Refe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 xml:space="preserve">ent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assignment.   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Baseline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scores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significantly</w:t>
      </w:r>
      <w:r>
        <w:rPr>
          <w:spacing w:val="-2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ferent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0/3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scores 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baseline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ficien</w:t>
      </w:r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y</w:t>
      </w:r>
      <w:r>
        <w:rPr>
          <w:spacing w:val="-2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significantly</w:t>
      </w:r>
      <w:r>
        <w:rPr>
          <w:spacing w:val="-2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ferent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0/3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ficien</w:t>
      </w:r>
      <w:r>
        <w:rPr>
          <w:spacing w:val="-4"/>
          <w:sz w:val="24"/>
          <w:szCs w:val="24"/>
        </w:rPr>
        <w:t>c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.</w:t>
      </w:r>
    </w:p>
    <w:p w:rsidR="00273D53" w:rsidRDefault="006839DC">
      <w:pPr>
        <w:spacing w:before="7" w:line="415" w:lineRule="auto"/>
        <w:ind w:left="120" w:right="205" w:firstLine="576"/>
        <w:rPr>
          <w:sz w:val="24"/>
          <w:szCs w:val="24"/>
        </w:rPr>
      </w:pPr>
      <w:r>
        <w:rPr>
          <w:sz w:val="24"/>
          <w:szCs w:val="24"/>
        </w:rPr>
        <w:t>Apparentl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baseline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input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appeared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5"/>
          <w:sz w:val="24"/>
          <w:szCs w:val="24"/>
        </w:rPr>
        <w:t>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-4"/>
          <w:sz w:val="24"/>
          <w:szCs w:val="24"/>
        </w:rPr>
        <w:t>o</w:t>
      </w:r>
      <w:r>
        <w:rPr>
          <w:sz w:val="24"/>
          <w:szCs w:val="24"/>
        </w:rPr>
        <w:t>vided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no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benefit</w:t>
      </w:r>
      <w:r>
        <w:rPr>
          <w:spacing w:val="-20"/>
          <w:sz w:val="24"/>
          <w:szCs w:val="24"/>
        </w:rPr>
        <w:t xml:space="preserve"> </w:t>
      </w:r>
      <w:r>
        <w:rPr>
          <w:sz w:val="24"/>
          <w:szCs w:val="24"/>
        </w:rPr>
        <w:t>compared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ov</w:t>
      </w:r>
      <w:r>
        <w:rPr>
          <w:sz w:val="24"/>
          <w:szCs w:val="24"/>
        </w:rPr>
        <w:t xml:space="preserve">el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0/3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condition,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suggesting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presence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wn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itself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does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aid MNPQ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learning.</w:t>
      </w:r>
    </w:p>
    <w:p w:rsidR="00273D53" w:rsidRDefault="00273D53">
      <w:pPr>
        <w:spacing w:before="17" w:line="240" w:lineRule="exact"/>
        <w:rPr>
          <w:sz w:val="24"/>
          <w:szCs w:val="24"/>
        </w:rPr>
      </w:pPr>
    </w:p>
    <w:p w:rsidR="00273D53" w:rsidRDefault="006839DC">
      <w:pPr>
        <w:ind w:left="3782" w:right="3762"/>
        <w:jc w:val="center"/>
        <w:rPr>
          <w:sz w:val="24"/>
          <w:szCs w:val="24"/>
        </w:rPr>
      </w:pPr>
      <w:bookmarkStart w:id="83" w:name="_GoBack"/>
      <w:bookmarkEnd w:id="83"/>
      <w:r>
        <w:rPr>
          <w:sz w:val="24"/>
          <w:szCs w:val="24"/>
        </w:rPr>
        <w:t xml:space="preserve">General </w:t>
      </w:r>
      <w:r>
        <w:rPr>
          <w:spacing w:val="1"/>
          <w:sz w:val="24"/>
          <w:szCs w:val="24"/>
        </w:rPr>
        <w:t xml:space="preserve"> </w:t>
      </w:r>
      <w:r>
        <w:rPr>
          <w:w w:val="102"/>
          <w:sz w:val="24"/>
          <w:szCs w:val="24"/>
        </w:rPr>
        <w:t>Discussion</w:t>
      </w:r>
    </w:p>
    <w:p w:rsidR="00273D53" w:rsidRDefault="00273D53">
      <w:pPr>
        <w:spacing w:before="3" w:line="140" w:lineRule="exact"/>
        <w:rPr>
          <w:sz w:val="15"/>
          <w:szCs w:val="15"/>
        </w:rPr>
      </w:pPr>
    </w:p>
    <w:p w:rsidR="00273D53" w:rsidRDefault="00273D53">
      <w:pPr>
        <w:spacing w:line="200" w:lineRule="exact"/>
      </w:pPr>
    </w:p>
    <w:p w:rsidR="00273D53" w:rsidRDefault="006839DC">
      <w:pPr>
        <w:spacing w:line="415" w:lineRule="auto"/>
        <w:ind w:left="120" w:right="93" w:firstLine="576"/>
        <w:rPr>
          <w:sz w:val="24"/>
          <w:szCs w:val="24"/>
        </w:rPr>
        <w:sectPr w:rsidR="00273D53">
          <w:pgSz w:w="12240" w:h="15840"/>
          <w:pgMar w:top="960" w:right="1340" w:bottom="280" w:left="1320" w:header="736" w:footer="0" w:gutter="0"/>
          <w:cols w:space="720"/>
        </w:sectPr>
      </w:pPr>
      <w:r>
        <w:rPr>
          <w:sz w:val="24"/>
          <w:szCs w:val="24"/>
        </w:rPr>
        <w:t>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people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learn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meanings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remains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central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problem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cognit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science.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this pape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5"/>
          <w:sz w:val="24"/>
          <w:szCs w:val="24"/>
        </w:rPr>
        <w:t>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xplored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whether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people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might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learn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meaning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language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itself,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patterns 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clue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6"/>
          <w:sz w:val="24"/>
          <w:szCs w:val="24"/>
        </w:rPr>
        <w:t>o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ards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meaning.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vious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ork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xtual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co-occurrence 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presented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paradox: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while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computational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models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suggest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xtual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co-occurrence 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werful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source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information,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human</w:t>
      </w:r>
      <w:r>
        <w:rPr>
          <w:spacing w:val="-7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xperiments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sh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consistent</w:t>
      </w:r>
      <w:r>
        <w:rPr>
          <w:spacing w:val="-10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ailures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without correlated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information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sources,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such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natural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gender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(Braine,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1987)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phonological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gularities (Frigo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McDonald,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1998;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Sa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fran,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2010;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Monaghan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et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al.,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2005).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9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xperiments typically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present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participants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linguistic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input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entirely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ov</w:t>
      </w:r>
      <w:r>
        <w:rPr>
          <w:sz w:val="24"/>
          <w:szCs w:val="24"/>
        </w:rPr>
        <w:t>el,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whereas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real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learners generally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meanings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some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ords.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Thus,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10"/>
          <w:sz w:val="24"/>
          <w:szCs w:val="24"/>
        </w:rPr>
        <w:t>n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esti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ated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settings where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some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amiliar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5"/>
          <w:sz w:val="24"/>
          <w:szCs w:val="24"/>
        </w:rPr>
        <w:t>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r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anization,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actor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call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</w:p>
    <w:p w:rsidR="00273D53" w:rsidRDefault="00273D53">
      <w:pPr>
        <w:spacing w:before="5" w:line="120" w:lineRule="exact"/>
        <w:rPr>
          <w:sz w:val="12"/>
          <w:szCs w:val="12"/>
        </w:rPr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6839DC">
      <w:pPr>
        <w:spacing w:before="19" w:line="415" w:lineRule="auto"/>
        <w:ind w:left="100" w:right="372"/>
        <w:rPr>
          <w:sz w:val="24"/>
          <w:szCs w:val="24"/>
        </w:rPr>
      </w:pPr>
      <w:r>
        <w:rPr>
          <w:sz w:val="24"/>
          <w:szCs w:val="24"/>
        </w:rPr>
        <w:t>coherence.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Our</w:t>
      </w:r>
      <w:r>
        <w:rPr>
          <w:spacing w:val="-4"/>
          <w:sz w:val="24"/>
          <w:szCs w:val="24"/>
        </w:rPr>
        <w:t xml:space="preserve"> e</w:t>
      </w:r>
      <w:r>
        <w:rPr>
          <w:sz w:val="24"/>
          <w:szCs w:val="24"/>
        </w:rPr>
        <w:t>xperiments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sh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acilitates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MNPQ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learning.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When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 su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ficient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fraction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amiliar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ob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yed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taxonomic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r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anization,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our participants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successfully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learned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gories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basis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xtual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co-occurrence. Furthermore,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data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referent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assignment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task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suggest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participants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willing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to ma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inferences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about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meaning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these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gories.</w:t>
      </w:r>
    </w:p>
    <w:p w:rsidR="00273D53" w:rsidRDefault="00273D53">
      <w:pPr>
        <w:spacing w:before="2" w:line="140" w:lineRule="exact"/>
        <w:rPr>
          <w:sz w:val="15"/>
          <w:szCs w:val="15"/>
        </w:rPr>
      </w:pPr>
    </w:p>
    <w:p w:rsidR="00273D53" w:rsidRDefault="006839DC">
      <w:pPr>
        <w:spacing w:line="415" w:lineRule="auto"/>
        <w:ind w:left="100" w:right="97" w:firstLine="576"/>
        <w:rPr>
          <w:sz w:val="24"/>
          <w:szCs w:val="24"/>
        </w:rPr>
      </w:pP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Experiment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1,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acilitates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MNPQ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learning;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3/3 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resulted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better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memory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structure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language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and sharper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induct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bias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similarity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meaning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judgments.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Additionall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memory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and similarity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measures,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found</w:t>
      </w:r>
      <w:r>
        <w:rPr>
          <w:spacing w:val="-6"/>
          <w:sz w:val="24"/>
          <w:szCs w:val="24"/>
        </w:rPr>
        <w:t xml:space="preserve"> e</w:t>
      </w:r>
      <w:r>
        <w:rPr>
          <w:sz w:val="24"/>
          <w:szCs w:val="24"/>
        </w:rPr>
        <w:t>vidence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greater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statistical</w:t>
      </w:r>
      <w:r>
        <w:rPr>
          <w:spacing w:val="-9"/>
          <w:sz w:val="24"/>
          <w:szCs w:val="24"/>
        </w:rPr>
        <w:t xml:space="preserve"> </w:t>
      </w:r>
      <w:r>
        <w:rPr>
          <w:w w:val="98"/>
          <w:sz w:val="24"/>
          <w:szCs w:val="24"/>
        </w:rPr>
        <w:t>e</w:t>
      </w:r>
      <w:r>
        <w:rPr>
          <w:spacing w:val="-6"/>
          <w:w w:val="98"/>
          <w:sz w:val="24"/>
          <w:szCs w:val="24"/>
        </w:rPr>
        <w:t>f</w:t>
      </w:r>
      <w:r>
        <w:rPr>
          <w:w w:val="98"/>
          <w:sz w:val="24"/>
          <w:szCs w:val="24"/>
        </w:rPr>
        <w:t>ficien</w:t>
      </w:r>
      <w:r>
        <w:rPr>
          <w:spacing w:val="-4"/>
          <w:w w:val="98"/>
          <w:sz w:val="24"/>
          <w:szCs w:val="24"/>
        </w:rPr>
        <w:t>c</w:t>
      </w:r>
      <w:r>
        <w:rPr>
          <w:w w:val="98"/>
          <w:sz w:val="24"/>
          <w:szCs w:val="24"/>
        </w:rPr>
        <w:t>y—using</w:t>
      </w:r>
      <w:r>
        <w:rPr>
          <w:spacing w:val="5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gression,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we found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3/3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rate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higher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than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other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conditions.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Experiments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3, 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10"/>
          <w:sz w:val="24"/>
          <w:szCs w:val="24"/>
        </w:rPr>
        <w:t>n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esti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ated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whether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fect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dr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either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meaning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or 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alone.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Experiment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2,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ept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rem</w:t>
      </w:r>
      <w:r>
        <w:rPr>
          <w:spacing w:val="-4"/>
          <w:sz w:val="24"/>
          <w:szCs w:val="24"/>
        </w:rPr>
        <w:t>ov</w:t>
      </w:r>
      <w:r>
        <w:rPr>
          <w:sz w:val="24"/>
          <w:szCs w:val="24"/>
        </w:rPr>
        <w:t>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meaning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testing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languages 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phonological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coherence.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These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languages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did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confer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y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benefits,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indicating</w:t>
      </w:r>
    </w:p>
    <w:p w:rsidR="00273D53" w:rsidRDefault="006839DC">
      <w:pPr>
        <w:spacing w:before="7" w:line="415" w:lineRule="auto"/>
        <w:ind w:left="100" w:right="104"/>
        <w:rPr>
          <w:sz w:val="24"/>
          <w:szCs w:val="24"/>
        </w:rPr>
      </w:pP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alone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does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dr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fect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Experiment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3,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ept meaning</w:t>
      </w:r>
      <w:r>
        <w:rPr>
          <w:spacing w:val="-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rem</w:t>
      </w:r>
      <w:r>
        <w:rPr>
          <w:spacing w:val="-4"/>
          <w:sz w:val="24"/>
          <w:szCs w:val="24"/>
        </w:rPr>
        <w:t>ov</w:t>
      </w:r>
      <w:r>
        <w:rPr>
          <w:sz w:val="24"/>
          <w:szCs w:val="24"/>
        </w:rPr>
        <w:t>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testing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baseline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language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wn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b</w:t>
      </w:r>
      <w:r>
        <w:rPr>
          <w:sz w:val="24"/>
          <w:szCs w:val="24"/>
        </w:rPr>
        <w:t>vious 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r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anization.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language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did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confer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y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benefits,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indicating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</w:p>
    <w:p w:rsidR="00273D53" w:rsidRDefault="006839DC">
      <w:pPr>
        <w:spacing w:before="7" w:line="415" w:lineRule="auto"/>
        <w:ind w:left="100" w:right="164"/>
        <w:rPr>
          <w:sz w:val="24"/>
          <w:szCs w:val="24"/>
        </w:rPr>
      </w:pPr>
      <w:r>
        <w:rPr>
          <w:sz w:val="24"/>
          <w:szCs w:val="24"/>
        </w:rPr>
        <w:t>meaning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alone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does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dr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fect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appears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interaction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of both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meaning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dr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fect;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when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separately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rem</w:t>
      </w:r>
      <w:r>
        <w:rPr>
          <w:spacing w:val="-4"/>
          <w:sz w:val="24"/>
          <w:szCs w:val="24"/>
        </w:rPr>
        <w:t>ov</w:t>
      </w:r>
      <w:r>
        <w:rPr>
          <w:sz w:val="24"/>
          <w:szCs w:val="24"/>
        </w:rPr>
        <w:t>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meaning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(as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 phonological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conditions)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(as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baseline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condition),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learners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ailed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to learn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gularities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language.</w:t>
      </w:r>
    </w:p>
    <w:p w:rsidR="00273D53" w:rsidRDefault="00273D53">
      <w:pPr>
        <w:spacing w:before="2" w:line="140" w:lineRule="exact"/>
        <w:rPr>
          <w:sz w:val="15"/>
          <w:szCs w:val="15"/>
        </w:rPr>
      </w:pPr>
    </w:p>
    <w:p w:rsidR="00273D53" w:rsidRDefault="006839DC">
      <w:pPr>
        <w:spacing w:line="415" w:lineRule="auto"/>
        <w:ind w:left="100" w:right="79" w:firstLine="576"/>
        <w:rPr>
          <w:sz w:val="24"/>
          <w:szCs w:val="24"/>
        </w:rPr>
        <w:sectPr w:rsidR="00273D53">
          <w:pgSz w:w="12240" w:h="15840"/>
          <w:pgMar w:top="960" w:right="1320" w:bottom="280" w:left="1340" w:header="736" w:footer="0" w:gutter="0"/>
          <w:cols w:space="720"/>
        </w:sectPr>
      </w:pP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phonological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did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acilitate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som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what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odds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 xml:space="preserve">vious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ork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(Frigo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McDonald,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1998;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Sa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fran,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2010;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Monaghan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et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al.,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2005).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6"/>
          <w:sz w:val="24"/>
          <w:szCs w:val="24"/>
        </w:rPr>
        <w:t>e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 whereas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vious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ork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has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applied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phonological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gularities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-9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et</w:t>
      </w:r>
      <w:r>
        <w:rPr>
          <w:spacing w:val="2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(i.e.,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 that</w:t>
      </w:r>
      <w:r>
        <w:rPr>
          <w:spacing w:val="-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xperimenters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measure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for),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applied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gularities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5"/>
          <w:sz w:val="24"/>
          <w:szCs w:val="24"/>
        </w:rPr>
        <w:t>e</w:t>
      </w:r>
      <w:r>
        <w:rPr>
          <w:sz w:val="24"/>
          <w:szCs w:val="24"/>
        </w:rPr>
        <w:t>xt</w:t>
      </w:r>
      <w:r>
        <w:rPr>
          <w:spacing w:val="-1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(i.e.,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 xml:space="preserve">the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co-occurred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get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ords)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order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permit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comparison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our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semantic 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conditions.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Our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operationalization</w:t>
      </w:r>
      <w:r>
        <w:rPr>
          <w:spacing w:val="-1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phonological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therefore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fers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from pr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vious</w:t>
      </w:r>
      <w:r>
        <w:rPr>
          <w:spacing w:val="-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xperiments.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our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xperiments,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get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had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second-o</w:t>
      </w:r>
      <w:r>
        <w:rPr>
          <w:spacing w:val="-9"/>
          <w:sz w:val="24"/>
          <w:szCs w:val="24"/>
        </w:rPr>
        <w:t>r</w:t>
      </w:r>
      <w:r>
        <w:rPr>
          <w:sz w:val="24"/>
          <w:szCs w:val="24"/>
        </w:rPr>
        <w:t>der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phonological</w:t>
      </w:r>
    </w:p>
    <w:p w:rsidR="00273D53" w:rsidRDefault="00273D53">
      <w:pPr>
        <w:spacing w:before="5" w:line="120" w:lineRule="exact"/>
        <w:rPr>
          <w:sz w:val="12"/>
          <w:szCs w:val="12"/>
        </w:rPr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6839DC">
      <w:pPr>
        <w:spacing w:before="19" w:line="415" w:lineRule="auto"/>
        <w:ind w:left="100" w:right="160"/>
        <w:rPr>
          <w:sz w:val="24"/>
          <w:szCs w:val="24"/>
        </w:rPr>
      </w:pPr>
      <w:r>
        <w:rPr>
          <w:sz w:val="24"/>
          <w:szCs w:val="24"/>
        </w:rPr>
        <w:t>coherence;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get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gories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themsel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did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5"/>
          <w:sz w:val="24"/>
          <w:szCs w:val="24"/>
        </w:rPr>
        <w:t>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phonological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gularity</w:t>
      </w:r>
      <w:r>
        <w:rPr>
          <w:spacing w:val="-9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reliably co-occured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gories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did.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contrast,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vious</w:t>
      </w:r>
      <w:r>
        <w:rPr>
          <w:spacing w:val="-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xperiments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and Sa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fran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(2010),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get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gories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had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fi</w:t>
      </w:r>
      <w:r>
        <w:rPr>
          <w:spacing w:val="-2"/>
          <w:sz w:val="24"/>
          <w:szCs w:val="24"/>
        </w:rPr>
        <w:t>r</w:t>
      </w:r>
      <w:r>
        <w:rPr>
          <w:sz w:val="24"/>
          <w:szCs w:val="24"/>
        </w:rPr>
        <w:t>st-o</w:t>
      </w:r>
      <w:r>
        <w:rPr>
          <w:spacing w:val="-9"/>
          <w:sz w:val="24"/>
          <w:szCs w:val="24"/>
        </w:rPr>
        <w:t>r</w:t>
      </w:r>
      <w:r>
        <w:rPr>
          <w:sz w:val="24"/>
          <w:szCs w:val="24"/>
        </w:rPr>
        <w:t>der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coherence: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get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gories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themsel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had phonological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gularities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(and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gories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did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not).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Both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types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5"/>
          <w:sz w:val="24"/>
          <w:szCs w:val="24"/>
        </w:rPr>
        <w:t>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 theoretical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mot</w:t>
      </w:r>
      <w:r>
        <w:rPr>
          <w:spacing w:val="-6"/>
          <w:sz w:val="24"/>
          <w:szCs w:val="24"/>
        </w:rPr>
        <w:t>iv</w:t>
      </w:r>
      <w:r>
        <w:rPr>
          <w:sz w:val="24"/>
          <w:szCs w:val="24"/>
        </w:rPr>
        <w:t>ations.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Braine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(1987)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obser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first-order</w:t>
      </w:r>
      <w:r>
        <w:rPr>
          <w:spacing w:val="-19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occurs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languages</w:t>
      </w:r>
    </w:p>
    <w:p w:rsidR="00273D53" w:rsidRDefault="006839DC">
      <w:pPr>
        <w:spacing w:before="7" w:line="415" w:lineRule="auto"/>
        <w:ind w:left="100" w:right="79"/>
        <w:jc w:val="both"/>
        <w:rPr>
          <w:sz w:val="24"/>
          <w:szCs w:val="24"/>
        </w:rPr>
      </w:pPr>
      <w:r>
        <w:rPr>
          <w:sz w:val="24"/>
          <w:szCs w:val="24"/>
        </w:rPr>
        <w:t>li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Spanish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Italian,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where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gender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mar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noun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(e.g.,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end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-o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tend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be masculine).</w:t>
      </w:r>
      <w:r>
        <w:rPr>
          <w:spacing w:val="3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note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second-order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occurs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languages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li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Russian,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which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mark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 noun</w:t>
      </w:r>
      <w:r>
        <w:rPr>
          <w:spacing w:val="-13"/>
          <w:sz w:val="24"/>
          <w:szCs w:val="24"/>
        </w:rPr>
        <w:t>’</w:t>
      </w:r>
      <w:r>
        <w:rPr>
          <w:sz w:val="24"/>
          <w:szCs w:val="24"/>
        </w:rPr>
        <w:t>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gender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er</w:t>
      </w:r>
      <w:r>
        <w:rPr>
          <w:spacing w:val="-10"/>
          <w:sz w:val="24"/>
          <w:szCs w:val="24"/>
        </w:rPr>
        <w:t>b</w:t>
      </w:r>
      <w:r>
        <w:rPr>
          <w:sz w:val="24"/>
          <w:szCs w:val="24"/>
        </w:rPr>
        <w:t>.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Thus,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xtual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may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sensit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</w:p>
    <w:p w:rsidR="00273D53" w:rsidRDefault="006839DC">
      <w:pPr>
        <w:spacing w:before="7"/>
        <w:ind w:left="100"/>
        <w:rPr>
          <w:sz w:val="24"/>
          <w:szCs w:val="24"/>
        </w:rPr>
      </w:pPr>
      <w:r>
        <w:rPr>
          <w:sz w:val="24"/>
          <w:szCs w:val="24"/>
        </w:rPr>
        <w:t>di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ferences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kind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phonological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coherence.</w:t>
      </w:r>
    </w:p>
    <w:p w:rsidR="00273D53" w:rsidRDefault="00273D53">
      <w:pPr>
        <w:spacing w:before="7" w:line="140" w:lineRule="exact"/>
        <w:rPr>
          <w:sz w:val="14"/>
          <w:szCs w:val="14"/>
        </w:rPr>
      </w:pPr>
    </w:p>
    <w:p w:rsidR="00273D53" w:rsidRDefault="00273D53">
      <w:pPr>
        <w:spacing w:line="200" w:lineRule="exact"/>
      </w:pPr>
    </w:p>
    <w:p w:rsidR="00273D53" w:rsidRDefault="006839DC">
      <w:pPr>
        <w:spacing w:line="415" w:lineRule="auto"/>
        <w:ind w:left="100" w:right="222" w:firstLine="576"/>
        <w:rPr>
          <w:sz w:val="24"/>
          <w:szCs w:val="24"/>
        </w:rPr>
      </w:pPr>
      <w:r>
        <w:rPr>
          <w:sz w:val="24"/>
          <w:szCs w:val="24"/>
        </w:rPr>
        <w:t>Our</w:t>
      </w:r>
      <w:r>
        <w:rPr>
          <w:spacing w:val="-4"/>
          <w:sz w:val="24"/>
          <w:szCs w:val="24"/>
        </w:rPr>
        <w:t xml:space="preserve"> e</w:t>
      </w:r>
      <w:r>
        <w:rPr>
          <w:sz w:val="24"/>
          <w:szCs w:val="24"/>
        </w:rPr>
        <w:t>xperiments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highlight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limitation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artificial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language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paradigms. Researchers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entirely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artificial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languages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may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6"/>
          <w:sz w:val="24"/>
          <w:szCs w:val="24"/>
        </w:rPr>
        <w:t>e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erely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limiting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wer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xtual 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learning,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which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our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xperiments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sh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greatly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enhanced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presence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 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wn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adhere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some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r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anization.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our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analyses,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memory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 significant</w:t>
      </w:r>
      <w:r>
        <w:rPr>
          <w:spacing w:val="-20"/>
          <w:sz w:val="24"/>
          <w:szCs w:val="24"/>
        </w:rPr>
        <w:t xml:space="preserve"> </w:t>
      </w:r>
      <w:r>
        <w:rPr>
          <w:sz w:val="24"/>
          <w:szCs w:val="24"/>
        </w:rPr>
        <w:t>(albeit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partial)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mediator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fect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similarity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referent assignment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scores.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Thus,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artificial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languages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may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place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too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high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memory</w:t>
      </w:r>
      <w:r>
        <w:rPr>
          <w:spacing w:val="-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urden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learners Frank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Gibson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(2011).</w:t>
      </w:r>
      <w:r>
        <w:rPr>
          <w:spacing w:val="7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better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match</w:t>
      </w:r>
      <w:r>
        <w:rPr>
          <w:spacing w:val="-6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xperimental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settings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conditions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real language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learners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find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themsel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in,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gue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more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research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“semi-artificial” languages.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Alternat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el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may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possible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mimic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r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anization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entirely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artificial languages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seeding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sentences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nonce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topics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(e.g.,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“the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sentence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you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about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hear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is about</w:t>
      </w:r>
      <w:r>
        <w:rPr>
          <w:spacing w:val="-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hylu”).</w:t>
      </w:r>
    </w:p>
    <w:p w:rsidR="00273D53" w:rsidRDefault="00273D53">
      <w:pPr>
        <w:spacing w:before="2" w:line="140" w:lineRule="exact"/>
        <w:rPr>
          <w:sz w:val="15"/>
          <w:szCs w:val="15"/>
        </w:rPr>
      </w:pPr>
    </w:p>
    <w:p w:rsidR="00273D53" w:rsidRDefault="006839DC">
      <w:pPr>
        <w:spacing w:line="415" w:lineRule="auto"/>
        <w:ind w:left="100" w:right="142" w:firstLine="576"/>
        <w:rPr>
          <w:sz w:val="24"/>
          <w:szCs w:val="24"/>
        </w:rPr>
        <w:sectPr w:rsidR="00273D53">
          <w:pgSz w:w="12240" w:h="15840"/>
          <w:pgMar w:top="960" w:right="1320" w:bottom="280" w:left="1340" w:header="736" w:footer="0" w:gutter="0"/>
          <w:cols w:space="720"/>
        </w:sectPr>
      </w:pPr>
      <w:r>
        <w:rPr>
          <w:sz w:val="24"/>
          <w:szCs w:val="24"/>
        </w:rPr>
        <w:t>Our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empirical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results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can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ser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useful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testbed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computational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models.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Surprisingl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 xml:space="preserve">,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ork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xtual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semantics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(and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syntax)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has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generally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been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either empirical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computational: 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rarely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combined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(cf.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Qian,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Reede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Aslin,</w:t>
      </w:r>
      <w:r>
        <w:rPr>
          <w:spacing w:val="-6"/>
          <w:sz w:val="24"/>
          <w:szCs w:val="24"/>
        </w:rPr>
        <w:t xml:space="preserve"> </w:t>
      </w:r>
      <w:r>
        <w:rPr>
          <w:spacing w:val="-17"/>
          <w:sz w:val="24"/>
          <w:szCs w:val="24"/>
        </w:rPr>
        <w:t>T</w:t>
      </w:r>
      <w:r>
        <w:rPr>
          <w:sz w:val="24"/>
          <w:szCs w:val="24"/>
        </w:rPr>
        <w:t>enenbaum,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&amp; N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wport,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2012).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computational</w:t>
      </w:r>
      <w:r>
        <w:rPr>
          <w:spacing w:val="-1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ork,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researchers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typically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train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models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ge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corpora, rather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than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artificial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languages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which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more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detailed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human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data.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 future,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researchers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should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10"/>
          <w:sz w:val="24"/>
          <w:szCs w:val="24"/>
        </w:rPr>
        <w:t>n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esti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ate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model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beh</w:t>
      </w:r>
      <w:r>
        <w:rPr>
          <w:spacing w:val="-5"/>
          <w:sz w:val="24"/>
          <w:szCs w:val="24"/>
        </w:rPr>
        <w:t>a</w:t>
      </w:r>
      <w:r>
        <w:rPr>
          <w:sz w:val="24"/>
          <w:szCs w:val="24"/>
        </w:rPr>
        <w:t>vior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these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smaller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“corpora”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der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from artificial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languages.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These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simpler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collect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can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ser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stronger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constraints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</w:p>
    <w:p w:rsidR="00273D53" w:rsidRDefault="00273D53">
      <w:pPr>
        <w:spacing w:before="5" w:line="120" w:lineRule="exact"/>
        <w:rPr>
          <w:sz w:val="12"/>
          <w:szCs w:val="12"/>
        </w:rPr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6839DC">
      <w:pPr>
        <w:spacing w:before="19"/>
        <w:ind w:left="100"/>
        <w:rPr>
          <w:sz w:val="24"/>
          <w:szCs w:val="24"/>
        </w:rPr>
      </w:pPr>
      <w:r>
        <w:rPr>
          <w:sz w:val="24"/>
          <w:szCs w:val="24"/>
        </w:rPr>
        <w:t>theorizing,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because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(e.g.,)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detailed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human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judgments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about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sentence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amiliarity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a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ailable.</w:t>
      </w:r>
    </w:p>
    <w:p w:rsidR="00273D53" w:rsidRDefault="00273D53">
      <w:pPr>
        <w:spacing w:before="2" w:line="200" w:lineRule="exact"/>
      </w:pPr>
    </w:p>
    <w:p w:rsidR="00273D53" w:rsidRDefault="006839DC">
      <w:pPr>
        <w:spacing w:line="415" w:lineRule="auto"/>
        <w:ind w:left="100" w:right="213" w:firstLine="576"/>
        <w:rPr>
          <w:sz w:val="24"/>
          <w:szCs w:val="24"/>
        </w:rPr>
      </w:pPr>
      <w:r>
        <w:rPr>
          <w:sz w:val="24"/>
          <w:szCs w:val="24"/>
        </w:rPr>
        <w:t>Using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mediation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analysis,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found</w:t>
      </w:r>
      <w:r>
        <w:rPr>
          <w:spacing w:val="-6"/>
          <w:sz w:val="24"/>
          <w:szCs w:val="24"/>
        </w:rPr>
        <w:t xml:space="preserve"> e</w:t>
      </w:r>
      <w:r>
        <w:rPr>
          <w:sz w:val="24"/>
          <w:szCs w:val="24"/>
        </w:rPr>
        <w:t>vidence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reduced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memory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load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appears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dr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 some,</w:t>
      </w:r>
      <w:r>
        <w:rPr>
          <w:spacing w:val="-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all,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fect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What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other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actors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play?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One possibility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learners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use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infer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topic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discourse.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Then,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learners attach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meaning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ov</w:t>
      </w:r>
      <w:r>
        <w:rPr>
          <w:sz w:val="24"/>
          <w:szCs w:val="24"/>
        </w:rPr>
        <w:t>el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basis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co-occurrences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these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topics.</w:t>
      </w:r>
      <w:r>
        <w:rPr>
          <w:spacing w:val="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F</w:t>
      </w:r>
      <w:r>
        <w:rPr>
          <w:sz w:val="24"/>
          <w:szCs w:val="24"/>
        </w:rPr>
        <w:t>or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xample,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 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3/3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condition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our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xperiments,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participants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may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5"/>
          <w:sz w:val="24"/>
          <w:szCs w:val="24"/>
        </w:rPr>
        <w:t>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learned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topic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discourse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is either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animals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ehicles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trac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between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these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taxonomic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topics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and n</w:t>
      </w:r>
      <w:r>
        <w:rPr>
          <w:spacing w:val="-4"/>
          <w:sz w:val="24"/>
          <w:szCs w:val="24"/>
        </w:rPr>
        <w:t>ov</w:t>
      </w:r>
      <w:r>
        <w:rPr>
          <w:sz w:val="24"/>
          <w:szCs w:val="24"/>
        </w:rPr>
        <w:t>el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ords.</w:t>
      </w:r>
    </w:p>
    <w:p w:rsidR="00273D53" w:rsidRDefault="006839DC">
      <w:pPr>
        <w:spacing w:before="7" w:line="415" w:lineRule="auto"/>
        <w:ind w:left="100" w:right="59" w:firstLine="576"/>
        <w:rPr>
          <w:sz w:val="24"/>
          <w:szCs w:val="24"/>
        </w:rPr>
      </w:pPr>
      <w:r>
        <w:rPr>
          <w:sz w:val="24"/>
          <w:szCs w:val="24"/>
        </w:rPr>
        <w:t>It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may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through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such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process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come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acquire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meanings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abstract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 xml:space="preserve">(e.g., </w:t>
      </w:r>
      <w:r>
        <w:rPr>
          <w:w w:val="95"/>
          <w:sz w:val="24"/>
          <w:szCs w:val="24"/>
        </w:rPr>
        <w:t>system)</w:t>
      </w:r>
      <w:r>
        <w:rPr>
          <w:spacing w:val="3"/>
          <w:w w:val="95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inchoate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meanings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concrete</w:t>
      </w:r>
      <w:r>
        <w:rPr>
          <w:spacing w:val="-1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(e.g.,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people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may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brigade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military term</w:t>
      </w:r>
      <w:r>
        <w:rPr>
          <w:spacing w:val="-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tend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its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precise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meaning).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such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mechanism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at</w:t>
      </w:r>
      <w:r>
        <w:rPr>
          <w:spacing w:val="-2"/>
          <w:sz w:val="24"/>
          <w:szCs w:val="24"/>
        </w:rPr>
        <w:t xml:space="preserve"> w</w:t>
      </w:r>
      <w:r>
        <w:rPr>
          <w:sz w:val="24"/>
          <w:szCs w:val="24"/>
        </w:rPr>
        <w:t>ork,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might also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predict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ould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5"/>
          <w:sz w:val="24"/>
          <w:szCs w:val="24"/>
        </w:rPr>
        <w:t>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“contiguous”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characte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aster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</w:p>
    <w:p w:rsidR="00273D53" w:rsidRDefault="006839DC">
      <w:pPr>
        <w:spacing w:before="7" w:line="415" w:lineRule="auto"/>
        <w:ind w:left="100" w:right="232"/>
        <w:rPr>
          <w:sz w:val="24"/>
          <w:szCs w:val="24"/>
        </w:rPr>
      </w:pP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occur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more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coherent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xts.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Indeed,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original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LSA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ork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byLandauer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and Dumais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(1997)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anticipated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possibility—learning</w:t>
      </w:r>
      <w:r>
        <w:rPr>
          <w:spacing w:val="-20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aster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when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model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already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“kn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w” ma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compared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when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kn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-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ery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(p229).</w:t>
      </w:r>
    </w:p>
    <w:p w:rsidR="00273D53" w:rsidRDefault="006839DC">
      <w:pPr>
        <w:spacing w:before="7" w:line="415" w:lineRule="auto"/>
        <w:ind w:left="100" w:right="217" w:firstLine="576"/>
        <w:rPr>
          <w:sz w:val="24"/>
          <w:szCs w:val="24"/>
        </w:rPr>
        <w:sectPr w:rsidR="00273D53">
          <w:pgSz w:w="12240" w:h="15840"/>
          <w:pgMar w:top="960" w:right="1340" w:bottom="280" w:left="1340" w:header="736" w:footer="0" w:gutter="0"/>
          <w:cols w:space="720"/>
        </w:sectPr>
      </w:pPr>
      <w:r>
        <w:rPr>
          <w:sz w:val="24"/>
          <w:szCs w:val="24"/>
        </w:rPr>
        <w:t>So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what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role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does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xtual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play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learning?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earliest empirical</w:t>
      </w:r>
      <w:r>
        <w:rPr>
          <w:spacing w:val="-9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ork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MNPQ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language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suggested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quite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limited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role.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Later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research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on correlated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cues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suggested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might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more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fect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when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combined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other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cues. Our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research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highlights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fect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eness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cue: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coherence.</w:t>
      </w:r>
      <w:r>
        <w:rPr>
          <w:spacing w:val="4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conclude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by posing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some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questions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potential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approaches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future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research:</w:t>
      </w: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before="17" w:line="200" w:lineRule="exact"/>
      </w:pPr>
    </w:p>
    <w:p w:rsidR="00273D53" w:rsidRDefault="006839DC">
      <w:pPr>
        <w:spacing w:before="19"/>
        <w:ind w:left="100"/>
        <w:rPr>
          <w:sz w:val="24"/>
          <w:szCs w:val="24"/>
        </w:rPr>
      </w:pPr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>able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1</w:t>
      </w:r>
    </w:p>
    <w:p w:rsidR="00273D53" w:rsidRDefault="00273D53">
      <w:pPr>
        <w:spacing w:before="2" w:line="200" w:lineRule="exact"/>
      </w:pPr>
    </w:p>
    <w:p w:rsidR="00273D53" w:rsidRDefault="00F14C79">
      <w:pPr>
        <w:ind w:left="100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4342" behindDoc="1" locked="0" layoutInCell="1" allowOverlap="1">
                <wp:simplePos x="0" y="0"/>
                <wp:positionH relativeFrom="page">
                  <wp:posOffset>1985645</wp:posOffset>
                </wp:positionH>
                <wp:positionV relativeFrom="paragraph">
                  <wp:posOffset>526415</wp:posOffset>
                </wp:positionV>
                <wp:extent cx="3800475" cy="0"/>
                <wp:effectExtent l="0" t="0" r="1998980" b="540385"/>
                <wp:wrapNone/>
                <wp:docPr id="792" name="Group 7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00475" cy="0"/>
                          <a:chOff x="3127" y="830"/>
                          <a:chExt cx="5986" cy="0"/>
                        </a:xfrm>
                      </wpg:grpSpPr>
                      <wps:wsp>
                        <wps:cNvPr id="793" name="Freeform 789"/>
                        <wps:cNvSpPr>
                          <a:spLocks noEditPoints="1"/>
                        </wps:cNvSpPr>
                        <wps:spPr bwMode="auto">
                          <a:xfrm>
                            <a:off x="6254" y="1660"/>
                            <a:ext cx="5986" cy="0"/>
                          </a:xfrm>
                          <a:custGeom>
                            <a:avLst/>
                            <a:gdLst>
                              <a:gd name="T0" fmla="+- 0 3127 3127"/>
                              <a:gd name="T1" fmla="*/ T0 w 5986"/>
                              <a:gd name="T2" fmla="+- 0 9113 3127"/>
                              <a:gd name="T3" fmla="*/ T2 w 598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986">
                                <a:moveTo>
                                  <a:pt x="0" y="0"/>
                                </a:moveTo>
                                <a:lnTo>
                                  <a:pt x="5986" y="0"/>
                                </a:lnTo>
                              </a:path>
                            </a:pathLst>
                          </a:custGeom>
                          <a:noFill/>
                          <a:ln w="505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88" o:spid="_x0000_s1026" style="position:absolute;margin-left:156.35pt;margin-top:41.45pt;width:299.25pt;height:0;z-index:-2138;mso-position-horizontal-relative:page" coordorigin="3127,830" coordsize="5986,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">
                <v:polyline id="Freeform 789" o:spid="_x0000_s1027" style="position:absolute;visibility:visible;mso-wrap-style:square;v-text-anchor:top" points="6254,1660,12240,1660" coordsize="598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z+7HxQAA&#10;ANwAAAAPAAAAZHJzL2Rvd25yZXYueG1sRI9Ba8JAFITvBf/D8gq91U2tRo1ZpZRaPBW0Ba+P7Es2&#10;JPs2ZNeY/nu3IPQ4zMw3TL4bbSsG6n3tWMHLNAFBXDhdc6Xg53v/vALhA7LG1jEp+CUPu+3kIcdM&#10;uysfaTiFSkQI+wwVmBC6TEpfGLLop64jjl7peoshyr6SusdrhNtWzpIklRZrjgsGO3o3VDSni1VQ&#10;XpqvIV3Kz0P6YcpFe5xLPs+Venoc3zYgAo3hP3xvH7SC5foV/s7EIyC3N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nP7sfFAAAA3AAAAA8AAAAAAAAAAAAAAAAAlwIAAGRycy9k&#10;b3ducmV2LnhtbFBLBQYAAAAABAAEAPUAAACJAwAAAAA=&#10;" filled="f" strokeweight="5054emu">
                  <v:path arrowok="t" o:connecttype="custom" o:connectlocs="0,0;5986,0" o:connectangles="0,0"/>
                  <o:lock v:ext="edit" verticies="t"/>
                </v:polyline>
                <w10:wrap anchorx="page"/>
              </v:group>
            </w:pict>
          </mc:Fallback>
        </mc:AlternateContent>
      </w:r>
      <w:r w:rsidR="006839DC">
        <w:rPr>
          <w:sz w:val="24"/>
          <w:szCs w:val="24"/>
        </w:rPr>
        <w:t>R</w:t>
      </w:r>
      <w:r w:rsidR="006839DC">
        <w:rPr>
          <w:spacing w:val="-10"/>
          <w:sz w:val="24"/>
          <w:szCs w:val="24"/>
        </w:rPr>
        <w:t>e</w:t>
      </w:r>
      <w:r w:rsidR="006839DC">
        <w:rPr>
          <w:sz w:val="24"/>
          <w:szCs w:val="24"/>
        </w:rPr>
        <w:t>g</w:t>
      </w:r>
      <w:r w:rsidR="006839DC">
        <w:rPr>
          <w:spacing w:val="-9"/>
          <w:sz w:val="24"/>
          <w:szCs w:val="24"/>
        </w:rPr>
        <w:t>r</w:t>
      </w:r>
      <w:r w:rsidR="006839DC">
        <w:rPr>
          <w:sz w:val="24"/>
          <w:szCs w:val="24"/>
        </w:rPr>
        <w:t>ession</w:t>
      </w:r>
      <w:r w:rsidR="006839DC">
        <w:rPr>
          <w:spacing w:val="-10"/>
          <w:sz w:val="24"/>
          <w:szCs w:val="24"/>
        </w:rPr>
        <w:t xml:space="preserve"> </w:t>
      </w:r>
      <w:r w:rsidR="006839DC">
        <w:rPr>
          <w:sz w:val="24"/>
          <w:szCs w:val="24"/>
        </w:rPr>
        <w:t>model</w:t>
      </w:r>
      <w:r w:rsidR="006839DC">
        <w:rPr>
          <w:spacing w:val="-18"/>
          <w:sz w:val="24"/>
          <w:szCs w:val="24"/>
        </w:rPr>
        <w:t xml:space="preserve"> </w:t>
      </w:r>
      <w:r w:rsidR="006839DC">
        <w:rPr>
          <w:sz w:val="24"/>
          <w:szCs w:val="24"/>
        </w:rPr>
        <w:t>for</w:t>
      </w:r>
      <w:r w:rsidR="006839DC">
        <w:rPr>
          <w:spacing w:val="-3"/>
          <w:sz w:val="24"/>
          <w:szCs w:val="24"/>
        </w:rPr>
        <w:t xml:space="preserve"> </w:t>
      </w:r>
      <w:r w:rsidR="006839DC">
        <w:rPr>
          <w:sz w:val="24"/>
          <w:szCs w:val="24"/>
        </w:rPr>
        <w:t>Experiment</w:t>
      </w:r>
      <w:r w:rsidR="006839DC">
        <w:rPr>
          <w:spacing w:val="-22"/>
          <w:sz w:val="24"/>
          <w:szCs w:val="24"/>
        </w:rPr>
        <w:t xml:space="preserve"> </w:t>
      </w:r>
      <w:r w:rsidR="006839DC">
        <w:rPr>
          <w:sz w:val="24"/>
          <w:szCs w:val="24"/>
        </w:rPr>
        <w:t>1.</w:t>
      </w:r>
      <w:r w:rsidR="006839DC">
        <w:rPr>
          <w:spacing w:val="12"/>
          <w:sz w:val="24"/>
          <w:szCs w:val="24"/>
        </w:rPr>
        <w:t xml:space="preserve"> </w:t>
      </w:r>
      <w:r w:rsidR="006839DC">
        <w:rPr>
          <w:spacing w:val="-25"/>
          <w:sz w:val="24"/>
          <w:szCs w:val="24"/>
        </w:rPr>
        <w:t>F</w:t>
      </w:r>
      <w:r w:rsidR="006839DC">
        <w:rPr>
          <w:sz w:val="24"/>
          <w:szCs w:val="24"/>
        </w:rPr>
        <w:t>or</w:t>
      </w:r>
      <w:r w:rsidR="006839DC">
        <w:rPr>
          <w:spacing w:val="24"/>
          <w:sz w:val="24"/>
          <w:szCs w:val="24"/>
        </w:rPr>
        <w:t xml:space="preserve"> </w:t>
      </w:r>
      <w:r w:rsidR="006839DC">
        <w:rPr>
          <w:spacing w:val="-9"/>
          <w:sz w:val="24"/>
          <w:szCs w:val="24"/>
        </w:rPr>
        <w:t>r</w:t>
      </w:r>
      <w:r w:rsidR="006839DC">
        <w:rPr>
          <w:sz w:val="24"/>
          <w:szCs w:val="24"/>
        </w:rPr>
        <w:t>eadabilit</w:t>
      </w:r>
      <w:r w:rsidR="006839DC">
        <w:rPr>
          <w:spacing w:val="-13"/>
          <w:sz w:val="24"/>
          <w:szCs w:val="24"/>
        </w:rPr>
        <w:t>y</w:t>
      </w:r>
      <w:r w:rsidR="006839DC">
        <w:rPr>
          <w:sz w:val="24"/>
          <w:szCs w:val="24"/>
        </w:rPr>
        <w:t>,</w:t>
      </w:r>
      <w:r w:rsidR="006839DC">
        <w:rPr>
          <w:spacing w:val="22"/>
          <w:sz w:val="24"/>
          <w:szCs w:val="24"/>
        </w:rPr>
        <w:t xml:space="preserve"> </w:t>
      </w:r>
      <w:r w:rsidR="006839DC">
        <w:rPr>
          <w:spacing w:val="-5"/>
          <w:sz w:val="24"/>
          <w:szCs w:val="24"/>
        </w:rPr>
        <w:t>e</w:t>
      </w:r>
      <w:r w:rsidR="006839DC">
        <w:rPr>
          <w:sz w:val="24"/>
          <w:szCs w:val="24"/>
        </w:rPr>
        <w:t>xposu</w:t>
      </w:r>
      <w:r w:rsidR="006839DC">
        <w:rPr>
          <w:spacing w:val="-9"/>
          <w:sz w:val="24"/>
          <w:szCs w:val="24"/>
        </w:rPr>
        <w:t>r</w:t>
      </w:r>
      <w:r w:rsidR="006839DC">
        <w:rPr>
          <w:sz w:val="24"/>
          <w:szCs w:val="24"/>
        </w:rPr>
        <w:t>e</w:t>
      </w:r>
      <w:r w:rsidR="006839DC">
        <w:rPr>
          <w:spacing w:val="-9"/>
          <w:sz w:val="24"/>
          <w:szCs w:val="24"/>
        </w:rPr>
        <w:t xml:space="preserve"> </w:t>
      </w:r>
      <w:r w:rsidR="006839DC">
        <w:rPr>
          <w:sz w:val="24"/>
          <w:szCs w:val="24"/>
        </w:rPr>
        <w:t>values</w:t>
      </w:r>
      <w:r w:rsidR="006839DC">
        <w:rPr>
          <w:spacing w:val="-6"/>
          <w:sz w:val="24"/>
          <w:szCs w:val="24"/>
        </w:rPr>
        <w:t xml:space="preserve"> </w:t>
      </w:r>
      <w:r w:rsidR="006839DC">
        <w:rPr>
          <w:sz w:val="24"/>
          <w:szCs w:val="24"/>
        </w:rPr>
        <w:t>we</w:t>
      </w:r>
      <w:r w:rsidR="006839DC">
        <w:rPr>
          <w:spacing w:val="-9"/>
          <w:sz w:val="24"/>
          <w:szCs w:val="24"/>
        </w:rPr>
        <w:t>r</w:t>
      </w:r>
      <w:r w:rsidR="006839DC">
        <w:rPr>
          <w:sz w:val="24"/>
          <w:szCs w:val="24"/>
        </w:rPr>
        <w:t>e</w:t>
      </w:r>
      <w:r w:rsidR="006839DC">
        <w:rPr>
          <w:spacing w:val="-5"/>
          <w:sz w:val="24"/>
          <w:szCs w:val="24"/>
        </w:rPr>
        <w:t xml:space="preserve"> </w:t>
      </w:r>
      <w:r w:rsidR="006839DC">
        <w:rPr>
          <w:sz w:val="24"/>
          <w:szCs w:val="24"/>
        </w:rPr>
        <w:t>divided</w:t>
      </w:r>
      <w:r w:rsidR="006839DC">
        <w:rPr>
          <w:spacing w:val="-22"/>
          <w:sz w:val="24"/>
          <w:szCs w:val="24"/>
        </w:rPr>
        <w:t xml:space="preserve"> </w:t>
      </w:r>
      <w:r w:rsidR="006839DC">
        <w:rPr>
          <w:sz w:val="24"/>
          <w:szCs w:val="24"/>
        </w:rPr>
        <w:t>by</w:t>
      </w:r>
      <w:r w:rsidR="006839DC">
        <w:rPr>
          <w:spacing w:val="-14"/>
          <w:sz w:val="24"/>
          <w:szCs w:val="24"/>
        </w:rPr>
        <w:t xml:space="preserve"> </w:t>
      </w:r>
      <w:r w:rsidR="006839DC">
        <w:rPr>
          <w:sz w:val="24"/>
          <w:szCs w:val="24"/>
        </w:rPr>
        <w:t>1000.</w:t>
      </w: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before="2" w:line="220" w:lineRule="exact"/>
        <w:rPr>
          <w:sz w:val="22"/>
          <w:szCs w:val="22"/>
        </w:rPr>
      </w:pPr>
    </w:p>
    <w:p w:rsidR="00273D53" w:rsidRDefault="006839DC">
      <w:pPr>
        <w:spacing w:before="26"/>
        <w:ind w:left="1907"/>
      </w:pPr>
      <w:r>
        <w:t>R</w:t>
      </w:r>
      <w:r>
        <w:rPr>
          <w:spacing w:val="-3"/>
        </w:rPr>
        <w:t>e</w:t>
      </w:r>
      <w:r>
        <w:t xml:space="preserve">gressor                                            </w:t>
      </w:r>
      <w:r>
        <w:rPr>
          <w:spacing w:val="43"/>
        </w:rPr>
        <w:t xml:space="preserve"> </w:t>
      </w:r>
      <w:r>
        <w:t xml:space="preserve">β    </w:t>
      </w:r>
      <w:r>
        <w:rPr>
          <w:spacing w:val="11"/>
        </w:rPr>
        <w:t xml:space="preserve"> </w:t>
      </w:r>
      <w:r>
        <w:t>Std</w:t>
      </w:r>
      <w:r>
        <w:rPr>
          <w:spacing w:val="-3"/>
        </w:rPr>
        <w:t xml:space="preserve"> </w:t>
      </w:r>
      <w:r>
        <w:t xml:space="preserve">Error          </w:t>
      </w:r>
      <w:r>
        <w:rPr>
          <w:spacing w:val="28"/>
        </w:rPr>
        <w:t xml:space="preserve"> </w:t>
      </w:r>
      <w:r>
        <w:rPr>
          <w:w w:val="129"/>
        </w:rPr>
        <w:t xml:space="preserve">t           </w:t>
      </w:r>
      <w:r>
        <w:rPr>
          <w:spacing w:val="25"/>
          <w:w w:val="129"/>
        </w:rPr>
        <w:t xml:space="preserve"> </w:t>
      </w:r>
      <w:r>
        <w:t>p</w:t>
      </w:r>
    </w:p>
    <w:p w:rsidR="00273D53" w:rsidRDefault="00273D53">
      <w:pPr>
        <w:spacing w:before="3" w:line="80" w:lineRule="exact"/>
        <w:rPr>
          <w:sz w:val="8"/>
          <w:szCs w:val="8"/>
        </w:rPr>
      </w:pPr>
    </w:p>
    <w:tbl>
      <w:tblPr>
        <w:tblW w:w="0" w:type="auto"/>
        <w:tblInd w:w="17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4"/>
        <w:gridCol w:w="1046"/>
        <w:gridCol w:w="831"/>
        <w:gridCol w:w="654"/>
        <w:gridCol w:w="900"/>
      </w:tblGrid>
      <w:tr w:rsidR="00273D53">
        <w:trPr>
          <w:trHeight w:hRule="exact" w:val="422"/>
        </w:trPr>
        <w:tc>
          <w:tcPr>
            <w:tcW w:w="2554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73D53" w:rsidRDefault="00273D53"/>
        </w:tc>
        <w:tc>
          <w:tcPr>
            <w:tcW w:w="104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73D53" w:rsidRDefault="006839DC">
            <w:pPr>
              <w:spacing w:before="90"/>
              <w:ind w:left="70"/>
            </w:pPr>
            <w:r>
              <w:t>Memory</w:t>
            </w:r>
          </w:p>
        </w:tc>
        <w:tc>
          <w:tcPr>
            <w:tcW w:w="2385" w:type="dxa"/>
            <w:gridSpan w:val="3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73D53" w:rsidRDefault="00273D53"/>
        </w:tc>
      </w:tr>
      <w:tr w:rsidR="00273D53">
        <w:trPr>
          <w:trHeight w:hRule="exact" w:val="396"/>
        </w:trPr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64"/>
              <w:ind w:left="120"/>
            </w:pPr>
            <w:r>
              <w:t>Intercept</w:t>
            </w:r>
          </w:p>
        </w:tc>
        <w:tc>
          <w:tcPr>
            <w:tcW w:w="1046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64"/>
              <w:ind w:left="235"/>
            </w:pPr>
            <w:r>
              <w:t>0.0359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64"/>
              <w:ind w:left="263"/>
            </w:pPr>
            <w:r>
              <w:t>0.018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64"/>
              <w:ind w:left="186"/>
            </w:pPr>
            <w:r>
              <w:t>1.91</w:t>
            </w:r>
          </w:p>
        </w:tc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64"/>
              <w:ind w:left="232"/>
            </w:pPr>
            <w:r>
              <w:t>0.056</w:t>
            </w:r>
          </w:p>
        </w:tc>
      </w:tr>
      <w:tr w:rsidR="00273D53">
        <w:trPr>
          <w:trHeight w:hRule="exact" w:val="396"/>
        </w:trPr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64"/>
              <w:ind w:left="120"/>
            </w:pPr>
            <w:r>
              <w:t>Condition:</w:t>
            </w:r>
            <w:r>
              <w:rPr>
                <w:spacing w:val="3"/>
              </w:rPr>
              <w:t xml:space="preserve"> </w:t>
            </w:r>
            <w:r>
              <w:t>1/3</w:t>
            </w:r>
            <w:r>
              <w:rPr>
                <w:spacing w:val="-3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(0/3)</w:t>
            </w:r>
          </w:p>
        </w:tc>
        <w:tc>
          <w:tcPr>
            <w:tcW w:w="1046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64"/>
              <w:ind w:left="169"/>
            </w:pPr>
            <w:r>
              <w:t>-0.0005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64"/>
              <w:ind w:left="263"/>
            </w:pPr>
            <w:r>
              <w:t>0.027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64"/>
              <w:ind w:left="120"/>
            </w:pPr>
            <w:r>
              <w:t>-0.01</w:t>
            </w:r>
          </w:p>
        </w:tc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64"/>
              <w:ind w:left="232"/>
            </w:pPr>
            <w:r>
              <w:t>0.984</w:t>
            </w:r>
          </w:p>
        </w:tc>
      </w:tr>
      <w:tr w:rsidR="00273D53">
        <w:trPr>
          <w:trHeight w:hRule="exact" w:val="396"/>
        </w:trPr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64"/>
              <w:ind w:left="120"/>
            </w:pPr>
            <w:r>
              <w:t>Condition:</w:t>
            </w:r>
            <w:r>
              <w:rPr>
                <w:spacing w:val="3"/>
              </w:rPr>
              <w:t xml:space="preserve"> </w:t>
            </w:r>
            <w:r>
              <w:t>2/3</w:t>
            </w:r>
            <w:r>
              <w:rPr>
                <w:spacing w:val="-3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(0/3,1/3)</w:t>
            </w:r>
          </w:p>
        </w:tc>
        <w:tc>
          <w:tcPr>
            <w:tcW w:w="1046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64"/>
              <w:ind w:left="235"/>
            </w:pPr>
            <w:r>
              <w:t>0.0309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64"/>
              <w:ind w:left="263"/>
            </w:pPr>
            <w:r>
              <w:t>0.014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64"/>
              <w:ind w:left="186"/>
            </w:pPr>
            <w:r>
              <w:t>2.09</w:t>
            </w:r>
          </w:p>
        </w:tc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64"/>
              <w:ind w:left="219"/>
            </w:pPr>
            <w:r>
              <w:t>&lt;0.05*</w:t>
            </w:r>
          </w:p>
        </w:tc>
      </w:tr>
      <w:tr w:rsidR="00273D53">
        <w:trPr>
          <w:trHeight w:hRule="exact" w:val="396"/>
        </w:trPr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64"/>
              <w:ind w:left="120"/>
            </w:pPr>
            <w:r>
              <w:t>Condition:</w:t>
            </w:r>
            <w:r>
              <w:rPr>
                <w:spacing w:val="3"/>
              </w:rPr>
              <w:t xml:space="preserve"> </w:t>
            </w:r>
            <w:r>
              <w:t>3/3</w:t>
            </w:r>
            <w:r>
              <w:rPr>
                <w:spacing w:val="-3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(0/3,1/3,2/3)</w:t>
            </w:r>
          </w:p>
        </w:tc>
        <w:tc>
          <w:tcPr>
            <w:tcW w:w="1046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64"/>
              <w:ind w:left="235"/>
            </w:pPr>
            <w:r>
              <w:t>0.0396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64"/>
              <w:ind w:left="263"/>
            </w:pPr>
            <w:r>
              <w:t>0.010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64"/>
              <w:ind w:left="186"/>
            </w:pPr>
            <w:r>
              <w:t>3.65</w:t>
            </w:r>
          </w:p>
        </w:tc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64"/>
              <w:ind w:left="120"/>
            </w:pPr>
            <w:r>
              <w:t>&lt;0.001*</w:t>
            </w:r>
          </w:p>
        </w:tc>
      </w:tr>
      <w:tr w:rsidR="00273D53">
        <w:trPr>
          <w:trHeight w:hRule="exact" w:val="396"/>
        </w:trPr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64"/>
              <w:ind w:left="120"/>
            </w:pPr>
            <w:r>
              <w:t>Exposures</w:t>
            </w:r>
          </w:p>
        </w:tc>
        <w:tc>
          <w:tcPr>
            <w:tcW w:w="1046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64"/>
              <w:ind w:left="235"/>
            </w:pPr>
            <w:r>
              <w:t>0.2346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64"/>
              <w:ind w:left="263"/>
            </w:pPr>
            <w:r>
              <w:t>0.083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64"/>
              <w:ind w:left="186"/>
            </w:pPr>
            <w:r>
              <w:t>2.81</w:t>
            </w:r>
          </w:p>
        </w:tc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64"/>
              <w:ind w:left="120"/>
            </w:pPr>
            <w:r>
              <w:t>&lt;0.005*</w:t>
            </w:r>
          </w:p>
        </w:tc>
      </w:tr>
      <w:tr w:rsidR="00273D53">
        <w:trPr>
          <w:trHeight w:hRule="exact" w:val="428"/>
        </w:trPr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28"/>
              <w:ind w:left="120"/>
            </w:pPr>
            <w:r>
              <w:t>E</w:t>
            </w:r>
            <w:r>
              <w:rPr>
                <w:spacing w:val="-1"/>
              </w:rPr>
              <w:t xml:space="preserve"> </w:t>
            </w:r>
            <w:r>
              <w:rPr>
                <w:rFonts w:ascii="Batang" w:eastAsia="Batang" w:hAnsi="Batang" w:cs="Batang"/>
              </w:rPr>
              <w:t>×</w:t>
            </w:r>
            <w:r>
              <w:rPr>
                <w:rFonts w:ascii="Batang" w:eastAsia="Batang" w:hAnsi="Batang" w:cs="Batang"/>
                <w:spacing w:val="-25"/>
              </w:rPr>
              <w:t xml:space="preserve"> </w:t>
            </w:r>
            <w:r>
              <w:t>C:</w:t>
            </w:r>
            <w:r>
              <w:rPr>
                <w:spacing w:val="-2"/>
              </w:rPr>
              <w:t xml:space="preserve"> </w:t>
            </w:r>
            <w:r>
              <w:t>1/3</w:t>
            </w:r>
            <w:r>
              <w:rPr>
                <w:spacing w:val="-3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(0/3)</w:t>
            </w:r>
          </w:p>
        </w:tc>
        <w:tc>
          <w:tcPr>
            <w:tcW w:w="1046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64"/>
              <w:ind w:left="235"/>
            </w:pPr>
            <w:r>
              <w:t>0.0033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64"/>
              <w:ind w:left="263"/>
            </w:pPr>
            <w:r>
              <w:t>0.120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64"/>
              <w:ind w:left="186"/>
            </w:pPr>
            <w:r>
              <w:t>0.02</w:t>
            </w:r>
          </w:p>
        </w:tc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64"/>
              <w:ind w:left="232"/>
            </w:pPr>
            <w:r>
              <w:t>0.977</w:t>
            </w:r>
          </w:p>
        </w:tc>
      </w:tr>
      <w:tr w:rsidR="00273D53">
        <w:trPr>
          <w:trHeight w:hRule="exact" w:val="429"/>
        </w:trPr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line="260" w:lineRule="exact"/>
              <w:ind w:left="120"/>
            </w:pPr>
            <w:r>
              <w:rPr>
                <w:position w:val="-1"/>
              </w:rPr>
              <w:t>E</w:t>
            </w:r>
            <w:r>
              <w:rPr>
                <w:spacing w:val="-1"/>
                <w:position w:val="-1"/>
              </w:rPr>
              <w:t xml:space="preserve"> </w:t>
            </w:r>
            <w:r>
              <w:rPr>
                <w:rFonts w:ascii="Batang" w:eastAsia="Batang" w:hAnsi="Batang" w:cs="Batang"/>
                <w:position w:val="-1"/>
              </w:rPr>
              <w:t>×</w:t>
            </w:r>
            <w:r>
              <w:rPr>
                <w:rFonts w:ascii="Batang" w:eastAsia="Batang" w:hAnsi="Batang" w:cs="Batang"/>
                <w:spacing w:val="-25"/>
                <w:position w:val="-1"/>
              </w:rPr>
              <w:t xml:space="preserve"> </w:t>
            </w:r>
            <w:r>
              <w:rPr>
                <w:position w:val="-1"/>
              </w:rPr>
              <w:t>C:</w:t>
            </w:r>
            <w:r>
              <w:rPr>
                <w:spacing w:val="-2"/>
                <w:position w:val="-1"/>
              </w:rPr>
              <w:t xml:space="preserve"> </w:t>
            </w:r>
            <w:r>
              <w:rPr>
                <w:position w:val="-1"/>
              </w:rPr>
              <w:t>2/3</w:t>
            </w:r>
            <w:r>
              <w:rPr>
                <w:spacing w:val="-3"/>
                <w:position w:val="-1"/>
              </w:rPr>
              <w:t xml:space="preserve"> </w:t>
            </w:r>
            <w:r>
              <w:rPr>
                <w:position w:val="-1"/>
              </w:rPr>
              <w:t>–</w:t>
            </w:r>
            <w:r>
              <w:rPr>
                <w:spacing w:val="-1"/>
                <w:position w:val="-1"/>
              </w:rPr>
              <w:t xml:space="preserve"> </w:t>
            </w:r>
            <w:r>
              <w:rPr>
                <w:position w:val="-1"/>
              </w:rPr>
              <w:t>(0/3,1/3)</w:t>
            </w:r>
          </w:p>
        </w:tc>
        <w:tc>
          <w:tcPr>
            <w:tcW w:w="1046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32"/>
              <w:ind w:left="169"/>
            </w:pPr>
            <w:r>
              <w:t>-0.0215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32"/>
              <w:ind w:left="263"/>
            </w:pPr>
            <w:r>
              <w:t>0.065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32"/>
              <w:ind w:left="120"/>
            </w:pPr>
            <w:r>
              <w:t>-0.32</w:t>
            </w:r>
          </w:p>
        </w:tc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32"/>
              <w:ind w:left="232"/>
            </w:pPr>
            <w:r>
              <w:t>0.743</w:t>
            </w:r>
          </w:p>
        </w:tc>
      </w:tr>
    </w:tbl>
    <w:p w:rsidR="00273D53" w:rsidRDefault="006839DC">
      <w:pPr>
        <w:spacing w:line="220" w:lineRule="exact"/>
        <w:ind w:left="1747" w:right="1747"/>
        <w:jc w:val="center"/>
      </w:pPr>
      <w:r>
        <w:rPr>
          <w:w w:val="99"/>
          <w:u w:val="single" w:color="000000"/>
        </w:rPr>
        <w:t xml:space="preserve"> </w:t>
      </w:r>
      <w:r>
        <w:rPr>
          <w:spacing w:val="20"/>
          <w:u w:val="single" w:color="000000"/>
        </w:rPr>
        <w:t xml:space="preserve"> </w:t>
      </w:r>
      <w:r>
        <w:rPr>
          <w:w w:val="99"/>
          <w:u w:val="single" w:color="000000"/>
        </w:rPr>
        <w:t xml:space="preserve">E </w:t>
      </w:r>
      <w:r>
        <w:rPr>
          <w:rFonts w:ascii="Batang" w:eastAsia="Batang" w:hAnsi="Batang" w:cs="Batang"/>
          <w:w w:val="95"/>
          <w:u w:val="single" w:color="000000"/>
        </w:rPr>
        <w:t>×</w:t>
      </w:r>
      <w:r>
        <w:rPr>
          <w:rFonts w:ascii="Batang" w:eastAsia="Batang" w:hAnsi="Batang" w:cs="Batang"/>
          <w:spacing w:val="-6"/>
          <w:w w:val="83"/>
          <w:u w:val="single" w:color="000000"/>
        </w:rPr>
        <w:t xml:space="preserve"> </w:t>
      </w:r>
      <w:r>
        <w:rPr>
          <w:w w:val="99"/>
          <w:u w:val="single" w:color="000000"/>
        </w:rPr>
        <w:t xml:space="preserve">C: 3/3 – (0/3,1/3,2/3) </w:t>
      </w:r>
      <w:r>
        <w:rPr>
          <w:u w:val="single" w:color="000000"/>
        </w:rPr>
        <w:t xml:space="preserve">          </w:t>
      </w:r>
      <w:r>
        <w:rPr>
          <w:spacing w:val="6"/>
          <w:u w:val="single" w:color="000000"/>
        </w:rPr>
        <w:t xml:space="preserve"> </w:t>
      </w:r>
      <w:r>
        <w:rPr>
          <w:w w:val="99"/>
          <w:u w:val="single" w:color="000000"/>
        </w:rPr>
        <w:t xml:space="preserve">0.1326 </w:t>
      </w:r>
      <w:r>
        <w:rPr>
          <w:u w:val="single" w:color="000000"/>
        </w:rPr>
        <w:t xml:space="preserve">         </w:t>
      </w:r>
      <w:r>
        <w:rPr>
          <w:spacing w:val="-23"/>
          <w:u w:val="single" w:color="000000"/>
        </w:rPr>
        <w:t xml:space="preserve"> </w:t>
      </w:r>
      <w:r>
        <w:rPr>
          <w:w w:val="99"/>
          <w:u w:val="single" w:color="000000"/>
        </w:rPr>
        <w:t xml:space="preserve">0.048 </w:t>
      </w:r>
      <w:r>
        <w:rPr>
          <w:u w:val="single" w:color="000000"/>
        </w:rPr>
        <w:t xml:space="preserve">    </w:t>
      </w:r>
      <w:r>
        <w:rPr>
          <w:spacing w:val="6"/>
          <w:u w:val="single" w:color="000000"/>
        </w:rPr>
        <w:t xml:space="preserve"> </w:t>
      </w:r>
      <w:r>
        <w:rPr>
          <w:w w:val="99"/>
          <w:u w:val="single" w:color="000000"/>
        </w:rPr>
        <w:t xml:space="preserve">2.73 </w:t>
      </w:r>
      <w:r>
        <w:rPr>
          <w:u w:val="single" w:color="000000"/>
        </w:rPr>
        <w:t xml:space="preserve">     </w:t>
      </w:r>
      <w:r>
        <w:rPr>
          <w:spacing w:val="-11"/>
          <w:u w:val="single" w:color="000000"/>
        </w:rPr>
        <w:t xml:space="preserve"> </w:t>
      </w:r>
      <w:r>
        <w:rPr>
          <w:w w:val="99"/>
          <w:u w:val="single" w:color="000000"/>
        </w:rPr>
        <w:t xml:space="preserve">&lt;0.01* </w:t>
      </w:r>
      <w:r>
        <w:rPr>
          <w:spacing w:val="20"/>
          <w:u w:val="single" w:color="000000"/>
        </w:rPr>
        <w:t xml:space="preserve"> </w:t>
      </w:r>
    </w:p>
    <w:p w:rsidR="00273D53" w:rsidRDefault="00273D53">
      <w:pPr>
        <w:spacing w:before="4" w:line="160" w:lineRule="exact"/>
        <w:rPr>
          <w:sz w:val="17"/>
          <w:szCs w:val="17"/>
        </w:rPr>
      </w:pPr>
    </w:p>
    <w:p w:rsidR="00273D53" w:rsidRDefault="006839DC">
      <w:pPr>
        <w:ind w:left="4322" w:right="4371"/>
        <w:jc w:val="center"/>
      </w:pPr>
      <w:r>
        <w:rPr>
          <w:w w:val="99"/>
        </w:rPr>
        <w:t>Similarity</w:t>
      </w:r>
    </w:p>
    <w:p w:rsidR="00273D53" w:rsidRDefault="00273D53">
      <w:pPr>
        <w:spacing w:before="6" w:line="160" w:lineRule="exact"/>
        <w:rPr>
          <w:sz w:val="16"/>
          <w:szCs w:val="16"/>
        </w:rPr>
      </w:pPr>
    </w:p>
    <w:p w:rsidR="00273D53" w:rsidRDefault="006839DC">
      <w:pPr>
        <w:spacing w:line="413" w:lineRule="auto"/>
        <w:ind w:left="1907" w:right="1872"/>
      </w:pPr>
      <w:r>
        <w:t xml:space="preserve">Intercept                                      </w:t>
      </w:r>
      <w:r>
        <w:rPr>
          <w:spacing w:val="5"/>
        </w:rPr>
        <w:t xml:space="preserve"> </w:t>
      </w:r>
      <w:r>
        <w:t xml:space="preserve">0.0501         </w:t>
      </w:r>
      <w:r>
        <w:rPr>
          <w:spacing w:val="22"/>
        </w:rPr>
        <w:t xml:space="preserve"> </w:t>
      </w:r>
      <w:r>
        <w:t xml:space="preserve">0.018      2.64     </w:t>
      </w:r>
      <w:r>
        <w:rPr>
          <w:spacing w:val="35"/>
        </w:rPr>
        <w:t xml:space="preserve"> </w:t>
      </w:r>
      <w:r>
        <w:t>&lt;0.01* Condition:</w:t>
      </w:r>
      <w:r>
        <w:rPr>
          <w:spacing w:val="3"/>
        </w:rPr>
        <w:t xml:space="preserve"> </w:t>
      </w:r>
      <w:r>
        <w:t>1/3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 xml:space="preserve">(0/3)               </w:t>
      </w:r>
      <w:r>
        <w:rPr>
          <w:spacing w:val="44"/>
        </w:rPr>
        <w:t xml:space="preserve"> </w:t>
      </w:r>
      <w:r>
        <w:t xml:space="preserve">-0.0070         </w:t>
      </w:r>
      <w:r>
        <w:rPr>
          <w:spacing w:val="21"/>
        </w:rPr>
        <w:t xml:space="preserve"> </w:t>
      </w:r>
      <w:r>
        <w:t xml:space="preserve">0.027   </w:t>
      </w:r>
      <w:r>
        <w:rPr>
          <w:spacing w:val="34"/>
        </w:rPr>
        <w:t xml:space="preserve"> </w:t>
      </w:r>
      <w:r>
        <w:t xml:space="preserve">-0.25     </w:t>
      </w:r>
      <w:r>
        <w:rPr>
          <w:spacing w:val="47"/>
        </w:rPr>
        <w:t xml:space="preserve"> </w:t>
      </w:r>
      <w:r>
        <w:t>0.798</w:t>
      </w:r>
    </w:p>
    <w:p w:rsidR="00273D53" w:rsidRDefault="006839DC">
      <w:pPr>
        <w:spacing w:before="6"/>
        <w:ind w:left="1907"/>
      </w:pPr>
      <w:r>
        <w:t>Condition:</w:t>
      </w:r>
      <w:r>
        <w:rPr>
          <w:spacing w:val="3"/>
        </w:rPr>
        <w:t xml:space="preserve"> </w:t>
      </w:r>
      <w:r>
        <w:t>2/3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 xml:space="preserve">(0/3,1/3)           </w:t>
      </w:r>
      <w:r>
        <w:rPr>
          <w:spacing w:val="3"/>
        </w:rPr>
        <w:t xml:space="preserve"> </w:t>
      </w:r>
      <w:r>
        <w:t xml:space="preserve">0.0237         </w:t>
      </w:r>
      <w:r>
        <w:rPr>
          <w:spacing w:val="22"/>
        </w:rPr>
        <w:t xml:space="preserve"> </w:t>
      </w:r>
      <w:r>
        <w:t xml:space="preserve">0.014      1.59     </w:t>
      </w:r>
      <w:r>
        <w:rPr>
          <w:spacing w:val="47"/>
        </w:rPr>
        <w:t xml:space="preserve"> </w:t>
      </w:r>
      <w:r>
        <w:t>0.112</w:t>
      </w:r>
    </w:p>
    <w:p w:rsidR="00273D53" w:rsidRDefault="00273D53">
      <w:pPr>
        <w:spacing w:before="6" w:line="160" w:lineRule="exact"/>
        <w:rPr>
          <w:sz w:val="16"/>
          <w:szCs w:val="16"/>
        </w:rPr>
      </w:pPr>
    </w:p>
    <w:p w:rsidR="00273D53" w:rsidRDefault="006839DC">
      <w:pPr>
        <w:spacing w:line="413" w:lineRule="auto"/>
        <w:ind w:left="1907" w:right="1872"/>
      </w:pPr>
      <w:r>
        <w:t>Condition:</w:t>
      </w:r>
      <w:r>
        <w:rPr>
          <w:spacing w:val="3"/>
        </w:rPr>
        <w:t xml:space="preserve"> </w:t>
      </w:r>
      <w:r>
        <w:t>3/3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 xml:space="preserve">(0/3,1/3,2/3)    </w:t>
      </w:r>
      <w:r>
        <w:rPr>
          <w:spacing w:val="45"/>
        </w:rPr>
        <w:t xml:space="preserve"> </w:t>
      </w:r>
      <w:r>
        <w:t xml:space="preserve">0.0224         </w:t>
      </w:r>
      <w:r>
        <w:rPr>
          <w:spacing w:val="22"/>
        </w:rPr>
        <w:t xml:space="preserve"> </w:t>
      </w:r>
      <w:r>
        <w:t xml:space="preserve">0.010      2.04     </w:t>
      </w:r>
      <w:r>
        <w:rPr>
          <w:spacing w:val="35"/>
        </w:rPr>
        <w:t xml:space="preserve"> </w:t>
      </w:r>
      <w:r>
        <w:t xml:space="preserve">&lt;0.05* Exposures                                   </w:t>
      </w:r>
      <w:r>
        <w:rPr>
          <w:spacing w:val="32"/>
        </w:rPr>
        <w:t xml:space="preserve"> </w:t>
      </w:r>
      <w:r>
        <w:t xml:space="preserve">0.1487         </w:t>
      </w:r>
      <w:r>
        <w:rPr>
          <w:spacing w:val="22"/>
        </w:rPr>
        <w:t xml:space="preserve"> </w:t>
      </w:r>
      <w:r>
        <w:t xml:space="preserve">0.084      1.77     </w:t>
      </w:r>
      <w:r>
        <w:rPr>
          <w:spacing w:val="47"/>
        </w:rPr>
        <w:t xml:space="preserve"> </w:t>
      </w:r>
      <w:r>
        <w:t>0.077</w:t>
      </w:r>
    </w:p>
    <w:p w:rsidR="00273D53" w:rsidRDefault="006839DC">
      <w:pPr>
        <w:spacing w:line="220" w:lineRule="exact"/>
        <w:ind w:left="1907"/>
      </w:pPr>
      <w:r>
        <w:t>E</w:t>
      </w:r>
      <w:r>
        <w:rPr>
          <w:spacing w:val="-1"/>
        </w:rPr>
        <w:t xml:space="preserve"> </w:t>
      </w:r>
      <w:r>
        <w:rPr>
          <w:rFonts w:ascii="Batang" w:eastAsia="Batang" w:hAnsi="Batang" w:cs="Batang"/>
        </w:rPr>
        <w:t>×</w:t>
      </w:r>
      <w:r>
        <w:rPr>
          <w:rFonts w:ascii="Batang" w:eastAsia="Batang" w:hAnsi="Batang" w:cs="Batang"/>
          <w:spacing w:val="-25"/>
        </w:rPr>
        <w:t xml:space="preserve"> </w:t>
      </w:r>
      <w:r>
        <w:t>C:</w:t>
      </w:r>
      <w:r>
        <w:rPr>
          <w:spacing w:val="-2"/>
        </w:rPr>
        <w:t xml:space="preserve"> </w:t>
      </w:r>
      <w:r>
        <w:t>1/3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 xml:space="preserve">(0/3)                       </w:t>
      </w:r>
      <w:r>
        <w:rPr>
          <w:spacing w:val="10"/>
        </w:rPr>
        <w:t xml:space="preserve"> </w:t>
      </w:r>
      <w:r>
        <w:t xml:space="preserve">0.0514         </w:t>
      </w:r>
      <w:r>
        <w:rPr>
          <w:spacing w:val="22"/>
        </w:rPr>
        <w:t xml:space="preserve"> </w:t>
      </w:r>
      <w:r>
        <w:t xml:space="preserve">0.121      0.42     </w:t>
      </w:r>
      <w:r>
        <w:rPr>
          <w:spacing w:val="47"/>
        </w:rPr>
        <w:t xml:space="preserve"> </w:t>
      </w:r>
      <w:r>
        <w:t>0.671</w:t>
      </w:r>
    </w:p>
    <w:p w:rsidR="00273D53" w:rsidRDefault="00273D53">
      <w:pPr>
        <w:spacing w:before="9" w:line="120" w:lineRule="exact"/>
        <w:rPr>
          <w:sz w:val="12"/>
          <w:szCs w:val="12"/>
        </w:rPr>
      </w:pPr>
    </w:p>
    <w:p w:rsidR="00273D53" w:rsidRDefault="006839DC">
      <w:pPr>
        <w:ind w:left="1907"/>
      </w:pPr>
      <w:r>
        <w:t>E</w:t>
      </w:r>
      <w:r>
        <w:rPr>
          <w:spacing w:val="-1"/>
        </w:rPr>
        <w:t xml:space="preserve"> </w:t>
      </w:r>
      <w:r>
        <w:rPr>
          <w:rFonts w:ascii="Batang" w:eastAsia="Batang" w:hAnsi="Batang" w:cs="Batang"/>
        </w:rPr>
        <w:t>×</w:t>
      </w:r>
      <w:r>
        <w:rPr>
          <w:rFonts w:ascii="Batang" w:eastAsia="Batang" w:hAnsi="Batang" w:cs="Batang"/>
          <w:spacing w:val="-25"/>
        </w:rPr>
        <w:t xml:space="preserve"> </w:t>
      </w:r>
      <w:r>
        <w:t>C:</w:t>
      </w:r>
      <w:r>
        <w:rPr>
          <w:spacing w:val="-2"/>
        </w:rPr>
        <w:t xml:space="preserve"> </w:t>
      </w:r>
      <w:r>
        <w:t>2/3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 xml:space="preserve">(0/3,1/3)                 </w:t>
      </w:r>
      <w:r>
        <w:rPr>
          <w:spacing w:val="3"/>
        </w:rPr>
        <w:t xml:space="preserve"> </w:t>
      </w:r>
      <w:r>
        <w:t xml:space="preserve">0.0208         </w:t>
      </w:r>
      <w:r>
        <w:rPr>
          <w:spacing w:val="22"/>
        </w:rPr>
        <w:t xml:space="preserve"> </w:t>
      </w:r>
      <w:r>
        <w:t xml:space="preserve">0.066      0.31     </w:t>
      </w:r>
      <w:r>
        <w:rPr>
          <w:spacing w:val="47"/>
        </w:rPr>
        <w:t xml:space="preserve"> </w:t>
      </w:r>
      <w:r>
        <w:t>0.754</w:t>
      </w:r>
    </w:p>
    <w:p w:rsidR="00273D53" w:rsidRDefault="00273D53">
      <w:pPr>
        <w:spacing w:before="9" w:line="120" w:lineRule="exact"/>
        <w:rPr>
          <w:sz w:val="12"/>
          <w:szCs w:val="12"/>
        </w:rPr>
      </w:pPr>
    </w:p>
    <w:p w:rsidR="00273D53" w:rsidRDefault="006839DC">
      <w:pPr>
        <w:spacing w:line="396" w:lineRule="auto"/>
        <w:ind w:left="3939" w:right="1748" w:hanging="2152"/>
      </w:pPr>
      <w:r>
        <w:rPr>
          <w:w w:val="99"/>
          <w:u w:val="single" w:color="000000"/>
        </w:rPr>
        <w:t xml:space="preserve"> </w:t>
      </w:r>
      <w:r>
        <w:rPr>
          <w:spacing w:val="20"/>
          <w:u w:val="single" w:color="000000"/>
        </w:rPr>
        <w:t xml:space="preserve"> </w:t>
      </w:r>
      <w:r>
        <w:rPr>
          <w:u w:val="single" w:color="000000"/>
        </w:rPr>
        <w:t>E</w:t>
      </w:r>
      <w:r>
        <w:rPr>
          <w:spacing w:val="-2"/>
          <w:u w:val="single" w:color="000000"/>
        </w:rPr>
        <w:t xml:space="preserve"> </w:t>
      </w:r>
      <w:r>
        <w:rPr>
          <w:rFonts w:ascii="Batang" w:eastAsia="Batang" w:hAnsi="Batang" w:cs="Batang"/>
          <w:u w:val="single" w:color="000000"/>
        </w:rPr>
        <w:t>×</w:t>
      </w:r>
      <w:r>
        <w:rPr>
          <w:rFonts w:ascii="Batang" w:eastAsia="Batang" w:hAnsi="Batang" w:cs="Batang"/>
          <w:spacing w:val="-25"/>
          <w:u w:val="single" w:color="000000"/>
        </w:rPr>
        <w:t xml:space="preserve"> </w:t>
      </w:r>
      <w:r>
        <w:rPr>
          <w:u w:val="single" w:color="000000"/>
        </w:rPr>
        <w:t>C:</w:t>
      </w:r>
      <w:r>
        <w:rPr>
          <w:spacing w:val="-2"/>
          <w:u w:val="single" w:color="000000"/>
        </w:rPr>
        <w:t xml:space="preserve"> </w:t>
      </w:r>
      <w:r>
        <w:rPr>
          <w:u w:val="single" w:color="000000"/>
        </w:rPr>
        <w:t>3/3</w:t>
      </w:r>
      <w:r>
        <w:rPr>
          <w:spacing w:val="-3"/>
          <w:u w:val="single" w:color="000000"/>
        </w:rPr>
        <w:t xml:space="preserve"> </w:t>
      </w:r>
      <w:r>
        <w:rPr>
          <w:u w:val="single" w:color="000000"/>
        </w:rPr>
        <w:t>–</w:t>
      </w:r>
      <w:r>
        <w:rPr>
          <w:spacing w:val="-1"/>
          <w:u w:val="single" w:color="000000"/>
        </w:rPr>
        <w:t xml:space="preserve"> </w:t>
      </w:r>
      <w:r>
        <w:rPr>
          <w:u w:val="single" w:color="000000"/>
        </w:rPr>
        <w:t xml:space="preserve">(0/3,1/3,2/3)          </w:t>
      </w:r>
      <w:r>
        <w:rPr>
          <w:spacing w:val="45"/>
          <w:u w:val="single" w:color="000000"/>
        </w:rPr>
        <w:t xml:space="preserve"> </w:t>
      </w:r>
      <w:r>
        <w:rPr>
          <w:u w:val="single" w:color="000000"/>
        </w:rPr>
        <w:t xml:space="preserve">0.1373         </w:t>
      </w:r>
      <w:r>
        <w:rPr>
          <w:spacing w:val="21"/>
          <w:u w:val="single" w:color="000000"/>
        </w:rPr>
        <w:t xml:space="preserve"> </w:t>
      </w:r>
      <w:r>
        <w:rPr>
          <w:u w:val="single" w:color="000000"/>
        </w:rPr>
        <w:t xml:space="preserve">0.048     </w:t>
      </w:r>
      <w:r>
        <w:rPr>
          <w:spacing w:val="1"/>
          <w:u w:val="single" w:color="000000"/>
        </w:rPr>
        <w:t xml:space="preserve"> </w:t>
      </w:r>
      <w:r>
        <w:rPr>
          <w:u w:val="single" w:color="000000"/>
        </w:rPr>
        <w:t xml:space="preserve">2.80     </w:t>
      </w:r>
      <w:r>
        <w:rPr>
          <w:spacing w:val="35"/>
          <w:u w:val="single" w:color="000000"/>
        </w:rPr>
        <w:t xml:space="preserve"> </w:t>
      </w:r>
      <w:r>
        <w:rPr>
          <w:u w:val="single" w:color="000000"/>
        </w:rPr>
        <w:t xml:space="preserve">&lt;0.01* </w:t>
      </w:r>
      <w:r>
        <w:rPr>
          <w:spacing w:val="20"/>
          <w:u w:val="single" w:color="000000"/>
        </w:rPr>
        <w:t xml:space="preserve"> </w:t>
      </w:r>
      <w:r>
        <w:rPr>
          <w:spacing w:val="20"/>
        </w:rPr>
        <w:t xml:space="preserve"> </w:t>
      </w:r>
      <w:r>
        <w:t>Referent</w:t>
      </w:r>
      <w:r>
        <w:rPr>
          <w:spacing w:val="-7"/>
        </w:rPr>
        <w:t xml:space="preserve"> </w:t>
      </w:r>
      <w:r>
        <w:t>assignment</w:t>
      </w:r>
    </w:p>
    <w:p w:rsidR="00273D53" w:rsidRDefault="006839DC">
      <w:pPr>
        <w:spacing w:before="21" w:line="413" w:lineRule="auto"/>
        <w:ind w:left="1907" w:right="1872"/>
      </w:pPr>
      <w:r>
        <w:t xml:space="preserve">Intercept                                      </w:t>
      </w:r>
      <w:r>
        <w:rPr>
          <w:spacing w:val="5"/>
        </w:rPr>
        <w:t xml:space="preserve"> </w:t>
      </w:r>
      <w:r>
        <w:t xml:space="preserve">0.1087         </w:t>
      </w:r>
      <w:r>
        <w:rPr>
          <w:spacing w:val="22"/>
        </w:rPr>
        <w:t xml:space="preserve"> </w:t>
      </w:r>
      <w:r>
        <w:t xml:space="preserve">0.036      3.01   </w:t>
      </w:r>
      <w:r>
        <w:rPr>
          <w:spacing w:val="35"/>
        </w:rPr>
        <w:t xml:space="preserve"> </w:t>
      </w:r>
      <w:r>
        <w:t>&lt;0.005* Condition:</w:t>
      </w:r>
      <w:r>
        <w:rPr>
          <w:spacing w:val="3"/>
        </w:rPr>
        <w:t xml:space="preserve"> </w:t>
      </w:r>
      <w:r>
        <w:t>1/3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 xml:space="preserve">(0/3)                 </w:t>
      </w:r>
      <w:r>
        <w:rPr>
          <w:spacing w:val="10"/>
        </w:rPr>
        <w:t xml:space="preserve"> </w:t>
      </w:r>
      <w:r>
        <w:t xml:space="preserve">0.0664         </w:t>
      </w:r>
      <w:r>
        <w:rPr>
          <w:spacing w:val="22"/>
        </w:rPr>
        <w:t xml:space="preserve"> </w:t>
      </w:r>
      <w:r>
        <w:t xml:space="preserve">0.052      1.26     </w:t>
      </w:r>
      <w:r>
        <w:rPr>
          <w:spacing w:val="47"/>
        </w:rPr>
        <w:t xml:space="preserve"> </w:t>
      </w:r>
      <w:r>
        <w:t>0.208</w:t>
      </w:r>
    </w:p>
    <w:p w:rsidR="00273D53" w:rsidRDefault="006839DC">
      <w:pPr>
        <w:spacing w:before="6" w:line="413" w:lineRule="auto"/>
        <w:ind w:left="1907" w:right="1872"/>
      </w:pPr>
      <w:r>
        <w:t>Condition:</w:t>
      </w:r>
      <w:r>
        <w:rPr>
          <w:spacing w:val="3"/>
        </w:rPr>
        <w:t xml:space="preserve"> </w:t>
      </w:r>
      <w:r>
        <w:t>2/3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 xml:space="preserve">(0/3,1/3)           </w:t>
      </w:r>
      <w:r>
        <w:rPr>
          <w:spacing w:val="3"/>
        </w:rPr>
        <w:t xml:space="preserve"> </w:t>
      </w:r>
      <w:r>
        <w:t xml:space="preserve">0.0616         </w:t>
      </w:r>
      <w:r>
        <w:rPr>
          <w:spacing w:val="22"/>
        </w:rPr>
        <w:t xml:space="preserve"> </w:t>
      </w:r>
      <w:r>
        <w:t xml:space="preserve">0.028      2.17     </w:t>
      </w:r>
      <w:r>
        <w:rPr>
          <w:spacing w:val="35"/>
        </w:rPr>
        <w:t xml:space="preserve"> </w:t>
      </w:r>
      <w:r>
        <w:t>&lt;0.05* Condition:</w:t>
      </w:r>
      <w:r>
        <w:rPr>
          <w:spacing w:val="3"/>
        </w:rPr>
        <w:t xml:space="preserve"> </w:t>
      </w:r>
      <w:r>
        <w:t>3/3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 xml:space="preserve">(0/3,1/3,2/3)    </w:t>
      </w:r>
      <w:r>
        <w:rPr>
          <w:spacing w:val="45"/>
        </w:rPr>
        <w:t xml:space="preserve"> </w:t>
      </w:r>
      <w:r>
        <w:t xml:space="preserve">0.0359         </w:t>
      </w:r>
      <w:r>
        <w:rPr>
          <w:spacing w:val="22"/>
        </w:rPr>
        <w:t xml:space="preserve"> </w:t>
      </w:r>
      <w:r>
        <w:t xml:space="preserve">0.020      1.72     </w:t>
      </w:r>
      <w:r>
        <w:rPr>
          <w:spacing w:val="47"/>
        </w:rPr>
        <w:t xml:space="preserve"> </w:t>
      </w:r>
      <w:r>
        <w:t>0.084</w:t>
      </w:r>
    </w:p>
    <w:p w:rsidR="00273D53" w:rsidRDefault="006839DC">
      <w:pPr>
        <w:spacing w:before="6" w:line="375" w:lineRule="auto"/>
        <w:ind w:left="1907" w:right="1867"/>
      </w:pPr>
      <w:r>
        <w:t xml:space="preserve">Exposures                                   </w:t>
      </w:r>
      <w:r>
        <w:rPr>
          <w:spacing w:val="32"/>
        </w:rPr>
        <w:t xml:space="preserve"> </w:t>
      </w:r>
      <w:r>
        <w:t xml:space="preserve">0.4577         </w:t>
      </w:r>
      <w:r>
        <w:rPr>
          <w:spacing w:val="22"/>
        </w:rPr>
        <w:t xml:space="preserve"> </w:t>
      </w:r>
      <w:r>
        <w:t xml:space="preserve">0.159      2.86   </w:t>
      </w:r>
      <w:r>
        <w:rPr>
          <w:spacing w:val="35"/>
        </w:rPr>
        <w:t xml:space="preserve"> </w:t>
      </w:r>
      <w:r>
        <w:t>&lt;0.005* E</w:t>
      </w:r>
      <w:r>
        <w:rPr>
          <w:spacing w:val="-1"/>
        </w:rPr>
        <w:t xml:space="preserve"> </w:t>
      </w:r>
      <w:r>
        <w:rPr>
          <w:rFonts w:ascii="Batang" w:eastAsia="Batang" w:hAnsi="Batang" w:cs="Batang"/>
        </w:rPr>
        <w:t>×</w:t>
      </w:r>
      <w:r>
        <w:rPr>
          <w:rFonts w:ascii="Batang" w:eastAsia="Batang" w:hAnsi="Batang" w:cs="Batang"/>
          <w:spacing w:val="-25"/>
        </w:rPr>
        <w:t xml:space="preserve"> </w:t>
      </w:r>
      <w:r>
        <w:t>C:</w:t>
      </w:r>
      <w:r>
        <w:rPr>
          <w:spacing w:val="-2"/>
        </w:rPr>
        <w:t xml:space="preserve"> </w:t>
      </w:r>
      <w:r>
        <w:t>1/3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 xml:space="preserve">(0/3)                     </w:t>
      </w:r>
      <w:r>
        <w:rPr>
          <w:spacing w:val="44"/>
        </w:rPr>
        <w:t xml:space="preserve"> </w:t>
      </w:r>
      <w:r>
        <w:t xml:space="preserve">-0.0919         </w:t>
      </w:r>
      <w:r>
        <w:rPr>
          <w:spacing w:val="21"/>
        </w:rPr>
        <w:t xml:space="preserve"> </w:t>
      </w:r>
      <w:r>
        <w:t xml:space="preserve">0.230   </w:t>
      </w:r>
      <w:r>
        <w:rPr>
          <w:spacing w:val="34"/>
        </w:rPr>
        <w:t xml:space="preserve"> </w:t>
      </w:r>
      <w:r>
        <w:t xml:space="preserve">-0.39     </w:t>
      </w:r>
      <w:r>
        <w:rPr>
          <w:spacing w:val="47"/>
        </w:rPr>
        <w:t xml:space="preserve"> </w:t>
      </w:r>
      <w:r>
        <w:t>0.690</w:t>
      </w:r>
    </w:p>
    <w:p w:rsidR="00273D53" w:rsidRDefault="006839DC">
      <w:pPr>
        <w:spacing w:before="4"/>
        <w:ind w:left="1907"/>
      </w:pPr>
      <w:r>
        <w:t>E</w:t>
      </w:r>
      <w:r>
        <w:rPr>
          <w:spacing w:val="-1"/>
        </w:rPr>
        <w:t xml:space="preserve"> </w:t>
      </w:r>
      <w:r>
        <w:rPr>
          <w:rFonts w:ascii="Batang" w:eastAsia="Batang" w:hAnsi="Batang" w:cs="Batang"/>
        </w:rPr>
        <w:t>×</w:t>
      </w:r>
      <w:r>
        <w:rPr>
          <w:rFonts w:ascii="Batang" w:eastAsia="Batang" w:hAnsi="Batang" w:cs="Batang"/>
          <w:spacing w:val="-25"/>
        </w:rPr>
        <w:t xml:space="preserve"> </w:t>
      </w:r>
      <w:r>
        <w:t>C:</w:t>
      </w:r>
      <w:r>
        <w:rPr>
          <w:spacing w:val="-2"/>
        </w:rPr>
        <w:t xml:space="preserve"> </w:t>
      </w:r>
      <w:r>
        <w:t>2/3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 xml:space="preserve">(0/3,1/3)               </w:t>
      </w:r>
      <w:r>
        <w:rPr>
          <w:spacing w:val="36"/>
        </w:rPr>
        <w:t xml:space="preserve"> </w:t>
      </w:r>
      <w:r>
        <w:t xml:space="preserve">-0.1257         </w:t>
      </w:r>
      <w:r>
        <w:rPr>
          <w:spacing w:val="21"/>
        </w:rPr>
        <w:t xml:space="preserve"> </w:t>
      </w:r>
      <w:r>
        <w:t xml:space="preserve">0.126   </w:t>
      </w:r>
      <w:r>
        <w:rPr>
          <w:spacing w:val="34"/>
        </w:rPr>
        <w:t xml:space="preserve"> </w:t>
      </w:r>
      <w:r>
        <w:t xml:space="preserve">-0.99     </w:t>
      </w:r>
      <w:r>
        <w:rPr>
          <w:spacing w:val="47"/>
        </w:rPr>
        <w:t xml:space="preserve"> </w:t>
      </w:r>
      <w:r>
        <w:t>0.319</w:t>
      </w:r>
    </w:p>
    <w:p w:rsidR="00273D53" w:rsidRDefault="00273D53">
      <w:pPr>
        <w:spacing w:before="9" w:line="120" w:lineRule="exact"/>
        <w:rPr>
          <w:sz w:val="12"/>
          <w:szCs w:val="12"/>
        </w:rPr>
      </w:pPr>
    </w:p>
    <w:p w:rsidR="00273D53" w:rsidRDefault="006839DC">
      <w:pPr>
        <w:tabs>
          <w:tab w:val="left" w:pos="7720"/>
        </w:tabs>
        <w:ind w:left="1747" w:right="1747"/>
        <w:jc w:val="center"/>
        <w:sectPr w:rsidR="00273D53">
          <w:pgSz w:w="12240" w:h="15840"/>
          <w:pgMar w:top="960" w:right="1340" w:bottom="280" w:left="1340" w:header="736" w:footer="0" w:gutter="0"/>
          <w:cols w:space="720"/>
        </w:sectPr>
      </w:pPr>
      <w:r>
        <w:rPr>
          <w:w w:val="99"/>
          <w:u w:val="single" w:color="000000"/>
        </w:rPr>
        <w:t xml:space="preserve"> </w:t>
      </w:r>
      <w:r>
        <w:rPr>
          <w:spacing w:val="20"/>
          <w:u w:val="single" w:color="000000"/>
        </w:rPr>
        <w:t xml:space="preserve"> </w:t>
      </w:r>
      <w:r>
        <w:rPr>
          <w:w w:val="99"/>
          <w:u w:val="single" w:color="000000"/>
        </w:rPr>
        <w:t xml:space="preserve">E </w:t>
      </w:r>
      <w:r>
        <w:rPr>
          <w:rFonts w:ascii="Batang" w:eastAsia="Batang" w:hAnsi="Batang" w:cs="Batang"/>
          <w:w w:val="95"/>
          <w:u w:val="single" w:color="000000"/>
        </w:rPr>
        <w:t>×</w:t>
      </w:r>
      <w:r>
        <w:rPr>
          <w:rFonts w:ascii="Batang" w:eastAsia="Batang" w:hAnsi="Batang" w:cs="Batang"/>
          <w:spacing w:val="-6"/>
          <w:w w:val="83"/>
          <w:u w:val="single" w:color="000000"/>
        </w:rPr>
        <w:t xml:space="preserve"> </w:t>
      </w:r>
      <w:r>
        <w:rPr>
          <w:w w:val="99"/>
          <w:u w:val="single" w:color="000000"/>
        </w:rPr>
        <w:t xml:space="preserve">C: 3/3 – (0/3,1/3,2/3) </w:t>
      </w:r>
      <w:r>
        <w:rPr>
          <w:u w:val="single" w:color="000000"/>
        </w:rPr>
        <w:t xml:space="preserve">          </w:t>
      </w:r>
      <w:r>
        <w:rPr>
          <w:spacing w:val="6"/>
          <w:u w:val="single" w:color="000000"/>
        </w:rPr>
        <w:t xml:space="preserve"> </w:t>
      </w:r>
      <w:r>
        <w:rPr>
          <w:w w:val="99"/>
          <w:u w:val="single" w:color="000000"/>
        </w:rPr>
        <w:t xml:space="preserve">0.1292 </w:t>
      </w:r>
      <w:r>
        <w:rPr>
          <w:u w:val="single" w:color="000000"/>
        </w:rPr>
        <w:t xml:space="preserve">         </w:t>
      </w:r>
      <w:r>
        <w:rPr>
          <w:spacing w:val="-23"/>
          <w:u w:val="single" w:color="000000"/>
        </w:rPr>
        <w:t xml:space="preserve"> </w:t>
      </w:r>
      <w:r>
        <w:rPr>
          <w:w w:val="99"/>
          <w:u w:val="single" w:color="000000"/>
        </w:rPr>
        <w:t xml:space="preserve">0.093 </w:t>
      </w:r>
      <w:r>
        <w:rPr>
          <w:u w:val="single" w:color="000000"/>
        </w:rPr>
        <w:t xml:space="preserve">    </w:t>
      </w:r>
      <w:r>
        <w:rPr>
          <w:spacing w:val="6"/>
          <w:u w:val="single" w:color="000000"/>
        </w:rPr>
        <w:t xml:space="preserve"> </w:t>
      </w:r>
      <w:r>
        <w:rPr>
          <w:w w:val="99"/>
          <w:u w:val="single" w:color="000000"/>
        </w:rPr>
        <w:t xml:space="preserve">1.38 </w:t>
      </w:r>
      <w:r>
        <w:rPr>
          <w:u w:val="single" w:color="000000"/>
        </w:rPr>
        <w:t xml:space="preserve">     </w:t>
      </w:r>
      <w:r>
        <w:rPr>
          <w:spacing w:val="2"/>
          <w:u w:val="single" w:color="000000"/>
        </w:rPr>
        <w:t xml:space="preserve"> </w:t>
      </w:r>
      <w:r>
        <w:rPr>
          <w:w w:val="99"/>
          <w:u w:val="single" w:color="000000"/>
        </w:rPr>
        <w:t xml:space="preserve">0.167 </w:t>
      </w:r>
      <w:r>
        <w:rPr>
          <w:u w:val="single" w:color="000000"/>
        </w:rPr>
        <w:tab/>
      </w: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273D53">
      <w:pPr>
        <w:spacing w:before="12" w:line="220" w:lineRule="exact"/>
        <w:rPr>
          <w:sz w:val="22"/>
          <w:szCs w:val="22"/>
        </w:rPr>
      </w:pPr>
    </w:p>
    <w:p w:rsidR="00273D53" w:rsidRDefault="00F14C79">
      <w:pPr>
        <w:spacing w:before="19"/>
        <w:ind w:left="100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4343" behindDoc="1" locked="0" layoutInCell="1" allowOverlap="1">
                <wp:simplePos x="0" y="0"/>
                <wp:positionH relativeFrom="page">
                  <wp:posOffset>2153285</wp:posOffset>
                </wp:positionH>
                <wp:positionV relativeFrom="paragraph">
                  <wp:posOffset>842010</wp:posOffset>
                </wp:positionV>
                <wp:extent cx="3464560" cy="0"/>
                <wp:effectExtent l="0" t="0" r="2167255" b="859790"/>
                <wp:wrapNone/>
                <wp:docPr id="790" name="Group 7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64560" cy="0"/>
                          <a:chOff x="3392" y="1327"/>
                          <a:chExt cx="5457" cy="0"/>
                        </a:xfrm>
                      </wpg:grpSpPr>
                      <wps:wsp>
                        <wps:cNvPr id="791" name="Freeform 787"/>
                        <wps:cNvSpPr>
                          <a:spLocks noEditPoints="1"/>
                        </wps:cNvSpPr>
                        <wps:spPr bwMode="auto">
                          <a:xfrm>
                            <a:off x="6784" y="2654"/>
                            <a:ext cx="5456" cy="0"/>
                          </a:xfrm>
                          <a:custGeom>
                            <a:avLst/>
                            <a:gdLst>
                              <a:gd name="T0" fmla="+- 0 3392 3392"/>
                              <a:gd name="T1" fmla="*/ T0 w 5457"/>
                              <a:gd name="T2" fmla="+- 0 8849 3392"/>
                              <a:gd name="T3" fmla="*/ T2 w 545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457">
                                <a:moveTo>
                                  <a:pt x="0" y="0"/>
                                </a:moveTo>
                                <a:lnTo>
                                  <a:pt x="5457" y="0"/>
                                </a:lnTo>
                              </a:path>
                            </a:pathLst>
                          </a:custGeom>
                          <a:noFill/>
                          <a:ln w="505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86" o:spid="_x0000_s1026" style="position:absolute;margin-left:169.55pt;margin-top:66.3pt;width:272.8pt;height:0;z-index:-2137;mso-position-horizontal-relative:page" coordorigin="3392,1327" coordsize="5457,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">
                <v:shape id="Freeform 787" o:spid="_x0000_s1027" style="position:absolute;left:6784;top:2654;width:5456;height:0;visibility:visible;mso-wrap-style:square;v-text-anchor:top" coordsize="545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lb/UxQAA&#10;ANwAAAAPAAAAZHJzL2Rvd25yZXYueG1sRI9La8MwEITvhfwHsYVeQiK7hzzcKCEPCj2lxAnkuljr&#10;R2utjKQ67r+PAoUeh5n5hlltBtOKnpxvLCtIpwkI4sLqhisFl/P7ZAHCB2SNrWVS8EseNuvR0woz&#10;bW98oj4PlYgQ9hkqqEPoMil9UZNBP7UdcfRK6wyGKF0ltcNbhJtWvibJTBpsOC7U2NG+puI7/zEK&#10;rn3+1bq0sOX+eNj58a6Uy8OnUi/Pw/YNRKAh/If/2h9awXyZwuNMPAJyfQ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uVv9TFAAAA3AAAAA8AAAAAAAAAAAAAAAAAlwIAAGRycy9k&#10;b3ducmV2LnhtbFBLBQYAAAAABAAEAPUAAACJAwAAAAA=&#10;" path="m0,0l5457,0e" filled="f" strokeweight="5054emu">
                  <v:path arrowok="t" o:connecttype="custom" o:connectlocs="0,0;5456,0" o:connectangles="0,0"/>
                  <o:lock v:ext="edit" verticies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4344" behindDoc="1" locked="0" layoutInCell="1" allowOverlap="1">
                <wp:simplePos x="0" y="0"/>
                <wp:positionH relativeFrom="page">
                  <wp:posOffset>2153285</wp:posOffset>
                </wp:positionH>
                <wp:positionV relativeFrom="paragraph">
                  <wp:posOffset>1046480</wp:posOffset>
                </wp:positionV>
                <wp:extent cx="3464560" cy="0"/>
                <wp:effectExtent l="0" t="0" r="2167255" b="1061720"/>
                <wp:wrapNone/>
                <wp:docPr id="788" name="Group 7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64560" cy="0"/>
                          <a:chOff x="3392" y="1648"/>
                          <a:chExt cx="5457" cy="0"/>
                        </a:xfrm>
                      </wpg:grpSpPr>
                      <wps:wsp>
                        <wps:cNvPr id="789" name="Freeform 785"/>
                        <wps:cNvSpPr>
                          <a:spLocks noEditPoints="1"/>
                        </wps:cNvSpPr>
                        <wps:spPr bwMode="auto">
                          <a:xfrm>
                            <a:off x="6784" y="3296"/>
                            <a:ext cx="5456" cy="0"/>
                          </a:xfrm>
                          <a:custGeom>
                            <a:avLst/>
                            <a:gdLst>
                              <a:gd name="T0" fmla="+- 0 3392 3392"/>
                              <a:gd name="T1" fmla="*/ T0 w 5457"/>
                              <a:gd name="T2" fmla="+- 0 8849 3392"/>
                              <a:gd name="T3" fmla="*/ T2 w 545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457">
                                <a:moveTo>
                                  <a:pt x="0" y="0"/>
                                </a:moveTo>
                                <a:lnTo>
                                  <a:pt x="5457" y="0"/>
                                </a:lnTo>
                              </a:path>
                            </a:pathLst>
                          </a:custGeom>
                          <a:noFill/>
                          <a:ln w="505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84" o:spid="_x0000_s1026" style="position:absolute;margin-left:169.55pt;margin-top:82.4pt;width:272.8pt;height:0;z-index:-2136;mso-position-horizontal-relative:page" coordorigin="3392,1648" coordsize="5457,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">
                <v:shape id="Freeform 785" o:spid="_x0000_s1027" style="position:absolute;left:6784;top:3296;width:5456;height:0;visibility:visible;mso-wrap-style:square;v-text-anchor:top" coordsize="545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OiUPxQAA&#10;ANwAAAAPAAAAZHJzL2Rvd25yZXYueG1sRI/NawIxFMTvBf+H8AQvRbN6aHU1ih8UempxFbw+Nm8/&#10;dPOyJHHd/vdNoeBxmJnfMKtNbxrRkfO1ZQXTSQKCOLe65lLB+fQxnoPwAVljY5kU/JCHzXrwssJU&#10;2wcfqctCKSKEfYoKqhDaVEqfV2TQT2xLHL3COoMhSldK7fAR4aaRsyR5kwZrjgsVtrSvKL9ld6Pg&#10;0mXXxk1zW+y/Djv/uivk4vCt1GjYb5cgAvXhGf5vf2oF7/MF/J2JR0Cuf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A6JQ/FAAAA3AAAAA8AAAAAAAAAAAAAAAAAlwIAAGRycy9k&#10;b3ducmV2LnhtbFBLBQYAAAAABAAEAPUAAACJAwAAAAA=&#10;" path="m0,0l5457,0e" filled="f" strokeweight="5054emu">
                  <v:path arrowok="t" o:connecttype="custom" o:connectlocs="0,0;5456,0" o:connectangles="0,0"/>
                  <o:lock v:ext="edit" verticies="t"/>
                </v:shape>
                <w10:wrap anchorx="page"/>
              </v:group>
            </w:pict>
          </mc:Fallback>
        </mc:AlternateContent>
      </w:r>
      <w:r w:rsidR="006839DC">
        <w:rPr>
          <w:spacing w:val="-19"/>
          <w:sz w:val="24"/>
          <w:szCs w:val="24"/>
        </w:rPr>
        <w:t>T</w:t>
      </w:r>
      <w:r w:rsidR="006839DC">
        <w:rPr>
          <w:sz w:val="24"/>
          <w:szCs w:val="24"/>
        </w:rPr>
        <w:t>able</w:t>
      </w:r>
      <w:r w:rsidR="006839DC">
        <w:rPr>
          <w:spacing w:val="-5"/>
          <w:sz w:val="24"/>
          <w:szCs w:val="24"/>
        </w:rPr>
        <w:t xml:space="preserve"> </w:t>
      </w:r>
      <w:r w:rsidR="006839DC">
        <w:rPr>
          <w:sz w:val="24"/>
          <w:szCs w:val="24"/>
        </w:rPr>
        <w:t>2</w:t>
      </w:r>
    </w:p>
    <w:p w:rsidR="00273D53" w:rsidRDefault="00273D53">
      <w:pPr>
        <w:spacing w:before="2" w:line="200" w:lineRule="exact"/>
      </w:pPr>
    </w:p>
    <w:p w:rsidR="00273D53" w:rsidRDefault="006839DC">
      <w:pPr>
        <w:ind w:left="100"/>
        <w:rPr>
          <w:sz w:val="24"/>
          <w:szCs w:val="24"/>
        </w:rPr>
      </w:pPr>
      <w:r>
        <w:rPr>
          <w:sz w:val="24"/>
          <w:szCs w:val="24"/>
        </w:rPr>
        <w:t>R</w:t>
      </w:r>
      <w:r>
        <w:rPr>
          <w:spacing w:val="-10"/>
          <w:sz w:val="24"/>
          <w:szCs w:val="24"/>
        </w:rPr>
        <w:t>e</w:t>
      </w:r>
      <w:r>
        <w:rPr>
          <w:sz w:val="24"/>
          <w:szCs w:val="24"/>
        </w:rPr>
        <w:t>g</w:t>
      </w:r>
      <w:r>
        <w:rPr>
          <w:spacing w:val="-9"/>
          <w:sz w:val="24"/>
          <w:szCs w:val="24"/>
        </w:rPr>
        <w:t>r</w:t>
      </w:r>
      <w:r>
        <w:rPr>
          <w:sz w:val="24"/>
          <w:szCs w:val="24"/>
        </w:rPr>
        <w:t>ession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model</w:t>
      </w:r>
      <w:r>
        <w:rPr>
          <w:spacing w:val="-23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8"/>
          <w:sz w:val="24"/>
          <w:szCs w:val="24"/>
        </w:rPr>
        <w:t xml:space="preserve"> </w:t>
      </w:r>
      <w:r>
        <w:rPr>
          <w:w w:val="98"/>
          <w:sz w:val="24"/>
          <w:szCs w:val="24"/>
        </w:rPr>
        <w:t>Experiments</w:t>
      </w:r>
      <w:r>
        <w:rPr>
          <w:spacing w:val="-4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3.</w:t>
      </w:r>
      <w:r>
        <w:rPr>
          <w:spacing w:val="11"/>
          <w:sz w:val="24"/>
          <w:szCs w:val="24"/>
        </w:rPr>
        <w:t xml:space="preserve"> </w:t>
      </w:r>
      <w:r>
        <w:rPr>
          <w:spacing w:val="-25"/>
          <w:sz w:val="24"/>
          <w:szCs w:val="24"/>
        </w:rPr>
        <w:t>F</w:t>
      </w:r>
      <w:r>
        <w:rPr>
          <w:sz w:val="24"/>
          <w:szCs w:val="24"/>
        </w:rPr>
        <w:t>or</w:t>
      </w:r>
      <w:r>
        <w:rPr>
          <w:spacing w:val="19"/>
          <w:sz w:val="24"/>
          <w:szCs w:val="24"/>
        </w:rPr>
        <w:t xml:space="preserve"> </w:t>
      </w:r>
      <w:r>
        <w:rPr>
          <w:spacing w:val="-9"/>
          <w:sz w:val="24"/>
          <w:szCs w:val="24"/>
        </w:rPr>
        <w:t>r</w:t>
      </w:r>
      <w:r>
        <w:rPr>
          <w:sz w:val="24"/>
          <w:szCs w:val="24"/>
        </w:rPr>
        <w:t>eadabilit</w:t>
      </w:r>
      <w:r>
        <w:rPr>
          <w:spacing w:val="-13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1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e</w:t>
      </w:r>
      <w:r>
        <w:rPr>
          <w:sz w:val="24"/>
          <w:szCs w:val="24"/>
        </w:rPr>
        <w:t>xposu</w:t>
      </w:r>
      <w:r>
        <w:rPr>
          <w:spacing w:val="-9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values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9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-10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divided</w:t>
      </w:r>
      <w:r>
        <w:rPr>
          <w:spacing w:val="-3"/>
          <w:w w:val="97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19"/>
          <w:sz w:val="24"/>
          <w:szCs w:val="24"/>
        </w:rPr>
        <w:t xml:space="preserve"> </w:t>
      </w:r>
      <w:r>
        <w:rPr>
          <w:sz w:val="24"/>
          <w:szCs w:val="24"/>
        </w:rPr>
        <w:t>1000.</w:t>
      </w:r>
    </w:p>
    <w:p w:rsidR="00273D53" w:rsidRDefault="00273D53">
      <w:pPr>
        <w:spacing w:before="8" w:line="140" w:lineRule="exact"/>
        <w:rPr>
          <w:sz w:val="15"/>
          <w:szCs w:val="15"/>
        </w:rPr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tbl>
      <w:tblPr>
        <w:tblW w:w="0" w:type="auto"/>
        <w:tblInd w:w="21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0"/>
        <w:gridCol w:w="731"/>
        <w:gridCol w:w="828"/>
        <w:gridCol w:w="576"/>
        <w:gridCol w:w="683"/>
      </w:tblGrid>
      <w:tr w:rsidR="00273D53">
        <w:trPr>
          <w:trHeight w:hRule="exact" w:val="321"/>
        </w:trPr>
        <w:tc>
          <w:tcPr>
            <w:tcW w:w="3291" w:type="dxa"/>
            <w:gridSpan w:val="2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73D53" w:rsidRDefault="006839DC">
            <w:pPr>
              <w:spacing w:before="70"/>
              <w:ind w:left="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Predictor                                                           </w:t>
            </w:r>
            <w:r>
              <w:rPr>
                <w:spacing w:val="38"/>
                <w:sz w:val="16"/>
                <w:szCs w:val="16"/>
              </w:rPr>
              <w:t xml:space="preserve"> </w:t>
            </w:r>
            <w:r>
              <w:rPr>
                <w:w w:val="116"/>
                <w:sz w:val="16"/>
                <w:szCs w:val="16"/>
              </w:rPr>
              <w:t>β</w:t>
            </w:r>
          </w:p>
        </w:tc>
        <w:tc>
          <w:tcPr>
            <w:tcW w:w="82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73D53" w:rsidRDefault="006839DC">
            <w:pPr>
              <w:spacing w:before="70"/>
              <w:ind w:left="12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Std</w:t>
            </w:r>
            <w:r>
              <w:rPr>
                <w:spacing w:val="-2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Error</w:t>
            </w:r>
          </w:p>
        </w:tc>
        <w:tc>
          <w:tcPr>
            <w:tcW w:w="57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73D53" w:rsidRDefault="006839DC">
            <w:pPr>
              <w:spacing w:before="70"/>
              <w:ind w:right="125"/>
              <w:jc w:val="right"/>
              <w:rPr>
                <w:sz w:val="16"/>
                <w:szCs w:val="16"/>
              </w:rPr>
            </w:pPr>
            <w:r>
              <w:rPr>
                <w:w w:val="138"/>
                <w:sz w:val="16"/>
                <w:szCs w:val="16"/>
              </w:rPr>
              <w:t>t</w:t>
            </w:r>
          </w:p>
        </w:tc>
        <w:tc>
          <w:tcPr>
            <w:tcW w:w="683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73D53" w:rsidRDefault="006839DC">
            <w:pPr>
              <w:spacing w:before="70"/>
              <w:ind w:right="120"/>
              <w:jc w:val="right"/>
              <w:rPr>
                <w:sz w:val="16"/>
                <w:szCs w:val="16"/>
              </w:rPr>
            </w:pPr>
            <w:r>
              <w:rPr>
                <w:w w:val="106"/>
                <w:sz w:val="16"/>
                <w:szCs w:val="16"/>
              </w:rPr>
              <w:t>p</w:t>
            </w:r>
          </w:p>
        </w:tc>
      </w:tr>
      <w:tr w:rsidR="00273D53">
        <w:trPr>
          <w:trHeight w:hRule="exact" w:val="333"/>
        </w:trPr>
        <w:tc>
          <w:tcPr>
            <w:tcW w:w="5377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70"/>
              <w:ind w:left="2323" w:right="2442"/>
              <w:jc w:val="center"/>
              <w:rPr>
                <w:sz w:val="16"/>
                <w:szCs w:val="16"/>
              </w:rPr>
            </w:pPr>
            <w:r>
              <w:rPr>
                <w:w w:val="99"/>
                <w:sz w:val="16"/>
                <w:szCs w:val="16"/>
              </w:rPr>
              <w:t>Memory</w:t>
            </w:r>
          </w:p>
        </w:tc>
      </w:tr>
      <w:tr w:rsidR="00273D53">
        <w:trPr>
          <w:trHeight w:hRule="exact" w:val="313"/>
        </w:trPr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49"/>
              <w:ind w:left="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Intercept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49"/>
              <w:ind w:left="12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-0.0341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49"/>
              <w:ind w:left="35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0.027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49"/>
              <w:ind w:left="12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-1.24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49"/>
              <w:ind w:left="125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0.215</w:t>
            </w:r>
          </w:p>
        </w:tc>
      </w:tr>
      <w:tr w:rsidR="00273D53">
        <w:trPr>
          <w:trHeight w:hRule="exact" w:val="313"/>
        </w:trPr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49"/>
              <w:ind w:left="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Condition:</w:t>
            </w:r>
            <w:r>
              <w:rPr>
                <w:spacing w:val="2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Onset</w:t>
            </w:r>
            <w:r>
              <w:rPr>
                <w:spacing w:val="-4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>
              <w:rPr>
                <w:spacing w:val="-1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0/3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49"/>
              <w:ind w:left="173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0.0626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49"/>
              <w:ind w:left="35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0.038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49"/>
              <w:ind w:left="173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1.64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49"/>
              <w:ind w:left="125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0.100</w:t>
            </w:r>
          </w:p>
        </w:tc>
      </w:tr>
      <w:tr w:rsidR="00273D53">
        <w:trPr>
          <w:trHeight w:hRule="exact" w:val="313"/>
        </w:trPr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49"/>
              <w:ind w:left="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Condition:</w:t>
            </w:r>
            <w:r>
              <w:rPr>
                <w:spacing w:val="2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Rime</w:t>
            </w:r>
            <w:r>
              <w:rPr>
                <w:spacing w:val="-3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>
              <w:rPr>
                <w:spacing w:val="-1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0/3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49"/>
              <w:ind w:left="173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0.0652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49"/>
              <w:ind w:left="35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0.035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49"/>
              <w:ind w:left="173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1.82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49"/>
              <w:ind w:left="125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0.068</w:t>
            </w:r>
          </w:p>
        </w:tc>
      </w:tr>
      <w:tr w:rsidR="00273D53">
        <w:trPr>
          <w:trHeight w:hRule="exact" w:val="313"/>
        </w:trPr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49"/>
              <w:ind w:left="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Condition:</w:t>
            </w:r>
            <w:r>
              <w:rPr>
                <w:spacing w:val="2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Syllable</w:t>
            </w:r>
            <w:r>
              <w:rPr>
                <w:spacing w:val="-5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count</w:t>
            </w:r>
            <w:r>
              <w:rPr>
                <w:spacing w:val="-4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>
              <w:rPr>
                <w:spacing w:val="-1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0/3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49"/>
              <w:ind w:left="173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0.0410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49"/>
              <w:ind w:left="35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0.038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49"/>
              <w:ind w:left="173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1.06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49"/>
              <w:ind w:left="125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0.287</w:t>
            </w:r>
          </w:p>
        </w:tc>
      </w:tr>
      <w:tr w:rsidR="00273D53">
        <w:trPr>
          <w:trHeight w:hRule="exact" w:val="313"/>
        </w:trPr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49"/>
              <w:ind w:left="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Condition:</w:t>
            </w:r>
            <w:r>
              <w:rPr>
                <w:spacing w:val="2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Semantic</w:t>
            </w:r>
            <w:r>
              <w:rPr>
                <w:spacing w:val="-6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incoherent</w:t>
            </w:r>
            <w:r>
              <w:rPr>
                <w:spacing w:val="-7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>
              <w:rPr>
                <w:spacing w:val="-1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0/3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49"/>
              <w:ind w:left="173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0.0055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49"/>
              <w:ind w:left="35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0.038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49"/>
              <w:ind w:left="173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0.14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49"/>
              <w:ind w:left="125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0.883</w:t>
            </w:r>
          </w:p>
        </w:tc>
      </w:tr>
      <w:tr w:rsidR="00273D53">
        <w:trPr>
          <w:trHeight w:hRule="exact" w:val="313"/>
        </w:trPr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49"/>
              <w:ind w:left="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Exposures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49"/>
              <w:ind w:left="173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0.1201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49"/>
              <w:ind w:left="35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0.119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49"/>
              <w:ind w:left="173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1.00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49"/>
              <w:ind w:left="125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0.316</w:t>
            </w:r>
          </w:p>
        </w:tc>
      </w:tr>
      <w:tr w:rsidR="00273D53">
        <w:trPr>
          <w:trHeight w:hRule="exact" w:val="339"/>
        </w:trPr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49"/>
              <w:ind w:left="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</w:t>
            </w:r>
            <w:r>
              <w:rPr>
                <w:spacing w:val="-1"/>
                <w:sz w:val="16"/>
                <w:szCs w:val="16"/>
              </w:rPr>
              <w:t xml:space="preserve"> </w:t>
            </w:r>
            <w:r>
              <w:rPr>
                <w:w w:val="146"/>
                <w:sz w:val="16"/>
                <w:szCs w:val="16"/>
              </w:rPr>
              <w:t>×</w:t>
            </w:r>
            <w:r>
              <w:rPr>
                <w:spacing w:val="-18"/>
                <w:w w:val="146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C:</w:t>
            </w:r>
            <w:r>
              <w:rPr>
                <w:spacing w:val="-2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Onset</w:t>
            </w:r>
            <w:r>
              <w:rPr>
                <w:spacing w:val="-4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>
              <w:rPr>
                <w:spacing w:val="-1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0/3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49"/>
              <w:ind w:left="12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-0.0948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49"/>
              <w:ind w:left="35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0.170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49"/>
              <w:ind w:left="12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-0.55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49"/>
              <w:ind w:left="125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0.577</w:t>
            </w:r>
          </w:p>
        </w:tc>
      </w:tr>
      <w:tr w:rsidR="00273D53">
        <w:trPr>
          <w:trHeight w:hRule="exact" w:val="313"/>
        </w:trPr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24"/>
              <w:ind w:left="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</w:t>
            </w:r>
            <w:r>
              <w:rPr>
                <w:spacing w:val="-1"/>
                <w:sz w:val="16"/>
                <w:szCs w:val="16"/>
              </w:rPr>
              <w:t xml:space="preserve"> </w:t>
            </w:r>
            <w:r>
              <w:rPr>
                <w:w w:val="146"/>
                <w:sz w:val="16"/>
                <w:szCs w:val="16"/>
              </w:rPr>
              <w:t>×</w:t>
            </w:r>
            <w:r>
              <w:rPr>
                <w:spacing w:val="-18"/>
                <w:w w:val="146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C:</w:t>
            </w:r>
            <w:r>
              <w:rPr>
                <w:spacing w:val="-2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Rime</w:t>
            </w:r>
            <w:r>
              <w:rPr>
                <w:spacing w:val="-3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>
              <w:rPr>
                <w:spacing w:val="-1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0/3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24"/>
              <w:ind w:left="12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-0.1950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24"/>
              <w:ind w:left="35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0.161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24"/>
              <w:ind w:left="12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-1.20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24"/>
              <w:ind w:left="125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0.228</w:t>
            </w:r>
          </w:p>
        </w:tc>
      </w:tr>
      <w:tr w:rsidR="00273D53">
        <w:trPr>
          <w:trHeight w:hRule="exact" w:val="362"/>
        </w:trPr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24"/>
              <w:ind w:left="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</w:t>
            </w:r>
            <w:r>
              <w:rPr>
                <w:spacing w:val="-1"/>
                <w:sz w:val="16"/>
                <w:szCs w:val="16"/>
              </w:rPr>
              <w:t xml:space="preserve"> </w:t>
            </w:r>
            <w:r>
              <w:rPr>
                <w:w w:val="146"/>
                <w:sz w:val="16"/>
                <w:szCs w:val="16"/>
              </w:rPr>
              <w:t>×</w:t>
            </w:r>
            <w:r>
              <w:rPr>
                <w:spacing w:val="-18"/>
                <w:w w:val="146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C:</w:t>
            </w:r>
            <w:r>
              <w:rPr>
                <w:spacing w:val="-2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Syllable</w:t>
            </w:r>
            <w:r>
              <w:rPr>
                <w:spacing w:val="-5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count</w:t>
            </w:r>
            <w:r>
              <w:rPr>
                <w:spacing w:val="-4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>
              <w:rPr>
                <w:spacing w:val="-1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0/3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24"/>
              <w:ind w:left="12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-0.0735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24"/>
              <w:ind w:left="35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0.167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24"/>
              <w:ind w:left="12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-0.43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</w:tcPr>
          <w:p w:rsidR="00273D53" w:rsidRDefault="006839DC">
            <w:pPr>
              <w:spacing w:before="24"/>
              <w:ind w:left="125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0.660</w:t>
            </w:r>
          </w:p>
        </w:tc>
      </w:tr>
    </w:tbl>
    <w:p w:rsidR="00273D53" w:rsidRDefault="006839DC">
      <w:pPr>
        <w:tabs>
          <w:tab w:val="left" w:pos="7460"/>
        </w:tabs>
        <w:spacing w:line="160" w:lineRule="exact"/>
        <w:ind w:left="2016" w:right="2016"/>
        <w:jc w:val="center"/>
        <w:rPr>
          <w:sz w:val="16"/>
          <w:szCs w:val="16"/>
        </w:rPr>
      </w:pPr>
      <w:r>
        <w:rPr>
          <w:w w:val="99"/>
          <w:sz w:val="16"/>
          <w:szCs w:val="16"/>
          <w:u w:val="single" w:color="000000"/>
        </w:rPr>
        <w:t xml:space="preserve"> </w:t>
      </w:r>
      <w:r>
        <w:rPr>
          <w:sz w:val="16"/>
          <w:szCs w:val="16"/>
          <w:u w:val="single" w:color="000000"/>
        </w:rPr>
        <w:t xml:space="preserve">  </w:t>
      </w:r>
      <w:r>
        <w:rPr>
          <w:w w:val="99"/>
          <w:sz w:val="16"/>
          <w:szCs w:val="16"/>
          <w:u w:val="single" w:color="000000"/>
        </w:rPr>
        <w:t xml:space="preserve">E </w:t>
      </w:r>
      <w:r>
        <w:rPr>
          <w:w w:val="146"/>
          <w:sz w:val="16"/>
          <w:szCs w:val="16"/>
          <w:u w:val="single" w:color="000000"/>
        </w:rPr>
        <w:t>×</w:t>
      </w:r>
      <w:r>
        <w:rPr>
          <w:spacing w:val="-5"/>
          <w:w w:val="111"/>
          <w:sz w:val="16"/>
          <w:szCs w:val="16"/>
          <w:u w:val="single" w:color="000000"/>
        </w:rPr>
        <w:t xml:space="preserve"> </w:t>
      </w:r>
      <w:r>
        <w:rPr>
          <w:w w:val="99"/>
          <w:sz w:val="16"/>
          <w:szCs w:val="16"/>
          <w:u w:val="single" w:color="000000"/>
        </w:rPr>
        <w:t xml:space="preserve">C: Semantic incoherent – 0/3 </w:t>
      </w:r>
      <w:r>
        <w:rPr>
          <w:sz w:val="16"/>
          <w:szCs w:val="16"/>
          <w:u w:val="single" w:color="000000"/>
        </w:rPr>
        <w:t xml:space="preserve">           </w:t>
      </w:r>
      <w:r>
        <w:rPr>
          <w:spacing w:val="4"/>
          <w:sz w:val="16"/>
          <w:szCs w:val="16"/>
          <w:u w:val="single" w:color="000000"/>
        </w:rPr>
        <w:t xml:space="preserve"> </w:t>
      </w:r>
      <w:r>
        <w:rPr>
          <w:w w:val="99"/>
          <w:sz w:val="16"/>
          <w:szCs w:val="16"/>
          <w:u w:val="single" w:color="000000"/>
        </w:rPr>
        <w:t xml:space="preserve">0.0388 </w:t>
      </w:r>
      <w:r>
        <w:rPr>
          <w:sz w:val="16"/>
          <w:szCs w:val="16"/>
          <w:u w:val="single" w:color="000000"/>
        </w:rPr>
        <w:t xml:space="preserve">          </w:t>
      </w:r>
      <w:r>
        <w:rPr>
          <w:spacing w:val="-11"/>
          <w:sz w:val="16"/>
          <w:szCs w:val="16"/>
          <w:u w:val="single" w:color="000000"/>
        </w:rPr>
        <w:t xml:space="preserve"> </w:t>
      </w:r>
      <w:r>
        <w:rPr>
          <w:w w:val="99"/>
          <w:sz w:val="16"/>
          <w:szCs w:val="16"/>
          <w:u w:val="single" w:color="000000"/>
        </w:rPr>
        <w:t xml:space="preserve">0.162 </w:t>
      </w:r>
      <w:r>
        <w:rPr>
          <w:sz w:val="16"/>
          <w:szCs w:val="16"/>
          <w:u w:val="single" w:color="000000"/>
        </w:rPr>
        <w:t xml:space="preserve">     </w:t>
      </w:r>
      <w:r>
        <w:rPr>
          <w:spacing w:val="12"/>
          <w:sz w:val="16"/>
          <w:szCs w:val="16"/>
          <w:u w:val="single" w:color="000000"/>
        </w:rPr>
        <w:t xml:space="preserve"> </w:t>
      </w:r>
      <w:r>
        <w:rPr>
          <w:w w:val="99"/>
          <w:sz w:val="16"/>
          <w:szCs w:val="16"/>
          <w:u w:val="single" w:color="000000"/>
        </w:rPr>
        <w:t xml:space="preserve">0.23 </w:t>
      </w:r>
      <w:r>
        <w:rPr>
          <w:sz w:val="16"/>
          <w:szCs w:val="16"/>
          <w:u w:val="single" w:color="000000"/>
        </w:rPr>
        <w:t xml:space="preserve">    </w:t>
      </w:r>
      <w:r>
        <w:rPr>
          <w:spacing w:val="9"/>
          <w:sz w:val="16"/>
          <w:szCs w:val="16"/>
          <w:u w:val="single" w:color="000000"/>
        </w:rPr>
        <w:t xml:space="preserve"> </w:t>
      </w:r>
      <w:r>
        <w:rPr>
          <w:w w:val="99"/>
          <w:sz w:val="16"/>
          <w:szCs w:val="16"/>
          <w:u w:val="single" w:color="000000"/>
        </w:rPr>
        <w:t xml:space="preserve">0.811 </w:t>
      </w:r>
      <w:r>
        <w:rPr>
          <w:sz w:val="16"/>
          <w:szCs w:val="16"/>
          <w:u w:val="single" w:color="000000"/>
        </w:rPr>
        <w:tab/>
      </w:r>
    </w:p>
    <w:p w:rsidR="00273D53" w:rsidRDefault="00273D53">
      <w:pPr>
        <w:spacing w:before="7" w:line="120" w:lineRule="exact"/>
        <w:rPr>
          <w:sz w:val="13"/>
          <w:szCs w:val="13"/>
        </w:rPr>
      </w:pPr>
    </w:p>
    <w:p w:rsidR="00273D53" w:rsidRDefault="006839DC">
      <w:pPr>
        <w:ind w:left="4409" w:right="4449"/>
        <w:jc w:val="center"/>
        <w:rPr>
          <w:sz w:val="16"/>
          <w:szCs w:val="16"/>
        </w:rPr>
      </w:pPr>
      <w:r>
        <w:rPr>
          <w:w w:val="99"/>
          <w:sz w:val="16"/>
          <w:szCs w:val="16"/>
        </w:rPr>
        <w:t>Similarity</w:t>
      </w:r>
    </w:p>
    <w:p w:rsidR="00273D53" w:rsidRDefault="00273D53">
      <w:pPr>
        <w:spacing w:before="9" w:line="120" w:lineRule="exact"/>
        <w:rPr>
          <w:sz w:val="12"/>
          <w:szCs w:val="12"/>
        </w:rPr>
      </w:pPr>
    </w:p>
    <w:p w:rsidR="00273D53" w:rsidRDefault="006839DC">
      <w:pPr>
        <w:ind w:left="2139" w:right="2219"/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Intercept                                                     0.0110          </w:t>
      </w:r>
      <w:r>
        <w:rPr>
          <w:spacing w:val="25"/>
          <w:sz w:val="16"/>
          <w:szCs w:val="16"/>
        </w:rPr>
        <w:t xml:space="preserve"> </w:t>
      </w:r>
      <w:r>
        <w:rPr>
          <w:sz w:val="16"/>
          <w:szCs w:val="16"/>
        </w:rPr>
        <w:t xml:space="preserve">0.025      </w:t>
      </w:r>
      <w:r>
        <w:rPr>
          <w:spacing w:val="8"/>
          <w:sz w:val="16"/>
          <w:szCs w:val="16"/>
        </w:rPr>
        <w:t xml:space="preserve"> </w:t>
      </w:r>
      <w:r>
        <w:rPr>
          <w:sz w:val="16"/>
          <w:szCs w:val="16"/>
        </w:rPr>
        <w:t xml:space="preserve">0.43     </w:t>
      </w:r>
      <w:r>
        <w:rPr>
          <w:spacing w:val="6"/>
          <w:sz w:val="16"/>
          <w:szCs w:val="16"/>
        </w:rPr>
        <w:t xml:space="preserve"> </w:t>
      </w:r>
      <w:r>
        <w:rPr>
          <w:w w:val="99"/>
          <w:sz w:val="16"/>
          <w:szCs w:val="16"/>
        </w:rPr>
        <w:t>0.662</w:t>
      </w:r>
    </w:p>
    <w:p w:rsidR="00273D53" w:rsidRDefault="00273D53">
      <w:pPr>
        <w:spacing w:before="9" w:line="120" w:lineRule="exact"/>
        <w:rPr>
          <w:sz w:val="12"/>
          <w:szCs w:val="12"/>
        </w:rPr>
      </w:pPr>
    </w:p>
    <w:p w:rsidR="00273D53" w:rsidRDefault="006839DC">
      <w:pPr>
        <w:ind w:left="2139" w:right="2219"/>
        <w:jc w:val="center"/>
        <w:rPr>
          <w:sz w:val="16"/>
          <w:szCs w:val="16"/>
        </w:rPr>
      </w:pPr>
      <w:r>
        <w:rPr>
          <w:sz w:val="16"/>
          <w:szCs w:val="16"/>
        </w:rPr>
        <w:t>Condition:</w:t>
      </w:r>
      <w:r>
        <w:rPr>
          <w:spacing w:val="2"/>
          <w:sz w:val="16"/>
          <w:szCs w:val="16"/>
        </w:rPr>
        <w:t xml:space="preserve"> </w:t>
      </w:r>
      <w:r>
        <w:rPr>
          <w:sz w:val="16"/>
          <w:szCs w:val="16"/>
        </w:rPr>
        <w:t>Onset</w:t>
      </w:r>
      <w:r>
        <w:rPr>
          <w:spacing w:val="-4"/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>
        <w:rPr>
          <w:spacing w:val="-1"/>
          <w:sz w:val="16"/>
          <w:szCs w:val="16"/>
        </w:rPr>
        <w:t xml:space="preserve"> </w:t>
      </w:r>
      <w:r>
        <w:rPr>
          <w:sz w:val="16"/>
          <w:szCs w:val="16"/>
        </w:rPr>
        <w:t xml:space="preserve">0/3                            </w:t>
      </w:r>
      <w:r>
        <w:rPr>
          <w:spacing w:val="11"/>
          <w:sz w:val="16"/>
          <w:szCs w:val="16"/>
        </w:rPr>
        <w:t xml:space="preserve"> </w:t>
      </w:r>
      <w:r>
        <w:rPr>
          <w:sz w:val="16"/>
          <w:szCs w:val="16"/>
        </w:rPr>
        <w:t xml:space="preserve">-0.0031          </w:t>
      </w:r>
      <w:r>
        <w:rPr>
          <w:spacing w:val="24"/>
          <w:sz w:val="16"/>
          <w:szCs w:val="16"/>
        </w:rPr>
        <w:t xml:space="preserve"> </w:t>
      </w:r>
      <w:r>
        <w:rPr>
          <w:sz w:val="16"/>
          <w:szCs w:val="16"/>
        </w:rPr>
        <w:t xml:space="preserve">0.035    </w:t>
      </w:r>
      <w:r>
        <w:rPr>
          <w:spacing w:val="35"/>
          <w:sz w:val="16"/>
          <w:szCs w:val="16"/>
        </w:rPr>
        <w:t xml:space="preserve"> </w:t>
      </w:r>
      <w:r>
        <w:rPr>
          <w:sz w:val="16"/>
          <w:szCs w:val="16"/>
        </w:rPr>
        <w:t xml:space="preserve">-0.08     </w:t>
      </w:r>
      <w:r>
        <w:rPr>
          <w:spacing w:val="6"/>
          <w:sz w:val="16"/>
          <w:szCs w:val="16"/>
        </w:rPr>
        <w:t xml:space="preserve"> </w:t>
      </w:r>
      <w:r>
        <w:rPr>
          <w:w w:val="99"/>
          <w:sz w:val="16"/>
          <w:szCs w:val="16"/>
        </w:rPr>
        <w:t>0.928</w:t>
      </w:r>
    </w:p>
    <w:p w:rsidR="00273D53" w:rsidRDefault="00273D53">
      <w:pPr>
        <w:spacing w:before="9" w:line="120" w:lineRule="exact"/>
        <w:rPr>
          <w:sz w:val="12"/>
          <w:szCs w:val="12"/>
        </w:rPr>
      </w:pPr>
    </w:p>
    <w:p w:rsidR="00273D53" w:rsidRDefault="006839DC">
      <w:pPr>
        <w:ind w:left="2139" w:right="2219"/>
        <w:jc w:val="center"/>
        <w:rPr>
          <w:sz w:val="16"/>
          <w:szCs w:val="16"/>
        </w:rPr>
      </w:pPr>
      <w:r>
        <w:rPr>
          <w:sz w:val="16"/>
          <w:szCs w:val="16"/>
        </w:rPr>
        <w:t>Condition:</w:t>
      </w:r>
      <w:r>
        <w:rPr>
          <w:spacing w:val="2"/>
          <w:sz w:val="16"/>
          <w:szCs w:val="16"/>
        </w:rPr>
        <w:t xml:space="preserve"> </w:t>
      </w:r>
      <w:r>
        <w:rPr>
          <w:sz w:val="16"/>
          <w:szCs w:val="16"/>
        </w:rPr>
        <w:t>Rime</w:t>
      </w:r>
      <w:r>
        <w:rPr>
          <w:spacing w:val="-3"/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>
        <w:rPr>
          <w:spacing w:val="-1"/>
          <w:sz w:val="16"/>
          <w:szCs w:val="16"/>
        </w:rPr>
        <w:t xml:space="preserve"> </w:t>
      </w:r>
      <w:r>
        <w:rPr>
          <w:sz w:val="16"/>
          <w:szCs w:val="16"/>
        </w:rPr>
        <w:t xml:space="preserve">0/3                            </w:t>
      </w:r>
      <w:r>
        <w:rPr>
          <w:spacing w:val="38"/>
          <w:sz w:val="16"/>
          <w:szCs w:val="16"/>
        </w:rPr>
        <w:t xml:space="preserve"> </w:t>
      </w:r>
      <w:r>
        <w:rPr>
          <w:sz w:val="16"/>
          <w:szCs w:val="16"/>
        </w:rPr>
        <w:t xml:space="preserve">-0.0064          </w:t>
      </w:r>
      <w:r>
        <w:rPr>
          <w:spacing w:val="24"/>
          <w:sz w:val="16"/>
          <w:szCs w:val="16"/>
        </w:rPr>
        <w:t xml:space="preserve"> </w:t>
      </w:r>
      <w:r>
        <w:rPr>
          <w:sz w:val="16"/>
          <w:szCs w:val="16"/>
        </w:rPr>
        <w:t xml:space="preserve">0.033    </w:t>
      </w:r>
      <w:r>
        <w:rPr>
          <w:spacing w:val="35"/>
          <w:sz w:val="16"/>
          <w:szCs w:val="16"/>
        </w:rPr>
        <w:t xml:space="preserve"> </w:t>
      </w:r>
      <w:r>
        <w:rPr>
          <w:sz w:val="16"/>
          <w:szCs w:val="16"/>
        </w:rPr>
        <w:t xml:space="preserve">-0.19     </w:t>
      </w:r>
      <w:r>
        <w:rPr>
          <w:spacing w:val="6"/>
          <w:sz w:val="16"/>
          <w:szCs w:val="16"/>
        </w:rPr>
        <w:t xml:space="preserve"> </w:t>
      </w:r>
      <w:r>
        <w:rPr>
          <w:w w:val="99"/>
          <w:sz w:val="16"/>
          <w:szCs w:val="16"/>
        </w:rPr>
        <w:t>0.846</w:t>
      </w:r>
    </w:p>
    <w:p w:rsidR="00273D53" w:rsidRDefault="00273D53">
      <w:pPr>
        <w:spacing w:before="9" w:line="120" w:lineRule="exact"/>
        <w:rPr>
          <w:sz w:val="12"/>
          <w:szCs w:val="12"/>
        </w:rPr>
      </w:pPr>
    </w:p>
    <w:p w:rsidR="00273D53" w:rsidRDefault="006839DC">
      <w:pPr>
        <w:ind w:left="2139" w:right="2219"/>
        <w:jc w:val="center"/>
        <w:rPr>
          <w:sz w:val="16"/>
          <w:szCs w:val="16"/>
        </w:rPr>
      </w:pPr>
      <w:r>
        <w:rPr>
          <w:sz w:val="16"/>
          <w:szCs w:val="16"/>
        </w:rPr>
        <w:t>Condition:</w:t>
      </w:r>
      <w:r>
        <w:rPr>
          <w:spacing w:val="2"/>
          <w:sz w:val="16"/>
          <w:szCs w:val="16"/>
        </w:rPr>
        <w:t xml:space="preserve"> </w:t>
      </w:r>
      <w:r>
        <w:rPr>
          <w:sz w:val="16"/>
          <w:szCs w:val="16"/>
        </w:rPr>
        <w:t>Syllable</w:t>
      </w:r>
      <w:r>
        <w:rPr>
          <w:spacing w:val="-5"/>
          <w:sz w:val="16"/>
          <w:szCs w:val="16"/>
        </w:rPr>
        <w:t xml:space="preserve"> </w:t>
      </w:r>
      <w:r>
        <w:rPr>
          <w:sz w:val="16"/>
          <w:szCs w:val="16"/>
        </w:rPr>
        <w:t>count</w:t>
      </w:r>
      <w:r>
        <w:rPr>
          <w:spacing w:val="-4"/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>
        <w:rPr>
          <w:spacing w:val="-1"/>
          <w:sz w:val="16"/>
          <w:szCs w:val="16"/>
        </w:rPr>
        <w:t xml:space="preserve"> </w:t>
      </w:r>
      <w:r>
        <w:rPr>
          <w:sz w:val="16"/>
          <w:szCs w:val="16"/>
        </w:rPr>
        <w:t xml:space="preserve">0/3              </w:t>
      </w:r>
      <w:r>
        <w:rPr>
          <w:spacing w:val="27"/>
          <w:sz w:val="16"/>
          <w:szCs w:val="16"/>
        </w:rPr>
        <w:t xml:space="preserve"> </w:t>
      </w:r>
      <w:r>
        <w:rPr>
          <w:sz w:val="16"/>
          <w:szCs w:val="16"/>
        </w:rPr>
        <w:t xml:space="preserve">-0.0455          </w:t>
      </w:r>
      <w:r>
        <w:rPr>
          <w:spacing w:val="24"/>
          <w:sz w:val="16"/>
          <w:szCs w:val="16"/>
        </w:rPr>
        <w:t xml:space="preserve"> </w:t>
      </w:r>
      <w:r>
        <w:rPr>
          <w:sz w:val="16"/>
          <w:szCs w:val="16"/>
        </w:rPr>
        <w:t xml:space="preserve">0.035    </w:t>
      </w:r>
      <w:r>
        <w:rPr>
          <w:spacing w:val="35"/>
          <w:sz w:val="16"/>
          <w:szCs w:val="16"/>
        </w:rPr>
        <w:t xml:space="preserve"> </w:t>
      </w:r>
      <w:r>
        <w:rPr>
          <w:sz w:val="16"/>
          <w:szCs w:val="16"/>
        </w:rPr>
        <w:t xml:space="preserve">-1.27     </w:t>
      </w:r>
      <w:r>
        <w:rPr>
          <w:spacing w:val="6"/>
          <w:sz w:val="16"/>
          <w:szCs w:val="16"/>
        </w:rPr>
        <w:t xml:space="preserve"> </w:t>
      </w:r>
      <w:r>
        <w:rPr>
          <w:w w:val="99"/>
          <w:sz w:val="16"/>
          <w:szCs w:val="16"/>
        </w:rPr>
        <w:t>0.201</w:t>
      </w:r>
    </w:p>
    <w:p w:rsidR="00273D53" w:rsidRDefault="00273D53">
      <w:pPr>
        <w:spacing w:before="9" w:line="120" w:lineRule="exact"/>
        <w:rPr>
          <w:sz w:val="12"/>
          <w:szCs w:val="12"/>
        </w:rPr>
      </w:pPr>
    </w:p>
    <w:p w:rsidR="00273D53" w:rsidRDefault="006839DC">
      <w:pPr>
        <w:ind w:left="2139" w:right="2219"/>
        <w:jc w:val="center"/>
        <w:rPr>
          <w:sz w:val="16"/>
          <w:szCs w:val="16"/>
        </w:rPr>
      </w:pPr>
      <w:r>
        <w:rPr>
          <w:sz w:val="16"/>
          <w:szCs w:val="16"/>
        </w:rPr>
        <w:t>Condition:</w:t>
      </w:r>
      <w:r>
        <w:rPr>
          <w:spacing w:val="2"/>
          <w:sz w:val="16"/>
          <w:szCs w:val="16"/>
        </w:rPr>
        <w:t xml:space="preserve"> </w:t>
      </w:r>
      <w:r>
        <w:rPr>
          <w:sz w:val="16"/>
          <w:szCs w:val="16"/>
        </w:rPr>
        <w:t>Semantic</w:t>
      </w:r>
      <w:r>
        <w:rPr>
          <w:spacing w:val="-6"/>
          <w:sz w:val="16"/>
          <w:szCs w:val="16"/>
        </w:rPr>
        <w:t xml:space="preserve"> </w:t>
      </w:r>
      <w:r>
        <w:rPr>
          <w:sz w:val="16"/>
          <w:szCs w:val="16"/>
        </w:rPr>
        <w:t>incoherent</w:t>
      </w:r>
      <w:r>
        <w:rPr>
          <w:spacing w:val="-7"/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>
        <w:rPr>
          <w:spacing w:val="-1"/>
          <w:sz w:val="16"/>
          <w:szCs w:val="16"/>
        </w:rPr>
        <w:t xml:space="preserve"> </w:t>
      </w:r>
      <w:r>
        <w:rPr>
          <w:sz w:val="16"/>
          <w:szCs w:val="16"/>
        </w:rPr>
        <w:t xml:space="preserve">0/3    </w:t>
      </w:r>
      <w:r>
        <w:rPr>
          <w:spacing w:val="37"/>
          <w:sz w:val="16"/>
          <w:szCs w:val="16"/>
        </w:rPr>
        <w:t xml:space="preserve"> </w:t>
      </w:r>
      <w:r>
        <w:rPr>
          <w:sz w:val="16"/>
          <w:szCs w:val="16"/>
        </w:rPr>
        <w:t xml:space="preserve">-0.0007          </w:t>
      </w:r>
      <w:r>
        <w:rPr>
          <w:spacing w:val="24"/>
          <w:sz w:val="16"/>
          <w:szCs w:val="16"/>
        </w:rPr>
        <w:t xml:space="preserve"> </w:t>
      </w:r>
      <w:r>
        <w:rPr>
          <w:sz w:val="16"/>
          <w:szCs w:val="16"/>
        </w:rPr>
        <w:t xml:space="preserve">0.035    </w:t>
      </w:r>
      <w:r>
        <w:rPr>
          <w:spacing w:val="35"/>
          <w:sz w:val="16"/>
          <w:szCs w:val="16"/>
        </w:rPr>
        <w:t xml:space="preserve"> </w:t>
      </w:r>
      <w:r>
        <w:rPr>
          <w:sz w:val="16"/>
          <w:szCs w:val="16"/>
        </w:rPr>
        <w:t xml:space="preserve">-0.02     </w:t>
      </w:r>
      <w:r>
        <w:rPr>
          <w:spacing w:val="6"/>
          <w:sz w:val="16"/>
          <w:szCs w:val="16"/>
        </w:rPr>
        <w:t xml:space="preserve"> </w:t>
      </w:r>
      <w:r>
        <w:rPr>
          <w:w w:val="99"/>
          <w:sz w:val="16"/>
          <w:szCs w:val="16"/>
        </w:rPr>
        <w:t>0.982</w:t>
      </w:r>
    </w:p>
    <w:p w:rsidR="00273D53" w:rsidRDefault="00273D53">
      <w:pPr>
        <w:spacing w:before="9" w:line="120" w:lineRule="exact"/>
        <w:rPr>
          <w:sz w:val="12"/>
          <w:szCs w:val="12"/>
        </w:rPr>
      </w:pPr>
    </w:p>
    <w:p w:rsidR="00273D53" w:rsidRDefault="006839DC">
      <w:pPr>
        <w:ind w:left="2139" w:right="2219"/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Exposures                                                </w:t>
      </w:r>
      <w:r>
        <w:rPr>
          <w:spacing w:val="9"/>
          <w:sz w:val="16"/>
          <w:szCs w:val="16"/>
        </w:rPr>
        <w:t xml:space="preserve"> </w:t>
      </w:r>
      <w:r>
        <w:rPr>
          <w:sz w:val="16"/>
          <w:szCs w:val="16"/>
        </w:rPr>
        <w:t xml:space="preserve">-0.0607          </w:t>
      </w:r>
      <w:r>
        <w:rPr>
          <w:spacing w:val="24"/>
          <w:sz w:val="16"/>
          <w:szCs w:val="16"/>
        </w:rPr>
        <w:t xml:space="preserve"> </w:t>
      </w:r>
      <w:r>
        <w:rPr>
          <w:sz w:val="16"/>
          <w:szCs w:val="16"/>
        </w:rPr>
        <w:t xml:space="preserve">0.110    </w:t>
      </w:r>
      <w:r>
        <w:rPr>
          <w:spacing w:val="35"/>
          <w:sz w:val="16"/>
          <w:szCs w:val="16"/>
        </w:rPr>
        <w:t xml:space="preserve"> </w:t>
      </w:r>
      <w:r>
        <w:rPr>
          <w:sz w:val="16"/>
          <w:szCs w:val="16"/>
        </w:rPr>
        <w:t xml:space="preserve">-0.54     </w:t>
      </w:r>
      <w:r>
        <w:rPr>
          <w:spacing w:val="6"/>
          <w:sz w:val="16"/>
          <w:szCs w:val="16"/>
        </w:rPr>
        <w:t xml:space="preserve"> </w:t>
      </w:r>
      <w:r>
        <w:rPr>
          <w:w w:val="99"/>
          <w:sz w:val="16"/>
          <w:szCs w:val="16"/>
        </w:rPr>
        <w:t>0.582</w:t>
      </w:r>
    </w:p>
    <w:p w:rsidR="00273D53" w:rsidRDefault="00273D53">
      <w:pPr>
        <w:spacing w:before="9" w:line="120" w:lineRule="exact"/>
        <w:rPr>
          <w:sz w:val="12"/>
          <w:szCs w:val="12"/>
        </w:rPr>
      </w:pPr>
    </w:p>
    <w:p w:rsidR="00273D53" w:rsidRDefault="006839DC">
      <w:pPr>
        <w:ind w:left="2135" w:right="2215"/>
        <w:jc w:val="center"/>
        <w:rPr>
          <w:sz w:val="16"/>
          <w:szCs w:val="16"/>
        </w:rPr>
      </w:pPr>
      <w:r>
        <w:rPr>
          <w:sz w:val="16"/>
          <w:szCs w:val="16"/>
        </w:rPr>
        <w:t>E</w:t>
      </w:r>
      <w:r>
        <w:rPr>
          <w:spacing w:val="-1"/>
          <w:sz w:val="16"/>
          <w:szCs w:val="16"/>
        </w:rPr>
        <w:t xml:space="preserve"> </w:t>
      </w:r>
      <w:r>
        <w:rPr>
          <w:w w:val="146"/>
          <w:sz w:val="16"/>
          <w:szCs w:val="16"/>
        </w:rPr>
        <w:t>×</w:t>
      </w:r>
      <w:r>
        <w:rPr>
          <w:spacing w:val="-18"/>
          <w:w w:val="146"/>
          <w:sz w:val="16"/>
          <w:szCs w:val="16"/>
        </w:rPr>
        <w:t xml:space="preserve"> </w:t>
      </w:r>
      <w:r>
        <w:rPr>
          <w:sz w:val="16"/>
          <w:szCs w:val="16"/>
        </w:rPr>
        <w:t>C:</w:t>
      </w:r>
      <w:r>
        <w:rPr>
          <w:spacing w:val="-2"/>
          <w:sz w:val="16"/>
          <w:szCs w:val="16"/>
        </w:rPr>
        <w:t xml:space="preserve"> </w:t>
      </w:r>
      <w:r>
        <w:rPr>
          <w:sz w:val="16"/>
          <w:szCs w:val="16"/>
        </w:rPr>
        <w:t>Onset</w:t>
      </w:r>
      <w:r>
        <w:rPr>
          <w:spacing w:val="-4"/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>
        <w:rPr>
          <w:spacing w:val="-1"/>
          <w:sz w:val="16"/>
          <w:szCs w:val="16"/>
        </w:rPr>
        <w:t xml:space="preserve"> </w:t>
      </w:r>
      <w:r>
        <w:rPr>
          <w:sz w:val="16"/>
          <w:szCs w:val="16"/>
        </w:rPr>
        <w:t xml:space="preserve">0/3                                  </w:t>
      </w:r>
      <w:r>
        <w:rPr>
          <w:spacing w:val="3"/>
          <w:sz w:val="16"/>
          <w:szCs w:val="16"/>
        </w:rPr>
        <w:t xml:space="preserve"> </w:t>
      </w:r>
      <w:r>
        <w:rPr>
          <w:sz w:val="16"/>
          <w:szCs w:val="16"/>
        </w:rPr>
        <w:t xml:space="preserve">-0.0937          </w:t>
      </w:r>
      <w:r>
        <w:rPr>
          <w:spacing w:val="24"/>
          <w:sz w:val="16"/>
          <w:szCs w:val="16"/>
        </w:rPr>
        <w:t xml:space="preserve"> </w:t>
      </w:r>
      <w:r>
        <w:rPr>
          <w:sz w:val="16"/>
          <w:szCs w:val="16"/>
        </w:rPr>
        <w:t xml:space="preserve">0.157    </w:t>
      </w:r>
      <w:r>
        <w:rPr>
          <w:spacing w:val="35"/>
          <w:sz w:val="16"/>
          <w:szCs w:val="16"/>
        </w:rPr>
        <w:t xml:space="preserve"> </w:t>
      </w:r>
      <w:r>
        <w:rPr>
          <w:sz w:val="16"/>
          <w:szCs w:val="16"/>
        </w:rPr>
        <w:t xml:space="preserve">-0.59     </w:t>
      </w:r>
      <w:r>
        <w:rPr>
          <w:spacing w:val="6"/>
          <w:sz w:val="16"/>
          <w:szCs w:val="16"/>
        </w:rPr>
        <w:t xml:space="preserve"> </w:t>
      </w:r>
      <w:r>
        <w:rPr>
          <w:w w:val="99"/>
          <w:sz w:val="16"/>
          <w:szCs w:val="16"/>
        </w:rPr>
        <w:t>0.550</w:t>
      </w:r>
    </w:p>
    <w:p w:rsidR="00273D53" w:rsidRDefault="00273D53">
      <w:pPr>
        <w:spacing w:before="9" w:line="120" w:lineRule="exact"/>
        <w:rPr>
          <w:sz w:val="12"/>
          <w:szCs w:val="12"/>
        </w:rPr>
      </w:pPr>
    </w:p>
    <w:p w:rsidR="00273D53" w:rsidRDefault="006839DC">
      <w:pPr>
        <w:ind w:left="2135" w:right="2215"/>
        <w:jc w:val="center"/>
        <w:rPr>
          <w:sz w:val="16"/>
          <w:szCs w:val="16"/>
        </w:rPr>
      </w:pPr>
      <w:r>
        <w:rPr>
          <w:sz w:val="16"/>
          <w:szCs w:val="16"/>
        </w:rPr>
        <w:t>E</w:t>
      </w:r>
      <w:r>
        <w:rPr>
          <w:spacing w:val="-1"/>
          <w:sz w:val="16"/>
          <w:szCs w:val="16"/>
        </w:rPr>
        <w:t xml:space="preserve"> </w:t>
      </w:r>
      <w:r>
        <w:rPr>
          <w:w w:val="146"/>
          <w:sz w:val="16"/>
          <w:szCs w:val="16"/>
        </w:rPr>
        <w:t>×</w:t>
      </w:r>
      <w:r>
        <w:rPr>
          <w:spacing w:val="-18"/>
          <w:w w:val="146"/>
          <w:sz w:val="16"/>
          <w:szCs w:val="16"/>
        </w:rPr>
        <w:t xml:space="preserve"> </w:t>
      </w:r>
      <w:r>
        <w:rPr>
          <w:sz w:val="16"/>
          <w:szCs w:val="16"/>
        </w:rPr>
        <w:t>C:</w:t>
      </w:r>
      <w:r>
        <w:rPr>
          <w:spacing w:val="-2"/>
          <w:sz w:val="16"/>
          <w:szCs w:val="16"/>
        </w:rPr>
        <w:t xml:space="preserve"> </w:t>
      </w:r>
      <w:r>
        <w:rPr>
          <w:sz w:val="16"/>
          <w:szCs w:val="16"/>
        </w:rPr>
        <w:t>Rime</w:t>
      </w:r>
      <w:r>
        <w:rPr>
          <w:spacing w:val="-3"/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>
        <w:rPr>
          <w:spacing w:val="-1"/>
          <w:sz w:val="16"/>
          <w:szCs w:val="16"/>
        </w:rPr>
        <w:t xml:space="preserve"> </w:t>
      </w:r>
      <w:r>
        <w:rPr>
          <w:sz w:val="16"/>
          <w:szCs w:val="16"/>
        </w:rPr>
        <w:t xml:space="preserve">0/3                                    </w:t>
      </w:r>
      <w:r>
        <w:rPr>
          <w:spacing w:val="3"/>
          <w:sz w:val="16"/>
          <w:szCs w:val="16"/>
        </w:rPr>
        <w:t xml:space="preserve"> </w:t>
      </w:r>
      <w:r>
        <w:rPr>
          <w:sz w:val="16"/>
          <w:szCs w:val="16"/>
        </w:rPr>
        <w:t xml:space="preserve">0.1951          </w:t>
      </w:r>
      <w:r>
        <w:rPr>
          <w:spacing w:val="25"/>
          <w:sz w:val="16"/>
          <w:szCs w:val="16"/>
        </w:rPr>
        <w:t xml:space="preserve"> </w:t>
      </w:r>
      <w:r>
        <w:rPr>
          <w:sz w:val="16"/>
          <w:szCs w:val="16"/>
        </w:rPr>
        <w:t xml:space="preserve">0.149      </w:t>
      </w:r>
      <w:r>
        <w:rPr>
          <w:spacing w:val="8"/>
          <w:sz w:val="16"/>
          <w:szCs w:val="16"/>
        </w:rPr>
        <w:t xml:space="preserve"> </w:t>
      </w:r>
      <w:r>
        <w:rPr>
          <w:sz w:val="16"/>
          <w:szCs w:val="16"/>
        </w:rPr>
        <w:t xml:space="preserve">1.30     </w:t>
      </w:r>
      <w:r>
        <w:rPr>
          <w:spacing w:val="6"/>
          <w:sz w:val="16"/>
          <w:szCs w:val="16"/>
        </w:rPr>
        <w:t xml:space="preserve"> </w:t>
      </w:r>
      <w:r>
        <w:rPr>
          <w:w w:val="99"/>
          <w:sz w:val="16"/>
          <w:szCs w:val="16"/>
        </w:rPr>
        <w:t>0.191</w:t>
      </w:r>
    </w:p>
    <w:p w:rsidR="00273D53" w:rsidRDefault="00273D53">
      <w:pPr>
        <w:spacing w:before="9" w:line="120" w:lineRule="exact"/>
        <w:rPr>
          <w:sz w:val="12"/>
          <w:szCs w:val="12"/>
        </w:rPr>
      </w:pPr>
    </w:p>
    <w:p w:rsidR="00273D53" w:rsidRDefault="006839DC">
      <w:pPr>
        <w:ind w:left="2135" w:right="2135"/>
        <w:jc w:val="center"/>
        <w:rPr>
          <w:sz w:val="16"/>
          <w:szCs w:val="16"/>
        </w:rPr>
      </w:pPr>
      <w:r>
        <w:rPr>
          <w:sz w:val="16"/>
          <w:szCs w:val="16"/>
        </w:rPr>
        <w:t>E</w:t>
      </w:r>
      <w:r>
        <w:rPr>
          <w:spacing w:val="-1"/>
          <w:sz w:val="16"/>
          <w:szCs w:val="16"/>
        </w:rPr>
        <w:t xml:space="preserve"> </w:t>
      </w:r>
      <w:r>
        <w:rPr>
          <w:w w:val="146"/>
          <w:sz w:val="16"/>
          <w:szCs w:val="16"/>
        </w:rPr>
        <w:t>×</w:t>
      </w:r>
      <w:r>
        <w:rPr>
          <w:spacing w:val="-18"/>
          <w:w w:val="146"/>
          <w:sz w:val="16"/>
          <w:szCs w:val="16"/>
        </w:rPr>
        <w:t xml:space="preserve"> </w:t>
      </w:r>
      <w:r>
        <w:rPr>
          <w:sz w:val="16"/>
          <w:szCs w:val="16"/>
        </w:rPr>
        <w:t>C:</w:t>
      </w:r>
      <w:r>
        <w:rPr>
          <w:spacing w:val="-2"/>
          <w:sz w:val="16"/>
          <w:szCs w:val="16"/>
        </w:rPr>
        <w:t xml:space="preserve"> </w:t>
      </w:r>
      <w:r>
        <w:rPr>
          <w:sz w:val="16"/>
          <w:szCs w:val="16"/>
        </w:rPr>
        <w:t>Syllable</w:t>
      </w:r>
      <w:r>
        <w:rPr>
          <w:spacing w:val="-5"/>
          <w:sz w:val="16"/>
          <w:szCs w:val="16"/>
        </w:rPr>
        <w:t xml:space="preserve"> </w:t>
      </w:r>
      <w:r>
        <w:rPr>
          <w:sz w:val="16"/>
          <w:szCs w:val="16"/>
        </w:rPr>
        <w:t>count</w:t>
      </w:r>
      <w:r>
        <w:rPr>
          <w:spacing w:val="-4"/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>
        <w:rPr>
          <w:spacing w:val="-1"/>
          <w:sz w:val="16"/>
          <w:szCs w:val="16"/>
        </w:rPr>
        <w:t xml:space="preserve"> </w:t>
      </w:r>
      <w:r>
        <w:rPr>
          <w:sz w:val="16"/>
          <w:szCs w:val="16"/>
        </w:rPr>
        <w:t xml:space="preserve">0/3                     </w:t>
      </w:r>
      <w:r>
        <w:rPr>
          <w:spacing w:val="32"/>
          <w:sz w:val="16"/>
          <w:szCs w:val="16"/>
        </w:rPr>
        <w:t xml:space="preserve"> </w:t>
      </w:r>
      <w:r>
        <w:rPr>
          <w:sz w:val="16"/>
          <w:szCs w:val="16"/>
        </w:rPr>
        <w:t xml:space="preserve">0.3049          </w:t>
      </w:r>
      <w:r>
        <w:rPr>
          <w:spacing w:val="25"/>
          <w:sz w:val="16"/>
          <w:szCs w:val="16"/>
        </w:rPr>
        <w:t xml:space="preserve"> </w:t>
      </w:r>
      <w:r>
        <w:rPr>
          <w:sz w:val="16"/>
          <w:szCs w:val="16"/>
        </w:rPr>
        <w:t xml:space="preserve">0.154      </w:t>
      </w:r>
      <w:r>
        <w:rPr>
          <w:spacing w:val="8"/>
          <w:sz w:val="16"/>
          <w:szCs w:val="16"/>
        </w:rPr>
        <w:t xml:space="preserve"> </w:t>
      </w:r>
      <w:r>
        <w:rPr>
          <w:sz w:val="16"/>
          <w:szCs w:val="16"/>
        </w:rPr>
        <w:t xml:space="preserve">1.97    </w:t>
      </w:r>
      <w:r>
        <w:rPr>
          <w:spacing w:val="36"/>
          <w:sz w:val="16"/>
          <w:szCs w:val="16"/>
        </w:rPr>
        <w:t xml:space="preserve"> </w:t>
      </w:r>
      <w:r>
        <w:rPr>
          <w:w w:val="99"/>
          <w:sz w:val="16"/>
          <w:szCs w:val="16"/>
        </w:rPr>
        <w:t>&lt;0.05*</w:t>
      </w:r>
    </w:p>
    <w:p w:rsidR="00273D53" w:rsidRDefault="00273D53">
      <w:pPr>
        <w:spacing w:before="9" w:line="120" w:lineRule="exact"/>
        <w:rPr>
          <w:sz w:val="12"/>
          <w:szCs w:val="12"/>
        </w:rPr>
      </w:pPr>
    </w:p>
    <w:p w:rsidR="00273D53" w:rsidRDefault="006839DC">
      <w:pPr>
        <w:tabs>
          <w:tab w:val="left" w:pos="7480"/>
        </w:tabs>
        <w:spacing w:line="419" w:lineRule="auto"/>
        <w:ind w:left="2036" w:right="2036"/>
        <w:jc w:val="center"/>
        <w:rPr>
          <w:sz w:val="16"/>
          <w:szCs w:val="16"/>
        </w:rPr>
      </w:pPr>
      <w:r>
        <w:rPr>
          <w:w w:val="99"/>
          <w:sz w:val="16"/>
          <w:szCs w:val="16"/>
          <w:u w:val="single" w:color="000000"/>
        </w:rPr>
        <w:t xml:space="preserve"> </w:t>
      </w:r>
      <w:r>
        <w:rPr>
          <w:sz w:val="16"/>
          <w:szCs w:val="16"/>
          <w:u w:val="single" w:color="000000"/>
        </w:rPr>
        <w:t xml:space="preserve">  E</w:t>
      </w:r>
      <w:r>
        <w:rPr>
          <w:spacing w:val="-1"/>
          <w:sz w:val="16"/>
          <w:szCs w:val="16"/>
          <w:u w:val="single" w:color="000000"/>
        </w:rPr>
        <w:t xml:space="preserve"> </w:t>
      </w:r>
      <w:r>
        <w:rPr>
          <w:w w:val="146"/>
          <w:sz w:val="16"/>
          <w:szCs w:val="16"/>
          <w:u w:val="single" w:color="000000"/>
        </w:rPr>
        <w:t>×</w:t>
      </w:r>
      <w:r>
        <w:rPr>
          <w:spacing w:val="-19"/>
          <w:w w:val="146"/>
          <w:sz w:val="16"/>
          <w:szCs w:val="16"/>
          <w:u w:val="single" w:color="000000"/>
        </w:rPr>
        <w:t xml:space="preserve"> </w:t>
      </w:r>
      <w:r>
        <w:rPr>
          <w:sz w:val="16"/>
          <w:szCs w:val="16"/>
          <w:u w:val="single" w:color="000000"/>
        </w:rPr>
        <w:t>C:</w:t>
      </w:r>
      <w:r>
        <w:rPr>
          <w:spacing w:val="-2"/>
          <w:sz w:val="16"/>
          <w:szCs w:val="16"/>
          <w:u w:val="single" w:color="000000"/>
        </w:rPr>
        <w:t xml:space="preserve"> </w:t>
      </w:r>
      <w:r>
        <w:rPr>
          <w:sz w:val="16"/>
          <w:szCs w:val="16"/>
          <w:u w:val="single" w:color="000000"/>
        </w:rPr>
        <w:t>Semantic</w:t>
      </w:r>
      <w:r>
        <w:rPr>
          <w:spacing w:val="-6"/>
          <w:sz w:val="16"/>
          <w:szCs w:val="16"/>
          <w:u w:val="single" w:color="000000"/>
        </w:rPr>
        <w:t xml:space="preserve"> </w:t>
      </w:r>
      <w:r>
        <w:rPr>
          <w:sz w:val="16"/>
          <w:szCs w:val="16"/>
          <w:u w:val="single" w:color="000000"/>
        </w:rPr>
        <w:t>incoherent</w:t>
      </w:r>
      <w:r>
        <w:rPr>
          <w:spacing w:val="-7"/>
          <w:sz w:val="16"/>
          <w:szCs w:val="16"/>
          <w:u w:val="single" w:color="000000"/>
        </w:rPr>
        <w:t xml:space="preserve"> </w:t>
      </w:r>
      <w:r>
        <w:rPr>
          <w:sz w:val="16"/>
          <w:szCs w:val="16"/>
          <w:u w:val="single" w:color="000000"/>
        </w:rPr>
        <w:t>–</w:t>
      </w:r>
      <w:r>
        <w:rPr>
          <w:spacing w:val="-1"/>
          <w:sz w:val="16"/>
          <w:szCs w:val="16"/>
          <w:u w:val="single" w:color="000000"/>
        </w:rPr>
        <w:t xml:space="preserve"> </w:t>
      </w:r>
      <w:r>
        <w:rPr>
          <w:sz w:val="16"/>
          <w:szCs w:val="16"/>
          <w:u w:val="single" w:color="000000"/>
        </w:rPr>
        <w:t xml:space="preserve">0/3            </w:t>
      </w:r>
      <w:r>
        <w:rPr>
          <w:spacing w:val="2"/>
          <w:sz w:val="16"/>
          <w:szCs w:val="16"/>
          <w:u w:val="single" w:color="000000"/>
        </w:rPr>
        <w:t xml:space="preserve"> </w:t>
      </w:r>
      <w:r>
        <w:rPr>
          <w:sz w:val="16"/>
          <w:szCs w:val="16"/>
          <w:u w:val="single" w:color="000000"/>
        </w:rPr>
        <w:t xml:space="preserve">0.1401          </w:t>
      </w:r>
      <w:r>
        <w:rPr>
          <w:spacing w:val="24"/>
          <w:sz w:val="16"/>
          <w:szCs w:val="16"/>
          <w:u w:val="single" w:color="000000"/>
        </w:rPr>
        <w:t xml:space="preserve"> </w:t>
      </w:r>
      <w:r>
        <w:rPr>
          <w:sz w:val="16"/>
          <w:szCs w:val="16"/>
          <w:u w:val="single" w:color="000000"/>
        </w:rPr>
        <w:t xml:space="preserve">0.150      </w:t>
      </w:r>
      <w:r>
        <w:rPr>
          <w:spacing w:val="8"/>
          <w:sz w:val="16"/>
          <w:szCs w:val="16"/>
          <w:u w:val="single" w:color="000000"/>
        </w:rPr>
        <w:t xml:space="preserve"> </w:t>
      </w:r>
      <w:r>
        <w:rPr>
          <w:sz w:val="16"/>
          <w:szCs w:val="16"/>
          <w:u w:val="single" w:color="000000"/>
        </w:rPr>
        <w:t xml:space="preserve">0.93     </w:t>
      </w:r>
      <w:r>
        <w:rPr>
          <w:spacing w:val="6"/>
          <w:sz w:val="16"/>
          <w:szCs w:val="16"/>
          <w:u w:val="single" w:color="000000"/>
        </w:rPr>
        <w:t xml:space="preserve"> </w:t>
      </w:r>
      <w:r>
        <w:rPr>
          <w:w w:val="99"/>
          <w:sz w:val="16"/>
          <w:szCs w:val="16"/>
          <w:u w:val="single" w:color="000000"/>
        </w:rPr>
        <w:t xml:space="preserve">0.350 </w:t>
      </w:r>
      <w:r>
        <w:rPr>
          <w:sz w:val="16"/>
          <w:szCs w:val="16"/>
          <w:u w:val="single" w:color="000000"/>
        </w:rPr>
        <w:tab/>
      </w:r>
      <w:r>
        <w:rPr>
          <w:sz w:val="16"/>
          <w:szCs w:val="16"/>
        </w:rPr>
        <w:t xml:space="preserve"> Referent</w:t>
      </w:r>
      <w:r>
        <w:rPr>
          <w:spacing w:val="-5"/>
          <w:sz w:val="16"/>
          <w:szCs w:val="16"/>
        </w:rPr>
        <w:t xml:space="preserve"> </w:t>
      </w:r>
      <w:r>
        <w:rPr>
          <w:w w:val="99"/>
          <w:sz w:val="16"/>
          <w:szCs w:val="16"/>
        </w:rPr>
        <w:t>assignment</w:t>
      </w:r>
    </w:p>
    <w:p w:rsidR="00273D53" w:rsidRDefault="006839DC">
      <w:pPr>
        <w:spacing w:line="180" w:lineRule="exact"/>
        <w:ind w:left="2139" w:right="2219"/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Intercept                                                  </w:t>
      </w:r>
      <w:r>
        <w:rPr>
          <w:spacing w:val="27"/>
          <w:sz w:val="16"/>
          <w:szCs w:val="16"/>
        </w:rPr>
        <w:t xml:space="preserve"> </w:t>
      </w:r>
      <w:r>
        <w:rPr>
          <w:sz w:val="16"/>
          <w:szCs w:val="16"/>
        </w:rPr>
        <w:t xml:space="preserve">-0.0553          </w:t>
      </w:r>
      <w:r>
        <w:rPr>
          <w:spacing w:val="24"/>
          <w:sz w:val="16"/>
          <w:szCs w:val="16"/>
        </w:rPr>
        <w:t xml:space="preserve"> </w:t>
      </w:r>
      <w:r>
        <w:rPr>
          <w:sz w:val="16"/>
          <w:szCs w:val="16"/>
        </w:rPr>
        <w:t xml:space="preserve">0.068    </w:t>
      </w:r>
      <w:r>
        <w:rPr>
          <w:spacing w:val="35"/>
          <w:sz w:val="16"/>
          <w:szCs w:val="16"/>
        </w:rPr>
        <w:t xml:space="preserve"> </w:t>
      </w:r>
      <w:r>
        <w:rPr>
          <w:sz w:val="16"/>
          <w:szCs w:val="16"/>
        </w:rPr>
        <w:t xml:space="preserve">-0.81     </w:t>
      </w:r>
      <w:r>
        <w:rPr>
          <w:spacing w:val="6"/>
          <w:sz w:val="16"/>
          <w:szCs w:val="16"/>
        </w:rPr>
        <w:t xml:space="preserve"> </w:t>
      </w:r>
      <w:r>
        <w:rPr>
          <w:w w:val="99"/>
          <w:sz w:val="16"/>
          <w:szCs w:val="16"/>
        </w:rPr>
        <w:t>0.418</w:t>
      </w:r>
    </w:p>
    <w:p w:rsidR="00273D53" w:rsidRDefault="00273D53">
      <w:pPr>
        <w:spacing w:before="9" w:line="120" w:lineRule="exact"/>
        <w:rPr>
          <w:sz w:val="12"/>
          <w:szCs w:val="12"/>
        </w:rPr>
      </w:pPr>
    </w:p>
    <w:p w:rsidR="00273D53" w:rsidRDefault="006839DC">
      <w:pPr>
        <w:ind w:left="2139" w:right="2219"/>
        <w:jc w:val="center"/>
        <w:rPr>
          <w:sz w:val="16"/>
          <w:szCs w:val="16"/>
        </w:rPr>
      </w:pPr>
      <w:r>
        <w:rPr>
          <w:sz w:val="16"/>
          <w:szCs w:val="16"/>
        </w:rPr>
        <w:t>Condition:</w:t>
      </w:r>
      <w:r>
        <w:rPr>
          <w:spacing w:val="2"/>
          <w:sz w:val="16"/>
          <w:szCs w:val="16"/>
        </w:rPr>
        <w:t xml:space="preserve"> </w:t>
      </w:r>
      <w:r>
        <w:rPr>
          <w:sz w:val="16"/>
          <w:szCs w:val="16"/>
        </w:rPr>
        <w:t>Onset</w:t>
      </w:r>
      <w:r>
        <w:rPr>
          <w:spacing w:val="-4"/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>
        <w:rPr>
          <w:spacing w:val="-1"/>
          <w:sz w:val="16"/>
          <w:szCs w:val="16"/>
        </w:rPr>
        <w:t xml:space="preserve"> </w:t>
      </w:r>
      <w:r>
        <w:rPr>
          <w:sz w:val="16"/>
          <w:szCs w:val="16"/>
        </w:rPr>
        <w:t xml:space="preserve">0/3                             </w:t>
      </w:r>
      <w:r>
        <w:rPr>
          <w:spacing w:val="24"/>
          <w:sz w:val="16"/>
          <w:szCs w:val="16"/>
        </w:rPr>
        <w:t xml:space="preserve"> </w:t>
      </w:r>
      <w:r>
        <w:rPr>
          <w:sz w:val="16"/>
          <w:szCs w:val="16"/>
        </w:rPr>
        <w:t xml:space="preserve">0.1776          </w:t>
      </w:r>
      <w:r>
        <w:rPr>
          <w:spacing w:val="25"/>
          <w:sz w:val="16"/>
          <w:szCs w:val="16"/>
        </w:rPr>
        <w:t xml:space="preserve"> </w:t>
      </w:r>
      <w:r>
        <w:rPr>
          <w:sz w:val="16"/>
          <w:szCs w:val="16"/>
        </w:rPr>
        <w:t xml:space="preserve">0.094      </w:t>
      </w:r>
      <w:r>
        <w:rPr>
          <w:spacing w:val="8"/>
          <w:sz w:val="16"/>
          <w:szCs w:val="16"/>
        </w:rPr>
        <w:t xml:space="preserve"> </w:t>
      </w:r>
      <w:r>
        <w:rPr>
          <w:sz w:val="16"/>
          <w:szCs w:val="16"/>
        </w:rPr>
        <w:t xml:space="preserve">1.88     </w:t>
      </w:r>
      <w:r>
        <w:rPr>
          <w:spacing w:val="6"/>
          <w:sz w:val="16"/>
          <w:szCs w:val="16"/>
        </w:rPr>
        <w:t xml:space="preserve"> </w:t>
      </w:r>
      <w:r>
        <w:rPr>
          <w:w w:val="99"/>
          <w:sz w:val="16"/>
          <w:szCs w:val="16"/>
        </w:rPr>
        <w:t>0.060</w:t>
      </w:r>
    </w:p>
    <w:p w:rsidR="00273D53" w:rsidRDefault="00273D53">
      <w:pPr>
        <w:spacing w:before="9" w:line="120" w:lineRule="exact"/>
        <w:rPr>
          <w:sz w:val="12"/>
          <w:szCs w:val="12"/>
        </w:rPr>
      </w:pPr>
    </w:p>
    <w:p w:rsidR="00273D53" w:rsidRDefault="006839DC">
      <w:pPr>
        <w:ind w:left="2139" w:right="2219"/>
        <w:jc w:val="center"/>
        <w:rPr>
          <w:sz w:val="16"/>
          <w:szCs w:val="16"/>
        </w:rPr>
      </w:pPr>
      <w:r>
        <w:rPr>
          <w:sz w:val="16"/>
          <w:szCs w:val="16"/>
        </w:rPr>
        <w:t>Condition:</w:t>
      </w:r>
      <w:r>
        <w:rPr>
          <w:spacing w:val="2"/>
          <w:sz w:val="16"/>
          <w:szCs w:val="16"/>
        </w:rPr>
        <w:t xml:space="preserve"> </w:t>
      </w:r>
      <w:r>
        <w:rPr>
          <w:sz w:val="16"/>
          <w:szCs w:val="16"/>
        </w:rPr>
        <w:t>Rime</w:t>
      </w:r>
      <w:r>
        <w:rPr>
          <w:spacing w:val="-3"/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>
        <w:rPr>
          <w:spacing w:val="-1"/>
          <w:sz w:val="16"/>
          <w:szCs w:val="16"/>
        </w:rPr>
        <w:t xml:space="preserve"> </w:t>
      </w:r>
      <w:r>
        <w:rPr>
          <w:sz w:val="16"/>
          <w:szCs w:val="16"/>
        </w:rPr>
        <w:t xml:space="preserve">0/3                              </w:t>
      </w:r>
      <w:r>
        <w:rPr>
          <w:spacing w:val="11"/>
          <w:sz w:val="16"/>
          <w:szCs w:val="16"/>
        </w:rPr>
        <w:t xml:space="preserve"> </w:t>
      </w:r>
      <w:r>
        <w:rPr>
          <w:sz w:val="16"/>
          <w:szCs w:val="16"/>
        </w:rPr>
        <w:t xml:space="preserve">0.0916          </w:t>
      </w:r>
      <w:r>
        <w:rPr>
          <w:spacing w:val="25"/>
          <w:sz w:val="16"/>
          <w:szCs w:val="16"/>
        </w:rPr>
        <w:t xml:space="preserve"> </w:t>
      </w:r>
      <w:r>
        <w:rPr>
          <w:sz w:val="16"/>
          <w:szCs w:val="16"/>
        </w:rPr>
        <w:t xml:space="preserve">0.088      </w:t>
      </w:r>
      <w:r>
        <w:rPr>
          <w:spacing w:val="8"/>
          <w:sz w:val="16"/>
          <w:szCs w:val="16"/>
        </w:rPr>
        <w:t xml:space="preserve"> </w:t>
      </w:r>
      <w:r>
        <w:rPr>
          <w:sz w:val="16"/>
          <w:szCs w:val="16"/>
        </w:rPr>
        <w:t xml:space="preserve">1.03     </w:t>
      </w:r>
      <w:r>
        <w:rPr>
          <w:spacing w:val="6"/>
          <w:sz w:val="16"/>
          <w:szCs w:val="16"/>
        </w:rPr>
        <w:t xml:space="preserve"> </w:t>
      </w:r>
      <w:r>
        <w:rPr>
          <w:w w:val="99"/>
          <w:sz w:val="16"/>
          <w:szCs w:val="16"/>
        </w:rPr>
        <w:t>0.301</w:t>
      </w:r>
    </w:p>
    <w:p w:rsidR="00273D53" w:rsidRDefault="00273D53">
      <w:pPr>
        <w:spacing w:before="9" w:line="120" w:lineRule="exact"/>
        <w:rPr>
          <w:sz w:val="12"/>
          <w:szCs w:val="12"/>
        </w:rPr>
      </w:pPr>
    </w:p>
    <w:p w:rsidR="00273D53" w:rsidRDefault="006839DC">
      <w:pPr>
        <w:ind w:left="2139" w:right="2219"/>
        <w:jc w:val="center"/>
        <w:rPr>
          <w:sz w:val="16"/>
          <w:szCs w:val="16"/>
        </w:rPr>
      </w:pPr>
      <w:r>
        <w:rPr>
          <w:sz w:val="16"/>
          <w:szCs w:val="16"/>
        </w:rPr>
        <w:t>Condition:</w:t>
      </w:r>
      <w:r>
        <w:rPr>
          <w:spacing w:val="2"/>
          <w:sz w:val="16"/>
          <w:szCs w:val="16"/>
        </w:rPr>
        <w:t xml:space="preserve"> </w:t>
      </w:r>
      <w:r>
        <w:rPr>
          <w:sz w:val="16"/>
          <w:szCs w:val="16"/>
        </w:rPr>
        <w:t>Syllable</w:t>
      </w:r>
      <w:r>
        <w:rPr>
          <w:spacing w:val="-5"/>
          <w:sz w:val="16"/>
          <w:szCs w:val="16"/>
        </w:rPr>
        <w:t xml:space="preserve"> </w:t>
      </w:r>
      <w:r>
        <w:rPr>
          <w:sz w:val="16"/>
          <w:szCs w:val="16"/>
        </w:rPr>
        <w:t>count</w:t>
      </w:r>
      <w:r>
        <w:rPr>
          <w:spacing w:val="-4"/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>
        <w:rPr>
          <w:spacing w:val="-1"/>
          <w:sz w:val="16"/>
          <w:szCs w:val="16"/>
        </w:rPr>
        <w:t xml:space="preserve"> </w:t>
      </w:r>
      <w:r>
        <w:rPr>
          <w:sz w:val="16"/>
          <w:szCs w:val="16"/>
        </w:rPr>
        <w:t xml:space="preserve">0/3               </w:t>
      </w:r>
      <w:r>
        <w:rPr>
          <w:spacing w:val="40"/>
          <w:sz w:val="16"/>
          <w:szCs w:val="16"/>
        </w:rPr>
        <w:t xml:space="preserve"> </w:t>
      </w:r>
      <w:r>
        <w:rPr>
          <w:sz w:val="16"/>
          <w:szCs w:val="16"/>
        </w:rPr>
        <w:t xml:space="preserve">0.0234          </w:t>
      </w:r>
      <w:r>
        <w:rPr>
          <w:spacing w:val="25"/>
          <w:sz w:val="16"/>
          <w:szCs w:val="16"/>
        </w:rPr>
        <w:t xml:space="preserve"> </w:t>
      </w:r>
      <w:r>
        <w:rPr>
          <w:sz w:val="16"/>
          <w:szCs w:val="16"/>
        </w:rPr>
        <w:t xml:space="preserve">0.095      </w:t>
      </w:r>
      <w:r>
        <w:rPr>
          <w:spacing w:val="8"/>
          <w:sz w:val="16"/>
          <w:szCs w:val="16"/>
        </w:rPr>
        <w:t xml:space="preserve"> </w:t>
      </w:r>
      <w:r>
        <w:rPr>
          <w:sz w:val="16"/>
          <w:szCs w:val="16"/>
        </w:rPr>
        <w:t xml:space="preserve">0.24     </w:t>
      </w:r>
      <w:r>
        <w:rPr>
          <w:spacing w:val="6"/>
          <w:sz w:val="16"/>
          <w:szCs w:val="16"/>
        </w:rPr>
        <w:t xml:space="preserve"> </w:t>
      </w:r>
      <w:r>
        <w:rPr>
          <w:w w:val="99"/>
          <w:sz w:val="16"/>
          <w:szCs w:val="16"/>
        </w:rPr>
        <w:t>0.806</w:t>
      </w:r>
    </w:p>
    <w:p w:rsidR="00273D53" w:rsidRDefault="00273D53">
      <w:pPr>
        <w:spacing w:before="9" w:line="120" w:lineRule="exact"/>
        <w:rPr>
          <w:sz w:val="12"/>
          <w:szCs w:val="12"/>
        </w:rPr>
      </w:pPr>
    </w:p>
    <w:p w:rsidR="00273D53" w:rsidRDefault="006839DC">
      <w:pPr>
        <w:ind w:left="2139" w:right="2219"/>
        <w:jc w:val="center"/>
        <w:rPr>
          <w:sz w:val="16"/>
          <w:szCs w:val="16"/>
        </w:rPr>
      </w:pPr>
      <w:r>
        <w:rPr>
          <w:sz w:val="16"/>
          <w:szCs w:val="16"/>
        </w:rPr>
        <w:t>Condition:</w:t>
      </w:r>
      <w:r>
        <w:rPr>
          <w:spacing w:val="2"/>
          <w:sz w:val="16"/>
          <w:szCs w:val="16"/>
        </w:rPr>
        <w:t xml:space="preserve"> </w:t>
      </w:r>
      <w:r>
        <w:rPr>
          <w:sz w:val="16"/>
          <w:szCs w:val="16"/>
        </w:rPr>
        <w:t>Semantic</w:t>
      </w:r>
      <w:r>
        <w:rPr>
          <w:spacing w:val="-6"/>
          <w:sz w:val="16"/>
          <w:szCs w:val="16"/>
        </w:rPr>
        <w:t xml:space="preserve"> </w:t>
      </w:r>
      <w:r>
        <w:rPr>
          <w:sz w:val="16"/>
          <w:szCs w:val="16"/>
        </w:rPr>
        <w:t>incoherent</w:t>
      </w:r>
      <w:r>
        <w:rPr>
          <w:spacing w:val="-7"/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>
        <w:rPr>
          <w:spacing w:val="-1"/>
          <w:sz w:val="16"/>
          <w:szCs w:val="16"/>
        </w:rPr>
        <w:t xml:space="preserve"> </w:t>
      </w:r>
      <w:r>
        <w:rPr>
          <w:sz w:val="16"/>
          <w:szCs w:val="16"/>
        </w:rPr>
        <w:t xml:space="preserve">0/3      </w:t>
      </w:r>
      <w:r>
        <w:rPr>
          <w:spacing w:val="10"/>
          <w:sz w:val="16"/>
          <w:szCs w:val="16"/>
        </w:rPr>
        <w:t xml:space="preserve"> </w:t>
      </w:r>
      <w:r>
        <w:rPr>
          <w:sz w:val="16"/>
          <w:szCs w:val="16"/>
        </w:rPr>
        <w:t xml:space="preserve">0.0868          </w:t>
      </w:r>
      <w:r>
        <w:rPr>
          <w:spacing w:val="25"/>
          <w:sz w:val="16"/>
          <w:szCs w:val="16"/>
        </w:rPr>
        <w:t xml:space="preserve"> </w:t>
      </w:r>
      <w:r>
        <w:rPr>
          <w:sz w:val="16"/>
          <w:szCs w:val="16"/>
        </w:rPr>
        <w:t xml:space="preserve">0.094      </w:t>
      </w:r>
      <w:r>
        <w:rPr>
          <w:spacing w:val="8"/>
          <w:sz w:val="16"/>
          <w:szCs w:val="16"/>
        </w:rPr>
        <w:t xml:space="preserve"> </w:t>
      </w:r>
      <w:r>
        <w:rPr>
          <w:sz w:val="16"/>
          <w:szCs w:val="16"/>
        </w:rPr>
        <w:t xml:space="preserve">0.91     </w:t>
      </w:r>
      <w:r>
        <w:rPr>
          <w:spacing w:val="6"/>
          <w:sz w:val="16"/>
          <w:szCs w:val="16"/>
        </w:rPr>
        <w:t xml:space="preserve"> </w:t>
      </w:r>
      <w:r>
        <w:rPr>
          <w:w w:val="99"/>
          <w:sz w:val="16"/>
          <w:szCs w:val="16"/>
        </w:rPr>
        <w:t>0.359</w:t>
      </w:r>
    </w:p>
    <w:p w:rsidR="00273D53" w:rsidRDefault="00273D53">
      <w:pPr>
        <w:spacing w:before="9" w:line="120" w:lineRule="exact"/>
        <w:rPr>
          <w:sz w:val="12"/>
          <w:szCs w:val="12"/>
        </w:rPr>
      </w:pPr>
    </w:p>
    <w:p w:rsidR="00273D53" w:rsidRDefault="006839DC">
      <w:pPr>
        <w:ind w:left="2139" w:right="2219"/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Exposures                                                 </w:t>
      </w:r>
      <w:r>
        <w:rPr>
          <w:spacing w:val="22"/>
          <w:sz w:val="16"/>
          <w:szCs w:val="16"/>
        </w:rPr>
        <w:t xml:space="preserve"> </w:t>
      </w:r>
      <w:r>
        <w:rPr>
          <w:sz w:val="16"/>
          <w:szCs w:val="16"/>
        </w:rPr>
        <w:t xml:space="preserve">0.5462          </w:t>
      </w:r>
      <w:r>
        <w:rPr>
          <w:spacing w:val="25"/>
          <w:sz w:val="16"/>
          <w:szCs w:val="16"/>
        </w:rPr>
        <w:t xml:space="preserve"> </w:t>
      </w:r>
      <w:r>
        <w:rPr>
          <w:sz w:val="16"/>
          <w:szCs w:val="16"/>
        </w:rPr>
        <w:t xml:space="preserve">0.296      </w:t>
      </w:r>
      <w:r>
        <w:rPr>
          <w:spacing w:val="8"/>
          <w:sz w:val="16"/>
          <w:szCs w:val="16"/>
        </w:rPr>
        <w:t xml:space="preserve"> </w:t>
      </w:r>
      <w:r>
        <w:rPr>
          <w:sz w:val="16"/>
          <w:szCs w:val="16"/>
        </w:rPr>
        <w:t xml:space="preserve">1.84     </w:t>
      </w:r>
      <w:r>
        <w:rPr>
          <w:spacing w:val="6"/>
          <w:sz w:val="16"/>
          <w:szCs w:val="16"/>
        </w:rPr>
        <w:t xml:space="preserve"> </w:t>
      </w:r>
      <w:r>
        <w:rPr>
          <w:w w:val="99"/>
          <w:sz w:val="16"/>
          <w:szCs w:val="16"/>
        </w:rPr>
        <w:t>0.066</w:t>
      </w:r>
    </w:p>
    <w:p w:rsidR="00273D53" w:rsidRDefault="00273D53">
      <w:pPr>
        <w:spacing w:before="9" w:line="120" w:lineRule="exact"/>
        <w:rPr>
          <w:sz w:val="12"/>
          <w:szCs w:val="12"/>
        </w:rPr>
      </w:pPr>
    </w:p>
    <w:p w:rsidR="00273D53" w:rsidRDefault="006839DC">
      <w:pPr>
        <w:ind w:left="2135" w:right="2215"/>
        <w:jc w:val="center"/>
        <w:rPr>
          <w:sz w:val="16"/>
          <w:szCs w:val="16"/>
        </w:rPr>
      </w:pPr>
      <w:r>
        <w:rPr>
          <w:sz w:val="16"/>
          <w:szCs w:val="16"/>
        </w:rPr>
        <w:t>E</w:t>
      </w:r>
      <w:r>
        <w:rPr>
          <w:spacing w:val="-1"/>
          <w:sz w:val="16"/>
          <w:szCs w:val="16"/>
        </w:rPr>
        <w:t xml:space="preserve"> </w:t>
      </w:r>
      <w:r>
        <w:rPr>
          <w:w w:val="146"/>
          <w:sz w:val="16"/>
          <w:szCs w:val="16"/>
        </w:rPr>
        <w:t>×</w:t>
      </w:r>
      <w:r>
        <w:rPr>
          <w:spacing w:val="-18"/>
          <w:w w:val="146"/>
          <w:sz w:val="16"/>
          <w:szCs w:val="16"/>
        </w:rPr>
        <w:t xml:space="preserve"> </w:t>
      </w:r>
      <w:r>
        <w:rPr>
          <w:sz w:val="16"/>
          <w:szCs w:val="16"/>
        </w:rPr>
        <w:t>C:</w:t>
      </w:r>
      <w:r>
        <w:rPr>
          <w:spacing w:val="-2"/>
          <w:sz w:val="16"/>
          <w:szCs w:val="16"/>
        </w:rPr>
        <w:t xml:space="preserve"> </w:t>
      </w:r>
      <w:r>
        <w:rPr>
          <w:sz w:val="16"/>
          <w:szCs w:val="16"/>
        </w:rPr>
        <w:t>Onset</w:t>
      </w:r>
      <w:r>
        <w:rPr>
          <w:spacing w:val="-4"/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>
        <w:rPr>
          <w:spacing w:val="-1"/>
          <w:sz w:val="16"/>
          <w:szCs w:val="16"/>
        </w:rPr>
        <w:t xml:space="preserve"> </w:t>
      </w:r>
      <w:r>
        <w:rPr>
          <w:sz w:val="16"/>
          <w:szCs w:val="16"/>
        </w:rPr>
        <w:t xml:space="preserve">0/3                                  </w:t>
      </w:r>
      <w:r>
        <w:rPr>
          <w:spacing w:val="3"/>
          <w:sz w:val="16"/>
          <w:szCs w:val="16"/>
        </w:rPr>
        <w:t xml:space="preserve"> </w:t>
      </w:r>
      <w:r>
        <w:rPr>
          <w:sz w:val="16"/>
          <w:szCs w:val="16"/>
        </w:rPr>
        <w:t xml:space="preserve">-0.6122          </w:t>
      </w:r>
      <w:r>
        <w:rPr>
          <w:spacing w:val="24"/>
          <w:sz w:val="16"/>
          <w:szCs w:val="16"/>
        </w:rPr>
        <w:t xml:space="preserve"> </w:t>
      </w:r>
      <w:r>
        <w:rPr>
          <w:sz w:val="16"/>
          <w:szCs w:val="16"/>
        </w:rPr>
        <w:t xml:space="preserve">0.421    </w:t>
      </w:r>
      <w:r>
        <w:rPr>
          <w:spacing w:val="35"/>
          <w:sz w:val="16"/>
          <w:szCs w:val="16"/>
        </w:rPr>
        <w:t xml:space="preserve"> </w:t>
      </w:r>
      <w:r>
        <w:rPr>
          <w:sz w:val="16"/>
          <w:szCs w:val="16"/>
        </w:rPr>
        <w:t xml:space="preserve">-1.45     </w:t>
      </w:r>
      <w:r>
        <w:rPr>
          <w:spacing w:val="6"/>
          <w:sz w:val="16"/>
          <w:szCs w:val="16"/>
        </w:rPr>
        <w:t xml:space="preserve"> </w:t>
      </w:r>
      <w:r>
        <w:rPr>
          <w:w w:val="99"/>
          <w:sz w:val="16"/>
          <w:szCs w:val="16"/>
        </w:rPr>
        <w:t>0.146</w:t>
      </w:r>
    </w:p>
    <w:p w:rsidR="00273D53" w:rsidRDefault="00273D53">
      <w:pPr>
        <w:spacing w:before="9" w:line="120" w:lineRule="exact"/>
        <w:rPr>
          <w:sz w:val="12"/>
          <w:szCs w:val="12"/>
        </w:rPr>
      </w:pPr>
    </w:p>
    <w:p w:rsidR="00273D53" w:rsidRDefault="006839DC">
      <w:pPr>
        <w:ind w:left="2135" w:right="2215"/>
        <w:jc w:val="center"/>
        <w:rPr>
          <w:sz w:val="16"/>
          <w:szCs w:val="16"/>
        </w:rPr>
      </w:pPr>
      <w:r>
        <w:rPr>
          <w:sz w:val="16"/>
          <w:szCs w:val="16"/>
        </w:rPr>
        <w:t>E</w:t>
      </w:r>
      <w:r>
        <w:rPr>
          <w:spacing w:val="-1"/>
          <w:sz w:val="16"/>
          <w:szCs w:val="16"/>
        </w:rPr>
        <w:t xml:space="preserve"> </w:t>
      </w:r>
      <w:r>
        <w:rPr>
          <w:w w:val="146"/>
          <w:sz w:val="16"/>
          <w:szCs w:val="16"/>
        </w:rPr>
        <w:t>×</w:t>
      </w:r>
      <w:r>
        <w:rPr>
          <w:spacing w:val="-18"/>
          <w:w w:val="146"/>
          <w:sz w:val="16"/>
          <w:szCs w:val="16"/>
        </w:rPr>
        <w:t xml:space="preserve"> </w:t>
      </w:r>
      <w:r>
        <w:rPr>
          <w:sz w:val="16"/>
          <w:szCs w:val="16"/>
        </w:rPr>
        <w:t>C:</w:t>
      </w:r>
      <w:r>
        <w:rPr>
          <w:spacing w:val="-2"/>
          <w:sz w:val="16"/>
          <w:szCs w:val="16"/>
        </w:rPr>
        <w:t xml:space="preserve"> </w:t>
      </w:r>
      <w:r>
        <w:rPr>
          <w:sz w:val="16"/>
          <w:szCs w:val="16"/>
        </w:rPr>
        <w:t>Rime</w:t>
      </w:r>
      <w:r>
        <w:rPr>
          <w:spacing w:val="-3"/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>
        <w:rPr>
          <w:spacing w:val="-1"/>
          <w:sz w:val="16"/>
          <w:szCs w:val="16"/>
        </w:rPr>
        <w:t xml:space="preserve"> </w:t>
      </w:r>
      <w:r>
        <w:rPr>
          <w:sz w:val="16"/>
          <w:szCs w:val="16"/>
        </w:rPr>
        <w:t xml:space="preserve">0/3                                  </w:t>
      </w:r>
      <w:r>
        <w:rPr>
          <w:spacing w:val="30"/>
          <w:sz w:val="16"/>
          <w:szCs w:val="16"/>
        </w:rPr>
        <w:t xml:space="preserve"> </w:t>
      </w:r>
      <w:r>
        <w:rPr>
          <w:sz w:val="16"/>
          <w:szCs w:val="16"/>
        </w:rPr>
        <w:t xml:space="preserve">-0.3243          </w:t>
      </w:r>
      <w:r>
        <w:rPr>
          <w:spacing w:val="24"/>
          <w:sz w:val="16"/>
          <w:szCs w:val="16"/>
        </w:rPr>
        <w:t xml:space="preserve"> </w:t>
      </w:r>
      <w:r>
        <w:rPr>
          <w:sz w:val="16"/>
          <w:szCs w:val="16"/>
        </w:rPr>
        <w:t xml:space="preserve">0.400    </w:t>
      </w:r>
      <w:r>
        <w:rPr>
          <w:spacing w:val="35"/>
          <w:sz w:val="16"/>
          <w:szCs w:val="16"/>
        </w:rPr>
        <w:t xml:space="preserve"> </w:t>
      </w:r>
      <w:r>
        <w:rPr>
          <w:sz w:val="16"/>
          <w:szCs w:val="16"/>
        </w:rPr>
        <w:t xml:space="preserve">-0.80     </w:t>
      </w:r>
      <w:r>
        <w:rPr>
          <w:spacing w:val="6"/>
          <w:sz w:val="16"/>
          <w:szCs w:val="16"/>
        </w:rPr>
        <w:t xml:space="preserve"> </w:t>
      </w:r>
      <w:r>
        <w:rPr>
          <w:w w:val="99"/>
          <w:sz w:val="16"/>
          <w:szCs w:val="16"/>
        </w:rPr>
        <w:t>0.418</w:t>
      </w:r>
    </w:p>
    <w:p w:rsidR="00273D53" w:rsidRDefault="00273D53">
      <w:pPr>
        <w:spacing w:before="9" w:line="120" w:lineRule="exact"/>
        <w:rPr>
          <w:sz w:val="12"/>
          <w:szCs w:val="12"/>
        </w:rPr>
      </w:pPr>
    </w:p>
    <w:p w:rsidR="00273D53" w:rsidRDefault="006839DC">
      <w:pPr>
        <w:ind w:left="2135" w:right="2215"/>
        <w:jc w:val="center"/>
        <w:rPr>
          <w:sz w:val="16"/>
          <w:szCs w:val="16"/>
        </w:rPr>
      </w:pPr>
      <w:r>
        <w:rPr>
          <w:sz w:val="16"/>
          <w:szCs w:val="16"/>
        </w:rPr>
        <w:t>E</w:t>
      </w:r>
      <w:r>
        <w:rPr>
          <w:spacing w:val="-1"/>
          <w:sz w:val="16"/>
          <w:szCs w:val="16"/>
        </w:rPr>
        <w:t xml:space="preserve"> </w:t>
      </w:r>
      <w:r>
        <w:rPr>
          <w:w w:val="146"/>
          <w:sz w:val="16"/>
          <w:szCs w:val="16"/>
        </w:rPr>
        <w:t>×</w:t>
      </w:r>
      <w:r>
        <w:rPr>
          <w:spacing w:val="-18"/>
          <w:w w:val="146"/>
          <w:sz w:val="16"/>
          <w:szCs w:val="16"/>
        </w:rPr>
        <w:t xml:space="preserve"> </w:t>
      </w:r>
      <w:r>
        <w:rPr>
          <w:sz w:val="16"/>
          <w:szCs w:val="16"/>
        </w:rPr>
        <w:t>C:</w:t>
      </w:r>
      <w:r>
        <w:rPr>
          <w:spacing w:val="-2"/>
          <w:sz w:val="16"/>
          <w:szCs w:val="16"/>
        </w:rPr>
        <w:t xml:space="preserve"> </w:t>
      </w:r>
      <w:r>
        <w:rPr>
          <w:sz w:val="16"/>
          <w:szCs w:val="16"/>
        </w:rPr>
        <w:t>Syllable</w:t>
      </w:r>
      <w:r>
        <w:rPr>
          <w:spacing w:val="-5"/>
          <w:sz w:val="16"/>
          <w:szCs w:val="16"/>
        </w:rPr>
        <w:t xml:space="preserve"> </w:t>
      </w:r>
      <w:r>
        <w:rPr>
          <w:sz w:val="16"/>
          <w:szCs w:val="16"/>
        </w:rPr>
        <w:t>count</w:t>
      </w:r>
      <w:r>
        <w:rPr>
          <w:spacing w:val="-4"/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>
        <w:rPr>
          <w:spacing w:val="-1"/>
          <w:sz w:val="16"/>
          <w:szCs w:val="16"/>
        </w:rPr>
        <w:t xml:space="preserve"> </w:t>
      </w:r>
      <w:r>
        <w:rPr>
          <w:sz w:val="16"/>
          <w:szCs w:val="16"/>
        </w:rPr>
        <w:t xml:space="preserve">0/3                    </w:t>
      </w:r>
      <w:r>
        <w:rPr>
          <w:spacing w:val="19"/>
          <w:sz w:val="16"/>
          <w:szCs w:val="16"/>
        </w:rPr>
        <w:t xml:space="preserve"> </w:t>
      </w:r>
      <w:r>
        <w:rPr>
          <w:sz w:val="16"/>
          <w:szCs w:val="16"/>
        </w:rPr>
        <w:t xml:space="preserve">-0.0692          </w:t>
      </w:r>
      <w:r>
        <w:rPr>
          <w:spacing w:val="24"/>
          <w:sz w:val="16"/>
          <w:szCs w:val="16"/>
        </w:rPr>
        <w:t xml:space="preserve"> </w:t>
      </w:r>
      <w:r>
        <w:rPr>
          <w:sz w:val="16"/>
          <w:szCs w:val="16"/>
        </w:rPr>
        <w:t xml:space="preserve">0.414    </w:t>
      </w:r>
      <w:r>
        <w:rPr>
          <w:spacing w:val="35"/>
          <w:sz w:val="16"/>
          <w:szCs w:val="16"/>
        </w:rPr>
        <w:t xml:space="preserve"> </w:t>
      </w:r>
      <w:r>
        <w:rPr>
          <w:sz w:val="16"/>
          <w:szCs w:val="16"/>
        </w:rPr>
        <w:t xml:space="preserve">-0.16     </w:t>
      </w:r>
      <w:r>
        <w:rPr>
          <w:spacing w:val="6"/>
          <w:sz w:val="16"/>
          <w:szCs w:val="16"/>
        </w:rPr>
        <w:t xml:space="preserve"> </w:t>
      </w:r>
      <w:r>
        <w:rPr>
          <w:w w:val="99"/>
          <w:sz w:val="16"/>
          <w:szCs w:val="16"/>
        </w:rPr>
        <w:t>0.867</w:t>
      </w:r>
    </w:p>
    <w:p w:rsidR="00273D53" w:rsidRDefault="00273D53">
      <w:pPr>
        <w:spacing w:before="9" w:line="120" w:lineRule="exact"/>
        <w:rPr>
          <w:sz w:val="12"/>
          <w:szCs w:val="12"/>
        </w:rPr>
      </w:pPr>
    </w:p>
    <w:p w:rsidR="00273D53" w:rsidRDefault="006839DC">
      <w:pPr>
        <w:tabs>
          <w:tab w:val="left" w:pos="7460"/>
        </w:tabs>
        <w:ind w:left="2016" w:right="2016"/>
        <w:jc w:val="center"/>
        <w:rPr>
          <w:sz w:val="16"/>
          <w:szCs w:val="16"/>
        </w:rPr>
        <w:sectPr w:rsidR="00273D53">
          <w:pgSz w:w="12240" w:h="15840"/>
          <w:pgMar w:top="960" w:right="1340" w:bottom="280" w:left="1340" w:header="736" w:footer="0" w:gutter="0"/>
          <w:cols w:space="720"/>
        </w:sectPr>
      </w:pPr>
      <w:r>
        <w:rPr>
          <w:w w:val="99"/>
          <w:sz w:val="16"/>
          <w:szCs w:val="16"/>
          <w:u w:val="single" w:color="000000"/>
        </w:rPr>
        <w:t xml:space="preserve"> </w:t>
      </w:r>
      <w:r>
        <w:rPr>
          <w:sz w:val="16"/>
          <w:szCs w:val="16"/>
          <w:u w:val="single" w:color="000000"/>
        </w:rPr>
        <w:t xml:space="preserve">  </w:t>
      </w:r>
      <w:r>
        <w:rPr>
          <w:w w:val="99"/>
          <w:sz w:val="16"/>
          <w:szCs w:val="16"/>
          <w:u w:val="single" w:color="000000"/>
        </w:rPr>
        <w:t xml:space="preserve">E </w:t>
      </w:r>
      <w:r>
        <w:rPr>
          <w:w w:val="146"/>
          <w:sz w:val="16"/>
          <w:szCs w:val="16"/>
          <w:u w:val="single" w:color="000000"/>
        </w:rPr>
        <w:t>×</w:t>
      </w:r>
      <w:r>
        <w:rPr>
          <w:spacing w:val="-5"/>
          <w:w w:val="111"/>
          <w:sz w:val="16"/>
          <w:szCs w:val="16"/>
          <w:u w:val="single" w:color="000000"/>
        </w:rPr>
        <w:t xml:space="preserve"> </w:t>
      </w:r>
      <w:r>
        <w:rPr>
          <w:w w:val="99"/>
          <w:sz w:val="16"/>
          <w:szCs w:val="16"/>
          <w:u w:val="single" w:color="000000"/>
        </w:rPr>
        <w:t xml:space="preserve">C: Semantic incoherent – 0/3 </w:t>
      </w:r>
      <w:r>
        <w:rPr>
          <w:sz w:val="16"/>
          <w:szCs w:val="16"/>
          <w:u w:val="single" w:color="000000"/>
        </w:rPr>
        <w:t xml:space="preserve">          </w:t>
      </w:r>
      <w:r>
        <w:rPr>
          <w:spacing w:val="-9"/>
          <w:sz w:val="16"/>
          <w:szCs w:val="16"/>
          <w:u w:val="single" w:color="000000"/>
        </w:rPr>
        <w:t xml:space="preserve"> </w:t>
      </w:r>
      <w:r>
        <w:rPr>
          <w:w w:val="99"/>
          <w:sz w:val="16"/>
          <w:szCs w:val="16"/>
          <w:u w:val="single" w:color="000000"/>
        </w:rPr>
        <w:t xml:space="preserve">-0.7403 </w:t>
      </w:r>
      <w:r>
        <w:rPr>
          <w:sz w:val="16"/>
          <w:szCs w:val="16"/>
          <w:u w:val="single" w:color="000000"/>
        </w:rPr>
        <w:t xml:space="preserve">          </w:t>
      </w:r>
      <w:r>
        <w:rPr>
          <w:spacing w:val="-11"/>
          <w:sz w:val="16"/>
          <w:szCs w:val="16"/>
          <w:u w:val="single" w:color="000000"/>
        </w:rPr>
        <w:t xml:space="preserve"> </w:t>
      </w:r>
      <w:r>
        <w:rPr>
          <w:w w:val="99"/>
          <w:sz w:val="16"/>
          <w:szCs w:val="16"/>
          <w:u w:val="single" w:color="000000"/>
        </w:rPr>
        <w:t xml:space="preserve">0.402 </w:t>
      </w:r>
      <w:r>
        <w:rPr>
          <w:sz w:val="16"/>
          <w:szCs w:val="16"/>
          <w:u w:val="single" w:color="000000"/>
        </w:rPr>
        <w:t xml:space="preserve">    </w:t>
      </w:r>
      <w:r>
        <w:rPr>
          <w:spacing w:val="-1"/>
          <w:sz w:val="16"/>
          <w:szCs w:val="16"/>
          <w:u w:val="single" w:color="000000"/>
        </w:rPr>
        <w:t xml:space="preserve"> </w:t>
      </w:r>
      <w:r>
        <w:rPr>
          <w:w w:val="99"/>
          <w:sz w:val="16"/>
          <w:szCs w:val="16"/>
          <w:u w:val="single" w:color="000000"/>
        </w:rPr>
        <w:t xml:space="preserve">-1.83 </w:t>
      </w:r>
      <w:r>
        <w:rPr>
          <w:sz w:val="16"/>
          <w:szCs w:val="16"/>
          <w:u w:val="single" w:color="000000"/>
        </w:rPr>
        <w:t xml:space="preserve">    </w:t>
      </w:r>
      <w:r>
        <w:rPr>
          <w:spacing w:val="9"/>
          <w:sz w:val="16"/>
          <w:szCs w:val="16"/>
          <w:u w:val="single" w:color="000000"/>
        </w:rPr>
        <w:t xml:space="preserve"> </w:t>
      </w:r>
      <w:r>
        <w:rPr>
          <w:w w:val="99"/>
          <w:sz w:val="16"/>
          <w:szCs w:val="16"/>
          <w:u w:val="single" w:color="000000"/>
        </w:rPr>
        <w:t xml:space="preserve">0.066 </w:t>
      </w:r>
      <w:r>
        <w:rPr>
          <w:sz w:val="16"/>
          <w:szCs w:val="16"/>
          <w:u w:val="single" w:color="000000"/>
        </w:rPr>
        <w:tab/>
      </w:r>
    </w:p>
    <w:p w:rsidR="00273D53" w:rsidRDefault="00273D53">
      <w:pPr>
        <w:spacing w:before="5" w:line="120" w:lineRule="exact"/>
        <w:rPr>
          <w:sz w:val="12"/>
          <w:szCs w:val="12"/>
        </w:rPr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6839DC">
      <w:pPr>
        <w:spacing w:before="19"/>
        <w:ind w:left="4231" w:right="4231"/>
        <w:jc w:val="center"/>
        <w:rPr>
          <w:sz w:val="24"/>
          <w:szCs w:val="24"/>
        </w:rPr>
      </w:pPr>
      <w:r>
        <w:rPr>
          <w:w w:val="99"/>
          <w:sz w:val="24"/>
          <w:szCs w:val="24"/>
        </w:rPr>
        <w:t>References</w:t>
      </w:r>
    </w:p>
    <w:p w:rsidR="00273D53" w:rsidRDefault="00273D53">
      <w:pPr>
        <w:spacing w:line="200" w:lineRule="exact"/>
      </w:pPr>
    </w:p>
    <w:p w:rsidR="00273D53" w:rsidRDefault="00273D53">
      <w:pPr>
        <w:spacing w:before="11" w:line="280" w:lineRule="exact"/>
        <w:rPr>
          <w:sz w:val="28"/>
          <w:szCs w:val="28"/>
        </w:rPr>
      </w:pPr>
    </w:p>
    <w:p w:rsidR="00273D53" w:rsidRDefault="006839DC">
      <w:pPr>
        <w:spacing w:line="415" w:lineRule="auto"/>
        <w:ind w:left="705" w:right="210" w:hanging="585"/>
        <w:rPr>
          <w:sz w:val="24"/>
          <w:szCs w:val="24"/>
        </w:rPr>
      </w:pPr>
      <w:r>
        <w:rPr>
          <w:sz w:val="24"/>
          <w:szCs w:val="24"/>
        </w:rPr>
        <w:t>Baldwin,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D.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(1993,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September).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Early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referential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understanding: In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ants’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ability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recognize referential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acts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what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are.</w:t>
      </w:r>
      <w:r>
        <w:rPr>
          <w:spacing w:val="22"/>
          <w:sz w:val="24"/>
          <w:szCs w:val="24"/>
        </w:rPr>
        <w:t xml:space="preserve"> </w:t>
      </w:r>
      <w:r>
        <w:rPr>
          <w:w w:val="98"/>
          <w:sz w:val="24"/>
          <w:szCs w:val="24"/>
        </w:rPr>
        <w:t>D</w:t>
      </w:r>
      <w:r>
        <w:rPr>
          <w:spacing w:val="-4"/>
          <w:w w:val="98"/>
          <w:sz w:val="24"/>
          <w:szCs w:val="24"/>
        </w:rPr>
        <w:t>e</w:t>
      </w:r>
      <w:r>
        <w:rPr>
          <w:w w:val="98"/>
          <w:sz w:val="24"/>
          <w:szCs w:val="24"/>
        </w:rPr>
        <w:t>velopmental</w:t>
      </w:r>
      <w:r>
        <w:rPr>
          <w:spacing w:val="4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Psy</w:t>
      </w:r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hol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gy,</w:t>
      </w:r>
      <w:r>
        <w:rPr>
          <w:spacing w:val="-24"/>
          <w:sz w:val="24"/>
          <w:szCs w:val="24"/>
        </w:rPr>
        <w:t xml:space="preserve"> </w:t>
      </w:r>
      <w:r>
        <w:rPr>
          <w:sz w:val="24"/>
          <w:szCs w:val="24"/>
        </w:rPr>
        <w:t>29(5),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832.</w:t>
      </w:r>
    </w:p>
    <w:p w:rsidR="00273D53" w:rsidRDefault="006839DC">
      <w:pPr>
        <w:spacing w:before="7" w:line="415" w:lineRule="auto"/>
        <w:ind w:left="705" w:right="157" w:hanging="585"/>
        <w:rPr>
          <w:sz w:val="24"/>
          <w:szCs w:val="24"/>
        </w:rPr>
      </w:pPr>
      <w:r>
        <w:rPr>
          <w:sz w:val="24"/>
          <w:szCs w:val="24"/>
        </w:rPr>
        <w:t>Bed</w:t>
      </w:r>
      <w:r>
        <w:rPr>
          <w:spacing w:val="-4"/>
          <w:sz w:val="24"/>
          <w:szCs w:val="24"/>
        </w:rPr>
        <w:t>n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M.,</w:t>
      </w:r>
      <w:r>
        <w:rPr>
          <w:spacing w:val="-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K</w:t>
      </w:r>
      <w:r>
        <w:rPr>
          <w:sz w:val="24"/>
          <w:szCs w:val="24"/>
        </w:rPr>
        <w:t>oste</w:t>
      </w:r>
      <w:r>
        <w:rPr>
          <w:spacing w:val="-5"/>
          <w:sz w:val="24"/>
          <w:szCs w:val="24"/>
        </w:rPr>
        <w:t>r</w:t>
      </w:r>
      <w:r>
        <w:rPr>
          <w:sz w:val="24"/>
          <w:szCs w:val="24"/>
        </w:rPr>
        <w:t>-Hale,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J.,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Johnston,</w:t>
      </w:r>
      <w:r>
        <w:rPr>
          <w:spacing w:val="-9"/>
          <w:sz w:val="24"/>
          <w:szCs w:val="24"/>
        </w:rPr>
        <w:t xml:space="preserve"> </w:t>
      </w:r>
      <w:r>
        <w:rPr>
          <w:spacing w:val="-22"/>
          <w:sz w:val="24"/>
          <w:szCs w:val="24"/>
        </w:rPr>
        <w:t>W</w:t>
      </w:r>
      <w:r>
        <w:rPr>
          <w:sz w:val="24"/>
          <w:szCs w:val="24"/>
        </w:rPr>
        <w:t>.,</w:t>
      </w:r>
      <w:r>
        <w:rPr>
          <w:spacing w:val="-3"/>
          <w:sz w:val="24"/>
          <w:szCs w:val="24"/>
        </w:rPr>
        <w:t xml:space="preserve"> </w:t>
      </w:r>
      <w:r>
        <w:rPr>
          <w:spacing w:val="-24"/>
          <w:sz w:val="24"/>
          <w:szCs w:val="24"/>
        </w:rPr>
        <w:t>Y</w:t>
      </w:r>
      <w:r>
        <w:rPr>
          <w:sz w:val="24"/>
          <w:szCs w:val="24"/>
        </w:rPr>
        <w:t>azzolino,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L.,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Sa</w:t>
      </w:r>
      <w:r>
        <w:rPr>
          <w:spacing w:val="-4"/>
          <w:sz w:val="24"/>
          <w:szCs w:val="24"/>
        </w:rPr>
        <w:t>x</w:t>
      </w:r>
      <w:r>
        <w:rPr>
          <w:sz w:val="24"/>
          <w:szCs w:val="24"/>
        </w:rPr>
        <w:t>e,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R.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(2012).</w:t>
      </w:r>
      <w:r>
        <w:rPr>
          <w:spacing w:val="19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peek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peer: “visual”</w:t>
      </w:r>
      <w:r>
        <w:rPr>
          <w:spacing w:val="-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erb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meanings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gely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una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fected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congenital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blindness.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1"/>
          <w:sz w:val="24"/>
          <w:szCs w:val="24"/>
        </w:rPr>
        <w:t>r</w:t>
      </w:r>
      <w:r>
        <w:rPr>
          <w:sz w:val="24"/>
          <w:szCs w:val="24"/>
        </w:rPr>
        <w:t>oceedings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of 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33</w:t>
      </w:r>
      <w:r>
        <w:rPr>
          <w:spacing w:val="-9"/>
          <w:sz w:val="24"/>
          <w:szCs w:val="24"/>
        </w:rPr>
        <w:t>r</w:t>
      </w:r>
      <w:r>
        <w:rPr>
          <w:sz w:val="24"/>
          <w:szCs w:val="24"/>
        </w:rPr>
        <w:t>d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annual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confe</w:t>
      </w:r>
      <w:r>
        <w:rPr>
          <w:spacing w:val="-9"/>
          <w:sz w:val="24"/>
          <w:szCs w:val="24"/>
        </w:rPr>
        <w:t>r</w:t>
      </w:r>
      <w:r>
        <w:rPr>
          <w:sz w:val="24"/>
          <w:szCs w:val="24"/>
        </w:rPr>
        <w:t>ence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gnitive</w:t>
      </w:r>
      <w:r>
        <w:rPr>
          <w:spacing w:val="-22"/>
          <w:sz w:val="24"/>
          <w:szCs w:val="24"/>
        </w:rPr>
        <w:t xml:space="preserve"> </w:t>
      </w:r>
      <w:r>
        <w:rPr>
          <w:sz w:val="24"/>
          <w:szCs w:val="24"/>
        </w:rPr>
        <w:t>science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society</w:t>
      </w:r>
      <w:r>
        <w:rPr>
          <w:spacing w:val="-20"/>
          <w:sz w:val="24"/>
          <w:szCs w:val="24"/>
        </w:rPr>
        <w:t xml:space="preserve"> </w:t>
      </w:r>
      <w:r>
        <w:rPr>
          <w:sz w:val="24"/>
          <w:szCs w:val="24"/>
        </w:rPr>
        <w:t>(pp.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1–1).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Sapporo.</w:t>
      </w:r>
    </w:p>
    <w:p w:rsidR="00273D53" w:rsidRDefault="006839DC">
      <w:pPr>
        <w:spacing w:before="7" w:line="415" w:lineRule="auto"/>
        <w:ind w:left="705" w:right="291" w:hanging="585"/>
        <w:rPr>
          <w:sz w:val="24"/>
          <w:szCs w:val="24"/>
        </w:rPr>
      </w:pPr>
      <w:r>
        <w:rPr>
          <w:sz w:val="24"/>
          <w:szCs w:val="24"/>
        </w:rPr>
        <w:t>Berry-Rogghe,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G.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(1973).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Berry-Rogghe: 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computation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collocations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and...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Google Scholar.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Ait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en,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R.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Bail</w:t>
      </w:r>
      <w:r>
        <w:rPr>
          <w:spacing w:val="-4"/>
          <w:sz w:val="24"/>
          <w:szCs w:val="24"/>
        </w:rPr>
        <w:t>e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N.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Hamilton-Smith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(Eds.),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computer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0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lite</w:t>
      </w:r>
      <w:r>
        <w:rPr>
          <w:spacing w:val="-4"/>
          <w:w w:val="103"/>
          <w:sz w:val="24"/>
          <w:szCs w:val="24"/>
        </w:rPr>
        <w:t>r</w:t>
      </w:r>
      <w:r>
        <w:rPr>
          <w:w w:val="104"/>
          <w:sz w:val="24"/>
          <w:szCs w:val="24"/>
        </w:rPr>
        <w:t xml:space="preserve">ary </w:t>
      </w:r>
      <w:r>
        <w:rPr>
          <w:sz w:val="24"/>
          <w:szCs w:val="24"/>
        </w:rPr>
        <w:t>studies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(pp.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103–112).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Edin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gh: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Edin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gh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ersity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Press.</w:t>
      </w:r>
    </w:p>
    <w:p w:rsidR="00273D53" w:rsidRDefault="006839DC">
      <w:pPr>
        <w:spacing w:before="7"/>
        <w:ind w:left="120"/>
        <w:rPr>
          <w:sz w:val="24"/>
          <w:szCs w:val="24"/>
        </w:rPr>
      </w:pPr>
      <w:r>
        <w:rPr>
          <w:sz w:val="24"/>
          <w:szCs w:val="24"/>
        </w:rPr>
        <w:t>Braine,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M.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(1966).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positions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relat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mar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element.</w:t>
      </w:r>
      <w:r>
        <w:rPr>
          <w:spacing w:val="18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J</w:t>
      </w:r>
      <w:r>
        <w:rPr>
          <w:sz w:val="24"/>
          <w:szCs w:val="24"/>
        </w:rPr>
        <w:t>ournal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</w:p>
    <w:p w:rsidR="00273D53" w:rsidRDefault="00273D53">
      <w:pPr>
        <w:spacing w:before="2" w:line="200" w:lineRule="exact"/>
      </w:pPr>
    </w:p>
    <w:p w:rsidR="00273D53" w:rsidRDefault="006839DC">
      <w:pPr>
        <w:ind w:left="705"/>
        <w:rPr>
          <w:sz w:val="24"/>
          <w:szCs w:val="24"/>
        </w:rPr>
      </w:pPr>
      <w:r>
        <w:rPr>
          <w:sz w:val="24"/>
          <w:szCs w:val="24"/>
        </w:rPr>
        <w:t>Experimental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Psy</w:t>
      </w:r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hol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gy,</w:t>
      </w:r>
      <w:r>
        <w:rPr>
          <w:spacing w:val="-24"/>
          <w:sz w:val="24"/>
          <w:szCs w:val="24"/>
        </w:rPr>
        <w:t xml:space="preserve"> </w:t>
      </w:r>
      <w:r>
        <w:rPr>
          <w:sz w:val="24"/>
          <w:szCs w:val="24"/>
        </w:rPr>
        <w:t>72(4),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532–540.</w:t>
      </w:r>
    </w:p>
    <w:p w:rsidR="00273D53" w:rsidRDefault="00273D53">
      <w:pPr>
        <w:spacing w:before="2" w:line="200" w:lineRule="exact"/>
      </w:pPr>
    </w:p>
    <w:p w:rsidR="00273D53" w:rsidRDefault="006839DC">
      <w:pPr>
        <w:spacing w:line="415" w:lineRule="auto"/>
        <w:ind w:left="705" w:right="145" w:hanging="585"/>
        <w:rPr>
          <w:sz w:val="24"/>
          <w:szCs w:val="24"/>
        </w:rPr>
      </w:pPr>
      <w:r>
        <w:rPr>
          <w:sz w:val="24"/>
          <w:szCs w:val="24"/>
        </w:rPr>
        <w:t>Braine,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M.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(1987).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What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learned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acquiring</w:t>
      </w:r>
      <w:r>
        <w:rPr>
          <w:spacing w:val="-9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classes: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step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6"/>
          <w:sz w:val="24"/>
          <w:szCs w:val="24"/>
        </w:rPr>
        <w:t>o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ard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acquisition theory.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Me</w:t>
      </w:r>
      <w:r>
        <w:rPr>
          <w:spacing w:val="-4"/>
          <w:w w:val="97"/>
          <w:sz w:val="24"/>
          <w:szCs w:val="24"/>
        </w:rPr>
        <w:t>c</w:t>
      </w:r>
      <w:r>
        <w:rPr>
          <w:w w:val="97"/>
          <w:sz w:val="24"/>
          <w:szCs w:val="24"/>
        </w:rPr>
        <w:t>hanisms</w:t>
      </w:r>
      <w:r>
        <w:rPr>
          <w:spacing w:val="13"/>
          <w:w w:val="9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langu</w:t>
      </w:r>
      <w:r>
        <w:rPr>
          <w:spacing w:val="-2"/>
          <w:sz w:val="24"/>
          <w:szCs w:val="24"/>
        </w:rPr>
        <w:t>ag</w:t>
      </w:r>
      <w:r>
        <w:rPr>
          <w:sz w:val="24"/>
          <w:szCs w:val="24"/>
        </w:rPr>
        <w:t>e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acquisition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(pp.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65–87).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Hillsdale,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NJ: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-4"/>
          <w:sz w:val="24"/>
          <w:szCs w:val="24"/>
        </w:rPr>
        <w:t>a</w:t>
      </w:r>
      <w:r>
        <w:rPr>
          <w:sz w:val="24"/>
          <w:szCs w:val="24"/>
        </w:rPr>
        <w:t>wrence Erlbaum.</w:t>
      </w:r>
    </w:p>
    <w:p w:rsidR="00273D53" w:rsidRDefault="006839DC">
      <w:pPr>
        <w:spacing w:before="7"/>
        <w:ind w:left="120"/>
        <w:rPr>
          <w:sz w:val="24"/>
          <w:szCs w:val="24"/>
        </w:rPr>
      </w:pPr>
      <w:r>
        <w:rPr>
          <w:sz w:val="24"/>
          <w:szCs w:val="24"/>
        </w:rPr>
        <w:t>Brooks,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P.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J.,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Braine,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M.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Catalano,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L.,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Brod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R.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Sudhalte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10"/>
          <w:sz w:val="24"/>
          <w:szCs w:val="24"/>
        </w:rPr>
        <w:t xml:space="preserve"> </w:t>
      </w:r>
      <w:r>
        <w:rPr>
          <w:spacing w:val="-31"/>
          <w:sz w:val="24"/>
          <w:szCs w:val="24"/>
        </w:rPr>
        <w:t>V</w:t>
      </w:r>
      <w:r>
        <w:rPr>
          <w:sz w:val="24"/>
          <w:szCs w:val="24"/>
        </w:rPr>
        <w:t>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(1993,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February).</w:t>
      </w:r>
    </w:p>
    <w:p w:rsidR="00273D53" w:rsidRDefault="00273D53">
      <w:pPr>
        <w:spacing w:before="2" w:line="200" w:lineRule="exact"/>
      </w:pPr>
    </w:p>
    <w:p w:rsidR="00273D53" w:rsidRDefault="006839DC">
      <w:pPr>
        <w:ind w:left="705"/>
        <w:rPr>
          <w:sz w:val="24"/>
          <w:szCs w:val="24"/>
        </w:rPr>
      </w:pPr>
      <w:r>
        <w:rPr>
          <w:sz w:val="24"/>
          <w:szCs w:val="24"/>
        </w:rPr>
        <w:t>Acquisition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Gende</w:t>
      </w:r>
      <w:r>
        <w:rPr>
          <w:spacing w:val="-5"/>
          <w:sz w:val="24"/>
          <w:szCs w:val="24"/>
        </w:rPr>
        <w:t>r</w:t>
      </w:r>
      <w:r>
        <w:rPr>
          <w:sz w:val="24"/>
          <w:szCs w:val="24"/>
        </w:rPr>
        <w:t>-li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Noun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Subclasses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Artificial</w:t>
      </w:r>
      <w:r>
        <w:rPr>
          <w:spacing w:val="-18"/>
          <w:sz w:val="24"/>
          <w:szCs w:val="24"/>
        </w:rPr>
        <w:t xml:space="preserve"> </w:t>
      </w:r>
      <w:r>
        <w:rPr>
          <w:sz w:val="24"/>
          <w:szCs w:val="24"/>
        </w:rPr>
        <w:t>Language: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Contri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</w:p>
    <w:p w:rsidR="00273D53" w:rsidRDefault="00273D53">
      <w:pPr>
        <w:spacing w:before="2" w:line="200" w:lineRule="exact"/>
      </w:pPr>
    </w:p>
    <w:p w:rsidR="00273D53" w:rsidRDefault="006839DC">
      <w:pPr>
        <w:spacing w:line="415" w:lineRule="auto"/>
        <w:ind w:left="99" w:right="258" w:firstLine="84"/>
        <w:jc w:val="center"/>
        <w:rPr>
          <w:sz w:val="24"/>
          <w:szCs w:val="24"/>
        </w:rPr>
      </w:pPr>
      <w:r>
        <w:rPr>
          <w:sz w:val="24"/>
          <w:szCs w:val="24"/>
        </w:rPr>
        <w:t>Phonological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Mar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ers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Learning.</w:t>
      </w:r>
      <w:r>
        <w:rPr>
          <w:spacing w:val="17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J</w:t>
      </w:r>
      <w:r>
        <w:rPr>
          <w:sz w:val="24"/>
          <w:szCs w:val="24"/>
        </w:rPr>
        <w:t>ournal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4"/>
          <w:sz w:val="24"/>
          <w:szCs w:val="24"/>
        </w:rPr>
        <w:t xml:space="preserve"> </w:t>
      </w:r>
      <w:r>
        <w:rPr>
          <w:w w:val="96"/>
          <w:sz w:val="24"/>
          <w:szCs w:val="24"/>
        </w:rPr>
        <w:t>Memory</w:t>
      </w:r>
      <w:r>
        <w:rPr>
          <w:spacing w:val="2"/>
          <w:w w:val="9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Langu</w:t>
      </w:r>
      <w:r>
        <w:rPr>
          <w:spacing w:val="-2"/>
          <w:sz w:val="24"/>
          <w:szCs w:val="24"/>
        </w:rPr>
        <w:t>ag</w:t>
      </w:r>
      <w:r>
        <w:rPr>
          <w:sz w:val="24"/>
          <w:szCs w:val="24"/>
        </w:rPr>
        <w:t>e,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32(1),</w:t>
      </w:r>
      <w:r>
        <w:rPr>
          <w:spacing w:val="-6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 xml:space="preserve">76–95. </w:t>
      </w:r>
      <w:r>
        <w:rPr>
          <w:sz w:val="24"/>
          <w:szCs w:val="24"/>
        </w:rPr>
        <w:t>Buhrmeste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M.,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ang,</w:t>
      </w:r>
      <w:r>
        <w:rPr>
          <w:spacing w:val="-8"/>
          <w:sz w:val="24"/>
          <w:szCs w:val="24"/>
        </w:rPr>
        <w:t xml:space="preserve"> </w:t>
      </w:r>
      <w:r>
        <w:rPr>
          <w:spacing w:val="-18"/>
          <w:sz w:val="24"/>
          <w:szCs w:val="24"/>
        </w:rPr>
        <w:t>T</w:t>
      </w:r>
      <w:r>
        <w:rPr>
          <w:sz w:val="24"/>
          <w:szCs w:val="24"/>
        </w:rPr>
        <w:t>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Gosling,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(2010).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Amazon</w:t>
      </w:r>
      <w:r>
        <w:rPr>
          <w:spacing w:val="-13"/>
          <w:sz w:val="24"/>
          <w:szCs w:val="24"/>
        </w:rPr>
        <w:t>’</w:t>
      </w:r>
      <w:r>
        <w:rPr>
          <w:sz w:val="24"/>
          <w:szCs w:val="24"/>
        </w:rPr>
        <w:t>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Mechanical</w:t>
      </w:r>
      <w:r>
        <w:rPr>
          <w:spacing w:val="-11"/>
          <w:sz w:val="24"/>
          <w:szCs w:val="24"/>
        </w:rPr>
        <w:t xml:space="preserve"> T</w:t>
      </w:r>
      <w:r>
        <w:rPr>
          <w:sz w:val="24"/>
          <w:szCs w:val="24"/>
        </w:rPr>
        <w:t>urk.</w:t>
      </w:r>
      <w:r>
        <w:rPr>
          <w:spacing w:val="21"/>
          <w:sz w:val="24"/>
          <w:szCs w:val="24"/>
        </w:rPr>
        <w:t xml:space="preserve"> </w:t>
      </w:r>
      <w:r>
        <w:rPr>
          <w:spacing w:val="-19"/>
          <w:w w:val="109"/>
          <w:sz w:val="24"/>
          <w:szCs w:val="24"/>
        </w:rPr>
        <w:t>P</w:t>
      </w:r>
      <w:r>
        <w:rPr>
          <w:w w:val="106"/>
          <w:sz w:val="24"/>
          <w:szCs w:val="24"/>
        </w:rPr>
        <w:t>e</w:t>
      </w:r>
      <w:r>
        <w:rPr>
          <w:spacing w:val="-2"/>
          <w:w w:val="106"/>
          <w:sz w:val="24"/>
          <w:szCs w:val="24"/>
        </w:rPr>
        <w:t>r</w:t>
      </w:r>
      <w:r>
        <w:rPr>
          <w:w w:val="98"/>
          <w:sz w:val="24"/>
          <w:szCs w:val="24"/>
        </w:rPr>
        <w:t>spectives</w:t>
      </w:r>
    </w:p>
    <w:p w:rsidR="00273D53" w:rsidRDefault="006839DC">
      <w:pPr>
        <w:spacing w:before="7"/>
        <w:ind w:left="705"/>
        <w:rPr>
          <w:sz w:val="24"/>
          <w:szCs w:val="24"/>
        </w:rPr>
      </w:pP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Psy</w:t>
      </w:r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hol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gical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Science.</w:t>
      </w:r>
    </w:p>
    <w:p w:rsidR="00273D53" w:rsidRDefault="00273D53">
      <w:pPr>
        <w:spacing w:before="2" w:line="200" w:lineRule="exact"/>
      </w:pPr>
    </w:p>
    <w:p w:rsidR="00273D53" w:rsidRDefault="006839DC">
      <w:pPr>
        <w:ind w:left="120"/>
        <w:rPr>
          <w:sz w:val="24"/>
          <w:szCs w:val="24"/>
        </w:rPr>
      </w:pPr>
      <w:r>
        <w:rPr>
          <w:sz w:val="24"/>
          <w:szCs w:val="24"/>
        </w:rPr>
        <w:t>Car</w:t>
      </w:r>
      <w:r>
        <w:rPr>
          <w:spacing w:val="-4"/>
          <w:sz w:val="24"/>
          <w:szCs w:val="24"/>
        </w:rPr>
        <w:t>e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(1978).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Child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Learner.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M.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Halle,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J.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Bresnan,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G.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Miller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(Eds.),</w:t>
      </w:r>
    </w:p>
    <w:p w:rsidR="00273D53" w:rsidRDefault="00273D53">
      <w:pPr>
        <w:spacing w:before="2" w:line="200" w:lineRule="exact"/>
      </w:pPr>
    </w:p>
    <w:p w:rsidR="00273D53" w:rsidRDefault="006839DC">
      <w:pPr>
        <w:ind w:left="705"/>
        <w:rPr>
          <w:sz w:val="24"/>
          <w:szCs w:val="24"/>
        </w:rPr>
      </w:pPr>
      <w:r>
        <w:rPr>
          <w:sz w:val="24"/>
          <w:szCs w:val="24"/>
        </w:rPr>
        <w:t>Linguistic</w:t>
      </w:r>
      <w:r>
        <w:rPr>
          <w:spacing w:val="-19"/>
          <w:sz w:val="24"/>
          <w:szCs w:val="24"/>
        </w:rPr>
        <w:t xml:space="preserve"> </w:t>
      </w:r>
      <w:r>
        <w:rPr>
          <w:sz w:val="24"/>
          <w:szCs w:val="24"/>
        </w:rPr>
        <w:t>theory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psy</w:t>
      </w:r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hol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gical</w:t>
      </w:r>
      <w:r>
        <w:rPr>
          <w:spacing w:val="-13"/>
          <w:sz w:val="24"/>
          <w:szCs w:val="24"/>
        </w:rPr>
        <w:t xml:space="preserve"> </w:t>
      </w:r>
      <w:r>
        <w:rPr>
          <w:spacing w:val="-9"/>
          <w:sz w:val="24"/>
          <w:szCs w:val="24"/>
        </w:rPr>
        <w:t>r</w:t>
      </w:r>
      <w:r>
        <w:rPr>
          <w:sz w:val="24"/>
          <w:szCs w:val="24"/>
        </w:rPr>
        <w:t>eality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(pp.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264–293).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MIT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Press.</w:t>
      </w:r>
    </w:p>
    <w:p w:rsidR="00273D53" w:rsidRDefault="00273D53">
      <w:pPr>
        <w:spacing w:before="2" w:line="200" w:lineRule="exact"/>
      </w:pPr>
    </w:p>
    <w:p w:rsidR="00273D53" w:rsidRDefault="006839DC">
      <w:pPr>
        <w:ind w:left="120"/>
        <w:rPr>
          <w:sz w:val="24"/>
          <w:szCs w:val="24"/>
        </w:rPr>
      </w:pPr>
      <w:r>
        <w:rPr>
          <w:sz w:val="24"/>
          <w:szCs w:val="24"/>
        </w:rPr>
        <w:t>Church,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K.,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Hanks,</w:t>
      </w:r>
      <w:r>
        <w:rPr>
          <w:spacing w:val="-7"/>
          <w:sz w:val="24"/>
          <w:szCs w:val="24"/>
        </w:rPr>
        <w:t xml:space="preserve"> </w:t>
      </w:r>
      <w:r>
        <w:rPr>
          <w:spacing w:val="-27"/>
          <w:sz w:val="24"/>
          <w:szCs w:val="24"/>
        </w:rPr>
        <w:t>P</w:t>
      </w:r>
      <w:r>
        <w:rPr>
          <w:sz w:val="24"/>
          <w:szCs w:val="24"/>
        </w:rPr>
        <w:t>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(1990).</w:t>
      </w:r>
      <w:r>
        <w:rPr>
          <w:spacing w:val="19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association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norms,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mutual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information,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xicograp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y.</w:t>
      </w:r>
    </w:p>
    <w:p w:rsidR="00273D53" w:rsidRDefault="00273D53">
      <w:pPr>
        <w:spacing w:before="2" w:line="200" w:lineRule="exact"/>
      </w:pPr>
    </w:p>
    <w:p w:rsidR="00273D53" w:rsidRDefault="006839DC">
      <w:pPr>
        <w:ind w:left="705"/>
        <w:rPr>
          <w:sz w:val="24"/>
          <w:szCs w:val="24"/>
        </w:rPr>
      </w:pPr>
      <w:r>
        <w:rPr>
          <w:sz w:val="24"/>
          <w:szCs w:val="24"/>
        </w:rPr>
        <w:t>Computational Linguistics,</w:t>
      </w:r>
      <w:r>
        <w:rPr>
          <w:spacing w:val="-22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5"/>
          <w:sz w:val="24"/>
          <w:szCs w:val="24"/>
        </w:rPr>
        <w:t>6</w:t>
      </w:r>
      <w:r>
        <w:rPr>
          <w:sz w:val="24"/>
          <w:szCs w:val="24"/>
        </w:rPr>
        <w:t>(1),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22–29.</w:t>
      </w:r>
    </w:p>
    <w:p w:rsidR="00273D53" w:rsidRDefault="00273D53">
      <w:pPr>
        <w:spacing w:before="2" w:line="200" w:lineRule="exact"/>
      </w:pPr>
    </w:p>
    <w:p w:rsidR="00273D53" w:rsidRDefault="006839DC">
      <w:pPr>
        <w:spacing w:line="415" w:lineRule="auto"/>
        <w:ind w:left="120" w:right="79"/>
        <w:rPr>
          <w:sz w:val="24"/>
          <w:szCs w:val="24"/>
        </w:rPr>
      </w:pPr>
      <w:r>
        <w:rPr>
          <w:sz w:val="24"/>
          <w:szCs w:val="24"/>
        </w:rPr>
        <w:t>Clark,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E.</w:t>
      </w:r>
      <w:r>
        <w:rPr>
          <w:spacing w:val="-2"/>
          <w:sz w:val="24"/>
          <w:szCs w:val="24"/>
        </w:rPr>
        <w:t xml:space="preserve"> </w:t>
      </w:r>
      <w:r>
        <w:rPr>
          <w:spacing w:val="-31"/>
          <w:sz w:val="24"/>
          <w:szCs w:val="24"/>
        </w:rPr>
        <w:t>V</w:t>
      </w:r>
      <w:r>
        <w:rPr>
          <w:sz w:val="24"/>
          <w:szCs w:val="24"/>
        </w:rPr>
        <w:t>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(1988,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June).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logic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contrast.</w:t>
      </w:r>
      <w:r>
        <w:rPr>
          <w:spacing w:val="18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J</w:t>
      </w:r>
      <w:r>
        <w:rPr>
          <w:sz w:val="24"/>
          <w:szCs w:val="24"/>
        </w:rPr>
        <w:t>ournal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Child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Langu</w:t>
      </w:r>
      <w:r>
        <w:rPr>
          <w:spacing w:val="-2"/>
          <w:sz w:val="24"/>
          <w:szCs w:val="24"/>
        </w:rPr>
        <w:t>ag</w:t>
      </w:r>
      <w:r>
        <w:rPr>
          <w:sz w:val="24"/>
          <w:szCs w:val="24"/>
        </w:rPr>
        <w:t>e,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15(02),</w:t>
      </w:r>
      <w:r>
        <w:rPr>
          <w:spacing w:val="-7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317. Clark,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H.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(1968).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use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meaning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prepositions.</w:t>
      </w:r>
      <w:r>
        <w:rPr>
          <w:spacing w:val="9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J</w:t>
      </w:r>
      <w:r>
        <w:rPr>
          <w:sz w:val="24"/>
          <w:szCs w:val="24"/>
        </w:rPr>
        <w:t>ournal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7"/>
          <w:sz w:val="24"/>
          <w:szCs w:val="24"/>
        </w:rPr>
        <w:t xml:space="preserve"> </w:t>
      </w:r>
      <w:r>
        <w:rPr>
          <w:spacing w:val="-27"/>
          <w:sz w:val="24"/>
          <w:szCs w:val="24"/>
        </w:rPr>
        <w:t>V</w:t>
      </w:r>
      <w:r>
        <w:rPr>
          <w:sz w:val="24"/>
          <w:szCs w:val="24"/>
        </w:rPr>
        <w:t>erbal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7"/>
          <w:sz w:val="24"/>
          <w:szCs w:val="24"/>
        </w:rPr>
        <w:t xml:space="preserve"> </w:t>
      </w:r>
      <w:r>
        <w:rPr>
          <w:spacing w:val="-27"/>
          <w:sz w:val="24"/>
          <w:szCs w:val="24"/>
        </w:rPr>
        <w:t>V</w:t>
      </w:r>
      <w:r>
        <w:rPr>
          <w:sz w:val="24"/>
          <w:szCs w:val="24"/>
        </w:rPr>
        <w:t>erbal</w:t>
      </w:r>
    </w:p>
    <w:p w:rsidR="00273D53" w:rsidRDefault="006839DC">
      <w:pPr>
        <w:spacing w:before="7"/>
        <w:ind w:left="705"/>
        <w:rPr>
          <w:sz w:val="24"/>
          <w:szCs w:val="24"/>
        </w:rPr>
      </w:pPr>
      <w:r>
        <w:rPr>
          <w:sz w:val="24"/>
          <w:szCs w:val="24"/>
        </w:rPr>
        <w:t>Behavio</w:t>
      </w:r>
      <w:r>
        <w:rPr>
          <w:spacing w:val="5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9"/>
          <w:sz w:val="24"/>
          <w:szCs w:val="24"/>
        </w:rPr>
        <w:t xml:space="preserve"> </w:t>
      </w:r>
      <w:r>
        <w:rPr>
          <w:spacing w:val="9"/>
          <w:sz w:val="24"/>
          <w:szCs w:val="24"/>
        </w:rPr>
        <w:t>7</w:t>
      </w:r>
      <w:r>
        <w:rPr>
          <w:sz w:val="24"/>
          <w:szCs w:val="24"/>
        </w:rPr>
        <w:t>(2),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421–431.</w:t>
      </w:r>
    </w:p>
    <w:p w:rsidR="00273D53" w:rsidRDefault="00273D53">
      <w:pPr>
        <w:spacing w:before="2" w:line="200" w:lineRule="exact"/>
      </w:pPr>
    </w:p>
    <w:p w:rsidR="00273D53" w:rsidRDefault="006839DC">
      <w:pPr>
        <w:ind w:left="120"/>
        <w:rPr>
          <w:sz w:val="24"/>
          <w:szCs w:val="24"/>
        </w:rPr>
        <w:sectPr w:rsidR="00273D53">
          <w:pgSz w:w="12240" w:h="15840"/>
          <w:pgMar w:top="960" w:right="1320" w:bottom="280" w:left="1320" w:header="736" w:footer="0" w:gutter="0"/>
          <w:cols w:space="720"/>
        </w:sectPr>
      </w:pPr>
      <w:r>
        <w:rPr>
          <w:sz w:val="24"/>
          <w:szCs w:val="24"/>
        </w:rPr>
        <w:t>Crump,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M.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J.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McDonnell,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J.</w:t>
      </w:r>
      <w:r>
        <w:rPr>
          <w:spacing w:val="-2"/>
          <w:sz w:val="24"/>
          <w:szCs w:val="24"/>
        </w:rPr>
        <w:t xml:space="preserve"> </w:t>
      </w:r>
      <w:r>
        <w:rPr>
          <w:spacing w:val="-31"/>
          <w:sz w:val="24"/>
          <w:szCs w:val="24"/>
        </w:rPr>
        <w:t>V</w:t>
      </w:r>
      <w:r>
        <w:rPr>
          <w:sz w:val="24"/>
          <w:szCs w:val="24"/>
        </w:rPr>
        <w:t>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Gureckis,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M.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(2013,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March).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aluating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Amazon</w:t>
      </w:r>
      <w:r>
        <w:rPr>
          <w:spacing w:val="-13"/>
          <w:sz w:val="24"/>
          <w:szCs w:val="24"/>
        </w:rPr>
        <w:t>’</w:t>
      </w:r>
      <w:r>
        <w:rPr>
          <w:sz w:val="24"/>
          <w:szCs w:val="24"/>
        </w:rPr>
        <w:t>s</w:t>
      </w:r>
    </w:p>
    <w:p w:rsidR="00273D53" w:rsidRDefault="00273D53">
      <w:pPr>
        <w:spacing w:before="3" w:line="120" w:lineRule="exact"/>
        <w:rPr>
          <w:sz w:val="12"/>
          <w:szCs w:val="12"/>
        </w:rPr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6839DC">
      <w:pPr>
        <w:spacing w:before="21" w:line="415" w:lineRule="auto"/>
        <w:ind w:left="120" w:right="176" w:firstLine="585"/>
        <w:rPr>
          <w:sz w:val="24"/>
          <w:szCs w:val="24"/>
        </w:rPr>
      </w:pPr>
      <w:r>
        <w:rPr>
          <w:sz w:val="24"/>
          <w:szCs w:val="24"/>
        </w:rPr>
        <w:t>Mechanical</w:t>
      </w:r>
      <w:r>
        <w:rPr>
          <w:spacing w:val="-11"/>
          <w:sz w:val="24"/>
          <w:szCs w:val="24"/>
        </w:rPr>
        <w:t xml:space="preserve"> T</w:t>
      </w:r>
      <w:r>
        <w:rPr>
          <w:sz w:val="24"/>
          <w:szCs w:val="24"/>
        </w:rPr>
        <w:t>urk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>ool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Experimental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Beh</w:t>
      </w:r>
      <w:r>
        <w:rPr>
          <w:spacing w:val="-5"/>
          <w:sz w:val="24"/>
          <w:szCs w:val="24"/>
        </w:rPr>
        <w:t>a</w:t>
      </w:r>
      <w:r>
        <w:rPr>
          <w:sz w:val="24"/>
          <w:szCs w:val="24"/>
        </w:rPr>
        <w:t>vioral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Research.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PloS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one,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8(3),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e57410. Firth,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J.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(1957).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Synopsis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Linguistic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Theory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1930-1955.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Studies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linguistic</w:t>
      </w:r>
      <w:r>
        <w:rPr>
          <w:spacing w:val="-9"/>
          <w:sz w:val="24"/>
          <w:szCs w:val="24"/>
        </w:rPr>
        <w:t xml:space="preserve"> </w:t>
      </w:r>
      <w:r>
        <w:rPr>
          <w:w w:val="101"/>
          <w:sz w:val="24"/>
          <w:szCs w:val="24"/>
        </w:rPr>
        <w:t>analysis</w:t>
      </w:r>
    </w:p>
    <w:p w:rsidR="00273D53" w:rsidRDefault="006839DC">
      <w:pPr>
        <w:spacing w:before="7"/>
        <w:ind w:left="705"/>
        <w:rPr>
          <w:sz w:val="24"/>
          <w:szCs w:val="24"/>
        </w:rPr>
      </w:pPr>
      <w:r>
        <w:rPr>
          <w:sz w:val="24"/>
          <w:szCs w:val="24"/>
        </w:rPr>
        <w:t>(pp.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1–32).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Oxford: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Blackwell.</w:t>
      </w:r>
    </w:p>
    <w:p w:rsidR="00273D53" w:rsidRDefault="00273D53">
      <w:pPr>
        <w:spacing w:before="2" w:line="200" w:lineRule="exact"/>
      </w:pPr>
    </w:p>
    <w:p w:rsidR="00273D53" w:rsidRDefault="006839DC">
      <w:pPr>
        <w:ind w:left="120"/>
        <w:rPr>
          <w:sz w:val="24"/>
          <w:szCs w:val="24"/>
        </w:rPr>
      </w:pPr>
      <w:r>
        <w:rPr>
          <w:sz w:val="24"/>
          <w:szCs w:val="24"/>
        </w:rPr>
        <w:t>Frank,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M.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Gibson,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E.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(2011).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ercoming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memory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limitations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rule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learning.</w:t>
      </w:r>
      <w:r>
        <w:rPr>
          <w:spacing w:val="18"/>
          <w:sz w:val="24"/>
          <w:szCs w:val="24"/>
        </w:rPr>
        <w:t xml:space="preserve"> </w:t>
      </w:r>
      <w:r>
        <w:rPr>
          <w:w w:val="101"/>
          <w:sz w:val="24"/>
          <w:szCs w:val="24"/>
        </w:rPr>
        <w:t>Langu</w:t>
      </w:r>
      <w:r>
        <w:rPr>
          <w:spacing w:val="-2"/>
          <w:w w:val="101"/>
          <w:sz w:val="24"/>
          <w:szCs w:val="24"/>
        </w:rPr>
        <w:t>a</w:t>
      </w:r>
      <w:r>
        <w:rPr>
          <w:spacing w:val="-2"/>
          <w:w w:val="99"/>
          <w:sz w:val="24"/>
          <w:szCs w:val="24"/>
        </w:rPr>
        <w:t>g</w:t>
      </w:r>
      <w:r>
        <w:rPr>
          <w:w w:val="99"/>
          <w:sz w:val="24"/>
          <w:szCs w:val="24"/>
        </w:rPr>
        <w:t>e</w:t>
      </w:r>
    </w:p>
    <w:p w:rsidR="00273D53" w:rsidRDefault="00273D53">
      <w:pPr>
        <w:spacing w:before="2" w:line="200" w:lineRule="exact"/>
      </w:pPr>
    </w:p>
    <w:p w:rsidR="00273D53" w:rsidRDefault="006839DC">
      <w:pPr>
        <w:ind w:left="705"/>
        <w:rPr>
          <w:sz w:val="24"/>
          <w:szCs w:val="24"/>
        </w:rPr>
      </w:pPr>
      <w:r>
        <w:rPr>
          <w:sz w:val="24"/>
          <w:szCs w:val="24"/>
        </w:rPr>
        <w:t>Learning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0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D</w:t>
      </w:r>
      <w:r>
        <w:rPr>
          <w:spacing w:val="-4"/>
          <w:w w:val="97"/>
          <w:sz w:val="24"/>
          <w:szCs w:val="24"/>
        </w:rPr>
        <w:t>e</w:t>
      </w:r>
      <w:r>
        <w:rPr>
          <w:w w:val="97"/>
          <w:sz w:val="24"/>
          <w:szCs w:val="24"/>
        </w:rPr>
        <w:t>velopmen</w:t>
      </w:r>
      <w:r>
        <w:rPr>
          <w:spacing w:val="4"/>
          <w:w w:val="97"/>
          <w:sz w:val="24"/>
          <w:szCs w:val="24"/>
        </w:rPr>
        <w:t>t</w:t>
      </w:r>
      <w:r>
        <w:rPr>
          <w:w w:val="97"/>
          <w:sz w:val="24"/>
          <w:szCs w:val="24"/>
        </w:rPr>
        <w:t>,</w:t>
      </w:r>
      <w:r>
        <w:rPr>
          <w:spacing w:val="9"/>
          <w:w w:val="97"/>
          <w:sz w:val="24"/>
          <w:szCs w:val="24"/>
        </w:rPr>
        <w:t xml:space="preserve"> </w:t>
      </w:r>
      <w:r>
        <w:rPr>
          <w:spacing w:val="9"/>
          <w:sz w:val="24"/>
          <w:szCs w:val="24"/>
        </w:rPr>
        <w:t>7</w:t>
      </w:r>
      <w:r>
        <w:rPr>
          <w:sz w:val="24"/>
          <w:szCs w:val="24"/>
        </w:rPr>
        <w:t>(2),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130–148.</w:t>
      </w:r>
    </w:p>
    <w:p w:rsidR="00273D53" w:rsidRDefault="00273D53">
      <w:pPr>
        <w:spacing w:before="2" w:line="200" w:lineRule="exact"/>
      </w:pPr>
    </w:p>
    <w:p w:rsidR="00273D53" w:rsidRDefault="006839DC">
      <w:pPr>
        <w:ind w:left="120"/>
        <w:rPr>
          <w:sz w:val="24"/>
          <w:szCs w:val="24"/>
        </w:rPr>
      </w:pPr>
      <w:r>
        <w:rPr>
          <w:sz w:val="24"/>
          <w:szCs w:val="24"/>
        </w:rPr>
        <w:t>Frigo,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L.,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McDonald,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J.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L.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(1998,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August).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Properties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Phonological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Mar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ers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fect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</w:p>
    <w:p w:rsidR="00273D53" w:rsidRDefault="00273D53">
      <w:pPr>
        <w:spacing w:before="2" w:line="200" w:lineRule="exact"/>
      </w:pPr>
    </w:p>
    <w:p w:rsidR="00273D53" w:rsidRDefault="006839DC">
      <w:pPr>
        <w:ind w:left="705"/>
        <w:rPr>
          <w:sz w:val="24"/>
          <w:szCs w:val="24"/>
        </w:rPr>
      </w:pPr>
      <w:r>
        <w:rPr>
          <w:sz w:val="24"/>
          <w:szCs w:val="24"/>
        </w:rPr>
        <w:t>Acquisition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Gende</w:t>
      </w:r>
      <w:r>
        <w:rPr>
          <w:spacing w:val="-5"/>
          <w:sz w:val="24"/>
          <w:szCs w:val="24"/>
        </w:rPr>
        <w:t>r</w:t>
      </w:r>
      <w:r>
        <w:rPr>
          <w:sz w:val="24"/>
          <w:szCs w:val="24"/>
        </w:rPr>
        <w:t>-Li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Subclasses.</w:t>
      </w:r>
      <w:r>
        <w:rPr>
          <w:spacing w:val="15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J</w:t>
      </w:r>
      <w:r>
        <w:rPr>
          <w:sz w:val="24"/>
          <w:szCs w:val="24"/>
        </w:rPr>
        <w:t>ournal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4"/>
          <w:sz w:val="24"/>
          <w:szCs w:val="24"/>
        </w:rPr>
        <w:t xml:space="preserve"> </w:t>
      </w:r>
      <w:r>
        <w:rPr>
          <w:w w:val="96"/>
          <w:sz w:val="24"/>
          <w:szCs w:val="24"/>
        </w:rPr>
        <w:t>Memory</w:t>
      </w:r>
      <w:r>
        <w:rPr>
          <w:spacing w:val="2"/>
          <w:w w:val="9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Langu</w:t>
      </w:r>
      <w:r>
        <w:rPr>
          <w:spacing w:val="-2"/>
          <w:sz w:val="24"/>
          <w:szCs w:val="24"/>
        </w:rPr>
        <w:t>ag</w:t>
      </w:r>
      <w:r>
        <w:rPr>
          <w:sz w:val="24"/>
          <w:szCs w:val="24"/>
        </w:rPr>
        <w:t>e,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39(2),</w:t>
      </w:r>
    </w:p>
    <w:p w:rsidR="00273D53" w:rsidRDefault="00273D53">
      <w:pPr>
        <w:spacing w:before="2" w:line="200" w:lineRule="exact"/>
      </w:pPr>
    </w:p>
    <w:p w:rsidR="00273D53" w:rsidRDefault="006839DC">
      <w:pPr>
        <w:ind w:left="705"/>
        <w:rPr>
          <w:sz w:val="24"/>
          <w:szCs w:val="24"/>
        </w:rPr>
      </w:pPr>
      <w:r>
        <w:rPr>
          <w:sz w:val="24"/>
          <w:szCs w:val="24"/>
        </w:rPr>
        <w:t>218–245.</w:t>
      </w:r>
    </w:p>
    <w:p w:rsidR="00273D53" w:rsidRDefault="00273D53">
      <w:pPr>
        <w:spacing w:before="2" w:line="200" w:lineRule="exact"/>
      </w:pPr>
    </w:p>
    <w:p w:rsidR="00273D53" w:rsidRDefault="006839DC">
      <w:pPr>
        <w:ind w:left="120"/>
        <w:rPr>
          <w:sz w:val="24"/>
          <w:szCs w:val="24"/>
        </w:rPr>
      </w:pPr>
      <w:r>
        <w:rPr>
          <w:sz w:val="24"/>
          <w:szCs w:val="24"/>
        </w:rPr>
        <w:t>Ge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fr</w:t>
      </w:r>
      <w:r>
        <w:rPr>
          <w:spacing w:val="-2"/>
          <w:sz w:val="24"/>
          <w:szCs w:val="24"/>
        </w:rPr>
        <w:t>o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Lafon,</w:t>
      </w:r>
      <w:r>
        <w:rPr>
          <w:spacing w:val="-6"/>
          <w:sz w:val="24"/>
          <w:szCs w:val="24"/>
        </w:rPr>
        <w:t xml:space="preserve"> </w:t>
      </w:r>
      <w:r>
        <w:rPr>
          <w:spacing w:val="-27"/>
          <w:sz w:val="24"/>
          <w:szCs w:val="24"/>
        </w:rPr>
        <w:t>P</w:t>
      </w:r>
      <w:r>
        <w:rPr>
          <w:sz w:val="24"/>
          <w:szCs w:val="24"/>
        </w:rPr>
        <w:t>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Seidel,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G.,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>ournie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M.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(1973).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xicometric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analysis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cooccurrences.</w:t>
      </w:r>
    </w:p>
    <w:p w:rsidR="00273D53" w:rsidRDefault="00273D53">
      <w:pPr>
        <w:spacing w:before="2" w:line="200" w:lineRule="exact"/>
      </w:pPr>
    </w:p>
    <w:p w:rsidR="00273D53" w:rsidRDefault="006839DC">
      <w:pPr>
        <w:ind w:left="705"/>
        <w:rPr>
          <w:sz w:val="24"/>
          <w:szCs w:val="24"/>
        </w:rPr>
      </w:pP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Ait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en,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R.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Bail</w:t>
      </w:r>
      <w:r>
        <w:rPr>
          <w:spacing w:val="-4"/>
          <w:sz w:val="24"/>
          <w:szCs w:val="24"/>
        </w:rPr>
        <w:t>e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N.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Hamilton-Smith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(Eds.),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computer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lite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ary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studies.</w:t>
      </w:r>
    </w:p>
    <w:p w:rsidR="00273D53" w:rsidRDefault="00273D53">
      <w:pPr>
        <w:spacing w:before="2" w:line="200" w:lineRule="exact"/>
      </w:pPr>
    </w:p>
    <w:p w:rsidR="00273D53" w:rsidRDefault="006839DC">
      <w:pPr>
        <w:ind w:left="705"/>
        <w:rPr>
          <w:sz w:val="24"/>
          <w:szCs w:val="24"/>
        </w:rPr>
      </w:pPr>
      <w:r>
        <w:rPr>
          <w:sz w:val="24"/>
          <w:szCs w:val="24"/>
        </w:rPr>
        <w:t>Edin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gh: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Edin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gh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ersity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Press.</w:t>
      </w:r>
    </w:p>
    <w:p w:rsidR="00273D53" w:rsidRDefault="00273D53">
      <w:pPr>
        <w:spacing w:before="2" w:line="200" w:lineRule="exact"/>
      </w:pPr>
    </w:p>
    <w:p w:rsidR="00273D53" w:rsidRDefault="006839DC">
      <w:pPr>
        <w:spacing w:line="415" w:lineRule="auto"/>
        <w:ind w:left="705" w:right="149" w:hanging="585"/>
        <w:rPr>
          <w:sz w:val="24"/>
          <w:szCs w:val="24"/>
        </w:rPr>
      </w:pPr>
      <w:r>
        <w:rPr>
          <w:sz w:val="24"/>
          <w:szCs w:val="24"/>
        </w:rPr>
        <w:t>Ger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en,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L.,</w:t>
      </w:r>
      <w:r>
        <w:rPr>
          <w:spacing w:val="-3"/>
          <w:sz w:val="24"/>
          <w:szCs w:val="24"/>
        </w:rPr>
        <w:t xml:space="preserve"> </w:t>
      </w:r>
      <w:r>
        <w:rPr>
          <w:spacing w:val="-10"/>
          <w:sz w:val="24"/>
          <w:szCs w:val="24"/>
        </w:rPr>
        <w:t>W</w:t>
      </w:r>
      <w:r>
        <w:rPr>
          <w:sz w:val="24"/>
          <w:szCs w:val="24"/>
        </w:rPr>
        <w:t>ilson,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R.,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wis,</w:t>
      </w:r>
      <w:r>
        <w:rPr>
          <w:spacing w:val="-6"/>
          <w:sz w:val="24"/>
          <w:szCs w:val="24"/>
        </w:rPr>
        <w:t xml:space="preserve"> </w:t>
      </w:r>
      <w:r>
        <w:rPr>
          <w:spacing w:val="-22"/>
          <w:sz w:val="24"/>
          <w:szCs w:val="24"/>
        </w:rPr>
        <w:t>W</w:t>
      </w:r>
      <w:r>
        <w:rPr>
          <w:sz w:val="24"/>
          <w:szCs w:val="24"/>
        </w:rPr>
        <w:t>.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(2005).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ants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can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use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cues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form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syntactic 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gories.</w:t>
      </w:r>
      <w:r>
        <w:rPr>
          <w:spacing w:val="16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J</w:t>
      </w:r>
      <w:r>
        <w:rPr>
          <w:sz w:val="24"/>
          <w:szCs w:val="24"/>
        </w:rPr>
        <w:t>ournal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Child</w:t>
      </w:r>
      <w:r>
        <w:rPr>
          <w:spacing w:val="-5"/>
          <w:sz w:val="24"/>
          <w:szCs w:val="24"/>
        </w:rPr>
        <w:t xml:space="preserve"> </w:t>
      </w:r>
      <w:r>
        <w:rPr>
          <w:w w:val="101"/>
          <w:sz w:val="24"/>
          <w:szCs w:val="24"/>
        </w:rPr>
        <w:t>Langu</w:t>
      </w:r>
      <w:r>
        <w:rPr>
          <w:spacing w:val="-2"/>
          <w:w w:val="101"/>
          <w:sz w:val="24"/>
          <w:szCs w:val="24"/>
        </w:rPr>
        <w:t>a</w:t>
      </w:r>
      <w:r>
        <w:rPr>
          <w:spacing w:val="-2"/>
          <w:w w:val="99"/>
          <w:sz w:val="24"/>
          <w:szCs w:val="24"/>
        </w:rPr>
        <w:t>g</w:t>
      </w:r>
      <w:r>
        <w:rPr>
          <w:w w:val="99"/>
          <w:sz w:val="24"/>
          <w:szCs w:val="24"/>
        </w:rPr>
        <w:t>e.</w:t>
      </w:r>
    </w:p>
    <w:p w:rsidR="00273D53" w:rsidRDefault="006839DC">
      <w:pPr>
        <w:spacing w:before="7"/>
        <w:ind w:left="120"/>
        <w:rPr>
          <w:sz w:val="24"/>
          <w:szCs w:val="24"/>
        </w:rPr>
      </w:pPr>
      <w:r>
        <w:rPr>
          <w:sz w:val="24"/>
          <w:szCs w:val="24"/>
        </w:rPr>
        <w:t>Gleitman,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L.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(1990,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January).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Structural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Sources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pacing w:val="-27"/>
          <w:sz w:val="24"/>
          <w:szCs w:val="24"/>
        </w:rPr>
        <w:t>V</w:t>
      </w:r>
      <w:r>
        <w:rPr>
          <w:sz w:val="24"/>
          <w:szCs w:val="24"/>
        </w:rPr>
        <w:t>erb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Meanings.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Langu</w:t>
      </w:r>
      <w:r>
        <w:rPr>
          <w:spacing w:val="-2"/>
          <w:sz w:val="24"/>
          <w:szCs w:val="24"/>
        </w:rPr>
        <w:t>ag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Acquisition,</w:t>
      </w:r>
    </w:p>
    <w:p w:rsidR="00273D53" w:rsidRDefault="00273D53">
      <w:pPr>
        <w:spacing w:before="2" w:line="200" w:lineRule="exact"/>
      </w:pPr>
    </w:p>
    <w:p w:rsidR="00273D53" w:rsidRDefault="006839DC">
      <w:pPr>
        <w:ind w:left="705"/>
        <w:rPr>
          <w:sz w:val="24"/>
          <w:szCs w:val="24"/>
        </w:rPr>
      </w:pPr>
      <w:r>
        <w:rPr>
          <w:sz w:val="24"/>
          <w:szCs w:val="24"/>
        </w:rPr>
        <w:t>1(1),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3–55.</w:t>
      </w:r>
    </w:p>
    <w:p w:rsidR="00273D53" w:rsidRDefault="00273D53">
      <w:pPr>
        <w:spacing w:before="2" w:line="200" w:lineRule="exact"/>
      </w:pPr>
    </w:p>
    <w:p w:rsidR="00273D53" w:rsidRDefault="006839DC">
      <w:pPr>
        <w:spacing w:line="415" w:lineRule="auto"/>
        <w:ind w:left="120" w:right="459"/>
        <w:rPr>
          <w:sz w:val="24"/>
          <w:szCs w:val="24"/>
        </w:rPr>
      </w:pPr>
      <w:r>
        <w:rPr>
          <w:sz w:val="24"/>
          <w:szCs w:val="24"/>
        </w:rPr>
        <w:t>Harris,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Z.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(1951).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Methods</w:t>
      </w:r>
      <w:r>
        <w:rPr>
          <w:spacing w:val="-17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structu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al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linguistics.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Chicago: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ersity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Chicago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Press. Hollich,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G.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J.,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Hirsh-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asek,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K.,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Golin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o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R.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M.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(2000,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January).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Breaking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Language</w:t>
      </w:r>
    </w:p>
    <w:p w:rsidR="00273D53" w:rsidRDefault="006839DC">
      <w:pPr>
        <w:spacing w:before="7" w:line="415" w:lineRule="auto"/>
        <w:ind w:left="705" w:right="78"/>
        <w:rPr>
          <w:sz w:val="24"/>
          <w:szCs w:val="24"/>
        </w:rPr>
      </w:pPr>
      <w:r>
        <w:rPr>
          <w:sz w:val="24"/>
          <w:szCs w:val="24"/>
        </w:rPr>
        <w:t>Barrier: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An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Eme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gentist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Coalition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Model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Origins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4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Learning.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Mon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aphs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of the</w:t>
      </w:r>
      <w:r>
        <w:rPr>
          <w:spacing w:val="-3"/>
          <w:sz w:val="24"/>
          <w:szCs w:val="24"/>
        </w:rPr>
        <w:t xml:space="preserve"> </w:t>
      </w:r>
      <w:r>
        <w:rPr>
          <w:w w:val="96"/>
          <w:sz w:val="24"/>
          <w:szCs w:val="24"/>
        </w:rPr>
        <w:t>Society</w:t>
      </w:r>
      <w:r>
        <w:rPr>
          <w:spacing w:val="2"/>
          <w:w w:val="96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Resea</w:t>
      </w:r>
      <w:r>
        <w:rPr>
          <w:spacing w:val="-9"/>
          <w:sz w:val="24"/>
          <w:szCs w:val="24"/>
        </w:rPr>
        <w:t>r</w:t>
      </w:r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Child</w:t>
      </w:r>
      <w:r>
        <w:rPr>
          <w:spacing w:val="-5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D</w:t>
      </w:r>
      <w:r>
        <w:rPr>
          <w:spacing w:val="-4"/>
          <w:w w:val="97"/>
          <w:sz w:val="24"/>
          <w:szCs w:val="24"/>
        </w:rPr>
        <w:t>e</w:t>
      </w:r>
      <w:r>
        <w:rPr>
          <w:w w:val="97"/>
          <w:sz w:val="24"/>
          <w:szCs w:val="24"/>
        </w:rPr>
        <w:t>velopmen</w:t>
      </w:r>
      <w:r>
        <w:rPr>
          <w:spacing w:val="4"/>
          <w:w w:val="97"/>
          <w:sz w:val="24"/>
          <w:szCs w:val="24"/>
        </w:rPr>
        <w:t>t</w:t>
      </w:r>
      <w:r>
        <w:rPr>
          <w:w w:val="97"/>
          <w:sz w:val="24"/>
          <w:szCs w:val="24"/>
        </w:rPr>
        <w:t>,</w:t>
      </w:r>
      <w:r>
        <w:rPr>
          <w:spacing w:val="9"/>
          <w:w w:val="97"/>
          <w:sz w:val="24"/>
          <w:szCs w:val="24"/>
        </w:rPr>
        <w:t xml:space="preserve"> </w:t>
      </w:r>
      <w:r>
        <w:rPr>
          <w:sz w:val="24"/>
          <w:szCs w:val="24"/>
        </w:rPr>
        <w:t>65(3),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i–135.</w:t>
      </w:r>
    </w:p>
    <w:p w:rsidR="00273D53" w:rsidRDefault="006839DC">
      <w:pPr>
        <w:spacing w:before="7"/>
        <w:ind w:left="120"/>
        <w:rPr>
          <w:sz w:val="24"/>
          <w:szCs w:val="24"/>
        </w:rPr>
      </w:pPr>
      <w:r>
        <w:rPr>
          <w:sz w:val="24"/>
          <w:szCs w:val="24"/>
        </w:rPr>
        <w:t>Johns,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B.</w:t>
      </w:r>
      <w:r>
        <w:rPr>
          <w:spacing w:val="-2"/>
          <w:sz w:val="24"/>
          <w:szCs w:val="24"/>
        </w:rPr>
        <w:t xml:space="preserve"> </w:t>
      </w:r>
      <w:r>
        <w:rPr>
          <w:spacing w:val="-18"/>
          <w:sz w:val="24"/>
          <w:szCs w:val="24"/>
        </w:rPr>
        <w:t>T</w:t>
      </w:r>
      <w:r>
        <w:rPr>
          <w:sz w:val="24"/>
          <w:szCs w:val="24"/>
        </w:rPr>
        <w:t>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Jones,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M.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(2012).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Perceptual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Inference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Through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Global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xical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Similarity.</w:t>
      </w:r>
    </w:p>
    <w:p w:rsidR="00273D53" w:rsidRDefault="00273D53">
      <w:pPr>
        <w:spacing w:before="2" w:line="200" w:lineRule="exact"/>
      </w:pPr>
    </w:p>
    <w:p w:rsidR="00273D53" w:rsidRDefault="006839DC">
      <w:pPr>
        <w:ind w:left="705"/>
        <w:rPr>
          <w:sz w:val="24"/>
          <w:szCs w:val="24"/>
        </w:rPr>
      </w:pPr>
      <w:r>
        <w:rPr>
          <w:spacing w:val="-22"/>
          <w:sz w:val="24"/>
          <w:szCs w:val="24"/>
        </w:rPr>
        <w:t>T</w:t>
      </w:r>
      <w:r>
        <w:rPr>
          <w:sz w:val="24"/>
          <w:szCs w:val="24"/>
        </w:rPr>
        <w:t>opics</w:t>
      </w:r>
      <w:r>
        <w:rPr>
          <w:spacing w:val="-20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gnitive</w:t>
      </w:r>
      <w:r>
        <w:rPr>
          <w:spacing w:val="-23"/>
          <w:sz w:val="24"/>
          <w:szCs w:val="24"/>
        </w:rPr>
        <w:t xml:space="preserve"> </w:t>
      </w:r>
      <w:r>
        <w:rPr>
          <w:sz w:val="24"/>
          <w:szCs w:val="24"/>
        </w:rPr>
        <w:t>Science,</w:t>
      </w:r>
      <w:r>
        <w:rPr>
          <w:spacing w:val="-23"/>
          <w:sz w:val="24"/>
          <w:szCs w:val="24"/>
        </w:rPr>
        <w:t xml:space="preserve"> </w:t>
      </w:r>
      <w:r>
        <w:rPr>
          <w:sz w:val="24"/>
          <w:szCs w:val="24"/>
        </w:rPr>
        <w:t>4(1),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103–120.</w:t>
      </w:r>
    </w:p>
    <w:p w:rsidR="00273D53" w:rsidRDefault="00273D53">
      <w:pPr>
        <w:spacing w:before="2" w:line="200" w:lineRule="exact"/>
      </w:pPr>
    </w:p>
    <w:p w:rsidR="00273D53" w:rsidRDefault="006839DC">
      <w:pPr>
        <w:spacing w:line="380" w:lineRule="auto"/>
        <w:ind w:left="705" w:right="751" w:hanging="585"/>
        <w:rPr>
          <w:sz w:val="24"/>
          <w:szCs w:val="24"/>
        </w:rPr>
      </w:pPr>
      <w:r>
        <w:rPr>
          <w:spacing w:val="-6"/>
          <w:sz w:val="24"/>
          <w:szCs w:val="24"/>
        </w:rPr>
        <w:t>K</w:t>
      </w:r>
      <w:r>
        <w:rPr>
          <w:sz w:val="24"/>
          <w:szCs w:val="24"/>
        </w:rPr>
        <w:t>empe,</w:t>
      </w:r>
      <w:r>
        <w:rPr>
          <w:spacing w:val="-8"/>
          <w:sz w:val="24"/>
          <w:szCs w:val="24"/>
        </w:rPr>
        <w:t xml:space="preserve"> </w:t>
      </w:r>
      <w:r>
        <w:rPr>
          <w:spacing w:val="-31"/>
          <w:sz w:val="24"/>
          <w:szCs w:val="24"/>
        </w:rPr>
        <w:t>V</w:t>
      </w:r>
      <w:r>
        <w:rPr>
          <w:sz w:val="24"/>
          <w:szCs w:val="24"/>
        </w:rPr>
        <w:t>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Brooks,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P.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J.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(2001).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Role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Diminut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Acquisition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Russian Gender: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Can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Elements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Childâ</w:t>
      </w:r>
      <w:r>
        <w:rPr>
          <w:spacing w:val="-126"/>
          <w:sz w:val="24"/>
          <w:szCs w:val="24"/>
        </w:rPr>
        <w:t>A</w:t>
      </w:r>
      <w:r>
        <w:rPr>
          <w:position w:val="5"/>
          <w:sz w:val="24"/>
          <w:szCs w:val="24"/>
        </w:rPr>
        <w:t>˘</w:t>
      </w:r>
      <w:r>
        <w:rPr>
          <w:spacing w:val="-23"/>
          <w:position w:val="5"/>
          <w:sz w:val="24"/>
          <w:szCs w:val="24"/>
        </w:rPr>
        <w:t xml:space="preserve"> </w:t>
      </w:r>
      <w:r>
        <w:rPr>
          <w:spacing w:val="-120"/>
          <w:sz w:val="24"/>
          <w:szCs w:val="24"/>
        </w:rPr>
        <w:t>R</w:t>
      </w:r>
      <w:r>
        <w:rPr>
          <w:position w:val="5"/>
          <w:sz w:val="24"/>
          <w:szCs w:val="24"/>
        </w:rPr>
        <w:t>ˇ</w:t>
      </w:r>
      <w:r>
        <w:rPr>
          <w:spacing w:val="-22"/>
          <w:position w:val="5"/>
          <w:sz w:val="24"/>
          <w:szCs w:val="24"/>
        </w:rPr>
        <w:t xml:space="preserve"> </w:t>
      </w:r>
      <w:r>
        <w:rPr>
          <w:sz w:val="24"/>
          <w:szCs w:val="24"/>
        </w:rPr>
        <w:t>Directed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Speech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Aid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Morphology? Langu</w:t>
      </w:r>
      <w:r>
        <w:rPr>
          <w:spacing w:val="-2"/>
          <w:sz w:val="24"/>
          <w:szCs w:val="24"/>
        </w:rPr>
        <w:t>ag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Learning,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51(2),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221–256.</w:t>
      </w:r>
    </w:p>
    <w:p w:rsidR="00273D53" w:rsidRDefault="006839DC">
      <w:pPr>
        <w:spacing w:before="46" w:line="415" w:lineRule="auto"/>
        <w:ind w:left="705" w:right="811" w:hanging="585"/>
        <w:jc w:val="both"/>
        <w:rPr>
          <w:sz w:val="24"/>
          <w:szCs w:val="24"/>
        </w:rPr>
        <w:sectPr w:rsidR="00273D53">
          <w:pgSz w:w="12240" w:h="15840"/>
          <w:pgMar w:top="960" w:right="1320" w:bottom="280" w:left="1320" w:header="736" w:footer="0" w:gutter="0"/>
          <w:cols w:space="720"/>
        </w:sectPr>
      </w:pPr>
      <w:r>
        <w:rPr>
          <w:sz w:val="24"/>
          <w:szCs w:val="24"/>
        </w:rPr>
        <w:t>Landaue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K.,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Dumais,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S.</w:t>
      </w:r>
      <w:r>
        <w:rPr>
          <w:spacing w:val="-2"/>
          <w:sz w:val="24"/>
          <w:szCs w:val="24"/>
        </w:rPr>
        <w:t xml:space="preserve"> </w:t>
      </w:r>
      <w:r>
        <w:rPr>
          <w:spacing w:val="-18"/>
          <w:sz w:val="24"/>
          <w:szCs w:val="24"/>
        </w:rPr>
        <w:t>T</w:t>
      </w:r>
      <w:r>
        <w:rPr>
          <w:sz w:val="24"/>
          <w:szCs w:val="24"/>
        </w:rPr>
        <w:t>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(1997,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April).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solution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Plato</w:t>
      </w:r>
      <w:r>
        <w:rPr>
          <w:spacing w:val="-13"/>
          <w:sz w:val="24"/>
          <w:szCs w:val="24"/>
        </w:rPr>
        <w:t>’</w:t>
      </w:r>
      <w:r>
        <w:rPr>
          <w:sz w:val="24"/>
          <w:szCs w:val="24"/>
        </w:rPr>
        <w:t>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problem: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latent 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analysis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theory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acquisition,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induction,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representation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wledge. Psy</w:t>
      </w:r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hol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gical</w:t>
      </w:r>
      <w:r>
        <w:rPr>
          <w:spacing w:val="1"/>
          <w:sz w:val="24"/>
          <w:szCs w:val="24"/>
        </w:rPr>
        <w:t xml:space="preserve"> </w:t>
      </w:r>
      <w:r>
        <w:rPr>
          <w:w w:val="94"/>
          <w:sz w:val="24"/>
          <w:szCs w:val="24"/>
        </w:rPr>
        <w:t>R</w:t>
      </w:r>
      <w:r>
        <w:rPr>
          <w:spacing w:val="-4"/>
          <w:w w:val="94"/>
          <w:sz w:val="24"/>
          <w:szCs w:val="24"/>
        </w:rPr>
        <w:t>e</w:t>
      </w:r>
      <w:r>
        <w:rPr>
          <w:w w:val="94"/>
          <w:sz w:val="24"/>
          <w:szCs w:val="24"/>
        </w:rPr>
        <w:t>vi</w:t>
      </w:r>
      <w:r>
        <w:rPr>
          <w:spacing w:val="-4"/>
          <w:w w:val="94"/>
          <w:sz w:val="24"/>
          <w:szCs w:val="24"/>
        </w:rPr>
        <w:t>e</w:t>
      </w:r>
      <w:r>
        <w:rPr>
          <w:w w:val="94"/>
          <w:sz w:val="24"/>
          <w:szCs w:val="24"/>
        </w:rPr>
        <w:t>w,</w:t>
      </w:r>
      <w:r>
        <w:rPr>
          <w:spacing w:val="6"/>
          <w:w w:val="94"/>
          <w:sz w:val="24"/>
          <w:szCs w:val="24"/>
        </w:rPr>
        <w:t xml:space="preserve"> </w:t>
      </w:r>
      <w:r>
        <w:rPr>
          <w:sz w:val="24"/>
          <w:szCs w:val="24"/>
        </w:rPr>
        <w:t>104(2),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211.</w:t>
      </w:r>
    </w:p>
    <w:p w:rsidR="00273D53" w:rsidRDefault="00273D53">
      <w:pPr>
        <w:spacing w:before="5" w:line="120" w:lineRule="exact"/>
        <w:rPr>
          <w:sz w:val="12"/>
          <w:szCs w:val="12"/>
        </w:rPr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6839DC">
      <w:pPr>
        <w:spacing w:before="19"/>
        <w:ind w:left="120"/>
        <w:rPr>
          <w:sz w:val="24"/>
          <w:szCs w:val="24"/>
        </w:rPr>
      </w:pPr>
      <w:r>
        <w:rPr>
          <w:sz w:val="24"/>
          <w:szCs w:val="24"/>
        </w:rPr>
        <w:t>La</w:t>
      </w:r>
      <w:r>
        <w:rPr>
          <w:spacing w:val="-4"/>
          <w:sz w:val="24"/>
          <w:szCs w:val="24"/>
        </w:rPr>
        <w:t>n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J.,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Sa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fran,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J.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(2010).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Statistics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Meaning: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ants’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Acquisition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xical</w:t>
      </w:r>
    </w:p>
    <w:p w:rsidR="00273D53" w:rsidRDefault="00273D53">
      <w:pPr>
        <w:spacing w:before="2" w:line="200" w:lineRule="exact"/>
      </w:pPr>
    </w:p>
    <w:p w:rsidR="00273D53" w:rsidRDefault="006839DC">
      <w:pPr>
        <w:ind w:left="705"/>
        <w:rPr>
          <w:sz w:val="24"/>
          <w:szCs w:val="24"/>
        </w:rPr>
      </w:pP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gories.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Psy</w:t>
      </w:r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hol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gical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Science,</w:t>
      </w:r>
      <w:r>
        <w:rPr>
          <w:spacing w:val="-23"/>
          <w:sz w:val="24"/>
          <w:szCs w:val="24"/>
        </w:rPr>
        <w:t xml:space="preserve"> </w:t>
      </w:r>
      <w:r>
        <w:rPr>
          <w:sz w:val="24"/>
          <w:szCs w:val="24"/>
        </w:rPr>
        <w:t>21(2),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284.</w:t>
      </w:r>
    </w:p>
    <w:p w:rsidR="00273D53" w:rsidRDefault="00273D53">
      <w:pPr>
        <w:spacing w:before="2" w:line="200" w:lineRule="exact"/>
      </w:pPr>
    </w:p>
    <w:p w:rsidR="00273D53" w:rsidRDefault="006839DC">
      <w:pPr>
        <w:spacing w:line="415" w:lineRule="auto"/>
        <w:ind w:left="705" w:right="382" w:hanging="585"/>
        <w:rPr>
          <w:sz w:val="24"/>
          <w:szCs w:val="24"/>
        </w:rPr>
      </w:pPr>
      <w:r>
        <w:rPr>
          <w:sz w:val="24"/>
          <w:szCs w:val="24"/>
        </w:rPr>
        <w:t>Maratsos,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M.</w:t>
      </w:r>
      <w:r>
        <w:rPr>
          <w:spacing w:val="-3"/>
          <w:sz w:val="24"/>
          <w:szCs w:val="24"/>
        </w:rPr>
        <w:t xml:space="preserve"> </w:t>
      </w:r>
      <w:r>
        <w:rPr>
          <w:spacing w:val="-27"/>
          <w:sz w:val="24"/>
          <w:szCs w:val="24"/>
        </w:rPr>
        <w:t>P</w:t>
      </w:r>
      <w:r>
        <w:rPr>
          <w:sz w:val="24"/>
          <w:szCs w:val="24"/>
        </w:rPr>
        <w:t>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Chalkl</w:t>
      </w:r>
      <w:r>
        <w:rPr>
          <w:spacing w:val="-4"/>
          <w:sz w:val="24"/>
          <w:szCs w:val="24"/>
        </w:rPr>
        <w:t>e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M.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(1980).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internal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language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children</w:t>
      </w:r>
      <w:r>
        <w:rPr>
          <w:spacing w:val="-13"/>
          <w:sz w:val="24"/>
          <w:szCs w:val="24"/>
        </w:rPr>
        <w:t>’</w:t>
      </w:r>
      <w:r>
        <w:rPr>
          <w:sz w:val="24"/>
          <w:szCs w:val="24"/>
        </w:rPr>
        <w:t>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syntax: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The ontogenesis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representation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syntactic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gories.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K.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Nelson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(Ed.),</w:t>
      </w:r>
      <w:r>
        <w:rPr>
          <w:spacing w:val="-5"/>
          <w:sz w:val="24"/>
          <w:szCs w:val="24"/>
        </w:rPr>
        <w:t xml:space="preserve"> </w:t>
      </w:r>
      <w:r>
        <w:rPr>
          <w:w w:val="101"/>
          <w:sz w:val="24"/>
          <w:szCs w:val="24"/>
        </w:rPr>
        <w:t>Child</w:t>
      </w:r>
      <w:r>
        <w:rPr>
          <w:spacing w:val="-9"/>
          <w:w w:val="101"/>
          <w:sz w:val="24"/>
          <w:szCs w:val="24"/>
        </w:rPr>
        <w:t>r</w:t>
      </w:r>
      <w:r>
        <w:rPr>
          <w:w w:val="99"/>
          <w:sz w:val="24"/>
          <w:szCs w:val="24"/>
        </w:rPr>
        <w:t>en</w:t>
      </w:r>
      <w:r>
        <w:rPr>
          <w:spacing w:val="-10"/>
          <w:w w:val="99"/>
          <w:sz w:val="24"/>
          <w:szCs w:val="24"/>
        </w:rPr>
        <w:t>’</w:t>
      </w:r>
      <w:r>
        <w:rPr>
          <w:w w:val="99"/>
          <w:sz w:val="24"/>
          <w:szCs w:val="24"/>
        </w:rPr>
        <w:t xml:space="preserve">s </w:t>
      </w:r>
      <w:r>
        <w:rPr>
          <w:sz w:val="24"/>
          <w:szCs w:val="24"/>
        </w:rPr>
        <w:t>langu</w:t>
      </w:r>
      <w:r>
        <w:rPr>
          <w:spacing w:val="-2"/>
          <w:sz w:val="24"/>
          <w:szCs w:val="24"/>
        </w:rPr>
        <w:t>ag</w:t>
      </w:r>
      <w:r>
        <w:rPr>
          <w:sz w:val="24"/>
          <w:szCs w:val="24"/>
        </w:rPr>
        <w:t>e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(pp.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127–214).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Gardner.</w:t>
      </w:r>
    </w:p>
    <w:p w:rsidR="00273D53" w:rsidRDefault="006839DC">
      <w:pPr>
        <w:spacing w:before="7"/>
        <w:ind w:left="120"/>
        <w:rPr>
          <w:sz w:val="24"/>
          <w:szCs w:val="24"/>
        </w:rPr>
      </w:pPr>
      <w:r>
        <w:rPr>
          <w:sz w:val="24"/>
          <w:szCs w:val="24"/>
        </w:rPr>
        <w:t>Markman,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E.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M.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(1991).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10"/>
          <w:sz w:val="24"/>
          <w:szCs w:val="24"/>
        </w:rPr>
        <w:t>e</w:t>
      </w:r>
      <w:r>
        <w:rPr>
          <w:sz w:val="24"/>
          <w:szCs w:val="24"/>
        </w:rPr>
        <w:t>gorization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naming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hild</w:t>
      </w:r>
      <w:r>
        <w:rPr>
          <w:spacing w:val="-9"/>
          <w:sz w:val="24"/>
          <w:szCs w:val="24"/>
        </w:rPr>
        <w:t>r</w:t>
      </w:r>
      <w:r>
        <w:rPr>
          <w:sz w:val="24"/>
          <w:szCs w:val="24"/>
        </w:rPr>
        <w:t>en: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1"/>
          <w:sz w:val="24"/>
          <w:szCs w:val="24"/>
        </w:rPr>
        <w:t>r</w:t>
      </w:r>
      <w:r>
        <w:rPr>
          <w:sz w:val="24"/>
          <w:szCs w:val="24"/>
        </w:rPr>
        <w:t>oblems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induction.</w:t>
      </w:r>
    </w:p>
    <w:p w:rsidR="00273D53" w:rsidRDefault="00273D53">
      <w:pPr>
        <w:spacing w:before="2" w:line="200" w:lineRule="exact"/>
      </w:pPr>
    </w:p>
    <w:p w:rsidR="00273D53" w:rsidRDefault="006839DC">
      <w:pPr>
        <w:ind w:left="705"/>
        <w:rPr>
          <w:sz w:val="24"/>
          <w:szCs w:val="24"/>
        </w:rPr>
      </w:pPr>
      <w:r>
        <w:rPr>
          <w:sz w:val="24"/>
          <w:szCs w:val="24"/>
        </w:rPr>
        <w:t>Cambridge,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MA: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MIT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Press.</w:t>
      </w:r>
    </w:p>
    <w:p w:rsidR="00273D53" w:rsidRDefault="00273D53">
      <w:pPr>
        <w:spacing w:before="2" w:line="200" w:lineRule="exact"/>
      </w:pPr>
    </w:p>
    <w:p w:rsidR="00273D53" w:rsidRDefault="006839DC">
      <w:pPr>
        <w:spacing w:line="415" w:lineRule="auto"/>
        <w:ind w:left="705" w:right="410" w:hanging="585"/>
        <w:rPr>
          <w:sz w:val="24"/>
          <w:szCs w:val="24"/>
        </w:rPr>
      </w:pPr>
      <w:r>
        <w:rPr>
          <w:sz w:val="24"/>
          <w:szCs w:val="24"/>
        </w:rPr>
        <w:t>Monaghan,</w:t>
      </w:r>
      <w:r>
        <w:rPr>
          <w:spacing w:val="-11"/>
          <w:sz w:val="24"/>
          <w:szCs w:val="24"/>
        </w:rPr>
        <w:t xml:space="preserve"> </w:t>
      </w:r>
      <w:r>
        <w:rPr>
          <w:spacing w:val="-27"/>
          <w:sz w:val="24"/>
          <w:szCs w:val="24"/>
        </w:rPr>
        <w:t>P</w:t>
      </w:r>
      <w:r>
        <w:rPr>
          <w:sz w:val="24"/>
          <w:szCs w:val="24"/>
        </w:rPr>
        <w:t>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Chate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N.,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Christiansen,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M.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H.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(2005).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ferential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role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phonological 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cues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grammatical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gorisation.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gnition.</w:t>
      </w:r>
    </w:p>
    <w:p w:rsidR="00273D53" w:rsidRDefault="006839DC">
      <w:pPr>
        <w:spacing w:before="7" w:line="415" w:lineRule="auto"/>
        <w:ind w:left="705" w:right="102" w:hanging="585"/>
        <w:rPr>
          <w:sz w:val="24"/>
          <w:szCs w:val="24"/>
        </w:rPr>
      </w:pPr>
      <w:r>
        <w:rPr>
          <w:sz w:val="24"/>
          <w:szCs w:val="24"/>
        </w:rPr>
        <w:t>Qian,</w:t>
      </w:r>
      <w:r>
        <w:rPr>
          <w:spacing w:val="-5"/>
          <w:sz w:val="24"/>
          <w:szCs w:val="24"/>
        </w:rPr>
        <w:t xml:space="preserve"> </w:t>
      </w:r>
      <w:r>
        <w:rPr>
          <w:spacing w:val="-18"/>
          <w:sz w:val="24"/>
          <w:szCs w:val="24"/>
        </w:rPr>
        <w:t>T</w:t>
      </w:r>
      <w:r>
        <w:rPr>
          <w:sz w:val="24"/>
          <w:szCs w:val="24"/>
        </w:rPr>
        <w:t>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Reede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Aslin,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R.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N.,</w:t>
      </w:r>
      <w:r>
        <w:rPr>
          <w:spacing w:val="-3"/>
          <w:sz w:val="24"/>
          <w:szCs w:val="24"/>
        </w:rPr>
        <w:t xml:space="preserve"> </w:t>
      </w:r>
      <w:r>
        <w:rPr>
          <w:spacing w:val="-17"/>
          <w:sz w:val="24"/>
          <w:szCs w:val="24"/>
        </w:rPr>
        <w:t>T</w:t>
      </w:r>
      <w:r>
        <w:rPr>
          <w:sz w:val="24"/>
          <w:szCs w:val="24"/>
        </w:rPr>
        <w:t>enenbaum,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J.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wport,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E.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(2012).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Exploring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the role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representation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models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grammatical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acquisition.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1"/>
          <w:sz w:val="24"/>
          <w:szCs w:val="24"/>
        </w:rPr>
        <w:t>r</w:t>
      </w:r>
      <w:r>
        <w:rPr>
          <w:sz w:val="24"/>
          <w:szCs w:val="24"/>
        </w:rPr>
        <w:t>oceedings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</w:p>
    <w:p w:rsidR="00273D53" w:rsidRDefault="006839DC">
      <w:pPr>
        <w:spacing w:before="7" w:line="415" w:lineRule="auto"/>
        <w:ind w:left="120" w:right="1148" w:firstLine="585"/>
        <w:rPr>
          <w:sz w:val="24"/>
          <w:szCs w:val="24"/>
        </w:rPr>
      </w:pPr>
      <w:r>
        <w:rPr>
          <w:sz w:val="24"/>
          <w:szCs w:val="24"/>
        </w:rPr>
        <w:t>34th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annual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confe</w:t>
      </w:r>
      <w:r>
        <w:rPr>
          <w:spacing w:val="-9"/>
          <w:sz w:val="24"/>
          <w:szCs w:val="24"/>
        </w:rPr>
        <w:t>r</w:t>
      </w:r>
      <w:r>
        <w:rPr>
          <w:sz w:val="24"/>
          <w:szCs w:val="24"/>
        </w:rPr>
        <w:t>ence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gnitive</w:t>
      </w:r>
      <w:r>
        <w:rPr>
          <w:spacing w:val="-22"/>
          <w:sz w:val="24"/>
          <w:szCs w:val="24"/>
        </w:rPr>
        <w:t xml:space="preserve"> </w:t>
      </w:r>
      <w:r>
        <w:rPr>
          <w:sz w:val="24"/>
          <w:szCs w:val="24"/>
        </w:rPr>
        <w:t>science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society</w:t>
      </w:r>
      <w:r>
        <w:rPr>
          <w:spacing w:val="-20"/>
          <w:sz w:val="24"/>
          <w:szCs w:val="24"/>
        </w:rPr>
        <w:t xml:space="preserve"> </w:t>
      </w:r>
      <w:r>
        <w:rPr>
          <w:sz w:val="24"/>
          <w:szCs w:val="24"/>
        </w:rPr>
        <w:t>(pp.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881–886).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Sapporo. Quine,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W.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V.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(1960).</w:t>
      </w:r>
      <w:r>
        <w:rPr>
          <w:spacing w:val="19"/>
          <w:sz w:val="24"/>
          <w:szCs w:val="24"/>
        </w:rPr>
        <w:t xml:space="preserve"> </w:t>
      </w:r>
      <w:r>
        <w:rPr>
          <w:spacing w:val="-22"/>
          <w:sz w:val="24"/>
          <w:szCs w:val="24"/>
        </w:rPr>
        <w:t>W</w:t>
      </w:r>
      <w:r>
        <w:rPr>
          <w:sz w:val="24"/>
          <w:szCs w:val="24"/>
        </w:rPr>
        <w:t>o</w:t>
      </w:r>
      <w:r>
        <w:rPr>
          <w:spacing w:val="-9"/>
          <w:sz w:val="24"/>
          <w:szCs w:val="24"/>
        </w:rPr>
        <w:t>r</w:t>
      </w:r>
      <w:r>
        <w:rPr>
          <w:sz w:val="24"/>
          <w:szCs w:val="24"/>
        </w:rPr>
        <w:t>d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Object.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Cambridge,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MA: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MIT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Press.</w:t>
      </w:r>
    </w:p>
    <w:p w:rsidR="00273D53" w:rsidRDefault="006839DC">
      <w:pPr>
        <w:spacing w:before="7" w:line="415" w:lineRule="auto"/>
        <w:ind w:left="705" w:right="366" w:hanging="585"/>
        <w:rPr>
          <w:sz w:val="24"/>
          <w:szCs w:val="24"/>
        </w:rPr>
      </w:pPr>
      <w:r>
        <w:rPr>
          <w:sz w:val="24"/>
          <w:szCs w:val="24"/>
        </w:rPr>
        <w:t>Redington,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M.,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Chate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N.,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Finch,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(1998).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information: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werful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cue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for acquiring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syntactic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gories.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gnitive</w:t>
      </w:r>
      <w:r>
        <w:rPr>
          <w:spacing w:val="-23"/>
          <w:sz w:val="24"/>
          <w:szCs w:val="24"/>
        </w:rPr>
        <w:t xml:space="preserve"> </w:t>
      </w:r>
      <w:r>
        <w:rPr>
          <w:sz w:val="24"/>
          <w:szCs w:val="24"/>
        </w:rPr>
        <w:t>Science,</w:t>
      </w:r>
      <w:r>
        <w:rPr>
          <w:spacing w:val="-23"/>
          <w:sz w:val="24"/>
          <w:szCs w:val="24"/>
        </w:rPr>
        <w:t xml:space="preserve"> </w:t>
      </w:r>
      <w:r>
        <w:rPr>
          <w:sz w:val="24"/>
          <w:szCs w:val="24"/>
        </w:rPr>
        <w:t>22(4),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425–469.</w:t>
      </w:r>
    </w:p>
    <w:p w:rsidR="00273D53" w:rsidRDefault="006839DC">
      <w:pPr>
        <w:spacing w:before="7" w:line="415" w:lineRule="auto"/>
        <w:ind w:left="705" w:right="321" w:hanging="585"/>
        <w:rPr>
          <w:sz w:val="24"/>
          <w:szCs w:val="24"/>
        </w:rPr>
      </w:pPr>
      <w:r>
        <w:rPr>
          <w:sz w:val="24"/>
          <w:szCs w:val="24"/>
        </w:rPr>
        <w:t>Reede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7"/>
          <w:sz w:val="24"/>
          <w:szCs w:val="24"/>
        </w:rPr>
        <w:t xml:space="preserve"> </w:t>
      </w:r>
      <w:r>
        <w:rPr>
          <w:spacing w:val="-27"/>
          <w:sz w:val="24"/>
          <w:szCs w:val="24"/>
        </w:rPr>
        <w:t>P</w:t>
      </w:r>
      <w:r>
        <w:rPr>
          <w:sz w:val="24"/>
          <w:szCs w:val="24"/>
        </w:rPr>
        <w:t>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wport,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E.,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Aslin,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R.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(2009).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role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information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linguistic 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formation.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1"/>
          <w:sz w:val="24"/>
          <w:szCs w:val="24"/>
        </w:rPr>
        <w:t>r</w:t>
      </w:r>
      <w:r>
        <w:rPr>
          <w:sz w:val="24"/>
          <w:szCs w:val="24"/>
        </w:rPr>
        <w:t>oceedings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31st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Annual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Meeting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gnitive</w:t>
      </w:r>
      <w:r>
        <w:rPr>
          <w:spacing w:val="-23"/>
          <w:sz w:val="24"/>
          <w:szCs w:val="24"/>
        </w:rPr>
        <w:t xml:space="preserve"> </w:t>
      </w:r>
      <w:r>
        <w:rPr>
          <w:sz w:val="24"/>
          <w:szCs w:val="24"/>
        </w:rPr>
        <w:t>Science Society.</w:t>
      </w:r>
    </w:p>
    <w:p w:rsidR="00273D53" w:rsidRDefault="006839DC">
      <w:pPr>
        <w:spacing w:before="7" w:line="415" w:lineRule="auto"/>
        <w:ind w:left="705" w:right="334" w:hanging="585"/>
        <w:rPr>
          <w:sz w:val="24"/>
          <w:szCs w:val="24"/>
        </w:rPr>
      </w:pPr>
      <w:r>
        <w:rPr>
          <w:sz w:val="24"/>
          <w:szCs w:val="24"/>
        </w:rPr>
        <w:t>Riordan,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Jones,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M.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(2010).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Redundan</w:t>
      </w:r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y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perceptual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linguistic</w:t>
      </w:r>
      <w:r>
        <w:rPr>
          <w:spacing w:val="-9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xperience: Comparing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feature-based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models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representation.</w:t>
      </w:r>
      <w:r>
        <w:rPr>
          <w:spacing w:val="12"/>
          <w:sz w:val="24"/>
          <w:szCs w:val="24"/>
        </w:rPr>
        <w:t xml:space="preserve"> </w:t>
      </w:r>
      <w:r>
        <w:rPr>
          <w:spacing w:val="-22"/>
          <w:sz w:val="24"/>
          <w:szCs w:val="24"/>
        </w:rPr>
        <w:t>T</w:t>
      </w:r>
      <w:r>
        <w:rPr>
          <w:sz w:val="24"/>
          <w:szCs w:val="24"/>
        </w:rPr>
        <w:t>opics</w:t>
      </w:r>
      <w:r>
        <w:rPr>
          <w:spacing w:val="-20"/>
          <w:sz w:val="24"/>
          <w:szCs w:val="24"/>
        </w:rPr>
        <w:t xml:space="preserve"> </w:t>
      </w:r>
      <w:r>
        <w:rPr>
          <w:sz w:val="24"/>
          <w:szCs w:val="24"/>
        </w:rPr>
        <w:t>in C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gnitive</w:t>
      </w:r>
      <w:r>
        <w:rPr>
          <w:spacing w:val="-23"/>
          <w:sz w:val="24"/>
          <w:szCs w:val="24"/>
        </w:rPr>
        <w:t xml:space="preserve"> </w:t>
      </w:r>
      <w:r>
        <w:rPr>
          <w:sz w:val="24"/>
          <w:szCs w:val="24"/>
        </w:rPr>
        <w:t>Science,</w:t>
      </w:r>
      <w:r>
        <w:rPr>
          <w:spacing w:val="-23"/>
          <w:sz w:val="24"/>
          <w:szCs w:val="24"/>
        </w:rPr>
        <w:t xml:space="preserve"> </w:t>
      </w:r>
      <w:r>
        <w:rPr>
          <w:sz w:val="24"/>
          <w:szCs w:val="24"/>
        </w:rPr>
        <w:t>3(2),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303–345.</w:t>
      </w:r>
    </w:p>
    <w:p w:rsidR="00273D53" w:rsidRDefault="006839DC">
      <w:pPr>
        <w:spacing w:before="7" w:line="415" w:lineRule="auto"/>
        <w:ind w:left="705" w:right="135" w:hanging="585"/>
        <w:rPr>
          <w:sz w:val="24"/>
          <w:szCs w:val="24"/>
        </w:rPr>
      </w:pPr>
      <w:r>
        <w:rPr>
          <w:sz w:val="24"/>
          <w:szCs w:val="24"/>
        </w:rPr>
        <w:t>Rubenstein,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H.,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Goodenough,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J.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(1965).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xtual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correlates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syno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ymy.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Communications of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pacing w:val="-6"/>
          <w:w w:val="92"/>
          <w:sz w:val="24"/>
          <w:szCs w:val="24"/>
        </w:rPr>
        <w:t>A</w:t>
      </w:r>
      <w:r>
        <w:rPr>
          <w:w w:val="92"/>
          <w:sz w:val="24"/>
          <w:szCs w:val="24"/>
        </w:rPr>
        <w:t>C</w:t>
      </w:r>
      <w:r>
        <w:rPr>
          <w:spacing w:val="9"/>
          <w:w w:val="92"/>
          <w:sz w:val="24"/>
          <w:szCs w:val="24"/>
        </w:rPr>
        <w:t>M</w:t>
      </w:r>
      <w:r>
        <w:rPr>
          <w:w w:val="92"/>
          <w:sz w:val="24"/>
          <w:szCs w:val="24"/>
        </w:rPr>
        <w:t>,</w:t>
      </w:r>
      <w:r>
        <w:rPr>
          <w:spacing w:val="10"/>
          <w:w w:val="92"/>
          <w:sz w:val="24"/>
          <w:szCs w:val="24"/>
        </w:rPr>
        <w:t xml:space="preserve"> </w:t>
      </w:r>
      <w:r>
        <w:rPr>
          <w:sz w:val="24"/>
          <w:szCs w:val="24"/>
        </w:rPr>
        <w:t>8(10),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627–633.</w:t>
      </w:r>
    </w:p>
    <w:p w:rsidR="00273D53" w:rsidRDefault="006839DC">
      <w:pPr>
        <w:spacing w:before="7"/>
        <w:ind w:left="120"/>
        <w:rPr>
          <w:sz w:val="24"/>
          <w:szCs w:val="24"/>
        </w:rPr>
      </w:pPr>
      <w:r>
        <w:rPr>
          <w:sz w:val="24"/>
          <w:szCs w:val="24"/>
        </w:rPr>
        <w:t>Sa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fran,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J.,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Aslin,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R.,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wport,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E.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(1996).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Statistical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8-month-old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ants.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Science,</w:t>
      </w:r>
    </w:p>
    <w:p w:rsidR="00273D53" w:rsidRDefault="00273D53">
      <w:pPr>
        <w:spacing w:before="2" w:line="200" w:lineRule="exact"/>
      </w:pPr>
    </w:p>
    <w:p w:rsidR="00273D53" w:rsidRDefault="006839DC">
      <w:pPr>
        <w:ind w:left="705"/>
        <w:rPr>
          <w:sz w:val="24"/>
          <w:szCs w:val="24"/>
        </w:rPr>
      </w:pPr>
      <w:r>
        <w:rPr>
          <w:sz w:val="24"/>
          <w:szCs w:val="24"/>
        </w:rPr>
        <w:t>274(5294),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1926–1928.</w:t>
      </w:r>
    </w:p>
    <w:p w:rsidR="00273D53" w:rsidRDefault="00273D53">
      <w:pPr>
        <w:spacing w:before="2" w:line="200" w:lineRule="exact"/>
      </w:pPr>
    </w:p>
    <w:p w:rsidR="00273D53" w:rsidRDefault="006839DC">
      <w:pPr>
        <w:spacing w:line="415" w:lineRule="auto"/>
        <w:ind w:left="705" w:right="399" w:hanging="585"/>
        <w:rPr>
          <w:sz w:val="24"/>
          <w:szCs w:val="24"/>
        </w:rPr>
        <w:sectPr w:rsidR="00273D53">
          <w:pgSz w:w="12240" w:h="15840"/>
          <w:pgMar w:top="960" w:right="1340" w:bottom="280" w:left="1320" w:header="736" w:footer="0" w:gutter="0"/>
          <w:cols w:space="720"/>
        </w:sectPr>
      </w:pPr>
      <w:r>
        <w:rPr>
          <w:sz w:val="24"/>
          <w:szCs w:val="24"/>
        </w:rPr>
        <w:t>Sa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fran,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J.,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wport,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E.,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Aslin,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R.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N.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(1996).</w:t>
      </w:r>
      <w:r>
        <w:rPr>
          <w:spacing w:val="19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gmentation: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role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 cues.</w:t>
      </w:r>
      <w:r>
        <w:rPr>
          <w:spacing w:val="21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J</w:t>
      </w:r>
      <w:r>
        <w:rPr>
          <w:sz w:val="24"/>
          <w:szCs w:val="24"/>
        </w:rPr>
        <w:t>ournal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4"/>
          <w:sz w:val="24"/>
          <w:szCs w:val="24"/>
        </w:rPr>
        <w:t xml:space="preserve"> </w:t>
      </w:r>
      <w:r>
        <w:rPr>
          <w:w w:val="96"/>
          <w:sz w:val="24"/>
          <w:szCs w:val="24"/>
        </w:rPr>
        <w:t>Memory</w:t>
      </w:r>
      <w:r>
        <w:rPr>
          <w:spacing w:val="2"/>
          <w:w w:val="9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Langu</w:t>
      </w:r>
      <w:r>
        <w:rPr>
          <w:spacing w:val="-2"/>
          <w:sz w:val="24"/>
          <w:szCs w:val="24"/>
        </w:rPr>
        <w:t>ag</w:t>
      </w:r>
      <w:r>
        <w:rPr>
          <w:sz w:val="24"/>
          <w:szCs w:val="24"/>
        </w:rPr>
        <w:t>e,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35(4),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606–621.</w:t>
      </w:r>
    </w:p>
    <w:p w:rsidR="00273D53" w:rsidRDefault="00273D53">
      <w:pPr>
        <w:spacing w:before="3" w:line="120" w:lineRule="exact"/>
        <w:rPr>
          <w:sz w:val="12"/>
          <w:szCs w:val="12"/>
        </w:rPr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6839DC">
      <w:pPr>
        <w:spacing w:before="21" w:line="415" w:lineRule="auto"/>
        <w:ind w:left="685" w:right="79" w:hanging="585"/>
        <w:rPr>
          <w:sz w:val="24"/>
          <w:szCs w:val="24"/>
        </w:rPr>
      </w:pPr>
      <w:r>
        <w:rPr>
          <w:sz w:val="24"/>
          <w:szCs w:val="24"/>
        </w:rPr>
        <w:t>Salton,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G.,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McGill,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M.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J.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(1986).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Int</w:t>
      </w:r>
      <w:r>
        <w:rPr>
          <w:spacing w:val="-11"/>
          <w:sz w:val="24"/>
          <w:szCs w:val="24"/>
        </w:rPr>
        <w:t>r</w:t>
      </w:r>
      <w:r>
        <w:rPr>
          <w:sz w:val="24"/>
          <w:szCs w:val="24"/>
        </w:rPr>
        <w:t>oduction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Modern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Information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Retri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val.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McGr</w:t>
      </w:r>
      <w:r>
        <w:rPr>
          <w:spacing w:val="-4"/>
          <w:sz w:val="24"/>
          <w:szCs w:val="24"/>
        </w:rPr>
        <w:t>a</w:t>
      </w:r>
      <w:r>
        <w:rPr>
          <w:sz w:val="24"/>
          <w:szCs w:val="24"/>
        </w:rPr>
        <w:t>w-Hill, Inc.</w:t>
      </w:r>
    </w:p>
    <w:p w:rsidR="00273D53" w:rsidRDefault="006839DC">
      <w:pPr>
        <w:spacing w:before="7"/>
        <w:ind w:left="100"/>
        <w:rPr>
          <w:sz w:val="24"/>
          <w:szCs w:val="24"/>
        </w:rPr>
      </w:pPr>
      <w:r>
        <w:rPr>
          <w:sz w:val="24"/>
          <w:szCs w:val="24"/>
        </w:rPr>
        <w:t>Schütze,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H.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(1992).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Dimensions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meaning.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1"/>
          <w:sz w:val="24"/>
          <w:szCs w:val="24"/>
        </w:rPr>
        <w:t>r</w:t>
      </w:r>
      <w:r>
        <w:rPr>
          <w:sz w:val="24"/>
          <w:szCs w:val="24"/>
        </w:rPr>
        <w:t>oceedings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1992</w:t>
      </w:r>
      <w:r>
        <w:rPr>
          <w:spacing w:val="-5"/>
          <w:sz w:val="24"/>
          <w:szCs w:val="24"/>
        </w:rPr>
        <w:t xml:space="preserve"> </w:t>
      </w:r>
      <w:r>
        <w:rPr>
          <w:spacing w:val="-7"/>
          <w:w w:val="95"/>
          <w:sz w:val="24"/>
          <w:szCs w:val="24"/>
        </w:rPr>
        <w:t>A</w:t>
      </w:r>
      <w:r>
        <w:rPr>
          <w:w w:val="95"/>
          <w:sz w:val="24"/>
          <w:szCs w:val="24"/>
        </w:rPr>
        <w:t>CM/IEEE</w:t>
      </w:r>
      <w:r>
        <w:rPr>
          <w:spacing w:val="12"/>
          <w:w w:val="95"/>
          <w:sz w:val="24"/>
          <w:szCs w:val="24"/>
        </w:rPr>
        <w:t xml:space="preserve"> </w:t>
      </w:r>
      <w:r>
        <w:rPr>
          <w:sz w:val="24"/>
          <w:szCs w:val="24"/>
        </w:rPr>
        <w:t>confe</w:t>
      </w:r>
      <w:r>
        <w:rPr>
          <w:spacing w:val="-9"/>
          <w:sz w:val="24"/>
          <w:szCs w:val="24"/>
        </w:rPr>
        <w:t>r</w:t>
      </w:r>
      <w:r>
        <w:rPr>
          <w:sz w:val="24"/>
          <w:szCs w:val="24"/>
        </w:rPr>
        <w:t>ence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</w:p>
    <w:p w:rsidR="00273D53" w:rsidRDefault="00273D53">
      <w:pPr>
        <w:spacing w:before="2" w:line="200" w:lineRule="exact"/>
      </w:pPr>
    </w:p>
    <w:p w:rsidR="00273D53" w:rsidRDefault="006839DC">
      <w:pPr>
        <w:ind w:left="685"/>
        <w:rPr>
          <w:sz w:val="24"/>
          <w:szCs w:val="24"/>
        </w:rPr>
      </w:pPr>
      <w:r>
        <w:rPr>
          <w:w w:val="98"/>
          <w:sz w:val="24"/>
          <w:szCs w:val="24"/>
        </w:rPr>
        <w:t>Supe</w:t>
      </w:r>
      <w:r>
        <w:rPr>
          <w:spacing w:val="-9"/>
          <w:w w:val="98"/>
          <w:sz w:val="24"/>
          <w:szCs w:val="24"/>
        </w:rPr>
        <w:t>r</w:t>
      </w:r>
      <w:r>
        <w:rPr>
          <w:w w:val="98"/>
          <w:sz w:val="24"/>
          <w:szCs w:val="24"/>
        </w:rPr>
        <w:t>computing,</w:t>
      </w:r>
      <w:r>
        <w:rPr>
          <w:spacing w:val="7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787–796.</w:t>
      </w:r>
    </w:p>
    <w:p w:rsidR="00273D53" w:rsidRDefault="00273D53">
      <w:pPr>
        <w:spacing w:before="2" w:line="200" w:lineRule="exact"/>
      </w:pPr>
    </w:p>
    <w:p w:rsidR="00273D53" w:rsidRDefault="006839DC">
      <w:pPr>
        <w:spacing w:line="415" w:lineRule="auto"/>
        <w:ind w:left="685" w:right="933" w:hanging="585"/>
        <w:rPr>
          <w:sz w:val="24"/>
          <w:szCs w:val="24"/>
        </w:rPr>
      </w:pPr>
      <w:r>
        <w:rPr>
          <w:sz w:val="24"/>
          <w:szCs w:val="24"/>
        </w:rPr>
        <w:t>Shepard,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R.,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Coope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L.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(1992).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Representation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colors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blind,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colo</w:t>
      </w:r>
      <w:r>
        <w:rPr>
          <w:spacing w:val="-5"/>
          <w:sz w:val="24"/>
          <w:szCs w:val="24"/>
        </w:rPr>
        <w:t>r</w:t>
      </w:r>
      <w:r>
        <w:rPr>
          <w:sz w:val="24"/>
          <w:szCs w:val="24"/>
        </w:rPr>
        <w:t>-blind,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and normally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sighted.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Psy</w:t>
      </w:r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hol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gical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Science,</w:t>
      </w:r>
      <w:r>
        <w:rPr>
          <w:spacing w:val="-23"/>
          <w:sz w:val="24"/>
          <w:szCs w:val="24"/>
        </w:rPr>
        <w:t xml:space="preserve"> </w:t>
      </w:r>
      <w:r>
        <w:rPr>
          <w:sz w:val="24"/>
          <w:szCs w:val="24"/>
        </w:rPr>
        <w:t>3(2),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97.</w:t>
      </w:r>
    </w:p>
    <w:p w:rsidR="00273D53" w:rsidRDefault="006839DC">
      <w:pPr>
        <w:spacing w:before="7" w:line="415" w:lineRule="auto"/>
        <w:ind w:left="685" w:right="519" w:hanging="585"/>
        <w:rPr>
          <w:sz w:val="24"/>
          <w:szCs w:val="24"/>
        </w:rPr>
      </w:pPr>
      <w:r>
        <w:rPr>
          <w:sz w:val="24"/>
          <w:szCs w:val="24"/>
        </w:rPr>
        <w:t>Smith,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K.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H.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(1966).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Grammatical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intrusions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recall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structured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letter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pairs: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Mediated transfer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position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learning?</w:t>
      </w:r>
      <w:r>
        <w:rPr>
          <w:spacing w:val="31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J</w:t>
      </w:r>
      <w:r>
        <w:rPr>
          <w:sz w:val="24"/>
          <w:szCs w:val="24"/>
        </w:rPr>
        <w:t>ournal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Experimental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Psy</w:t>
      </w:r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hol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gy,</w:t>
      </w:r>
      <w:r>
        <w:rPr>
          <w:spacing w:val="-24"/>
          <w:sz w:val="24"/>
          <w:szCs w:val="24"/>
        </w:rPr>
        <w:t xml:space="preserve"> </w:t>
      </w:r>
      <w:r>
        <w:rPr>
          <w:sz w:val="24"/>
          <w:szCs w:val="24"/>
        </w:rPr>
        <w:t>72(4),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580–588.</w:t>
      </w:r>
    </w:p>
    <w:p w:rsidR="00273D53" w:rsidRDefault="006839DC">
      <w:pPr>
        <w:spacing w:before="7" w:line="415" w:lineRule="auto"/>
        <w:ind w:left="685" w:right="1309" w:hanging="585"/>
        <w:rPr>
          <w:sz w:val="24"/>
          <w:szCs w:val="24"/>
        </w:rPr>
      </w:pPr>
      <w:r>
        <w:rPr>
          <w:sz w:val="24"/>
          <w:szCs w:val="24"/>
        </w:rPr>
        <w:t>Smith,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L.,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pacing w:val="-27"/>
          <w:sz w:val="24"/>
          <w:szCs w:val="24"/>
        </w:rPr>
        <w:t>Y</w:t>
      </w:r>
      <w:r>
        <w:rPr>
          <w:sz w:val="24"/>
          <w:szCs w:val="24"/>
        </w:rPr>
        <w:t>u,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(2008,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March).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ants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rapidly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learn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ord-referent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mappings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via cross-situational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statistics.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gnition,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10</w:t>
      </w:r>
      <w:r>
        <w:rPr>
          <w:spacing w:val="5"/>
          <w:sz w:val="24"/>
          <w:szCs w:val="24"/>
        </w:rPr>
        <w:t>6</w:t>
      </w:r>
      <w:r>
        <w:rPr>
          <w:sz w:val="24"/>
          <w:szCs w:val="24"/>
        </w:rPr>
        <w:t>(3),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1558–1568.</w:t>
      </w:r>
    </w:p>
    <w:p w:rsidR="00273D53" w:rsidRDefault="006839DC">
      <w:pPr>
        <w:spacing w:before="7" w:line="415" w:lineRule="auto"/>
        <w:ind w:left="685" w:right="97" w:hanging="585"/>
        <w:rPr>
          <w:sz w:val="24"/>
          <w:szCs w:val="24"/>
        </w:rPr>
      </w:pPr>
      <w:r>
        <w:rPr>
          <w:sz w:val="24"/>
          <w:szCs w:val="24"/>
        </w:rPr>
        <w:t>Ste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flre,</w:t>
      </w:r>
      <w:r>
        <w:rPr>
          <w:spacing w:val="-20"/>
          <w:sz w:val="24"/>
          <w:szCs w:val="24"/>
        </w:rPr>
        <w:t xml:space="preserve"> </w:t>
      </w:r>
      <w:r>
        <w:rPr>
          <w:spacing w:val="-31"/>
          <w:sz w:val="24"/>
          <w:szCs w:val="24"/>
        </w:rPr>
        <w:t>V</w:t>
      </w:r>
      <w:r>
        <w:rPr>
          <w:sz w:val="24"/>
          <w:szCs w:val="24"/>
        </w:rPr>
        <w:t>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Reich,</w:t>
      </w:r>
      <w:r>
        <w:rPr>
          <w:spacing w:val="-6"/>
          <w:sz w:val="24"/>
          <w:szCs w:val="24"/>
        </w:rPr>
        <w:t xml:space="preserve"> </w:t>
      </w:r>
      <w:r>
        <w:rPr>
          <w:spacing w:val="-27"/>
          <w:sz w:val="24"/>
          <w:szCs w:val="24"/>
        </w:rPr>
        <w:t>P</w:t>
      </w:r>
      <w:r>
        <w:rPr>
          <w:sz w:val="24"/>
          <w:szCs w:val="24"/>
        </w:rPr>
        <w:t>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(1971).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Some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eliciting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computational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procedures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descript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 semantics.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pacing w:val="-27"/>
          <w:sz w:val="24"/>
          <w:szCs w:val="24"/>
        </w:rPr>
        <w:t>P</w:t>
      </w:r>
      <w:r>
        <w:rPr>
          <w:sz w:val="24"/>
          <w:szCs w:val="24"/>
        </w:rPr>
        <w:t>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Kay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(Ed.),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Explo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ations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mathematical anth</w:t>
      </w:r>
      <w:r>
        <w:rPr>
          <w:spacing w:val="-11"/>
          <w:sz w:val="24"/>
          <w:szCs w:val="24"/>
        </w:rPr>
        <w:t>r</w:t>
      </w:r>
      <w:r>
        <w:rPr>
          <w:sz w:val="24"/>
          <w:szCs w:val="24"/>
        </w:rPr>
        <w:t>opol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g</w:t>
      </w:r>
      <w:r>
        <w:rPr>
          <w:spacing w:val="-13"/>
          <w:sz w:val="24"/>
          <w:szCs w:val="24"/>
        </w:rPr>
        <w:t>y</w:t>
      </w:r>
      <w:r>
        <w:rPr>
          <w:sz w:val="24"/>
          <w:szCs w:val="24"/>
        </w:rPr>
        <w:t>.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Cambridge,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Mass.: MIT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Press.</w:t>
      </w:r>
    </w:p>
    <w:p w:rsidR="00273D53" w:rsidRDefault="006839DC">
      <w:pPr>
        <w:spacing w:before="7" w:line="415" w:lineRule="auto"/>
        <w:ind w:left="685" w:right="358" w:hanging="585"/>
        <w:rPr>
          <w:sz w:val="24"/>
          <w:szCs w:val="24"/>
        </w:rPr>
      </w:pPr>
      <w:r>
        <w:rPr>
          <w:sz w:val="24"/>
          <w:szCs w:val="24"/>
        </w:rPr>
        <w:t>Szala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Bryson,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J.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(1974).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Psychological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meaning: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Comparat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analyses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theoretical implications.</w:t>
      </w:r>
      <w:r>
        <w:rPr>
          <w:spacing w:val="14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J</w:t>
      </w:r>
      <w:r>
        <w:rPr>
          <w:sz w:val="24"/>
          <w:szCs w:val="24"/>
        </w:rPr>
        <w:t>ournal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4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P</w:t>
      </w:r>
      <w:r>
        <w:rPr>
          <w:sz w:val="24"/>
          <w:szCs w:val="24"/>
        </w:rPr>
        <w:t>e</w:t>
      </w:r>
      <w:r>
        <w:rPr>
          <w:spacing w:val="-2"/>
          <w:sz w:val="24"/>
          <w:szCs w:val="24"/>
        </w:rPr>
        <w:t>r</w:t>
      </w:r>
      <w:r>
        <w:rPr>
          <w:sz w:val="24"/>
          <w:szCs w:val="24"/>
        </w:rPr>
        <w:t>sonality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Social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Psy</w:t>
      </w:r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hol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gy.</w:t>
      </w:r>
    </w:p>
    <w:p w:rsidR="00273D53" w:rsidRDefault="006839DC">
      <w:pPr>
        <w:spacing w:before="7" w:line="415" w:lineRule="auto"/>
        <w:ind w:left="685" w:right="212" w:hanging="585"/>
        <w:rPr>
          <w:sz w:val="24"/>
          <w:szCs w:val="24"/>
        </w:rPr>
      </w:pPr>
      <w:r>
        <w:rPr>
          <w:spacing w:val="-8"/>
          <w:sz w:val="24"/>
          <w:szCs w:val="24"/>
        </w:rPr>
        <w:t>T</w:t>
      </w:r>
      <w:r>
        <w:rPr>
          <w:sz w:val="24"/>
          <w:szCs w:val="24"/>
        </w:rPr>
        <w:t>reiman,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R.,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Danis,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(1988).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Short-term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memory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errors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spo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syllables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fected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by 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linguistic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structure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syllables.</w:t>
      </w:r>
      <w:r>
        <w:rPr>
          <w:spacing w:val="17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J</w:t>
      </w:r>
      <w:r>
        <w:rPr>
          <w:sz w:val="24"/>
          <w:szCs w:val="24"/>
        </w:rPr>
        <w:t>ournal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Experimental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Psy</w:t>
      </w:r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hol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gy:</w:t>
      </w:r>
      <w:r>
        <w:rPr>
          <w:spacing w:val="2"/>
          <w:sz w:val="24"/>
          <w:szCs w:val="24"/>
        </w:rPr>
        <w:t xml:space="preserve"> </w:t>
      </w:r>
      <w:r>
        <w:rPr>
          <w:w w:val="101"/>
          <w:sz w:val="24"/>
          <w:szCs w:val="24"/>
        </w:rPr>
        <w:t>Learnin</w:t>
      </w:r>
      <w:r>
        <w:rPr>
          <w:spacing w:val="-2"/>
          <w:w w:val="101"/>
          <w:sz w:val="24"/>
          <w:szCs w:val="24"/>
        </w:rPr>
        <w:t>g</w:t>
      </w:r>
      <w:r>
        <w:rPr>
          <w:w w:val="99"/>
          <w:sz w:val="24"/>
          <w:szCs w:val="24"/>
        </w:rPr>
        <w:t xml:space="preserve">, </w:t>
      </w:r>
      <w:r>
        <w:rPr>
          <w:w w:val="96"/>
          <w:sz w:val="24"/>
          <w:szCs w:val="24"/>
        </w:rPr>
        <w:t>Memor</w:t>
      </w:r>
      <w:r>
        <w:rPr>
          <w:spacing w:val="-12"/>
          <w:w w:val="96"/>
          <w:sz w:val="24"/>
          <w:szCs w:val="24"/>
        </w:rPr>
        <w:t>y</w:t>
      </w:r>
      <w:r>
        <w:rPr>
          <w:w w:val="96"/>
          <w:sz w:val="24"/>
          <w:szCs w:val="24"/>
        </w:rPr>
        <w:t>,</w:t>
      </w:r>
      <w:r>
        <w:rPr>
          <w:spacing w:val="4"/>
          <w:w w:val="9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gnition,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14(1),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145–152.</w:t>
      </w:r>
    </w:p>
    <w:p w:rsidR="00273D53" w:rsidRDefault="006839DC">
      <w:pPr>
        <w:spacing w:before="7" w:line="415" w:lineRule="auto"/>
        <w:ind w:left="100" w:right="299"/>
        <w:rPr>
          <w:sz w:val="24"/>
          <w:szCs w:val="24"/>
        </w:rPr>
      </w:pPr>
      <w:r>
        <w:rPr>
          <w:spacing w:val="-10"/>
          <w:sz w:val="24"/>
          <w:szCs w:val="24"/>
        </w:rPr>
        <w:t>W</w:t>
      </w:r>
      <w:r>
        <w:rPr>
          <w:sz w:val="24"/>
          <w:szCs w:val="24"/>
        </w:rPr>
        <w:t>ittgenstein,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L.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(1997).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Philosophical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10"/>
          <w:sz w:val="24"/>
          <w:szCs w:val="24"/>
        </w:rPr>
        <w:t>n</w:t>
      </w:r>
      <w:r>
        <w:rPr>
          <w:sz w:val="24"/>
          <w:szCs w:val="24"/>
        </w:rPr>
        <w:t>vestigations.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Oxford,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UK;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Malden,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Mass.: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 xml:space="preserve">Blackwell. </w:t>
      </w:r>
      <w:r>
        <w:rPr>
          <w:spacing w:val="-27"/>
          <w:sz w:val="24"/>
          <w:szCs w:val="24"/>
        </w:rPr>
        <w:t>Y</w:t>
      </w:r>
      <w:r>
        <w:rPr>
          <w:sz w:val="24"/>
          <w:szCs w:val="24"/>
        </w:rPr>
        <w:t>u,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Ballard,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H.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(2007,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August).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unified</w:t>
      </w:r>
      <w:r>
        <w:rPr>
          <w:spacing w:val="-20"/>
          <w:sz w:val="24"/>
          <w:szCs w:val="24"/>
        </w:rPr>
        <w:t xml:space="preserve"> </w:t>
      </w:r>
      <w:r>
        <w:rPr>
          <w:sz w:val="24"/>
          <w:szCs w:val="24"/>
        </w:rPr>
        <w:t>model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early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learning: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grating</w:t>
      </w:r>
    </w:p>
    <w:p w:rsidR="00273D53" w:rsidRDefault="006839DC">
      <w:pPr>
        <w:spacing w:before="7"/>
        <w:ind w:left="685"/>
        <w:rPr>
          <w:sz w:val="24"/>
          <w:szCs w:val="24"/>
        </w:rPr>
        <w:sectPr w:rsidR="00273D53">
          <w:pgSz w:w="12240" w:h="15840"/>
          <w:pgMar w:top="960" w:right="1320" w:bottom="280" w:left="1340" w:header="736" w:footer="0" w:gutter="0"/>
          <w:cols w:space="720"/>
        </w:sectPr>
      </w:pPr>
      <w:r>
        <w:rPr>
          <w:sz w:val="24"/>
          <w:szCs w:val="24"/>
        </w:rPr>
        <w:t>statistical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social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cues.</w:t>
      </w:r>
      <w:r>
        <w:rPr>
          <w:spacing w:val="21"/>
          <w:sz w:val="24"/>
          <w:szCs w:val="24"/>
        </w:rPr>
        <w:t xml:space="preserve"> </w:t>
      </w:r>
      <w:r>
        <w:rPr>
          <w:w w:val="98"/>
          <w:sz w:val="24"/>
          <w:szCs w:val="24"/>
        </w:rPr>
        <w:t>Neu</w:t>
      </w:r>
      <w:r>
        <w:rPr>
          <w:spacing w:val="-11"/>
          <w:w w:val="98"/>
          <w:sz w:val="24"/>
          <w:szCs w:val="24"/>
        </w:rPr>
        <w:t>r</w:t>
      </w:r>
      <w:r>
        <w:rPr>
          <w:w w:val="98"/>
          <w:sz w:val="24"/>
          <w:szCs w:val="24"/>
        </w:rPr>
        <w:t>ocomputing,</w:t>
      </w:r>
      <w:r>
        <w:rPr>
          <w:spacing w:val="6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70(13-15),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2149–2165.</w:t>
      </w:r>
    </w:p>
    <w:p w:rsidR="00273D53" w:rsidRDefault="00273D53">
      <w:pPr>
        <w:spacing w:before="5" w:line="120" w:lineRule="exact"/>
        <w:rPr>
          <w:sz w:val="12"/>
          <w:szCs w:val="12"/>
        </w:rPr>
      </w:pP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6839DC">
      <w:pPr>
        <w:spacing w:before="19"/>
        <w:ind w:left="4271" w:right="4271"/>
        <w:jc w:val="center"/>
        <w:rPr>
          <w:sz w:val="24"/>
          <w:szCs w:val="24"/>
        </w:rPr>
      </w:pPr>
      <w:r>
        <w:rPr>
          <w:w w:val="99"/>
          <w:sz w:val="24"/>
          <w:szCs w:val="24"/>
        </w:rPr>
        <w:t>Appendix</w:t>
      </w:r>
    </w:p>
    <w:p w:rsidR="00273D53" w:rsidRDefault="00273D53">
      <w:pPr>
        <w:spacing w:before="2" w:line="200" w:lineRule="exact"/>
      </w:pPr>
    </w:p>
    <w:p w:rsidR="00273D53" w:rsidRDefault="006839DC">
      <w:pPr>
        <w:ind w:left="3053" w:right="3053"/>
        <w:jc w:val="center"/>
        <w:rPr>
          <w:sz w:val="24"/>
          <w:szCs w:val="24"/>
        </w:rPr>
      </w:pPr>
      <w:r>
        <w:rPr>
          <w:sz w:val="24"/>
          <w:szCs w:val="24"/>
        </w:rPr>
        <w:t>Old</w:t>
      </w:r>
      <w:r>
        <w:rPr>
          <w:spacing w:val="-4"/>
          <w:sz w:val="24"/>
          <w:szCs w:val="24"/>
        </w:rPr>
        <w:t xml:space="preserve"> v</w:t>
      </w:r>
      <w:r>
        <w:rPr>
          <w:sz w:val="24"/>
          <w:szCs w:val="24"/>
        </w:rPr>
        <w:t>ersus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stimuli</w:t>
      </w:r>
      <w:r>
        <w:rPr>
          <w:spacing w:val="-7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comparison</w:t>
      </w:r>
    </w:p>
    <w:p w:rsidR="00273D53" w:rsidRDefault="006839DC">
      <w:pPr>
        <w:spacing w:before="44" w:line="460" w:lineRule="exact"/>
        <w:ind w:left="100" w:right="431"/>
        <w:jc w:val="both"/>
        <w:rPr>
          <w:sz w:val="24"/>
          <w:szCs w:val="24"/>
        </w:rPr>
      </w:pP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performed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partial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replication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Experiment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stimuli.</w:t>
      </w:r>
      <w:r>
        <w:rPr>
          <w:spacing w:val="7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collected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data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 four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out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sixteen</w:t>
      </w:r>
      <w:r>
        <w:rPr>
          <w:spacing w:val="-7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xperimental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conditions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results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mirror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those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found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old stimuli:</w:t>
      </w:r>
    </w:p>
    <w:p w:rsidR="00273D53" w:rsidRDefault="00273D53">
      <w:pPr>
        <w:spacing w:before="5" w:line="180" w:lineRule="exact"/>
        <w:rPr>
          <w:sz w:val="18"/>
          <w:szCs w:val="18"/>
        </w:rPr>
      </w:pPr>
    </w:p>
    <w:p w:rsidR="00273D53" w:rsidRDefault="00273D53">
      <w:pPr>
        <w:spacing w:line="200" w:lineRule="exact"/>
        <w:sectPr w:rsidR="00273D53">
          <w:pgSz w:w="12240" w:h="15840"/>
          <w:pgMar w:top="960" w:right="1340" w:bottom="280" w:left="1340" w:header="736" w:footer="0" w:gutter="0"/>
          <w:cols w:space="720"/>
        </w:sectPr>
      </w:pPr>
    </w:p>
    <w:p w:rsidR="00273D53" w:rsidRDefault="00273D53">
      <w:pPr>
        <w:spacing w:before="7" w:line="260" w:lineRule="exact"/>
        <w:rPr>
          <w:sz w:val="26"/>
          <w:szCs w:val="26"/>
        </w:rPr>
      </w:pPr>
    </w:p>
    <w:p w:rsidR="00273D53" w:rsidRDefault="006839DC">
      <w:pPr>
        <w:spacing w:line="160" w:lineRule="exact"/>
        <w:jc w:val="right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101"/>
          <w:position w:val="-1"/>
          <w:sz w:val="15"/>
          <w:szCs w:val="15"/>
        </w:rPr>
        <w:t>2.0</w:t>
      </w:r>
    </w:p>
    <w:p w:rsidR="00273D53" w:rsidRDefault="006839DC">
      <w:pPr>
        <w:spacing w:before="42"/>
        <w:rPr>
          <w:rFonts w:ascii="Arial" w:eastAsia="Arial" w:hAnsi="Arial" w:cs="Arial"/>
          <w:sz w:val="15"/>
          <w:szCs w:val="15"/>
        </w:rPr>
        <w:sectPr w:rsidR="00273D53">
          <w:type w:val="continuous"/>
          <w:pgSz w:w="12240" w:h="15840"/>
          <w:pgMar w:top="960" w:right="1340" w:bottom="280" w:left="1340" w:header="720" w:footer="720" w:gutter="0"/>
          <w:cols w:num="2" w:space="720" w:equalWidth="0">
            <w:col w:w="2153" w:space="798"/>
            <w:col w:w="6609"/>
          </w:cols>
        </w:sectPr>
      </w:pPr>
      <w:r>
        <w:br w:type="column"/>
      </w:r>
      <w:r>
        <w:rPr>
          <w:rFonts w:ascii="Arial" w:eastAsia="Arial" w:hAnsi="Arial" w:cs="Arial"/>
          <w:sz w:val="15"/>
          <w:szCs w:val="15"/>
        </w:rPr>
        <w:lastRenderedPageBreak/>
        <w:t>N</w:t>
      </w:r>
      <w:r>
        <w:rPr>
          <w:rFonts w:ascii="Arial" w:eastAsia="Arial" w:hAnsi="Arial" w:cs="Arial"/>
          <w:spacing w:val="-3"/>
          <w:sz w:val="15"/>
          <w:szCs w:val="15"/>
        </w:rPr>
        <w:t>e</w:t>
      </w:r>
      <w:r>
        <w:rPr>
          <w:rFonts w:ascii="Arial" w:eastAsia="Arial" w:hAnsi="Arial" w:cs="Arial"/>
          <w:sz w:val="15"/>
          <w:szCs w:val="15"/>
        </w:rPr>
        <w:t>w</w:t>
      </w:r>
      <w:r>
        <w:rPr>
          <w:rFonts w:ascii="Arial" w:eastAsia="Arial" w:hAnsi="Arial" w:cs="Arial"/>
          <w:spacing w:val="4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sti</w:t>
      </w:r>
      <w:r>
        <w:rPr>
          <w:rFonts w:ascii="Arial" w:eastAsia="Arial" w:hAnsi="Arial" w:cs="Arial"/>
          <w:spacing w:val="-2"/>
          <w:sz w:val="15"/>
          <w:szCs w:val="15"/>
        </w:rPr>
        <w:t>m</w:t>
      </w:r>
      <w:r>
        <w:rPr>
          <w:rFonts w:ascii="Arial" w:eastAsia="Arial" w:hAnsi="Arial" w:cs="Arial"/>
          <w:sz w:val="15"/>
          <w:szCs w:val="15"/>
        </w:rPr>
        <w:t xml:space="preserve">uli                                  </w:t>
      </w:r>
      <w:r>
        <w:rPr>
          <w:rFonts w:ascii="Arial" w:eastAsia="Arial" w:hAnsi="Arial" w:cs="Arial"/>
          <w:spacing w:val="19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Old</w:t>
      </w:r>
      <w:r>
        <w:rPr>
          <w:rFonts w:ascii="Arial" w:eastAsia="Arial" w:hAnsi="Arial" w:cs="Arial"/>
          <w:spacing w:val="3"/>
          <w:sz w:val="15"/>
          <w:szCs w:val="15"/>
        </w:rPr>
        <w:t xml:space="preserve"> </w:t>
      </w:r>
      <w:r>
        <w:rPr>
          <w:rFonts w:ascii="Arial" w:eastAsia="Arial" w:hAnsi="Arial" w:cs="Arial"/>
          <w:w w:val="101"/>
          <w:sz w:val="15"/>
          <w:szCs w:val="15"/>
        </w:rPr>
        <w:t>sti</w:t>
      </w:r>
      <w:r>
        <w:rPr>
          <w:rFonts w:ascii="Arial" w:eastAsia="Arial" w:hAnsi="Arial" w:cs="Arial"/>
          <w:spacing w:val="-2"/>
          <w:w w:val="101"/>
          <w:sz w:val="15"/>
          <w:szCs w:val="15"/>
        </w:rPr>
        <w:t>m</w:t>
      </w:r>
      <w:r>
        <w:rPr>
          <w:rFonts w:ascii="Arial" w:eastAsia="Arial" w:hAnsi="Arial" w:cs="Arial"/>
          <w:w w:val="101"/>
          <w:sz w:val="15"/>
          <w:szCs w:val="15"/>
        </w:rPr>
        <w:t>uli</w:t>
      </w:r>
    </w:p>
    <w:p w:rsidR="00273D53" w:rsidRDefault="00273D53">
      <w:pPr>
        <w:spacing w:before="2" w:line="160" w:lineRule="exact"/>
        <w:rPr>
          <w:sz w:val="17"/>
          <w:szCs w:val="17"/>
        </w:rPr>
        <w:sectPr w:rsidR="00273D53">
          <w:type w:val="continuous"/>
          <w:pgSz w:w="12240" w:h="15840"/>
          <w:pgMar w:top="960" w:right="1340" w:bottom="280" w:left="1340" w:header="720" w:footer="720" w:gutter="0"/>
          <w:cols w:space="720"/>
        </w:sectPr>
      </w:pPr>
    </w:p>
    <w:p w:rsidR="00273D53" w:rsidRDefault="006839DC">
      <w:pPr>
        <w:spacing w:before="73"/>
        <w:ind w:left="1910" w:right="1058"/>
        <w:jc w:val="center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101"/>
          <w:sz w:val="15"/>
          <w:szCs w:val="15"/>
        </w:rPr>
        <w:lastRenderedPageBreak/>
        <w:t>1.5</w:t>
      </w:r>
    </w:p>
    <w:p w:rsidR="00273D53" w:rsidRDefault="006839DC">
      <w:pPr>
        <w:spacing w:line="200" w:lineRule="exact"/>
        <w:jc w:val="right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w w:val="101"/>
          <w:sz w:val="21"/>
          <w:szCs w:val="21"/>
        </w:rPr>
        <w:t>3</w:t>
      </w:r>
    </w:p>
    <w:p w:rsidR="00273D53" w:rsidRDefault="006839DC">
      <w:pPr>
        <w:spacing w:before="37"/>
        <w:rPr>
          <w:rFonts w:ascii="Arial" w:eastAsia="Arial" w:hAnsi="Arial" w:cs="Arial"/>
          <w:sz w:val="15"/>
          <w:szCs w:val="15"/>
        </w:rPr>
        <w:sectPr w:rsidR="00273D53">
          <w:type w:val="continuous"/>
          <w:pgSz w:w="12240" w:h="15840"/>
          <w:pgMar w:top="960" w:right="1340" w:bottom="280" w:left="1340" w:header="720" w:footer="720" w:gutter="0"/>
          <w:cols w:num="2" w:space="720" w:equalWidth="0">
            <w:col w:w="3242" w:space="2089"/>
            <w:col w:w="4229"/>
          </w:cols>
        </w:sectPr>
      </w:pPr>
      <w:r>
        <w:br w:type="column"/>
      </w:r>
      <w:r>
        <w:rPr>
          <w:rFonts w:ascii="Arial" w:eastAsia="Arial" w:hAnsi="Arial" w:cs="Arial"/>
          <w:position w:val="-7"/>
          <w:sz w:val="21"/>
          <w:szCs w:val="21"/>
        </w:rPr>
        <w:lastRenderedPageBreak/>
        <w:t xml:space="preserve">3               </w:t>
      </w:r>
      <w:r>
        <w:rPr>
          <w:rFonts w:ascii="Arial" w:eastAsia="Arial" w:hAnsi="Arial" w:cs="Arial"/>
          <w:spacing w:val="30"/>
          <w:position w:val="-7"/>
          <w:sz w:val="21"/>
          <w:szCs w:val="21"/>
        </w:rPr>
        <w:t xml:space="preserve"> </w:t>
      </w:r>
      <w:r>
        <w:rPr>
          <w:rFonts w:ascii="Arial" w:eastAsia="Arial" w:hAnsi="Arial" w:cs="Arial"/>
          <w:position w:val="3"/>
          <w:sz w:val="21"/>
          <w:szCs w:val="21"/>
        </w:rPr>
        <w:t xml:space="preserve">3    </w:t>
      </w:r>
      <w:r>
        <w:rPr>
          <w:rFonts w:ascii="Arial" w:eastAsia="Arial" w:hAnsi="Arial" w:cs="Arial"/>
          <w:spacing w:val="1"/>
          <w:position w:val="3"/>
          <w:sz w:val="21"/>
          <w:szCs w:val="21"/>
        </w:rPr>
        <w:t xml:space="preserve"> </w:t>
      </w:r>
      <w:r>
        <w:rPr>
          <w:rFonts w:ascii="Arial" w:eastAsia="Arial" w:hAnsi="Arial" w:cs="Arial"/>
          <w:b/>
          <w:spacing w:val="-38"/>
          <w:sz w:val="15"/>
          <w:szCs w:val="15"/>
        </w:rPr>
        <w:t xml:space="preserve"> </w:t>
      </w:r>
      <w:r>
        <w:rPr>
          <w:rFonts w:ascii="Arial" w:eastAsia="Arial" w:hAnsi="Arial" w:cs="Arial"/>
          <w:b/>
          <w:w w:val="101"/>
          <w:sz w:val="15"/>
          <w:szCs w:val="15"/>
          <w:u w:val="dash" w:color="F8766C"/>
        </w:rPr>
        <w:t>Co</w:t>
      </w:r>
      <w:r>
        <w:rPr>
          <w:rFonts w:ascii="Arial" w:eastAsia="Arial" w:hAnsi="Arial" w:cs="Arial"/>
          <w:b/>
          <w:w w:val="101"/>
          <w:sz w:val="15"/>
          <w:szCs w:val="15"/>
        </w:rPr>
        <w:t>herence</w:t>
      </w:r>
    </w:p>
    <w:p w:rsidR="00273D53" w:rsidRDefault="006839DC">
      <w:pPr>
        <w:spacing w:before="23"/>
        <w:ind w:left="1910" w:right="1058"/>
        <w:jc w:val="center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101"/>
          <w:sz w:val="15"/>
          <w:szCs w:val="15"/>
        </w:rPr>
        <w:lastRenderedPageBreak/>
        <w:t>1.0</w:t>
      </w:r>
    </w:p>
    <w:p w:rsidR="00273D53" w:rsidRDefault="00273D53">
      <w:pPr>
        <w:spacing w:before="6" w:line="160" w:lineRule="exact"/>
        <w:rPr>
          <w:sz w:val="17"/>
          <w:szCs w:val="17"/>
        </w:rPr>
      </w:pPr>
    </w:p>
    <w:p w:rsidR="00273D53" w:rsidRDefault="00F14C79">
      <w:pPr>
        <w:ind w:left="1942"/>
        <w:rPr>
          <w:rFonts w:ascii="Arial" w:eastAsia="Arial" w:hAnsi="Arial" w:cs="Arial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4353" behindDoc="1" locked="0" layoutInCell="1" allowOverlap="1">
                <wp:simplePos x="0" y="0"/>
                <wp:positionH relativeFrom="page">
                  <wp:posOffset>1886585</wp:posOffset>
                </wp:positionH>
                <wp:positionV relativeFrom="paragraph">
                  <wp:posOffset>-266700</wp:posOffset>
                </wp:positionV>
                <wp:extent cx="140970" cy="445770"/>
                <wp:effectExtent l="0" t="0" r="4445" b="0"/>
                <wp:wrapNone/>
                <wp:docPr id="787" name="Text Box 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" cy="445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9755B" w:rsidRDefault="0099755B">
                            <w:pPr>
                              <w:spacing w:line="200" w:lineRule="exact"/>
                              <w:ind w:left="20" w:right="-27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01"/>
                                <w:sz w:val="18"/>
                                <w:szCs w:val="18"/>
                              </w:rPr>
                              <w:t>Memo</w:t>
                            </w:r>
                            <w:r>
                              <w:rPr>
                                <w:rFonts w:ascii="Arial" w:eastAsia="Arial" w:hAnsi="Arial" w:cs="Arial"/>
                                <w:spacing w:val="5"/>
                                <w:w w:val="101"/>
                                <w:sz w:val="18"/>
                                <w:szCs w:val="18"/>
                              </w:rPr>
                              <w:t>r</w:t>
                            </w:r>
                            <w:r>
                              <w:rPr>
                                <w:rFonts w:ascii="Arial" w:eastAsia="Arial" w:hAnsi="Arial" w:cs="Arial"/>
                                <w:w w:val="101"/>
                                <w:sz w:val="18"/>
                                <w:szCs w:val="18"/>
                              </w:rPr>
                              <w:t>y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83" o:spid="_x0000_s1034" type="#_x0000_t202" style="position:absolute;left:0;text-align:left;margin-left:148.55pt;margin-top:-20.95pt;width:11.1pt;height:35.1pt;z-index:-212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" filled="f" stroked="f">
                <v:textbox style="layout-flow:vertical;mso-layout-flow-alt:bottom-to-top" inset="0,0,0,0">
                  <w:txbxContent>
                    <w:p w:rsidR="0099755B" w:rsidRDefault="0099755B">
                      <w:pPr>
                        <w:spacing w:line="200" w:lineRule="exact"/>
                        <w:ind w:left="20" w:right="-27"/>
                        <w:rPr>
                          <w:rFonts w:ascii="Arial" w:eastAsia="Arial" w:hAnsi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eastAsia="Arial" w:hAnsi="Arial" w:cs="Arial"/>
                          <w:w w:val="101"/>
                          <w:sz w:val="18"/>
                          <w:szCs w:val="18"/>
                        </w:rPr>
                        <w:t>Memo</w:t>
                      </w:r>
                      <w:r>
                        <w:rPr>
                          <w:rFonts w:ascii="Arial" w:eastAsia="Arial" w:hAnsi="Arial" w:cs="Arial"/>
                          <w:spacing w:val="5"/>
                          <w:w w:val="101"/>
                          <w:sz w:val="18"/>
                          <w:szCs w:val="18"/>
                        </w:rPr>
                        <w:t>r</w:t>
                      </w:r>
                      <w:r>
                        <w:rPr>
                          <w:rFonts w:ascii="Arial" w:eastAsia="Arial" w:hAnsi="Arial" w:cs="Arial"/>
                          <w:w w:val="101"/>
                          <w:sz w:val="18"/>
                          <w:szCs w:val="18"/>
                        </w:rPr>
                        <w:t>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839DC">
        <w:rPr>
          <w:rFonts w:ascii="Arial" w:eastAsia="Arial" w:hAnsi="Arial" w:cs="Arial"/>
          <w:sz w:val="15"/>
          <w:szCs w:val="15"/>
        </w:rPr>
        <w:t xml:space="preserve">0.5   </w:t>
      </w:r>
      <w:r w:rsidR="006839DC">
        <w:rPr>
          <w:rFonts w:ascii="Arial" w:eastAsia="Arial" w:hAnsi="Arial" w:cs="Arial"/>
          <w:spacing w:val="38"/>
          <w:sz w:val="15"/>
          <w:szCs w:val="15"/>
        </w:rPr>
        <w:t xml:space="preserve"> </w:t>
      </w:r>
      <w:r w:rsidR="006839DC">
        <w:rPr>
          <w:rFonts w:ascii="Arial" w:eastAsia="Arial" w:hAnsi="Arial" w:cs="Arial"/>
          <w:w w:val="101"/>
          <w:position w:val="1"/>
          <w:sz w:val="21"/>
          <w:szCs w:val="21"/>
        </w:rPr>
        <w:t>3</w:t>
      </w:r>
    </w:p>
    <w:p w:rsidR="00273D53" w:rsidRDefault="00F14C79">
      <w:pPr>
        <w:spacing w:before="50" w:line="220" w:lineRule="exact"/>
        <w:ind w:right="770"/>
        <w:jc w:val="right"/>
        <w:rPr>
          <w:rFonts w:ascii="Arial" w:eastAsia="Arial" w:hAnsi="Arial" w:cs="Arial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4354" behindDoc="1" locked="0" layoutInCell="1" allowOverlap="1">
                <wp:simplePos x="0" y="0"/>
                <wp:positionH relativeFrom="page">
                  <wp:posOffset>2834005</wp:posOffset>
                </wp:positionH>
                <wp:positionV relativeFrom="paragraph">
                  <wp:posOffset>89535</wp:posOffset>
                </wp:positionV>
                <wp:extent cx="74930" cy="134620"/>
                <wp:effectExtent l="1905" t="635" r="0" b="4445"/>
                <wp:wrapNone/>
                <wp:docPr id="786" name="Text Box 7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930" cy="13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9755B" w:rsidRDefault="0099755B">
                            <w:pPr>
                              <w:spacing w:line="200" w:lineRule="exact"/>
                              <w:ind w:right="-52"/>
                              <w:rPr>
                                <w:rFonts w:ascii="Arial" w:eastAsia="Arial" w:hAnsi="Arial" w:cs="Arial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01"/>
                                <w:sz w:val="21"/>
                                <w:szCs w:val="21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82" o:spid="_x0000_s1035" type="#_x0000_t202" style="position:absolute;left:0;text-align:left;margin-left:223.15pt;margin-top:7.05pt;width:5.9pt;height:10.6pt;z-index:-212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" filled="f" stroked="f">
                <v:textbox inset="0,0,0,0">
                  <w:txbxContent>
                    <w:p w:rsidR="0099755B" w:rsidRDefault="0099755B">
                      <w:pPr>
                        <w:spacing w:line="200" w:lineRule="exact"/>
                        <w:ind w:right="-52"/>
                        <w:rPr>
                          <w:rFonts w:ascii="Arial" w:eastAsia="Arial" w:hAnsi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 w:eastAsia="Arial" w:hAnsi="Arial" w:cs="Arial"/>
                          <w:w w:val="101"/>
                          <w:sz w:val="21"/>
                          <w:szCs w:val="21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839DC">
        <w:rPr>
          <w:rFonts w:ascii="Arial" w:eastAsia="Arial" w:hAnsi="Arial" w:cs="Arial"/>
          <w:w w:val="101"/>
          <w:position w:val="-2"/>
          <w:sz w:val="21"/>
          <w:szCs w:val="21"/>
        </w:rPr>
        <w:t>0</w:t>
      </w:r>
    </w:p>
    <w:p w:rsidR="00273D53" w:rsidRDefault="006839DC">
      <w:pPr>
        <w:spacing w:line="120" w:lineRule="exact"/>
        <w:ind w:left="1910" w:right="1058"/>
        <w:jc w:val="center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101"/>
          <w:sz w:val="15"/>
          <w:szCs w:val="15"/>
        </w:rPr>
        <w:t>0.0</w:t>
      </w:r>
    </w:p>
    <w:p w:rsidR="00273D53" w:rsidRDefault="00273D53">
      <w:pPr>
        <w:spacing w:before="2" w:line="240" w:lineRule="exact"/>
        <w:rPr>
          <w:sz w:val="24"/>
          <w:szCs w:val="24"/>
        </w:rPr>
      </w:pPr>
    </w:p>
    <w:p w:rsidR="00273D53" w:rsidRDefault="006839DC">
      <w:pPr>
        <w:spacing w:line="160" w:lineRule="exact"/>
        <w:ind w:left="1822" w:right="1058"/>
        <w:jc w:val="center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101"/>
          <w:position w:val="-1"/>
          <w:sz w:val="15"/>
          <w:szCs w:val="15"/>
        </w:rPr>
        <w:t>−0.5</w:t>
      </w:r>
    </w:p>
    <w:p w:rsidR="00273D53" w:rsidRDefault="006839DC">
      <w:pPr>
        <w:spacing w:before="57"/>
        <w:jc w:val="right"/>
        <w:rPr>
          <w:rFonts w:ascii="Arial" w:eastAsia="Arial" w:hAnsi="Arial" w:cs="Arial"/>
          <w:sz w:val="21"/>
          <w:szCs w:val="21"/>
        </w:rPr>
      </w:pPr>
      <w:r>
        <w:br w:type="column"/>
      </w:r>
      <w:r>
        <w:rPr>
          <w:rFonts w:ascii="Arial" w:eastAsia="Arial" w:hAnsi="Arial" w:cs="Arial"/>
          <w:w w:val="101"/>
          <w:sz w:val="21"/>
          <w:szCs w:val="21"/>
        </w:rPr>
        <w:lastRenderedPageBreak/>
        <w:t>3</w:t>
      </w:r>
    </w:p>
    <w:p w:rsidR="00273D53" w:rsidRDefault="006839DC">
      <w:pPr>
        <w:spacing w:line="320" w:lineRule="exact"/>
        <w:ind w:right="-68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position w:val="9"/>
          <w:sz w:val="21"/>
          <w:szCs w:val="21"/>
        </w:rPr>
        <w:t xml:space="preserve">3   </w:t>
      </w:r>
      <w:r>
        <w:rPr>
          <w:rFonts w:ascii="Arial" w:eastAsia="Arial" w:hAnsi="Arial" w:cs="Arial"/>
          <w:spacing w:val="35"/>
          <w:position w:val="9"/>
          <w:sz w:val="21"/>
          <w:szCs w:val="21"/>
        </w:rPr>
        <w:t xml:space="preserve"> </w:t>
      </w:r>
      <w:r>
        <w:rPr>
          <w:rFonts w:ascii="Arial" w:eastAsia="Arial" w:hAnsi="Arial" w:cs="Arial"/>
          <w:w w:val="101"/>
          <w:position w:val="-2"/>
          <w:sz w:val="21"/>
          <w:szCs w:val="21"/>
        </w:rPr>
        <w:t>2</w:t>
      </w:r>
    </w:p>
    <w:p w:rsidR="00273D53" w:rsidRDefault="00F14C79">
      <w:pPr>
        <w:spacing w:before="18" w:line="220" w:lineRule="exact"/>
        <w:rPr>
          <w:rFonts w:ascii="Arial" w:eastAsia="Arial" w:hAnsi="Arial" w:cs="Arial"/>
          <w:sz w:val="21"/>
          <w:szCs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4345" behindDoc="1" locked="0" layoutInCell="1" allowOverlap="1">
                <wp:simplePos x="0" y="0"/>
                <wp:positionH relativeFrom="page">
                  <wp:posOffset>2239645</wp:posOffset>
                </wp:positionH>
                <wp:positionV relativeFrom="paragraph">
                  <wp:posOffset>-1078230</wp:posOffset>
                </wp:positionV>
                <wp:extent cx="2820035" cy="1633220"/>
                <wp:effectExtent l="0" t="1068070" r="4871720" b="511810"/>
                <wp:wrapNone/>
                <wp:docPr id="530" name="Group 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20035" cy="1633220"/>
                          <a:chOff x="3527" y="-1699"/>
                          <a:chExt cx="4441" cy="2573"/>
                        </a:xfrm>
                      </wpg:grpSpPr>
                      <wpg:grpSp>
                        <wpg:cNvPr id="531" name="Group 527"/>
                        <wpg:cNvGrpSpPr>
                          <a:grpSpLocks/>
                        </wpg:cNvGrpSpPr>
                        <wpg:grpSpPr bwMode="auto">
                          <a:xfrm>
                            <a:off x="3600" y="-1690"/>
                            <a:ext cx="2153" cy="218"/>
                            <a:chOff x="3600" y="-1690"/>
                            <a:chExt cx="2153" cy="218"/>
                          </a:xfrm>
                        </wpg:grpSpPr>
                        <wps:wsp>
                          <wps:cNvPr id="532" name="Freeform 781"/>
                          <wps:cNvSpPr>
                            <a:spLocks/>
                          </wps:cNvSpPr>
                          <wps:spPr bwMode="auto">
                            <a:xfrm>
                              <a:off x="3600" y="-1690"/>
                              <a:ext cx="2153" cy="218"/>
                            </a:xfrm>
                            <a:custGeom>
                              <a:avLst/>
                              <a:gdLst>
                                <a:gd name="T0" fmla="+- 0 3600 3600"/>
                                <a:gd name="T1" fmla="*/ T0 w 2153"/>
                                <a:gd name="T2" fmla="+- 0 -1472 -1690"/>
                                <a:gd name="T3" fmla="*/ -1472 h 218"/>
                                <a:gd name="T4" fmla="+- 0 5753 3600"/>
                                <a:gd name="T5" fmla="*/ T4 w 2153"/>
                                <a:gd name="T6" fmla="+- 0 -1472 -1690"/>
                                <a:gd name="T7" fmla="*/ -1472 h 218"/>
                                <a:gd name="T8" fmla="+- 0 5753 3600"/>
                                <a:gd name="T9" fmla="*/ T8 w 2153"/>
                                <a:gd name="T10" fmla="+- 0 -1690 -1690"/>
                                <a:gd name="T11" fmla="*/ -1690 h 218"/>
                                <a:gd name="T12" fmla="+- 0 3600 3600"/>
                                <a:gd name="T13" fmla="*/ T12 w 2153"/>
                                <a:gd name="T14" fmla="+- 0 -1690 -1690"/>
                                <a:gd name="T15" fmla="*/ -1690 h 218"/>
                                <a:gd name="T16" fmla="+- 0 3600 3600"/>
                                <a:gd name="T17" fmla="*/ T16 w 2153"/>
                                <a:gd name="T18" fmla="+- 0 -1472 -1690"/>
                                <a:gd name="T19" fmla="*/ -1472 h 2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153" h="218">
                                  <a:moveTo>
                                    <a:pt x="0" y="218"/>
                                  </a:moveTo>
                                  <a:lnTo>
                                    <a:pt x="2153" y="218"/>
                                  </a:lnTo>
                                  <a:lnTo>
                                    <a:pt x="215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BC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533" name="Group 528"/>
                          <wpg:cNvGrpSpPr>
                            <a:grpSpLocks/>
                          </wpg:cNvGrpSpPr>
                          <wpg:grpSpPr bwMode="auto">
                            <a:xfrm>
                              <a:off x="3600" y="-1690"/>
                              <a:ext cx="2153" cy="218"/>
                              <a:chOff x="3600" y="-1690"/>
                              <a:chExt cx="2153" cy="218"/>
                            </a:xfrm>
                          </wpg:grpSpPr>
                          <wps:wsp>
                            <wps:cNvPr id="534" name="Freeform 780"/>
                            <wps:cNvSpPr>
                              <a:spLocks/>
                            </wps:cNvSpPr>
                            <wps:spPr bwMode="auto">
                              <a:xfrm>
                                <a:off x="3600" y="-1690"/>
                                <a:ext cx="2153" cy="218"/>
                              </a:xfrm>
                              <a:custGeom>
                                <a:avLst/>
                                <a:gdLst>
                                  <a:gd name="T0" fmla="+- 0 3600 3600"/>
                                  <a:gd name="T1" fmla="*/ T0 w 2153"/>
                                  <a:gd name="T2" fmla="+- 0 -1472 -1690"/>
                                  <a:gd name="T3" fmla="*/ -1472 h 218"/>
                                  <a:gd name="T4" fmla="+- 0 5753 3600"/>
                                  <a:gd name="T5" fmla="*/ T4 w 2153"/>
                                  <a:gd name="T6" fmla="+- 0 -1472 -1690"/>
                                  <a:gd name="T7" fmla="*/ -1472 h 218"/>
                                  <a:gd name="T8" fmla="+- 0 5753 3600"/>
                                  <a:gd name="T9" fmla="*/ T8 w 2153"/>
                                  <a:gd name="T10" fmla="+- 0 -1690 -1690"/>
                                  <a:gd name="T11" fmla="*/ -1690 h 218"/>
                                  <a:gd name="T12" fmla="+- 0 3600 3600"/>
                                  <a:gd name="T13" fmla="*/ T12 w 2153"/>
                                  <a:gd name="T14" fmla="+- 0 -1690 -1690"/>
                                  <a:gd name="T15" fmla="*/ -1690 h 218"/>
                                  <a:gd name="T16" fmla="+- 0 3600 3600"/>
                                  <a:gd name="T17" fmla="*/ T16 w 2153"/>
                                  <a:gd name="T18" fmla="+- 0 -1472 -1690"/>
                                  <a:gd name="T19" fmla="*/ -1472 h 218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2153" h="218">
                                    <a:moveTo>
                                      <a:pt x="0" y="218"/>
                                    </a:moveTo>
                                    <a:lnTo>
                                      <a:pt x="2153" y="218"/>
                                    </a:lnTo>
                                    <a:lnTo>
                                      <a:pt x="2153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21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10209">
                                <a:solidFill>
                                  <a:srgbClr val="7F7E7E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535" name="Group 5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5808" y="-1690"/>
                                <a:ext cx="2153" cy="218"/>
                                <a:chOff x="5808" y="-1690"/>
                                <a:chExt cx="2153" cy="218"/>
                              </a:xfrm>
                            </wpg:grpSpPr>
                            <wps:wsp>
                              <wps:cNvPr id="536" name="Freeform 779"/>
                              <wps:cNvSpPr>
                                <a:spLocks/>
                              </wps:cNvSpPr>
                              <wps:spPr bwMode="auto">
                                <a:xfrm>
                                  <a:off x="5808" y="-1690"/>
                                  <a:ext cx="2153" cy="218"/>
                                </a:xfrm>
                                <a:custGeom>
                                  <a:avLst/>
                                  <a:gdLst>
                                    <a:gd name="T0" fmla="+- 0 7961 5808"/>
                                    <a:gd name="T1" fmla="*/ T0 w 2153"/>
                                    <a:gd name="T2" fmla="+- 0 -1690 -1690"/>
                                    <a:gd name="T3" fmla="*/ -1690 h 218"/>
                                    <a:gd name="T4" fmla="+- 0 5808 5808"/>
                                    <a:gd name="T5" fmla="*/ T4 w 2153"/>
                                    <a:gd name="T6" fmla="+- 0 -1690 -1690"/>
                                    <a:gd name="T7" fmla="*/ -1690 h 218"/>
                                    <a:gd name="T8" fmla="+- 0 5808 5808"/>
                                    <a:gd name="T9" fmla="*/ T8 w 2153"/>
                                    <a:gd name="T10" fmla="+- 0 -1472 -1690"/>
                                    <a:gd name="T11" fmla="*/ -1472 h 218"/>
                                    <a:gd name="T12" fmla="+- 0 7961 5808"/>
                                    <a:gd name="T13" fmla="*/ T12 w 2153"/>
                                    <a:gd name="T14" fmla="+- 0 -1472 -1690"/>
                                    <a:gd name="T15" fmla="*/ -1472 h 218"/>
                                    <a:gd name="T16" fmla="+- 0 7961 5808"/>
                                    <a:gd name="T17" fmla="*/ T16 w 2153"/>
                                    <a:gd name="T18" fmla="+- 0 -1690 -1690"/>
                                    <a:gd name="T19" fmla="*/ -1690 h 21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2153" h="218">
                                      <a:moveTo>
                                        <a:pt x="2153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18"/>
                                      </a:lnTo>
                                      <a:lnTo>
                                        <a:pt x="2153" y="218"/>
                                      </a:lnTo>
                                      <a:lnTo>
                                        <a:pt x="215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CCBCB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537" name="Group 53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808" y="-1690"/>
                                  <a:ext cx="2153" cy="218"/>
                                  <a:chOff x="5808" y="-1690"/>
                                  <a:chExt cx="2153" cy="218"/>
                                </a:xfrm>
                              </wpg:grpSpPr>
                              <wps:wsp>
                                <wps:cNvPr id="538" name="Freeform 778"/>
                                <wps:cNvSpPr>
                                  <a:spLocks noEditPoints="1"/>
                                </wps:cNvSpPr>
                                <wps:spPr bwMode="auto">
                                  <a:xfrm>
                                    <a:off x="11616" y="-3380"/>
                                    <a:ext cx="2153" cy="218"/>
                                  </a:xfrm>
                                  <a:custGeom>
                                    <a:avLst/>
                                    <a:gdLst>
                                      <a:gd name="T0" fmla="+- 0 7961 5808"/>
                                      <a:gd name="T1" fmla="*/ T0 w 2153"/>
                                      <a:gd name="T2" fmla="+- 0 -1690 -1690"/>
                                      <a:gd name="T3" fmla="*/ -1690 h 218"/>
                                      <a:gd name="T4" fmla="+- 0 5808 5808"/>
                                      <a:gd name="T5" fmla="*/ T4 w 2153"/>
                                      <a:gd name="T6" fmla="+- 0 -1690 -1690"/>
                                      <a:gd name="T7" fmla="*/ -1690 h 218"/>
                                      <a:gd name="T8" fmla="+- 0 5808 5808"/>
                                      <a:gd name="T9" fmla="*/ T8 w 2153"/>
                                      <a:gd name="T10" fmla="+- 0 -1472 -1690"/>
                                      <a:gd name="T11" fmla="*/ -1472 h 218"/>
                                      <a:gd name="T12" fmla="+- 0 7961 5808"/>
                                      <a:gd name="T13" fmla="*/ T12 w 2153"/>
                                      <a:gd name="T14" fmla="+- 0 -1472 -1690"/>
                                      <a:gd name="T15" fmla="*/ -1472 h 218"/>
                                      <a:gd name="T16" fmla="+- 0 7961 5808"/>
                                      <a:gd name="T17" fmla="*/ T16 w 2153"/>
                                      <a:gd name="T18" fmla="+- 0 -1690 -1690"/>
                                      <a:gd name="T19" fmla="*/ -1690 h 218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</a:cxnLst>
                                    <a:rect l="0" t="0" r="r" b="b"/>
                                    <a:pathLst>
                                      <a:path w="2153" h="218">
                                        <a:moveTo>
                                          <a:pt x="2153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0" y="218"/>
                                        </a:lnTo>
                                        <a:lnTo>
                                          <a:pt x="2153" y="218"/>
                                        </a:lnTo>
                                        <a:lnTo>
                                          <a:pt x="2153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10209">
                                    <a:solidFill>
                                      <a:srgbClr val="7F7E7E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539" name="Group 53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600" y="508"/>
                                    <a:ext cx="2153" cy="0"/>
                                    <a:chOff x="3600" y="508"/>
                                    <a:chExt cx="2153" cy="0"/>
                                  </a:xfrm>
                                </wpg:grpSpPr>
                                <wps:wsp>
                                  <wps:cNvPr id="540" name="Freeform 77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7200" y="1016"/>
                                      <a:ext cx="2153" cy="0"/>
                                    </a:xfrm>
                                    <a:custGeom>
                                      <a:avLst/>
                                      <a:gdLst>
                                        <a:gd name="T0" fmla="+- 0 3600 3600"/>
                                        <a:gd name="T1" fmla="*/ T0 w 2153"/>
                                        <a:gd name="T2" fmla="+- 0 5753 3600"/>
                                        <a:gd name="T3" fmla="*/ T2 w 2153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2153">
                                          <a:moveTo>
                                            <a:pt x="0" y="0"/>
                                          </a:moveTo>
                                          <a:lnTo>
                                            <a:pt x="2153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10209">
                                      <a:solidFill>
                                        <a:srgbClr val="F9F9F9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541" name="Group 532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3600" y="93"/>
                                      <a:ext cx="2153" cy="0"/>
                                      <a:chOff x="3600" y="93"/>
                                      <a:chExt cx="2153" cy="0"/>
                                    </a:xfrm>
                                  </wpg:grpSpPr>
                                  <wps:wsp>
                                    <wps:cNvPr id="542" name="Freeform 776"/>
                                    <wps:cNvSpPr>
                                      <a:spLocks noEditPoints="1"/>
                                    </wps:cNvSpPr>
                                    <wps:spPr bwMode="auto">
                                      <a:xfrm>
                                        <a:off x="7200" y="186"/>
                                        <a:ext cx="2153" cy="0"/>
                                      </a:xfrm>
                                      <a:custGeom>
                                        <a:avLst/>
                                        <a:gdLst>
                                          <a:gd name="T0" fmla="+- 0 3600 3600"/>
                                          <a:gd name="T1" fmla="*/ T0 w 2153"/>
                                          <a:gd name="T2" fmla="+- 0 5753 3600"/>
                                          <a:gd name="T3" fmla="*/ T2 w 2153"/>
                                        </a:gdLst>
                                        <a:ahLst/>
                                        <a:cxnLst>
                                          <a:cxn ang="0">
                                            <a:pos x="T1" y="0"/>
                                          </a:cxn>
                                          <a:cxn ang="0">
                                            <a:pos x="T3" y="0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153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2153" y="0"/>
                                            </a:lnTo>
                                          </a:path>
                                        </a:pathLst>
                                      </a:custGeom>
                                      <a:noFill/>
                                      <a:ln w="10209">
                                        <a:solidFill>
                                          <a:srgbClr val="F9F9F9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543" name="Group 533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3600" y="-321"/>
                                        <a:ext cx="2153" cy="0"/>
                                        <a:chOff x="3600" y="-321"/>
                                        <a:chExt cx="2153" cy="0"/>
                                      </a:xfrm>
                                    </wpg:grpSpPr>
                                    <wps:wsp>
                                      <wps:cNvPr id="544" name="Freeform 775"/>
                                      <wps:cNvSpPr>
                                        <a:spLocks noEditPoints="1"/>
                                      </wps:cNvSpPr>
                                      <wps:spPr bwMode="auto">
                                        <a:xfrm>
                                          <a:off x="7200" y="-642"/>
                                          <a:ext cx="2153" cy="0"/>
                                        </a:xfrm>
                                        <a:custGeom>
                                          <a:avLst/>
                                          <a:gdLst>
                                            <a:gd name="T0" fmla="+- 0 3600 3600"/>
                                            <a:gd name="T1" fmla="*/ T0 w 2153"/>
                                            <a:gd name="T2" fmla="+- 0 5753 3600"/>
                                            <a:gd name="T3" fmla="*/ T2 w 2153"/>
                                          </a:gdLst>
                                          <a:ahLst/>
                                          <a:cxnLst>
                                            <a:cxn ang="0">
                                              <a:pos x="T1" y="0"/>
                                            </a:cxn>
                                            <a:cxn ang="0">
                                              <a:pos x="T3" y="0"/>
                                            </a:cxn>
                                          </a:cxnLst>
                                          <a:rect l="0" t="0" r="r" b="b"/>
                                          <a:pathLst>
                                            <a:path w="2153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2153" y="0"/>
                                              </a:lnTo>
                                            </a:path>
                                          </a:pathLst>
                                        </a:custGeom>
                                        <a:noFill/>
                                        <a:ln w="10209">
                                          <a:solidFill>
                                            <a:srgbClr val="F9F9F9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545" name="Group 534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3600" y="-735"/>
                                          <a:ext cx="2153" cy="0"/>
                                          <a:chOff x="3600" y="-735"/>
                                          <a:chExt cx="2153" cy="0"/>
                                        </a:xfrm>
                                      </wpg:grpSpPr>
                                      <wps:wsp>
                                        <wps:cNvPr id="546" name="Freeform 774"/>
                                        <wps:cNvSpPr>
                                          <a:spLocks noEditPoints="1"/>
                                        </wps:cNvSpPr>
                                        <wps:spPr bwMode="auto">
                                          <a:xfrm>
                                            <a:off x="7200" y="-1470"/>
                                            <a:ext cx="2153" cy="0"/>
                                          </a:xfrm>
                                          <a:custGeom>
                                            <a:avLst/>
                                            <a:gdLst>
                                              <a:gd name="T0" fmla="+- 0 3600 3600"/>
                                              <a:gd name="T1" fmla="*/ T0 w 2153"/>
                                              <a:gd name="T2" fmla="+- 0 5753 3600"/>
                                              <a:gd name="T3" fmla="*/ T2 w 2153"/>
                                            </a:gdLst>
                                            <a:ahLst/>
                                            <a:cxnLst>
                                              <a:cxn ang="0">
                                                <a:pos x="T1" y="0"/>
                                              </a:cxn>
                                              <a:cxn ang="0">
                                                <a:pos x="T3" y="0"/>
                                              </a:cxn>
                                            </a:cxnLst>
                                            <a:rect l="0" t="0" r="r" b="b"/>
                                            <a:pathLst>
                                              <a:path w="2153">
                                                <a:moveTo>
                                                  <a:pt x="0" y="0"/>
                                                </a:moveTo>
                                                <a:lnTo>
                                                  <a:pt x="2153" y="0"/>
                                                </a:lnTo>
                                              </a:path>
                                            </a:pathLst>
                                          </a:custGeom>
                                          <a:noFill/>
                                          <a:ln w="10209">
                                            <a:solidFill>
                                              <a:srgbClr val="F9F9F9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</a:extLst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547" name="Group 535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3600" y="-1150"/>
                                            <a:ext cx="2153" cy="0"/>
                                            <a:chOff x="3600" y="-1150"/>
                                            <a:chExt cx="2153" cy="0"/>
                                          </a:xfrm>
                                        </wpg:grpSpPr>
                                        <wps:wsp>
                                          <wps:cNvPr id="548" name="Freeform 773"/>
                                          <wps:cNvSpPr>
                                            <a:spLocks noEditPoints="1"/>
                                          </wps:cNvSpPr>
                                          <wps:spPr bwMode="auto">
                                            <a:xfrm>
                                              <a:off x="7200" y="-2300"/>
                                              <a:ext cx="2153" cy="0"/>
                                            </a:xfrm>
                                            <a:custGeom>
                                              <a:avLst/>
                                              <a:gdLst>
                                                <a:gd name="T0" fmla="+- 0 3600 3600"/>
                                                <a:gd name="T1" fmla="*/ T0 w 2153"/>
                                                <a:gd name="T2" fmla="+- 0 5753 3600"/>
                                                <a:gd name="T3" fmla="*/ T2 w 2153"/>
                                              </a:gdLst>
                                              <a:ahLst/>
                                              <a:cxnLst>
                                                <a:cxn ang="0">
                                                  <a:pos x="T1" y="0"/>
                                                </a:cxn>
                                                <a:cxn ang="0">
                                                  <a:pos x="T3" y="0"/>
                                                </a:cxn>
                                              </a:cxnLst>
                                              <a:rect l="0" t="0" r="r" b="b"/>
                                              <a:pathLst>
                                                <a:path w="2153">
                                                  <a:moveTo>
                                                    <a:pt x="0" y="0"/>
                                                  </a:moveTo>
                                                  <a:lnTo>
                                                    <a:pt x="2153" y="0"/>
                                                  </a:lnTo>
                                                </a:path>
                                              </a:pathLst>
                                            </a:custGeom>
                                            <a:noFill/>
                                            <a:ln w="10209">
                                              <a:solidFill>
                                                <a:srgbClr val="F9F9F9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549" name="Group 536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3945" y="-1472"/>
                                              <a:ext cx="0" cy="2274"/>
                                              <a:chOff x="3945" y="-1472"/>
                                              <a:chExt cx="0" cy="2274"/>
                                            </a:xfrm>
                                          </wpg:grpSpPr>
                                          <wps:wsp>
                                            <wps:cNvPr id="550" name="Freeform 772"/>
                                            <wps:cNvSpPr>
                                              <a:spLocks noEditPoints="1"/>
                                            </wps:cNvSpPr>
                                            <wps:spPr bwMode="auto">
                                              <a:xfrm>
                                                <a:off x="7890" y="-2944"/>
                                                <a:ext cx="0" cy="2274"/>
                                              </a:xfrm>
                                              <a:custGeom>
                                                <a:avLst/>
                                                <a:gdLst>
                                                  <a:gd name="T0" fmla="+- 0 -1472 -1472"/>
                                                  <a:gd name="T1" fmla="*/ -1472 h 2274"/>
                                                  <a:gd name="T2" fmla="+- 0 802 -1472"/>
                                                  <a:gd name="T3" fmla="*/ 802 h 2274"/>
                                                </a:gdLst>
                                                <a:ahLst/>
                                                <a:cxnLst>
                                                  <a:cxn ang="0">
                                                    <a:pos x="0" y="T1"/>
                                                  </a:cxn>
                                                  <a:cxn ang="0">
                                                    <a:pos x="0" y="T3"/>
                                                  </a:cxn>
                                                </a:cxnLst>
                                                <a:rect l="0" t="0" r="r" b="b"/>
                                                <a:pathLst>
                                                  <a:path h="2274">
                                                    <a:moveTo>
                                                      <a:pt x="0" y="0"/>
                                                    </a:moveTo>
                                                    <a:lnTo>
                                                      <a:pt x="0" y="2274"/>
                                                    </a:lnTo>
                                                  </a:path>
                                                </a:pathLst>
                                              </a:custGeom>
                                              <a:noFill/>
                                              <a:ln w="10209">
                                                <a:solidFill>
                                                  <a:srgbClr val="F9F9F9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551" name="Group 537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4330" y="-1472"/>
                                                <a:ext cx="0" cy="2274"/>
                                                <a:chOff x="4330" y="-1472"/>
                                                <a:chExt cx="0" cy="2274"/>
                                              </a:xfrm>
                                            </wpg:grpSpPr>
                                            <wps:wsp>
                                              <wps:cNvPr id="552" name="Freeform 771"/>
                                              <wps:cNvSpPr>
                                                <a:spLocks noEditPoints="1"/>
                                              </wps:cNvSpPr>
                                              <wps:spPr bwMode="auto">
                                                <a:xfrm>
                                                  <a:off x="8660" y="-2944"/>
                                                  <a:ext cx="0" cy="2274"/>
                                                </a:xfrm>
                                                <a:custGeom>
                                                  <a:avLst/>
                                                  <a:gdLst>
                                                    <a:gd name="T0" fmla="+- 0 -1472 -1472"/>
                                                    <a:gd name="T1" fmla="*/ -1472 h 2274"/>
                                                    <a:gd name="T2" fmla="+- 0 802 -1472"/>
                                                    <a:gd name="T3" fmla="*/ 802 h 2274"/>
                                                  </a:gdLst>
                                                  <a:ahLst/>
                                                  <a:cxnLst>
                                                    <a:cxn ang="0">
                                                      <a:pos x="0" y="T1"/>
                                                    </a:cxn>
                                                    <a:cxn ang="0">
                                                      <a:pos x="0" y="T3"/>
                                                    </a:cxn>
                                                  </a:cxnLst>
                                                  <a:rect l="0" t="0" r="r" b="b"/>
                                                  <a:pathLst>
                                                    <a:path h="2274">
                                                      <a:moveTo>
                                                        <a:pt x="0" y="0"/>
                                                      </a:moveTo>
                                                      <a:lnTo>
                                                        <a:pt x="0" y="2274"/>
                                                      </a:lnTo>
                                                    </a:path>
                                                  </a:pathLst>
                                                </a:custGeom>
                                                <a:noFill/>
                                                <a:ln w="10209">
                                                  <a:solidFill>
                                                    <a:srgbClr val="F9F9F9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 rot="0" vert="horz" wrap="square" lIns="91440" tIns="45720" rIns="91440" bIns="45720" anchor="t" anchorCtr="0" upright="1"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553" name="Group 538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5061" y="-1472"/>
                                                  <a:ext cx="0" cy="2274"/>
                                                  <a:chOff x="5061" y="-1472"/>
                                                  <a:chExt cx="0" cy="2274"/>
                                                </a:xfrm>
                                              </wpg:grpSpPr>
                                              <wps:wsp>
                                                <wps:cNvPr id="554" name="Freeform 770"/>
                                                <wps:cNvSpPr>
                                                  <a:spLocks noEditPoints="1"/>
                                                </wps:cNvSpPr>
                                                <wps:spPr bwMode="auto">
                                                  <a:xfrm>
                                                    <a:off x="10122" y="-2944"/>
                                                    <a:ext cx="0" cy="2274"/>
                                                  </a:xfrm>
                                                  <a:custGeom>
                                                    <a:avLst/>
                                                    <a:gdLst>
                                                      <a:gd name="T0" fmla="+- 0 -1472 -1472"/>
                                                      <a:gd name="T1" fmla="*/ -1472 h 2274"/>
                                                      <a:gd name="T2" fmla="+- 0 802 -1472"/>
                                                      <a:gd name="T3" fmla="*/ 802 h 2274"/>
                                                    </a:gdLst>
                                                    <a:ahLst/>
                                                    <a:cxnLst>
                                                      <a:cxn ang="0">
                                                        <a:pos x="0" y="T1"/>
                                                      </a:cxn>
                                                      <a:cxn ang="0">
                                                        <a:pos x="0" y="T3"/>
                                                      </a:cxn>
                                                    </a:cxnLst>
                                                    <a:rect l="0" t="0" r="r" b="b"/>
                                                    <a:pathLst>
                                                      <a:path h="2274">
                                                        <a:moveTo>
                                                          <a:pt x="0" y="0"/>
                                                        </a:moveTo>
                                                        <a:lnTo>
                                                          <a:pt x="0" y="2274"/>
                                                        </a:lnTo>
                                                      </a:path>
                                                    </a:pathLst>
                                                  </a:custGeom>
                                                  <a:noFill/>
                                                  <a:ln w="10209">
                                                    <a:solidFill>
                                                      <a:srgbClr val="F9F9F9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solidFill>
                                                          <a:srgbClr val="FFFFFF"/>
                                                        </a:solidFill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 rot="0" vert="horz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g:grpSp>
                                                <wpg:cNvPr id="555" name="Group 539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3600" y="715"/>
                                                    <a:ext cx="2153" cy="0"/>
                                                    <a:chOff x="3600" y="715"/>
                                                    <a:chExt cx="2153" cy="0"/>
                                                  </a:xfrm>
                                                </wpg:grpSpPr>
                                                <wps:wsp>
                                                  <wps:cNvPr id="556" name="Freeform 769"/>
                                                  <wps:cNvSpPr>
                                                    <a:spLocks noEditPoints="1"/>
                                                  </wps:cNvSpPr>
                                                  <wps:spPr bwMode="auto">
                                                    <a:xfrm>
                                                      <a:off x="7200" y="1430"/>
                                                      <a:ext cx="2153" cy="0"/>
                                                    </a:xfrm>
                                                    <a:custGeom>
                                                      <a:avLst/>
                                                      <a:gdLst>
                                                        <a:gd name="T0" fmla="+- 0 3600 3600"/>
                                                        <a:gd name="T1" fmla="*/ T0 w 2153"/>
                                                        <a:gd name="T2" fmla="+- 0 5753 3600"/>
                                                        <a:gd name="T3" fmla="*/ T2 w 2153"/>
                                                      </a:gdLst>
                                                      <a:ahLst/>
                                                      <a:cxnLst>
                                                        <a:cxn ang="0">
                                                          <a:pos x="T1" y="0"/>
                                                        </a:cxn>
                                                        <a:cxn ang="0">
                                                          <a:pos x="T3" y="0"/>
                                                        </a:cxn>
                                                      </a:cxnLst>
                                                      <a:rect l="0" t="0" r="r" b="b"/>
                                                      <a:pathLst>
                                                        <a:path w="2153">
                                                          <a:moveTo>
                                                            <a:pt x="0" y="0"/>
                                                          </a:moveTo>
                                                          <a:lnTo>
                                                            <a:pt x="2153" y="0"/>
                                                          </a:lnTo>
                                                        </a:path>
                                                      </a:pathLst>
                                                    </a:custGeom>
                                                    <a:noFill/>
                                                    <a:ln w="4141">
                                                      <a:solidFill>
                                                        <a:srgbClr val="E5E4E4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solidFill>
                                                            <a:srgbClr val="FFFFFF"/>
                                                          </a:solidFill>
                                                        </a14:hiddenFill>
                                                      </a:ext>
                                                    </a:extLst>
                                                  </wps:spPr>
                                                  <wps:bodyPr rot="0" vert="horz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g:grpSp>
                                                  <wpg:cNvPr id="557" name="Group 540"/>
                                                  <wpg:cNvGrpSpPr>
                                                    <a:grpSpLocks/>
                                                  </wpg:cNvGrpSpPr>
                                                  <wpg:grpSpPr bwMode="auto">
                                                    <a:xfrm>
                                                      <a:off x="3600" y="301"/>
                                                      <a:ext cx="2153" cy="0"/>
                                                      <a:chOff x="3600" y="301"/>
                                                      <a:chExt cx="2153" cy="0"/>
                                                    </a:xfrm>
                                                  </wpg:grpSpPr>
                                                  <wps:wsp>
                                                    <wps:cNvPr id="558" name="Freeform 768"/>
                                                    <wps:cNvSpPr>
                                                      <a:spLocks noEditPoint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7200" y="602"/>
                                                        <a:ext cx="2153" cy="0"/>
                                                      </a:xfrm>
                                                      <a:custGeom>
                                                        <a:avLst/>
                                                        <a:gdLst>
                                                          <a:gd name="T0" fmla="+- 0 3600 3600"/>
                                                          <a:gd name="T1" fmla="*/ T0 w 2153"/>
                                                          <a:gd name="T2" fmla="+- 0 5753 3600"/>
                                                          <a:gd name="T3" fmla="*/ T2 w 2153"/>
                                                        </a:gdLst>
                                                        <a:ahLst/>
                                                        <a:cxnLst>
                                                          <a:cxn ang="0">
                                                            <a:pos x="T1" y="0"/>
                                                          </a:cxn>
                                                          <a:cxn ang="0">
                                                            <a:pos x="T3" y="0"/>
                                                          </a:cxn>
                                                        </a:cxnLst>
                                                        <a:rect l="0" t="0" r="r" b="b"/>
                                                        <a:pathLst>
                                                          <a:path w="2153">
                                                            <a:moveTo>
                                                              <a:pt x="0" y="0"/>
                                                            </a:moveTo>
                                                            <a:lnTo>
                                                              <a:pt x="2153" y="0"/>
                                                            </a:lnTo>
                                                          </a:path>
                                                        </a:pathLst>
                                                      </a:custGeom>
                                                      <a:noFill/>
                                                      <a:ln w="4141">
                                                        <a:solidFill>
                                                          <a:srgbClr val="E5E4E4"/>
                                                        </a:solidFill>
                                                        <a:round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solidFill>
                                                              <a:srgbClr val="FFFFFF"/>
                                                            </a:solidFill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 rot="0" vert="horz" wrap="square" lIns="91440" tIns="45720" rIns="91440" bIns="4572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559" name="Group 541"/>
                                                    <wpg:cNvGrpSpPr>
                                                      <a:grpSpLocks/>
                                                    </wpg:cNvGrpSpPr>
                                                    <wpg:grpSpPr bwMode="auto">
                                                      <a:xfrm>
                                                        <a:off x="3600" y="-114"/>
                                                        <a:ext cx="2153" cy="0"/>
                                                        <a:chOff x="3600" y="-114"/>
                                                        <a:chExt cx="2153" cy="0"/>
                                                      </a:xfrm>
                                                    </wpg:grpSpPr>
                                                    <wps:wsp>
                                                      <wps:cNvPr id="560" name="Freeform 767"/>
                                                      <wps:cNvSpPr>
                                                        <a:spLocks noEditPoint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7200" y="-228"/>
                                                          <a:ext cx="2153" cy="0"/>
                                                        </a:xfrm>
                                                        <a:custGeom>
                                                          <a:avLst/>
                                                          <a:gdLst>
                                                            <a:gd name="T0" fmla="+- 0 3600 3600"/>
                                                            <a:gd name="T1" fmla="*/ T0 w 2153"/>
                                                            <a:gd name="T2" fmla="+- 0 5753 3600"/>
                                                            <a:gd name="T3" fmla="*/ T2 w 2153"/>
                                                          </a:gdLst>
                                                          <a:ahLst/>
                                                          <a:cxnLst>
                                                            <a:cxn ang="0">
                                                              <a:pos x="T1" y="0"/>
                                                            </a:cxn>
                                                            <a:cxn ang="0">
                                                              <a:pos x="T3" y="0"/>
                                                            </a:cxn>
                                                          </a:cxnLst>
                                                          <a:rect l="0" t="0" r="r" b="b"/>
                                                          <a:pathLst>
                                                            <a:path w="2153">
                                                              <a:moveTo>
                                                                <a:pt x="0" y="0"/>
                                                              </a:moveTo>
                                                              <a:lnTo>
                                                                <a:pt x="2153" y="0"/>
                                                              </a:lnTo>
                                                            </a:path>
                                                          </a:pathLst>
                                                        </a:custGeom>
                                                        <a:noFill/>
                                                        <a:ln w="4141">
                                                          <a:solidFill>
                                                            <a:srgbClr val="E5E4E4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 rot="0" vert="horz" wrap="square" lIns="91440" tIns="45720" rIns="91440" bIns="4572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g:grpSp>
                                                      <wpg:cNvPr id="561" name="Group 542"/>
                                                      <wpg:cNvGrpSpPr>
                                                        <a:grpSpLocks/>
                                                      </wpg:cNvGrpSpPr>
                                                      <wpg:grpSpPr bwMode="auto">
                                                        <a:xfrm>
                                                          <a:off x="3600" y="-528"/>
                                                          <a:ext cx="2153" cy="0"/>
                                                          <a:chOff x="3600" y="-528"/>
                                                          <a:chExt cx="2153" cy="0"/>
                                                        </a:xfrm>
                                                      </wpg:grpSpPr>
                                                      <wps:wsp>
                                                        <wps:cNvPr id="562" name="Freeform 766"/>
                                                        <wps:cNvSpPr>
                                                          <a:spLocks noEditPoints="1"/>
                                                        </wps:cNvSpPr>
                                                        <wps:spPr bwMode="auto">
                                                          <a:xfrm>
                                                            <a:off x="7200" y="-1056"/>
                                                            <a:ext cx="2153" cy="0"/>
                                                          </a:xfrm>
                                                          <a:custGeom>
                                                            <a:avLst/>
                                                            <a:gdLst>
                                                              <a:gd name="T0" fmla="+- 0 3600 3600"/>
                                                              <a:gd name="T1" fmla="*/ T0 w 2153"/>
                                                              <a:gd name="T2" fmla="+- 0 5753 3600"/>
                                                              <a:gd name="T3" fmla="*/ T2 w 2153"/>
                                                            </a:gdLst>
                                                            <a:ahLst/>
                                                            <a:cxnLst>
                                                              <a:cxn ang="0">
                                                                <a:pos x="T1" y="0"/>
                                                              </a:cxn>
                                                              <a:cxn ang="0">
                                                                <a:pos x="T3" y="0"/>
                                                              </a:cxn>
                                                            </a:cxnLst>
                                                            <a:rect l="0" t="0" r="r" b="b"/>
                                                            <a:pathLst>
                                                              <a:path w="2153">
                                                                <a:moveTo>
                                                                  <a:pt x="0" y="0"/>
                                                                </a:moveTo>
                                                                <a:lnTo>
                                                                  <a:pt x="2153" y="0"/>
                                                                </a:lnTo>
                                                              </a:path>
                                                            </a:pathLst>
                                                          </a:custGeom>
                                                          <a:noFill/>
                                                          <a:ln w="4141">
                                                            <a:solidFill>
                                                              <a:srgbClr val="E5E4E4"/>
                                                            </a:solidFill>
                                                            <a:round/>
                                                            <a:headEnd/>
                                                            <a:tailEnd/>
                                                          </a:ln>
                                                          <a:extLst>
                                                            <a:ext uri="{909E8E84-426E-40dd-AFC4-6F175D3DCCD1}">
                                                              <a14:hiddenFill xmlns:a14="http://schemas.microsoft.com/office/drawing/2010/main">
                                                                <a:solidFill>
                                                                  <a:srgbClr val="FFFFFF"/>
                                                                </a:solidFill>
                                                              </a14:hiddenFill>
                                                            </a:ext>
                                                          </a:extLst>
                                                        </wps:spPr>
                                                        <wps:bodyPr rot="0" vert="horz" wrap="square" lIns="91440" tIns="45720" rIns="91440" bIns="45720" anchor="t" anchorCtr="0" upright="1">
                                                          <a:noAutofit/>
                                                        </wps:bodyPr>
                                                      </wps:wsp>
                                                      <wpg:grpSp>
                                                        <wpg:cNvPr id="563" name="Group 543"/>
                                                        <wpg:cNvGrpSpPr>
                                                          <a:grpSpLocks/>
                                                        </wpg:cNvGrpSpPr>
                                                        <wpg:grpSpPr bwMode="auto">
                                                          <a:xfrm>
                                                            <a:off x="3600" y="-943"/>
                                                            <a:ext cx="2153" cy="0"/>
                                                            <a:chOff x="3600" y="-943"/>
                                                            <a:chExt cx="2153" cy="0"/>
                                                          </a:xfrm>
                                                        </wpg:grpSpPr>
                                                        <wps:wsp>
                                                          <wps:cNvPr id="564" name="Freeform 765"/>
                                                          <wps:cNvSpPr>
                                                            <a:spLocks noEditPoints="1"/>
                                                          </wps:cNvSpPr>
                                                          <wps:spPr bwMode="auto">
                                                            <a:xfrm>
                                                              <a:off x="7200" y="-1886"/>
                                                              <a:ext cx="2153" cy="0"/>
                                                            </a:xfrm>
                                                            <a:custGeom>
                                                              <a:avLst/>
                                                              <a:gdLst>
                                                                <a:gd name="T0" fmla="+- 0 3600 3600"/>
                                                                <a:gd name="T1" fmla="*/ T0 w 2153"/>
                                                                <a:gd name="T2" fmla="+- 0 5753 3600"/>
                                                                <a:gd name="T3" fmla="*/ T2 w 2153"/>
                                                              </a:gdLst>
                                                              <a:ahLst/>
                                                              <a:cxnLst>
                                                                <a:cxn ang="0">
                                                                  <a:pos x="T1" y="0"/>
                                                                </a:cxn>
                                                                <a:cxn ang="0">
                                                                  <a:pos x="T3" y="0"/>
                                                                </a:cxn>
                                                              </a:cxnLst>
                                                              <a:rect l="0" t="0" r="r" b="b"/>
                                                              <a:pathLst>
                                                                <a:path w="2153">
                                                                  <a:moveTo>
                                                                    <a:pt x="0" y="0"/>
                                                                  </a:moveTo>
                                                                  <a:lnTo>
                                                                    <a:pt x="2153" y="0"/>
                                                                  </a:lnTo>
                                                                </a:path>
                                                              </a:pathLst>
                                                            </a:custGeom>
                                                            <a:noFill/>
                                                            <a:ln w="4141">
                                                              <a:solidFill>
                                                                <a:srgbClr val="E5E4E4"/>
                                                              </a:solidFill>
                                                              <a:round/>
                                                              <a:headEnd/>
                                                              <a:tailEnd/>
                                                            </a:ln>
                                                            <a:extLst>
                                                              <a:ext uri="{909E8E84-426E-40dd-AFC4-6F175D3DCCD1}">
                                                                <a14:hiddenFill xmlns:a14="http://schemas.microsoft.com/office/drawing/2010/main">
                                                                  <a:solidFill>
                                                                    <a:srgbClr val="FFFFFF"/>
                                                                  </a:solidFill>
                                                                </a14:hiddenFill>
                                                              </a:ext>
                                                            </a:extLst>
                                                          </wps:spPr>
                                                          <wps:bodyPr rot="0" vert="horz" wrap="square" lIns="91440" tIns="45720" rIns="91440" bIns="45720" anchor="t" anchorCtr="0" upright="1">
                                                            <a:noAutofit/>
                                                          </wps:bodyPr>
                                                        </wps:wsp>
                                                        <wpg:grpSp>
                                                          <wpg:cNvPr id="565" name="Group 544"/>
                                                          <wpg:cNvGrpSpPr>
                                                            <a:grpSpLocks/>
                                                          </wpg:cNvGrpSpPr>
                                                          <wpg:grpSpPr bwMode="auto">
                                                            <a:xfrm>
                                                              <a:off x="3600" y="-1357"/>
                                                              <a:ext cx="2153" cy="0"/>
                                                              <a:chOff x="3600" y="-1357"/>
                                                              <a:chExt cx="2153" cy="0"/>
                                                            </a:xfrm>
                                                          </wpg:grpSpPr>
                                                          <wps:wsp>
                                                            <wps:cNvPr id="566" name="Freeform 764"/>
                                                            <wps:cNvSpPr>
                                                              <a:spLocks noEditPoints="1"/>
                                                            </wps:cNvSpPr>
                                                            <wps:spPr bwMode="auto">
                                                              <a:xfrm>
                                                                <a:off x="7200" y="-2714"/>
                                                                <a:ext cx="2153" cy="0"/>
                                                              </a:xfrm>
                                                              <a:custGeom>
                                                                <a:avLst/>
                                                                <a:gdLst>
                                                                  <a:gd name="T0" fmla="+- 0 3600 3600"/>
                                                                  <a:gd name="T1" fmla="*/ T0 w 2153"/>
                                                                  <a:gd name="T2" fmla="+- 0 5753 3600"/>
                                                                  <a:gd name="T3" fmla="*/ T2 w 2153"/>
                                                                </a:gdLst>
                                                                <a:ahLst/>
                                                                <a:cxnLst>
                                                                  <a:cxn ang="0">
                                                                    <a:pos x="T1" y="0"/>
                                                                  </a:cxn>
                                                                  <a:cxn ang="0">
                                                                    <a:pos x="T3" y="0"/>
                                                                  </a:cxn>
                                                                </a:cxnLst>
                                                                <a:rect l="0" t="0" r="r" b="b"/>
                                                                <a:pathLst>
                                                                  <a:path w="2153">
                                                                    <a:moveTo>
                                                                      <a:pt x="0" y="0"/>
                                                                    </a:moveTo>
                                                                    <a:lnTo>
                                                                      <a:pt x="2153" y="0"/>
                                                                    </a:lnTo>
                                                                  </a:path>
                                                                </a:pathLst>
                                                              </a:custGeom>
                                                              <a:noFill/>
                                                              <a:ln w="4141">
                                                                <a:solidFill>
                                                                  <a:srgbClr val="E5E4E4"/>
                                                                </a:solidFill>
                                                                <a:round/>
                                                                <a:headEnd/>
                                                                <a:tailEnd/>
                                                              </a:ln>
                                                              <a:extLst>
                                                                <a:ext uri="{909E8E84-426E-40dd-AFC4-6F175D3DCCD1}">
                                                                  <a14:hiddenFill xmlns:a14="http://schemas.microsoft.com/office/drawing/2010/main">
                                                                    <a:solidFill>
                                                                      <a:srgbClr val="FFFFFF"/>
                                                                    </a:solidFill>
                                                                  </a14:hiddenFill>
                                                                </a:ext>
                                                              </a:extLst>
                                                            </wps:spPr>
                                                            <wps:bodyPr rot="0" vert="horz" wrap="square" lIns="91440" tIns="45720" rIns="91440" bIns="45720" anchor="t" anchorCtr="0" upright="1">
                                                              <a:noAutofit/>
                                                            </wps:bodyPr>
                                                          </wps:wsp>
                                                          <wpg:grpSp>
                                                            <wpg:cNvPr id="567" name="Group 545"/>
                                                            <wpg:cNvGrpSpPr>
                                                              <a:grpSpLocks/>
                                                            </wpg:cNvGrpSpPr>
                                                            <wpg:grpSpPr bwMode="auto">
                                                              <a:xfrm>
                                                                <a:off x="3753" y="-1472"/>
                                                                <a:ext cx="0" cy="2274"/>
                                                                <a:chOff x="3753" y="-1472"/>
                                                                <a:chExt cx="0" cy="2274"/>
                                                              </a:xfrm>
                                                            </wpg:grpSpPr>
                                                            <wps:wsp>
                                                              <wps:cNvPr id="568" name="Freeform 763"/>
                                                              <wps:cNvSpPr>
                                                                <a:spLocks noEditPoints="1"/>
                                                              </wps:cNvSpPr>
                                                              <wps:spPr bwMode="auto">
                                                                <a:xfrm>
                                                                  <a:off x="7506" y="-2944"/>
                                                                  <a:ext cx="0" cy="2274"/>
                                                                </a:xfrm>
                                                                <a:custGeom>
                                                                  <a:avLst/>
                                                                  <a:gdLst>
                                                                    <a:gd name="T0" fmla="+- 0 -1472 -1472"/>
                                                                    <a:gd name="T1" fmla="*/ -1472 h 2274"/>
                                                                    <a:gd name="T2" fmla="+- 0 802 -1472"/>
                                                                    <a:gd name="T3" fmla="*/ 802 h 2274"/>
                                                                  </a:gdLst>
                                                                  <a:ahLst/>
                                                                  <a:cxnLst>
                                                                    <a:cxn ang="0">
                                                                      <a:pos x="0" y="T1"/>
                                                                    </a:cxn>
                                                                    <a:cxn ang="0">
                                                                      <a:pos x="0" y="T3"/>
                                                                    </a:cxn>
                                                                  </a:cxnLst>
                                                                  <a:rect l="0" t="0" r="r" b="b"/>
                                                                  <a:pathLst>
                                                                    <a:path h="2274">
                                                                      <a:moveTo>
                                                                        <a:pt x="0" y="0"/>
                                                                      </a:moveTo>
                                                                      <a:lnTo>
                                                                        <a:pt x="0" y="2274"/>
                                                                      </a:lnTo>
                                                                    </a:path>
                                                                  </a:pathLst>
                                                                </a:custGeom>
                                                                <a:noFill/>
                                                                <a:ln w="4141">
                                                                  <a:solidFill>
                                                                    <a:srgbClr val="E5E4E4"/>
                                                                  </a:solidFill>
                                                                  <a:round/>
                                                                  <a:headEnd/>
                                                                  <a:tailEnd/>
                                                                </a:ln>
                                                                <a:extLst>
                                                                  <a:ext uri="{909E8E84-426E-40dd-AFC4-6F175D3DCCD1}">
                                                                    <a14:hiddenFill xmlns:a14="http://schemas.microsoft.com/office/drawing/2010/main">
                                                                      <a:solidFill>
                                                                        <a:srgbClr val="FFFFFF"/>
                                                                      </a:solidFill>
                                                                    </a14:hiddenFill>
                                                                  </a:ext>
                                                                </a:extLst>
                                                              </wps:spPr>
                                                              <wps:bodyPr rot="0" vert="horz" wrap="square" lIns="91440" tIns="45720" rIns="91440" bIns="45720" anchor="t" anchorCtr="0" upright="1">
                                                                <a:noAutofit/>
                                                              </wps:bodyPr>
                                                            </wps:wsp>
                                                            <wpg:grpSp>
                                                              <wpg:cNvPr id="569" name="Group 546"/>
                                                              <wpg:cNvGrpSpPr>
                                                                <a:grpSpLocks/>
                                                              </wpg:cNvGrpSpPr>
                                                              <wpg:grpSpPr bwMode="auto">
                                                                <a:xfrm>
                                                                  <a:off x="4138" y="-1472"/>
                                                                  <a:ext cx="0" cy="2274"/>
                                                                  <a:chOff x="4138" y="-1472"/>
                                                                  <a:chExt cx="0" cy="2274"/>
                                                                </a:xfrm>
                                                              </wpg:grpSpPr>
                                                              <wps:wsp>
                                                                <wps:cNvPr id="570" name="Freeform 762"/>
                                                                <wps:cNvSpPr>
                                                                  <a:spLocks noEditPoints="1"/>
                                                                </wps:cNvSpPr>
                                                                <wps:spPr bwMode="auto">
                                                                  <a:xfrm>
                                                                    <a:off x="8276" y="-2944"/>
                                                                    <a:ext cx="0" cy="2274"/>
                                                                  </a:xfrm>
                                                                  <a:custGeom>
                                                                    <a:avLst/>
                                                                    <a:gdLst>
                                                                      <a:gd name="T0" fmla="+- 0 -1472 -1472"/>
                                                                      <a:gd name="T1" fmla="*/ -1472 h 2274"/>
                                                                      <a:gd name="T2" fmla="+- 0 802 -1472"/>
                                                                      <a:gd name="T3" fmla="*/ 802 h 2274"/>
                                                                    </a:gdLst>
                                                                    <a:ahLst/>
                                                                    <a:cxnLst>
                                                                      <a:cxn ang="0">
                                                                        <a:pos x="0" y="T1"/>
                                                                      </a:cxn>
                                                                      <a:cxn ang="0">
                                                                        <a:pos x="0" y="T3"/>
                                                                      </a:cxn>
                                                                    </a:cxnLst>
                                                                    <a:rect l="0" t="0" r="r" b="b"/>
                                                                    <a:pathLst>
                                                                      <a:path h="2274">
                                                                        <a:moveTo>
                                                                          <a:pt x="0" y="0"/>
                                                                        </a:moveTo>
                                                                        <a:lnTo>
                                                                          <a:pt x="0" y="2274"/>
                                                                        </a:lnTo>
                                                                      </a:path>
                                                                    </a:pathLst>
                                                                  </a:custGeom>
                                                                  <a:noFill/>
                                                                  <a:ln w="4141">
                                                                    <a:solidFill>
                                                                      <a:srgbClr val="E5E4E4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xtLst>
                                                                    <a:ext uri="{909E8E84-426E-40dd-AFC4-6F175D3DCCD1}">
                                                                      <a14:hiddenFill xmlns:a14="http://schemas.microsoft.com/office/drawing/2010/main">
                                                                        <a:solidFill>
                                                                          <a:srgbClr val="FFFFFF"/>
                                                                        </a:solidFill>
                                                                      </a14:hiddenFill>
                                                                    </a:ext>
                                                                  </a:extLst>
                                                                </wps:spPr>
                                                                <wps:bodyPr rot="0" vert="horz" wrap="square" lIns="91440" tIns="45720" rIns="91440" bIns="45720" anchor="t" anchorCtr="0" upright="1">
                                                                  <a:noAutofit/>
                                                                </wps:bodyPr>
                                                              </wps:wsp>
                                                              <wpg:grpSp>
                                                                <wpg:cNvPr id="571" name="Group 547"/>
                                                                <wpg:cNvGrpSpPr>
                                                                  <a:grpSpLocks/>
                                                                </wpg:cNvGrpSpPr>
                                                                <wpg:grpSpPr bwMode="auto">
                                                                  <a:xfrm>
                                                                    <a:off x="4523" y="-1472"/>
                                                                    <a:ext cx="0" cy="2274"/>
                                                                    <a:chOff x="4523" y="-1472"/>
                                                                    <a:chExt cx="0" cy="2274"/>
                                                                  </a:xfrm>
                                                                </wpg:grpSpPr>
                                                                <wps:wsp>
                                                                  <wps:cNvPr id="572" name="Freeform 761"/>
                                                                  <wps:cNvSpPr>
                                                                    <a:spLocks noEditPoints="1"/>
                                                                  </wps:cNvSpPr>
                                                                  <wps:spPr bwMode="auto">
                                                                    <a:xfrm>
                                                                      <a:off x="9046" y="-2944"/>
                                                                      <a:ext cx="0" cy="2274"/>
                                                                    </a:xfrm>
                                                                    <a:custGeom>
                                                                      <a:avLst/>
                                                                      <a:gdLst>
                                                                        <a:gd name="T0" fmla="+- 0 -1472 -1472"/>
                                                                        <a:gd name="T1" fmla="*/ -1472 h 2274"/>
                                                                        <a:gd name="T2" fmla="+- 0 802 -1472"/>
                                                                        <a:gd name="T3" fmla="*/ 802 h 2274"/>
                                                                      </a:gdLst>
                                                                      <a:ahLst/>
                                                                      <a:cxnLst>
                                                                        <a:cxn ang="0">
                                                                          <a:pos x="0" y="T1"/>
                                                                        </a:cxn>
                                                                        <a:cxn ang="0">
                                                                          <a:pos x="0" y="T3"/>
                                                                        </a:cxn>
                                                                      </a:cxnLst>
                                                                      <a:rect l="0" t="0" r="r" b="b"/>
                                                                      <a:pathLst>
                                                                        <a:path h="2274">
                                                                          <a:moveTo>
                                                                            <a:pt x="0" y="0"/>
                                                                          </a:moveTo>
                                                                          <a:lnTo>
                                                                            <a:pt x="0" y="2274"/>
                                                                          </a:lnTo>
                                                                        </a:path>
                                                                      </a:pathLst>
                                                                    </a:custGeom>
                                                                    <a:noFill/>
                                                                    <a:ln w="4141">
                                                                      <a:solidFill>
                                                                        <a:srgbClr val="E5E4E4"/>
                                                                      </a:solidFill>
                                                                      <a:round/>
                                                                      <a:headEnd/>
                                                                      <a:tailEnd/>
                                                                    </a:ln>
                                                                    <a:extLst>
                                                                      <a:ext uri="{909E8E84-426E-40dd-AFC4-6F175D3DCCD1}">
                                                                        <a14:hiddenFill xmlns:a14="http://schemas.microsoft.com/office/drawing/2010/main">
                                                                          <a:solidFill>
                                                                            <a:srgbClr val="FFFFFF"/>
                                                                          </a:solidFill>
                                                                        </a14:hiddenFill>
                                                                      </a:ext>
                                                                    </a:extLst>
                                                                  </wps:spPr>
                                                                  <wps:bodyPr rot="0" vert="horz" wrap="square" lIns="91440" tIns="45720" rIns="91440" bIns="45720" anchor="t" anchorCtr="0" upright="1"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  <wpg:grpSp>
                                                                  <wpg:cNvPr id="573" name="Group 548"/>
                                                                  <wpg:cNvGrpSpPr>
                                                                    <a:grpSpLocks/>
                                                                  </wpg:cNvGrpSpPr>
                                                                  <wpg:grpSpPr bwMode="auto">
                                                                    <a:xfrm>
                                                                      <a:off x="5600" y="-1472"/>
                                                                      <a:ext cx="0" cy="2274"/>
                                                                      <a:chOff x="5600" y="-1472"/>
                                                                      <a:chExt cx="0" cy="2274"/>
                                                                    </a:xfrm>
                                                                  </wpg:grpSpPr>
                                                                  <wps:wsp>
                                                                    <wps:cNvPr id="574" name="Freeform 760"/>
                                                                    <wps:cNvSpPr>
                                                                      <a:spLocks noEditPoints="1"/>
                                                                    </wps:cNvSpPr>
                                                                    <wps:spPr bwMode="auto">
                                                                      <a:xfrm>
                                                                        <a:off x="11200" y="-2944"/>
                                                                        <a:ext cx="0" cy="2274"/>
                                                                      </a:xfrm>
                                                                      <a:custGeom>
                                                                        <a:avLst/>
                                                                        <a:gdLst>
                                                                          <a:gd name="T0" fmla="+- 0 -1472 -1472"/>
                                                                          <a:gd name="T1" fmla="*/ -1472 h 2274"/>
                                                                          <a:gd name="T2" fmla="+- 0 802 -1472"/>
                                                                          <a:gd name="T3" fmla="*/ 802 h 2274"/>
                                                                        </a:gdLst>
                                                                        <a:ahLst/>
                                                                        <a:cxnLst>
                                                                          <a:cxn ang="0">
                                                                            <a:pos x="0" y="T1"/>
                                                                          </a:cxn>
                                                                          <a:cxn ang="0">
                                                                            <a:pos x="0" y="T3"/>
                                                                          </a:cxn>
                                                                        </a:cxnLst>
                                                                        <a:rect l="0" t="0" r="r" b="b"/>
                                                                        <a:pathLst>
                                                                          <a:path h="2274">
                                                                            <a:moveTo>
                                                                              <a:pt x="0" y="0"/>
                                                                            </a:moveTo>
                                                                            <a:lnTo>
                                                                              <a:pt x="0" y="2274"/>
                                                                            </a:lnTo>
                                                                          </a:path>
                                                                        </a:pathLst>
                                                                      </a:custGeom>
                                                                      <a:noFill/>
                                                                      <a:ln w="4141">
                                                                        <a:solidFill>
                                                                          <a:srgbClr val="E5E4E4"/>
                                                                        </a:solidFill>
                                                                        <a:round/>
                                                                        <a:headEnd/>
                                                                        <a:tailEnd/>
                                                                      </a:ln>
                                                                      <a:extLst>
                                                                        <a:ext uri="{909E8E84-426E-40dd-AFC4-6F175D3DCCD1}">
                                                                          <a14:hiddenFill xmlns:a14="http://schemas.microsoft.com/office/drawing/2010/main">
                                                                            <a:solidFill>
                                                                              <a:srgbClr val="FFFFFF"/>
                                                                            </a:solidFill>
                                                                          </a14:hiddenFill>
                                                                        </a:ext>
                                                                      </a:extLst>
                                                                    </wps:spPr>
                                                                    <wps:bodyPr rot="0" vert="horz" wrap="square" lIns="91440" tIns="45720" rIns="91440" bIns="45720" anchor="t" anchorCtr="0" upright="1">
                                                                      <a:noAutofit/>
                                                                    </wps:bodyPr>
                                                                  </wps:wsp>
                                                                  <wpg:grpSp>
                                                                    <wpg:cNvPr id="575" name="Group 549"/>
                                                                    <wpg:cNvGrpSpPr>
                                                                      <a:grpSpLocks/>
                                                                    </wpg:cNvGrpSpPr>
                                                                    <wpg:grpSpPr bwMode="auto">
                                                                      <a:xfrm>
                                                                        <a:off x="3725" y="-488"/>
                                                                        <a:ext cx="55" cy="0"/>
                                                                        <a:chOff x="3725" y="-488"/>
                                                                        <a:chExt cx="55" cy="0"/>
                                                                      </a:xfrm>
                                                                    </wpg:grpSpPr>
                                                                    <wps:wsp>
                                                                      <wps:cNvPr id="576" name="Freeform 759"/>
                                                                      <wps:cNvSpPr>
                                                                        <a:spLocks noEditPoints="1"/>
                                                                      </wps:cNvSpPr>
                                                                      <wps:spPr bwMode="auto">
                                                                        <a:xfrm>
                                                                          <a:off x="7450" y="-976"/>
                                                                          <a:ext cx="55" cy="0"/>
                                                                        </a:xfrm>
                                                                        <a:custGeom>
                                                                          <a:avLst/>
                                                                          <a:gdLst>
                                                                            <a:gd name="T0" fmla="+- 0 3725 3725"/>
                                                                            <a:gd name="T1" fmla="*/ T0 w 55"/>
                                                                            <a:gd name="T2" fmla="+- 0 3780 3725"/>
                                                                            <a:gd name="T3" fmla="*/ T2 w 55"/>
                                                                          </a:gdLst>
                                                                          <a:ahLst/>
                                                                          <a:cxnLst>
                                                                            <a:cxn ang="0">
                                                                              <a:pos x="T1" y="0"/>
                                                                            </a:cxn>
                                                                            <a:cxn ang="0">
                                                                              <a:pos x="T3" y="0"/>
                                                                            </a:cxn>
                                                                          </a:cxnLst>
                                                                          <a:rect l="0" t="0" r="r" b="b"/>
                                                                          <a:pathLst>
                                                                            <a:path w="55">
                                                                              <a:moveTo>
                                                                                <a:pt x="0" y="0"/>
                                                                              </a:moveTo>
                                                                              <a:lnTo>
                                                                                <a:pt x="55" y="0"/>
                                                                              </a:lnTo>
                                                                            </a:path>
                                                                          </a:pathLst>
                                                                        </a:custGeom>
                                                                        <a:noFill/>
                                                                        <a:ln w="10209">
                                                                          <a:solidFill>
                                                                            <a:srgbClr val="999898"/>
                                                                          </a:solidFill>
                                                                          <a:round/>
                                                                          <a:headEnd/>
                                                                          <a:tailEnd/>
                                                                        </a:ln>
                                                                        <a:extLst>
                                                                          <a:ext uri="{909E8E84-426E-40dd-AFC4-6F175D3DCCD1}">
                                                                            <a14:hiddenFill xmlns:a14="http://schemas.microsoft.com/office/drawing/2010/main">
                                                                              <a:solidFill>
                                                                                <a:srgbClr val="FFFFFF"/>
                                                                              </a:solidFill>
                                                                            </a14:hiddenFill>
                                                                          </a:ext>
                                                                        </a:extLst>
                                                                      </wps:spPr>
                                                                      <wps:bodyPr rot="0" vert="horz" wrap="square" lIns="91440" tIns="45720" rIns="91440" bIns="45720" anchor="t" anchorCtr="0" upright="1">
                                                                        <a:noAutofit/>
                                                                      </wps:bodyPr>
                                                                    </wps:wsp>
                                                                    <wpg:grpSp>
                                                                      <wpg:cNvPr id="577" name="Group 550"/>
                                                                      <wpg:cNvGrpSpPr>
                                                                        <a:grpSpLocks/>
                                                                      </wpg:cNvGrpSpPr>
                                                                      <wpg:grpSpPr bwMode="auto">
                                                                        <a:xfrm>
                                                                          <a:off x="3753" y="-488"/>
                                                                          <a:ext cx="0" cy="673"/>
                                                                          <a:chOff x="3753" y="-488"/>
                                                                          <a:chExt cx="0" cy="673"/>
                                                                        </a:xfrm>
                                                                      </wpg:grpSpPr>
                                                                      <wps:wsp>
                                                                        <wps:cNvPr id="578" name="Freeform 758"/>
                                                                        <wps:cNvSpPr>
                                                                          <a:spLocks noEditPoints="1"/>
                                                                        </wps:cNvSpPr>
                                                                        <wps:spPr bwMode="auto">
                                                                          <a:xfrm>
                                                                            <a:off x="7506" y="-976"/>
                                                                            <a:ext cx="0" cy="674"/>
                                                                          </a:xfrm>
                                                                          <a:custGeom>
                                                                            <a:avLst/>
                                                                            <a:gdLst>
                                                                              <a:gd name="T0" fmla="+- 0 -488 -488"/>
                                                                              <a:gd name="T1" fmla="*/ -488 h 673"/>
                                                                              <a:gd name="T2" fmla="+- 0 185 -488"/>
                                                                              <a:gd name="T3" fmla="*/ 185 h 673"/>
                                                                            </a:gdLst>
                                                                            <a:ahLst/>
                                                                            <a:cxnLst>
                                                                              <a:cxn ang="0">
                                                                                <a:pos x="0" y="T1"/>
                                                                              </a:cxn>
                                                                              <a:cxn ang="0">
                                                                                <a:pos x="0" y="T3"/>
                                                                              </a:cxn>
                                                                            </a:cxnLst>
                                                                            <a:rect l="0" t="0" r="r" b="b"/>
                                                                            <a:pathLst>
                                                                              <a:path h="673">
                                                                                <a:moveTo>
                                                                                  <a:pt x="0" y="0"/>
                                                                                </a:moveTo>
                                                                                <a:lnTo>
                                                                                  <a:pt x="0" y="673"/>
                                                                                </a:lnTo>
                                                                              </a:path>
                                                                            </a:pathLst>
                                                                          </a:custGeom>
                                                                          <a:noFill/>
                                                                          <a:ln w="10209">
                                                                            <a:solidFill>
                                                                              <a:srgbClr val="999898"/>
                                                                            </a:solidFill>
                                                                            <a:round/>
                                                                            <a:headEnd/>
                                                                            <a:tailEnd/>
                                                                          </a:ln>
                                                                          <a:extLst>
                                                                            <a:ext uri="{909E8E84-426E-40dd-AFC4-6F175D3DCCD1}">
                                                                              <a14:hiddenFill xmlns:a14="http://schemas.microsoft.com/office/drawing/2010/main">
                                                                                <a:solidFill>
                                                                                  <a:srgbClr val="FFFFFF"/>
                                                                                </a:solidFill>
                                                                              </a14:hiddenFill>
                                                                            </a:ext>
                                                                          </a:extLst>
                                                                        </wps:spPr>
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<a:noAutofit/>
                                                                        </wps:bodyPr>
                                                                      </wps:wsp>
                                                                      <wpg:grpSp>
                                                                        <wpg:cNvPr id="579" name="Group 551"/>
                                                                        <wpg:cNvGrpSpPr>
                                                                          <a:grpSpLocks/>
                                                                        </wpg:cNvGrpSpPr>
                                                                        <wpg:grpSpPr bwMode="auto">
                                                                          <a:xfrm>
                                                                            <a:off x="3725" y="186"/>
                                                                            <a:ext cx="55" cy="0"/>
                                                                            <a:chOff x="3725" y="186"/>
                                                                            <a:chExt cx="55" cy="0"/>
                                                                          </a:xfrm>
                                                                        </wpg:grpSpPr>
                                                                        <wps:wsp>
                                                                          <wps:cNvPr id="580" name="Freeform 757"/>
                                                                          <wps:cNvSpPr>
                                                                            <a:spLocks noEditPoints="1"/>
                                                                          </wps:cNvSpPr>
                                                                          <wps:spPr bwMode="auto">
                                                                            <a:xfrm>
                                                                              <a:off x="7450" y="372"/>
                                                                              <a:ext cx="55" cy="0"/>
                                                                            </a:xfrm>
                                                                            <a:custGeom>
                                                                              <a:avLst/>
                                                                              <a:gdLst>
                                                                                <a:gd name="T0" fmla="+- 0 3725 3725"/>
                                                                                <a:gd name="T1" fmla="*/ T0 w 55"/>
                                                                                <a:gd name="T2" fmla="+- 0 3780 3725"/>
                                                                                <a:gd name="T3" fmla="*/ T2 w 55"/>
                                                                              </a:gdLst>
                                                                              <a:ahLst/>
                                                                              <a:cxnLst>
                                                                                <a:cxn ang="0">
                                                                                  <a:pos x="T1" y="0"/>
                                                                                </a:cxn>
                                                                                <a:cxn ang="0">
                                                                                  <a:pos x="T3" y="0"/>
                                                                                </a:cxn>
                                                                              </a:cxnLst>
                                                                              <a:rect l="0" t="0" r="r" b="b"/>
                                                                              <a:pathLst>
                                                                                <a:path w="55">
                                                                                  <a:moveTo>
                                                                                    <a:pt x="0" y="0"/>
                                                                                  </a:moveTo>
                                                                                  <a:lnTo>
                                                                                    <a:pt x="55" y="0"/>
                                                                                  </a:lnTo>
                                                                                </a:path>
                                                                              </a:pathLst>
                                                                            </a:custGeom>
                                                                            <a:noFill/>
                                                                            <a:ln w="10209">
                                                                              <a:solidFill>
                                                                                <a:srgbClr val="999898"/>
                                                                              </a:solidFill>
                                                                              <a:round/>
                                                                              <a:headEnd/>
                                                                              <a:tailEnd/>
                                                                            </a:ln>
                                                                            <a:extLst>
                                                                              <a:ext uri="{909E8E84-426E-40dd-AFC4-6F175D3DCCD1}">
                                                                                <a14:hiddenFill xmlns:a14="http://schemas.microsoft.com/office/drawing/2010/main">
                                                                                  <a:solidFill>
                                                                                    <a:srgbClr val="FFFFFF"/>
                                                                                  </a:solidFill>
                                                                                </a14:hiddenFill>
                                                                              </a:ext>
                                                                            </a:extLst>
                                                                          </wps:spPr>
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<a:noAutofit/>
                                                                          </wps:bodyPr>
                                                                        </wps:wsp>
                                                                        <wpg:grpSp>
                                                                          <wpg:cNvPr id="581" name="Group 552"/>
                                                                          <wpg:cNvGrpSpPr>
                                                                            <a:grpSpLocks/>
                                                                          </wpg:cNvGrpSpPr>
                                                                          <wpg:grpSpPr bwMode="auto">
                                                                            <a:xfrm>
                                                                              <a:off x="4495" y="-1120"/>
                                                                              <a:ext cx="55" cy="0"/>
                                                                              <a:chOff x="4495" y="-1120"/>
                                                                              <a:chExt cx="55" cy="0"/>
                                                                            </a:xfrm>
                                                                          </wpg:grpSpPr>
                                                                          <wps:wsp>
                                                                            <wps:cNvPr id="582" name="Freeform 756"/>
                                                                            <wps:cNvSpPr>
                                                                              <a:spLocks noEditPoints="1"/>
                                                                            </wps:cNvSpPr>
                                                                            <wps:spPr bwMode="auto">
                                                                              <a:xfrm>
                                                                                <a:off x="8990" y="-2240"/>
                                                                                <a:ext cx="55" cy="0"/>
                                                                              </a:xfrm>
                                                                              <a:custGeom>
                                                                                <a:avLst/>
                                                                                <a:gdLst>
                                                                                  <a:gd name="T0" fmla="+- 0 4495 4495"/>
                                                                                  <a:gd name="T1" fmla="*/ T0 w 55"/>
                                                                                  <a:gd name="T2" fmla="+- 0 4550 4495"/>
                                                                                  <a:gd name="T3" fmla="*/ T2 w 55"/>
                                                                                </a:gdLst>
                                                                                <a:ahLst/>
                                                                                <a:cxnLst>
                                                                                  <a:cxn ang="0">
                                                                                    <a:pos x="T1" y="0"/>
                                                                                  </a:cxn>
                                                                                  <a:cxn ang="0">
                                                                                    <a:pos x="T3" y="0"/>
                                                                                  </a:cxn>
                                                                                </a:cxnLst>
                                                                                <a:rect l="0" t="0" r="r" b="b"/>
                                                                                <a:pathLst>
                                                                                  <a:path w="55">
                                                                                    <a:moveTo>
                                                                                      <a:pt x="0" y="0"/>
                                                                                    </a:moveTo>
                                                                                    <a:lnTo>
                                                                                      <a:pt x="55" y="0"/>
                                                                                    </a:lnTo>
                                                                                  </a:path>
                                                                                </a:pathLst>
                                                                              </a:custGeom>
                                                                              <a:noFill/>
                                                                              <a:ln w="10209">
                                                                                <a:solidFill>
                                                                                  <a:srgbClr val="999898"/>
                                                                                </a:solidFill>
                                                                                <a:round/>
                                                                                <a:headEnd/>
                                                                                <a:tailEnd/>
                                                                              </a:ln>
                                                                              <a:extLst>
                                                                                <a:ext uri="{909E8E84-426E-40dd-AFC4-6F175D3DCCD1}">
                                                                                  <a14:hiddenFill xmlns:a14="http://schemas.microsoft.com/office/drawing/2010/main">
                                                                                    <a:solidFill>
                                                                                      <a:srgbClr val="FFFFFF"/>
                                                                                    </a:solidFill>
                                                                                  </a14:hiddenFill>
                                                                                </a:ext>
                                                                              </a:extLst>
                                                                            </wps:spPr>
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<a:noAutofit/>
                                                                            </wps:bodyPr>
                                                                          </wps:wsp>
                                                                          <wpg:grpSp>
                                                                            <wpg:cNvPr id="583" name="Group 553"/>
                                                                            <wpg:cNvGrpSpPr>
                                                                              <a:grpSpLocks/>
                                                                            </wpg:cNvGrpSpPr>
                                                                            <wpg:grpSpPr bwMode="auto">
                                                                              <a:xfrm>
                                                                                <a:off x="4523" y="-1120"/>
                                                                                <a:ext cx="0" cy="728"/>
                                                                                <a:chOff x="4523" y="-1120"/>
                                                                                <a:chExt cx="0" cy="728"/>
                                                                              </a:xfrm>
                                                                            </wpg:grpSpPr>
                                                                            <wps:wsp>
                                                                              <wps:cNvPr id="584" name="Freeform 755"/>
                                                                              <wps:cNvSpPr>
                                                                                <a:spLocks noEditPoints="1"/>
                                                                              </wps:cNvSpPr>
                                                                              <wps:spPr bwMode="auto">
                                                                                <a:xfrm>
                                                                                  <a:off x="9046" y="-2240"/>
                                                                                  <a:ext cx="0" cy="728"/>
                                                                                </a:xfrm>
                                                                                <a:custGeom>
                                                                                  <a:avLst/>
                                                                                  <a:gdLst>
                                                                                    <a:gd name="T0" fmla="+- 0 -1120 -1120"/>
                                                                                    <a:gd name="T1" fmla="*/ -1120 h 728"/>
                                                                                    <a:gd name="T2" fmla="+- 0 -392 -1120"/>
                                                                                    <a:gd name="T3" fmla="*/ -392 h 728"/>
                                                                                  </a:gdLst>
                                                                                  <a:ahLst/>
                                                                                  <a:cxnLst>
                                                                                    <a:cxn ang="0">
                                                                                      <a:pos x="0" y="T1"/>
                                                                                    </a:cxn>
                                                                                    <a:cxn ang="0">
                                                                                      <a:pos x="0" y="T3"/>
                                                                                    </a:cxn>
                                                                                  </a:cxnLst>
                                                                                  <a:rect l="0" t="0" r="r" b="b"/>
                                                                                  <a:pathLst>
                                                                                    <a:path h="728">
                                                                                      <a:moveTo>
                                                                                        <a:pt x="0" y="0"/>
                                                                                      </a:moveTo>
                                                                                      <a:lnTo>
                                                                                        <a:pt x="0" y="728"/>
                                                                                      </a:lnTo>
                                                                                    </a:path>
                                                                                  </a:pathLst>
                                                                                </a:custGeom>
                                                                                <a:noFill/>
                                                                                <a:ln w="10209">
                                                                                  <a:solidFill>
                                                                                    <a:srgbClr val="999898"/>
                                                                                  </a:solidFill>
                                                                                  <a:round/>
                                                                                  <a:headEnd/>
                                                                                  <a:tailEnd/>
                                                                                </a:ln>
                                                                                <a:extLst>
                                                                                  <a:ext uri="{909E8E84-426E-40dd-AFC4-6F175D3DCCD1}">
                                                                                    <a14:hiddenFill xmlns:a14="http://schemas.microsoft.com/office/drawing/2010/main">
                                                                                      <a:solidFill>
                                                                                        <a:srgbClr val="FFFFFF"/>
                                                                                      </a:solidFill>
                                                                                    </a14:hiddenFill>
                                                                                  </a:ext>
                                                                                </a:extLst>
                                                                              </wps:spPr>
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<a:noAutofit/>
                                                                              </wps:bodyPr>
                                                                            </wps:wsp>
                                                                            <wpg:grpSp>
                                                                              <wpg:cNvPr id="585" name="Group 554"/>
                                                                              <wpg:cNvGrpSpPr>
                                                                                <a:grpSpLocks/>
                                                                              </wpg:cNvGrpSpPr>
                                                                              <wpg:grpSpPr bwMode="auto">
                                                                                <a:xfrm>
                                                                                  <a:off x="4495" y="-392"/>
                                                                                  <a:ext cx="55" cy="0"/>
                                                                                  <a:chOff x="4495" y="-392"/>
                                                                                  <a:chExt cx="55" cy="0"/>
                                                                                </a:xfrm>
                                                                              </wpg:grpSpPr>
                                                                              <wps:wsp>
                                                                                <wps:cNvPr id="586" name="Freeform 754"/>
                                                                                <wps:cNvSpPr>
                                                                                  <a:spLocks noEditPoints="1"/>
                                                                                </wps:cNvSpPr>
                                                                                <wps:spPr bwMode="auto">
                                                                                  <a:xfrm>
                                                                                    <a:off x="8990" y="-784"/>
                                                                                    <a:ext cx="55" cy="0"/>
                                                                                  </a:xfrm>
                                                                                  <a:custGeom>
                                                                                    <a:avLst/>
                                                                                    <a:gdLst>
                                                                                      <a:gd name="T0" fmla="+- 0 4495 4495"/>
                                                                                      <a:gd name="T1" fmla="*/ T0 w 55"/>
                                                                                      <a:gd name="T2" fmla="+- 0 4550 4495"/>
                                                                                      <a:gd name="T3" fmla="*/ T2 w 55"/>
                                                                                    </a:gdLst>
                                                                                    <a:ahLst/>
                                                                                    <a:cxnLst>
                                                                                      <a:cxn ang="0">
                                                                                        <a:pos x="T1" y="0"/>
                                                                                      </a:cxn>
                                                                                      <a:cxn ang="0">
                                                                                        <a:pos x="T3" y="0"/>
                                                                                      </a:cxn>
                                                                                    </a:cxnLst>
                                                                                    <a:rect l="0" t="0" r="r" b="b"/>
                                                                                    <a:pathLst>
                                                                                      <a:path w="55">
                                                                                        <a:moveTo>
                                                                                          <a:pt x="0" y="0"/>
                                                                                        </a:moveTo>
                                                                                        <a:lnTo>
                                                                                          <a:pt x="55" y="0"/>
                                                                                        </a:lnTo>
                                                                                      </a:path>
                                                                                    </a:pathLst>
                                                                                  </a:custGeom>
                                                                                  <a:noFill/>
                                                                                  <a:ln w="10209">
                                                                                    <a:solidFill>
                                                                                      <a:srgbClr val="999898"/>
                                                                                    </a:solidFill>
                                                                                    <a:round/>
                                                                                    <a:headEnd/>
                                                                                    <a:tailEnd/>
                                                                                  </a:ln>
                                                                                  <a:extLst>
                                                                                    <a:ext uri="{909E8E84-426E-40dd-AFC4-6F175D3DCCD1}">
                                                                                      <a14:hiddenFill xmlns:a14="http://schemas.microsoft.com/office/drawing/2010/main">
                                                                                        <a:solidFill>
                                                                                          <a:srgbClr val="FFFFFF"/>
                                                                                        </a:solidFill>
                                                                                      </a14:hiddenFill>
                                                                                    </a:ext>
                                                                                  </a:extLst>
                                                                                </wps:spPr>
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<a:noAutofit/>
                                                                                </wps:bodyPr>
                                                                              </wps:wsp>
                                                                              <wpg:grpSp>
                                                                                <wpg:cNvPr id="587" name="Group 555"/>
                                                                                <wpg:cNvGrpSpPr>
                                                                                  <a:grpSpLocks/>
                                                                                </wpg:cNvGrpSpPr>
                                                                                <wpg:grpSpPr bwMode="auto">
                                                                                  <a:xfrm>
                                                                                    <a:off x="3725" y="4"/>
                                                                                    <a:ext cx="55" cy="0"/>
                                                                                    <a:chOff x="3725" y="4"/>
                                                                                    <a:chExt cx="55" cy="0"/>
                                                                                  </a:xfrm>
                                                                                </wpg:grpSpPr>
                                                                                <wps:wsp>
                                                                                  <wps:cNvPr id="588" name="Freeform 753"/>
                                                                                  <wps:cNvSpPr>
                                                                                    <a:spLocks noEditPoints="1"/>
                                                                                  </wps:cNvSpPr>
                                                                                  <wps:spPr bwMode="auto">
                                                                                    <a:xfrm>
                                                                                      <a:off x="7450" y="8"/>
                                                                                      <a:ext cx="55" cy="0"/>
                                                                                    </a:xfrm>
                                                                                    <a:custGeom>
                                                                                      <a:avLst/>
                                                                                      <a:gdLst>
                                                                                        <a:gd name="T0" fmla="+- 0 3725 3725"/>
                                                                                        <a:gd name="T1" fmla="*/ T0 w 55"/>
                                                                                        <a:gd name="T2" fmla="+- 0 3780 3725"/>
                                                                                        <a:gd name="T3" fmla="*/ T2 w 55"/>
                                                                                      </a:gdLst>
                                                                                      <a:ahLst/>
                                                                                      <a:cxnLst>
                                                                                        <a:cxn ang="0">
                                                                                          <a:pos x="T1" y="0"/>
                                                                                        </a:cxn>
                                                                                        <a:cxn ang="0">
                                                                                          <a:pos x="T3" y="0"/>
                                                                                        </a:cxn>
                                                                                      </a:cxnLst>
                                                                                      <a:rect l="0" t="0" r="r" b="b"/>
                                                                                      <a:pathLst>
                                                                                        <a:path w="55">
                                                                                          <a:moveTo>
                                                                                            <a:pt x="0" y="0"/>
                                                                                          </a:moveTo>
                                                                                          <a:lnTo>
                                                                                            <a:pt x="55" y="0"/>
                                                                                          </a:lnTo>
                                                                                        </a:path>
                                                                                      </a:pathLst>
                                                                                    </a:custGeom>
                                                                                    <a:noFill/>
                                                                                    <a:ln w="10209">
                                                                                      <a:solidFill>
                                                                                        <a:srgbClr val="999898"/>
                                                                                      </a:solidFill>
                                                                                      <a:round/>
                                                                                      <a:headEnd/>
                                                                                      <a:tailEnd/>
                                                                                    </a:ln>
                                                                                    <a:extLst>
                                                                                      <a:ext uri="{909E8E84-426E-40dd-AFC4-6F175D3DCCD1}">
                                                                                        <a14:hiddenFill xmlns:a14="http://schemas.microsoft.com/office/drawing/2010/main">
                                                                                          <a:solidFill>
                                                                                            <a:srgbClr val="FFFFFF"/>
                                                                                          </a:solidFill>
                                                                                        </a14:hiddenFill>
                                                                                      </a:ext>
                                                                                    </a:extLst>
                                                                                  </wps:spPr>
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<a:noAutofit/>
                                                                                  </wps:bodyPr>
                                                                                </wps:wsp>
                                                                                <wpg:grpSp>
                                                                                  <wpg:cNvPr id="589" name="Group 556"/>
                                                                                  <wpg:cNvGrpSpPr>
                                                                                    <a:grpSpLocks/>
                                                                                  </wpg:cNvGrpSpPr>
                                                                                  <wpg:grpSpPr bwMode="auto">
                                                                                    <a:xfrm>
                                                                                      <a:off x="3753" y="4"/>
                                                                                      <a:ext cx="0" cy="275"/>
                                                                                      <a:chOff x="3753" y="4"/>
                                                                                      <a:chExt cx="0" cy="275"/>
                                                                                    </a:xfrm>
                                                                                  </wpg:grpSpPr>
                                                                                  <wps:wsp>
                                                                                    <wps:cNvPr id="590" name="Freeform 752"/>
                                                                                    <wps:cNvSpPr>
                                                                                      <a:spLocks noEditPoints="1"/>
                                                                                    </wps:cNvSpPr>
                                                                                    <wps:spPr bwMode="auto">
                                                                                      <a:xfrm>
                                                                                        <a:off x="7506" y="8"/>
                                                                                        <a:ext cx="0" cy="274"/>
                                                                                      </a:xfrm>
                                                                                      <a:custGeom>
                                                                                        <a:avLst/>
                                                                                        <a:gdLst>
                                                                                          <a:gd name="T0" fmla="+- 0 4 4"/>
                                                                                          <a:gd name="T1" fmla="*/ 4 h 275"/>
                                                                                          <a:gd name="T2" fmla="+- 0 279 4"/>
                                                                                          <a:gd name="T3" fmla="*/ 279 h 275"/>
                                                                                        </a:gdLst>
                                                                                        <a:ahLst/>
                                                                                        <a:cxnLst>
                                                                                          <a:cxn ang="0">
                                                                                            <a:pos x="0" y="T1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0" y="T3"/>
                                                                                          </a:cxn>
                                                                                        </a:cxnLst>
                                                                                        <a:rect l="0" t="0" r="r" b="b"/>
                                                                                        <a:pathLst>
                                                                                          <a:path h="275">
                                                                                            <a:moveTo>
                                                                                              <a:pt x="0" y="0"/>
                                                                                            </a:moveTo>
                                                                                            <a:lnTo>
                                                                                              <a:pt x="0" y="275"/>
                                                                                            </a:lnTo>
                                                                                          </a:path>
                                                                                        </a:pathLst>
                                                                                      </a:custGeom>
                                                                                      <a:noFill/>
                                                                                      <a:ln w="10209">
                                                                                        <a:solidFill>
                                                                                          <a:srgbClr val="999898"/>
                                                                                        </a:solidFill>
                                                                                        <a:round/>
                                                                                        <a:headEnd/>
                                                                                        <a:tailEnd/>
                                                                                      </a:ln>
                                                                                      <a:extLst>
                                                                                        <a:ext uri="{909E8E84-426E-40dd-AFC4-6F175D3DCCD1}">
                                                                                          <a14:hiddenFill xmlns:a14="http://schemas.microsoft.com/office/drawing/2010/main">
                                                                                            <a:solidFill>
                                                                                              <a:srgbClr val="FFFFFF"/>
                                                                                            </a:solidFill>
                                                                                          </a14:hiddenFill>
                                                                                        </a:ext>
                                                                                      </a:extLst>
                                                                                    </wps:spPr>
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<a:noAutofit/>
                                                                                    </wps:bodyPr>
                                                                                  </wps:wsp>
                                                                                  <wpg:grpSp>
                                                                                    <wpg:cNvPr id="591" name="Group 557"/>
                                                                                    <wpg:cNvGrpSpPr>
                                                                                      <a:grpSpLocks/>
                                                                                    </wpg:cNvGrpSpPr>
                                                                                    <wpg:grpSpPr bwMode="auto">
                                                                                      <a:xfrm>
                                                                                        <a:off x="3725" y="278"/>
                                                                                        <a:ext cx="55" cy="0"/>
                                                                                        <a:chOff x="3725" y="278"/>
                                                                                        <a:chExt cx="55" cy="0"/>
                                                                                      </a:xfrm>
                                                                                    </wpg:grpSpPr>
                                                                                    <wps:wsp>
                                                                                      <wps:cNvPr id="592" name="Freeform 751"/>
                                                                                      <wps:cNvSpPr>
                                                                                        <a:spLocks noEditPoints="1"/>
                                                                                      </wps:cNvSpPr>
                                                                                      <wps:spPr bwMode="auto">
                                                                                        <a:xfrm>
                                                                                          <a:off x="7450" y="556"/>
                                                                                          <a:ext cx="55" cy="0"/>
                                                                                        </a:xfrm>
                                                                                        <a:custGeom>
                                                                                          <a:avLst/>
                                                                                          <a:gdLst>
                                                                                            <a:gd name="T0" fmla="+- 0 3725 3725"/>
                                                                                            <a:gd name="T1" fmla="*/ T0 w 55"/>
                                                                                            <a:gd name="T2" fmla="+- 0 3780 3725"/>
                                                                                            <a:gd name="T3" fmla="*/ T2 w 55"/>
                                                                                          </a:gdLst>
                                                                                          <a:ahLst/>
                                                                                          <a:cxnLst>
                                                                                            <a:cxn ang="0">
                                                                                              <a:pos x="T1" y="0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3" y="0"/>
                                                                                            </a:cxn>
                                                                                          </a:cxnLst>
                                                                                          <a:rect l="0" t="0" r="r" b="b"/>
                                                                                          <a:pathLst>
                                                                                            <a:path w="55">
                                                                                              <a:moveTo>
                                                                                                <a:pt x="0" y="0"/>
                                                                                              </a:moveTo>
                                                                                              <a:lnTo>
                                                                                                <a:pt x="55" y="0"/>
                                                                                              </a:lnTo>
                                                                                            </a:path>
                                                                                          </a:pathLst>
                                                                                        </a:custGeom>
                                                                                        <a:noFill/>
                                                                                        <a:ln w="10209">
                                                                                          <a:solidFill>
                                                                                            <a:srgbClr val="999898"/>
                                                                                          </a:solidFill>
                                                                                          <a:round/>
                                                                                          <a:headEnd/>
                                                                                          <a:tailEnd/>
                                                                                        </a:ln>
                                                                                        <a:extLst>
                                                                                          <a:ext uri="{909E8E84-426E-40dd-AFC4-6F175D3DCCD1}">
                                                                                            <a14:hiddenFill xmlns:a14="http://schemas.microsoft.com/office/drawing/2010/main">
                                                                                              <a:solidFill>
                                                                                                <a:srgbClr val="FFFFFF"/>
                                                                                              </a:solidFill>
                                                                                            </a14:hiddenFill>
                                                                                          </a:ext>
                                                                                        </a:extLst>
                                                                                      </wps:spPr>
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<a:noAutofit/>
                                                                                      </wps:bodyPr>
                                                                                    </wps:wsp>
                                                                                    <wpg:grpSp>
                                                                                      <wpg:cNvPr id="593" name="Group 558"/>
                                                                                      <wpg:cNvGrpSpPr>
                                                                                        <a:grpSpLocks/>
                                                                                      </wpg:cNvGrpSpPr>
                                                                                      <wpg:grpSpPr bwMode="auto">
                                                                                        <a:xfrm>
                                                                                          <a:off x="4495" y="42"/>
                                                                                          <a:ext cx="55" cy="0"/>
                                                                                          <a:chOff x="4495" y="42"/>
                                                                                          <a:chExt cx="55" cy="0"/>
                                                                                        </a:xfrm>
                                                                                      </wpg:grpSpPr>
                                                                                      <wps:wsp>
                                                                                        <wps:cNvPr id="594" name="Freeform 750"/>
                                                                                        <wps:cNvSpPr>
                                                                                          <a:spLocks noEditPoints="1"/>
                                                                                        </wps:cNvSpPr>
                                                                                        <wps:spPr bwMode="auto">
                                                                                          <a:xfrm>
                                                                                            <a:off x="8990" y="84"/>
                                                                                            <a:ext cx="55" cy="0"/>
                                                                                          </a:xfrm>
                                                                                          <a:custGeom>
                                                                                            <a:avLst/>
                                                                                            <a:gdLst>
                                                                                              <a:gd name="T0" fmla="+- 0 4495 4495"/>
                                                                                              <a:gd name="T1" fmla="*/ T0 w 55"/>
                                                                                              <a:gd name="T2" fmla="+- 0 4550 4495"/>
                                                                                              <a:gd name="T3" fmla="*/ T2 w 55"/>
                                                                                            </a:gdLst>
                                                                                            <a:ahLst/>
                                                                                            <a:cxnLst>
                                                                                              <a:cxn ang="0">
                                                                                                <a:pos x="T1" y="0"/>
                                                                                              </a:cxn>
                                                                                              <a:cxn ang="0">
                                                                                                <a:pos x="T3" y="0"/>
                                                                                              </a:cxn>
                                                                                            </a:cxnLst>
                                                                                            <a:rect l="0" t="0" r="r" b="b"/>
                                                                                            <a:pathLst>
                                                                                              <a:path w="55">
                                                                                                <a:moveTo>
                                                                                                  <a:pt x="0" y="0"/>
                                                                                                </a:moveTo>
                                                                                                <a:lnTo>
                                                                                                  <a:pt x="55" y="0"/>
                                                                                                </a:lnTo>
                                                                                              </a:path>
                                                                                            </a:pathLst>
                                                                                          </a:custGeom>
                                                                                          <a:noFill/>
                                                                                          <a:ln w="10209">
                                                                                            <a:solidFill>
                                                                                              <a:srgbClr val="999898"/>
                                                                                            </a:solidFill>
                                                                                            <a:round/>
                                                                                            <a:headEnd/>
                                                                                            <a:tailEnd/>
                                                                                          </a:ln>
                                                                                          <a:extLst>
                                                                                            <a:ext uri="{909E8E84-426E-40dd-AFC4-6F175D3DCCD1}">
                                                                                              <a14:hiddenFill xmlns:a14="http://schemas.microsoft.com/office/drawing/2010/main">
                                                                                                <a:solidFill>
                                                                                                  <a:srgbClr val="FFFFFF"/>
                                                                                                </a:solidFill>
                                                                                              </a14:hiddenFill>
                                                                                            </a:ext>
                                                                                          </a:extLst>
                                                                                        </wps:spPr>
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<a:noAutofit/>
                                                                                        </wps:bodyPr>
                                                                                      </wps:wsp>
                                                                                      <wpg:grpSp>
                                                                                        <wpg:cNvPr id="595" name="Group 559"/>
                                                                                        <wpg:cNvGrpSpPr>
                                                                                          <a:grpSpLocks/>
                                                                                        </wpg:cNvGrpSpPr>
                                                                                        <wpg:grpSpPr bwMode="auto">
                                                                                          <a:xfrm>
                                                                                            <a:off x="4523" y="42"/>
                                                                                            <a:ext cx="0" cy="330"/>
                                                                                            <a:chOff x="4523" y="42"/>
                                                                                            <a:chExt cx="0" cy="330"/>
                                                                                          </a:xfrm>
                                                                                        </wpg:grpSpPr>
                                                                                        <wps:wsp>
                                                                                          <wps:cNvPr id="596" name="Freeform 749"/>
                                                                                          <wps:cNvSpPr>
                                                                                            <a:spLocks noEditPoints="1"/>
                                                                                          </wps:cNvSpPr>
                                                                                          <wps:spPr bwMode="auto">
                                                                                            <a:xfrm>
                                                                                              <a:off x="9046" y="84"/>
                                                                                              <a:ext cx="0" cy="330"/>
                                                                                            </a:xfrm>
                                                                                            <a:custGeom>
                                                                                              <a:avLst/>
                                                                                              <a:gdLst>
                                                                                                <a:gd name="T0" fmla="+- 0 42 42"/>
                                                                                                <a:gd name="T1" fmla="*/ 42 h 330"/>
                                                                                                <a:gd name="T2" fmla="+- 0 372 42"/>
                                                                                                <a:gd name="T3" fmla="*/ 372 h 330"/>
                                                                                              </a:gdLst>
                                                                                              <a:ahLst/>
                                                                                              <a:cxnLst>
                                                                                                <a:cxn ang="0">
                                                                                                  <a:pos x="0" y="T1"/>
                                                                                                </a:cxn>
                                                                                                <a:cxn ang="0">
                                                                                                  <a:pos x="0" y="T3"/>
                                                                                                </a:cxn>
                                                                                              </a:cxnLst>
                                                                                              <a:rect l="0" t="0" r="r" b="b"/>
                                                                                              <a:pathLst>
                                                                                                <a:path h="330">
                                                                                                  <a:moveTo>
                                                                                                    <a:pt x="0" y="0"/>
                                                                                                  </a:moveTo>
                                                                                                  <a:lnTo>
                                                                                                    <a:pt x="0" y="330"/>
                                                                                                  </a:lnTo>
                                                                                                </a:path>
                                                                                              </a:pathLst>
                                                                                            </a:custGeom>
                                                                                            <a:noFill/>
                                                                                            <a:ln w="10209">
                                                                                              <a:solidFill>
                                                                                                <a:srgbClr val="999898"/>
                                                                                              </a:solidFill>
                                                                                              <a:round/>
                                                                                              <a:headEnd/>
                                                                                              <a:tailEnd/>
                                                                                            </a:ln>
                                                                                            <a:extLst>
                                                                                              <a:ext uri="{909E8E84-426E-40dd-AFC4-6F175D3DCCD1}">
                                                                                                <a14:hiddenFill xmlns:a14="http://schemas.microsoft.com/office/drawing/2010/main">
                                                                                                  <a:solidFill>
                                                                                                    <a:srgbClr val="FFFFFF"/>
                                                                                                  </a:solidFill>
                                                                                                </a14:hiddenFill>
                                                                                              </a:ext>
                                                                                            </a:extLst>
                                                                                          </wps:spPr>
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<a:noAutofit/>
                                                                                          </wps:bodyPr>
                                                                                        </wps:wsp>
                                                                                        <wpg:grpSp>
                                                                                          <wpg:cNvPr id="597" name="Group 560"/>
                                                                                          <wpg:cNvGrpSpPr>
                                                                                            <a:grpSpLocks/>
                                                                                          </wpg:cNvGrpSpPr>
                                                                                          <wpg:grpSpPr bwMode="auto">
                                                                                            <a:xfrm>
                                                                                              <a:off x="4495" y="372"/>
                                                                                              <a:ext cx="55" cy="0"/>
                                                                                              <a:chOff x="4495" y="372"/>
                                                                                              <a:chExt cx="55" cy="0"/>
                                                                                            </a:xfrm>
                                                                                          </wpg:grpSpPr>
                                                                                          <wps:wsp>
                                                                                            <wps:cNvPr id="598" name="Freeform 748"/>
                                                                                            <wps:cNvSpPr>
                                                                                              <a:spLocks noEditPoints="1"/>
                                                                                            </wps:cNvSpPr>
                                                                                            <wps:spPr bwMode="auto">
                                                                                              <a:xfrm>
                                                                                                <a:off x="8990" y="744"/>
                                                                                                <a:ext cx="55" cy="0"/>
                                                                                              </a:xfrm>
                                                                                              <a:custGeom>
                                                                                                <a:avLst/>
                                                                                                <a:gdLst>
                                                                                                  <a:gd name="T0" fmla="+- 0 4495 4495"/>
                                                                                                  <a:gd name="T1" fmla="*/ T0 w 55"/>
                                                                                                  <a:gd name="T2" fmla="+- 0 4550 4495"/>
                                                                                                  <a:gd name="T3" fmla="*/ T2 w 55"/>
                                                                                                </a:gdLst>
                                                                                                <a:ahLst/>
                                                                                                <a:cxnLst>
                                                                                                  <a:cxn ang="0">
                                                                                                    <a:pos x="T1" y="0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3" y="0"/>
                                                                                                  </a:cxn>
                                                                                                </a:cxnLst>
                                                                                                <a:rect l="0" t="0" r="r" b="b"/>
                                                                                                <a:pathLst>
                                                                                                  <a:path w="55">
                                                                                                    <a:moveTo>
                                                                                                      <a:pt x="0" y="0"/>
                                                                                                    </a:moveTo>
                                                                                                    <a:lnTo>
                                                                                                      <a:pt x="55" y="0"/>
                                                                                                    </a:lnTo>
                                                                                                  </a:path>
                                                                                                </a:pathLst>
                                                                                              </a:custGeom>
                                                                                              <a:noFill/>
                                                                                              <a:ln w="10209">
                                                                                                <a:solidFill>
                                                                                                  <a:srgbClr val="999898"/>
                                                                                                </a:solidFill>
                                                                                                <a:round/>
                                                                                                <a:headEnd/>
                                                                                                <a:tailEnd/>
                                                                                              </a:ln>
                                                                                              <a:extLst>
                                                                                                <a:ext uri="{909E8E84-426E-40dd-AFC4-6F175D3DCCD1}">
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<a:solidFill>
                                                                                                      <a:srgbClr val="FFFFFF"/>
                                                                                                    </a:solidFill>
                                                                                                  </a14:hiddenFill>
                                                                                                </a:ext>
                                                                                              </a:extLst>
                                                                                            </wps:spPr>
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<a:noAutofit/>
                                                                                            </wps:bodyPr>
                                                                                          </wps:wsp>
                                                                                          <wpg:grpSp>
                                                                                            <wpg:cNvPr id="599" name="Group 561"/>
                                                                                            <wpg:cNvGrpSpPr>
                                                                                              <a:grpSpLocks/>
                                                                                            </wpg:cNvGrpSpPr>
                                                                                            <wpg:grpSpPr bwMode="auto">
                                                                                              <a:xfrm>
                                                                                                <a:off x="3753" y="-751"/>
                                                                                                <a:ext cx="770" cy="608"/>
                                                                                                <a:chOff x="3753" y="-751"/>
                                                                                                <a:chExt cx="770" cy="608"/>
                                                                                              </a:xfrm>
                                                                                            </wpg:grpSpPr>
                                                                                            <wps:wsp>
                                                                                              <wps:cNvPr id="600" name="Freeform 747"/>
                                                                                              <wps:cNvSpPr>
                                                                                                <a:spLocks noEditPoints="1"/>
                                                                                              </wps:cNvSpPr>
                                                                                              <wps:spPr bwMode="auto">
                                                                                                <a:xfrm>
                                                                                                  <a:off x="7506" y="-1502"/>
                                                                                                  <a:ext cx="770" cy="608"/>
                                                                                                </a:xfrm>
                                                                                                <a:custGeom>
                                                                                                  <a:avLst/>
                                                                                                  <a:gdLst>
                                                                                                    <a:gd name="T0" fmla="+- 0 3763 3753"/>
                                                                                                    <a:gd name="T1" fmla="*/ T0 w 770"/>
                                                                                                    <a:gd name="T2" fmla="+- 0 -150 -751"/>
                                                                                                    <a:gd name="T3" fmla="*/ -150 h 608"/>
                                                                                                    <a:gd name="T4" fmla="+- 0 3782 3753"/>
                                                                                                    <a:gd name="T5" fmla="*/ T4 w 770"/>
                                                                                                    <a:gd name="T6" fmla="+- 0 -166 -751"/>
                                                                                                    <a:gd name="T7" fmla="*/ -166 h 608"/>
                                                                                                    <a:gd name="T8" fmla="+- 0 3802 3753"/>
                                                                                                    <a:gd name="T9" fmla="*/ T8 w 770"/>
                                                                                                    <a:gd name="T10" fmla="+- 0 -181 -751"/>
                                                                                                    <a:gd name="T11" fmla="*/ -181 h 608"/>
                                                                                                    <a:gd name="T12" fmla="+- 0 3821 3753"/>
                                                                                                    <a:gd name="T13" fmla="*/ T12 w 770"/>
                                                                                                    <a:gd name="T14" fmla="+- 0 -196 -751"/>
                                                                                                    <a:gd name="T15" fmla="*/ -196 h 608"/>
                                                                                                    <a:gd name="T16" fmla="+- 0 3841 3753"/>
                                                                                                    <a:gd name="T17" fmla="*/ T16 w 770"/>
                                                                                                    <a:gd name="T18" fmla="+- 0 -212 -751"/>
                                                                                                    <a:gd name="T19" fmla="*/ -212 h 608"/>
                                                                                                    <a:gd name="T20" fmla="+- 0 3860 3753"/>
                                                                                                    <a:gd name="T21" fmla="*/ T20 w 770"/>
                                                                                                    <a:gd name="T22" fmla="+- 0 -227 -751"/>
                                                                                                    <a:gd name="T23" fmla="*/ -227 h 608"/>
                                                                                                    <a:gd name="T24" fmla="+- 0 3879 3753"/>
                                                                                                    <a:gd name="T25" fmla="*/ T24 w 770"/>
                                                                                                    <a:gd name="T26" fmla="+- 0 -243 -751"/>
                                                                                                    <a:gd name="T27" fmla="*/ -243 h 608"/>
                                                                                                    <a:gd name="T28" fmla="+- 0 3899 3753"/>
                                                                                                    <a:gd name="T29" fmla="*/ T28 w 770"/>
                                                                                                    <a:gd name="T30" fmla="+- 0 -258 -751"/>
                                                                                                    <a:gd name="T31" fmla="*/ -258 h 608"/>
                                                                                                    <a:gd name="T32" fmla="+- 0 3918 3753"/>
                                                                                                    <a:gd name="T33" fmla="*/ T32 w 770"/>
                                                                                                    <a:gd name="T34" fmla="+- 0 -273 -751"/>
                                                                                                    <a:gd name="T35" fmla="*/ -273 h 608"/>
                                                                                                    <a:gd name="T36" fmla="+- 0 3938 3753"/>
                                                                                                    <a:gd name="T37" fmla="*/ T36 w 770"/>
                                                                                                    <a:gd name="T38" fmla="+- 0 -289 -751"/>
                                                                                                    <a:gd name="T39" fmla="*/ -289 h 608"/>
                                                                                                    <a:gd name="T40" fmla="+- 0 3957 3753"/>
                                                                                                    <a:gd name="T41" fmla="*/ T40 w 770"/>
                                                                                                    <a:gd name="T42" fmla="+- 0 -304 -751"/>
                                                                                                    <a:gd name="T43" fmla="*/ -304 h 608"/>
                                                                                                    <a:gd name="T44" fmla="+- 0 3977 3753"/>
                                                                                                    <a:gd name="T45" fmla="*/ T44 w 770"/>
                                                                                                    <a:gd name="T46" fmla="+- 0 -320 -751"/>
                                                                                                    <a:gd name="T47" fmla="*/ -320 h 608"/>
                                                                                                    <a:gd name="T48" fmla="+- 0 3996 3753"/>
                                                                                                    <a:gd name="T49" fmla="*/ T48 w 770"/>
                                                                                                    <a:gd name="T50" fmla="+- 0 -335 -751"/>
                                                                                                    <a:gd name="T51" fmla="*/ -335 h 608"/>
                                                                                                    <a:gd name="T52" fmla="+- 0 4016 3753"/>
                                                                                                    <a:gd name="T53" fmla="*/ T52 w 770"/>
                                                                                                    <a:gd name="T54" fmla="+- 0 -350 -751"/>
                                                                                                    <a:gd name="T55" fmla="*/ -350 h 608"/>
                                                                                                    <a:gd name="T56" fmla="+- 0 4035 3753"/>
                                                                                                    <a:gd name="T57" fmla="*/ T56 w 770"/>
                                                                                                    <a:gd name="T58" fmla="+- 0 -366 -751"/>
                                                                                                    <a:gd name="T59" fmla="*/ -366 h 608"/>
                                                                                                    <a:gd name="T60" fmla="+- 0 4055 3753"/>
                                                                                                    <a:gd name="T61" fmla="*/ T60 w 770"/>
                                                                                                    <a:gd name="T62" fmla="+- 0 -381 -751"/>
                                                                                                    <a:gd name="T63" fmla="*/ -381 h 608"/>
                                                                                                    <a:gd name="T64" fmla="+- 0 4074 3753"/>
                                                                                                    <a:gd name="T65" fmla="*/ T64 w 770"/>
                                                                                                    <a:gd name="T66" fmla="+- 0 -397 -751"/>
                                                                                                    <a:gd name="T67" fmla="*/ -397 h 608"/>
                                                                                                    <a:gd name="T68" fmla="+- 0 4094 3753"/>
                                                                                                    <a:gd name="T69" fmla="*/ T68 w 770"/>
                                                                                                    <a:gd name="T70" fmla="+- 0 -412 -751"/>
                                                                                                    <a:gd name="T71" fmla="*/ -412 h 608"/>
                                                                                                    <a:gd name="T72" fmla="+- 0 4113 3753"/>
                                                                                                    <a:gd name="T73" fmla="*/ T72 w 770"/>
                                                                                                    <a:gd name="T74" fmla="+- 0 -427 -751"/>
                                                                                                    <a:gd name="T75" fmla="*/ -427 h 608"/>
                                                                                                    <a:gd name="T76" fmla="+- 0 4133 3753"/>
                                                                                                    <a:gd name="T77" fmla="*/ T76 w 770"/>
                                                                                                    <a:gd name="T78" fmla="+- 0 -443 -751"/>
                                                                                                    <a:gd name="T79" fmla="*/ -443 h 608"/>
                                                                                                    <a:gd name="T80" fmla="+- 0 4152 3753"/>
                                                                                                    <a:gd name="T81" fmla="*/ T80 w 770"/>
                                                                                                    <a:gd name="T82" fmla="+- 0 -458 -751"/>
                                                                                                    <a:gd name="T83" fmla="*/ -458 h 608"/>
                                                                                                    <a:gd name="T84" fmla="+- 0 4172 3753"/>
                                                                                                    <a:gd name="T85" fmla="*/ T84 w 770"/>
                                                                                                    <a:gd name="T86" fmla="+- 0 -473 -751"/>
                                                                                                    <a:gd name="T87" fmla="*/ -473 h 608"/>
                                                                                                    <a:gd name="T88" fmla="+- 0 4191 3753"/>
                                                                                                    <a:gd name="T89" fmla="*/ T88 w 770"/>
                                                                                                    <a:gd name="T90" fmla="+- 0 -489 -751"/>
                                                                                                    <a:gd name="T91" fmla="*/ -489 h 608"/>
                                                                                                    <a:gd name="T92" fmla="+- 0 4211 3753"/>
                                                                                                    <a:gd name="T93" fmla="*/ T92 w 770"/>
                                                                                                    <a:gd name="T94" fmla="+- 0 -504 -751"/>
                                                                                                    <a:gd name="T95" fmla="*/ -504 h 608"/>
                                                                                                    <a:gd name="T96" fmla="+- 0 4230 3753"/>
                                                                                                    <a:gd name="T97" fmla="*/ T96 w 770"/>
                                                                                                    <a:gd name="T98" fmla="+- 0 -520 -751"/>
                                                                                                    <a:gd name="T99" fmla="*/ -520 h 608"/>
                                                                                                    <a:gd name="T100" fmla="+- 0 4250 3753"/>
                                                                                                    <a:gd name="T101" fmla="*/ T100 w 770"/>
                                                                                                    <a:gd name="T102" fmla="+- 0 -535 -751"/>
                                                                                                    <a:gd name="T103" fmla="*/ -535 h 608"/>
                                                                                                    <a:gd name="T104" fmla="+- 0 4269 3753"/>
                                                                                                    <a:gd name="T105" fmla="*/ T104 w 770"/>
                                                                                                    <a:gd name="T106" fmla="+- 0 -551 -751"/>
                                                                                                    <a:gd name="T107" fmla="*/ -551 h 608"/>
                                                                                                    <a:gd name="T108" fmla="+- 0 4289 3753"/>
                                                                                                    <a:gd name="T109" fmla="*/ T108 w 770"/>
                                                                                                    <a:gd name="T110" fmla="+- 0 -566 -751"/>
                                                                                                    <a:gd name="T111" fmla="*/ -566 h 608"/>
                                                                                                    <a:gd name="T112" fmla="+- 0 4308 3753"/>
                                                                                                    <a:gd name="T113" fmla="*/ T112 w 770"/>
                                                                                                    <a:gd name="T114" fmla="+- 0 -581 -751"/>
                                                                                                    <a:gd name="T115" fmla="*/ -581 h 608"/>
                                                                                                    <a:gd name="T116" fmla="+- 0 4328 3753"/>
                                                                                                    <a:gd name="T117" fmla="*/ T116 w 770"/>
                                                                                                    <a:gd name="T118" fmla="+- 0 -597 -751"/>
                                                                                                    <a:gd name="T119" fmla="*/ -597 h 608"/>
                                                                                                    <a:gd name="T120" fmla="+- 0 4347 3753"/>
                                                                                                    <a:gd name="T121" fmla="*/ T120 w 770"/>
                                                                                                    <a:gd name="T122" fmla="+- 0 -612 -751"/>
                                                                                                    <a:gd name="T123" fmla="*/ -612 h 608"/>
                                                                                                    <a:gd name="T124" fmla="+- 0 4367 3753"/>
                                                                                                    <a:gd name="T125" fmla="*/ T124 w 770"/>
                                                                                                    <a:gd name="T126" fmla="+- 0 -627 -751"/>
                                                                                                    <a:gd name="T127" fmla="*/ -627 h 608"/>
                                                                                                    <a:gd name="T128" fmla="+- 0 4386 3753"/>
                                                                                                    <a:gd name="T129" fmla="*/ T128 w 770"/>
                                                                                                    <a:gd name="T130" fmla="+- 0 -643 -751"/>
                                                                                                    <a:gd name="T131" fmla="*/ -643 h 608"/>
                                                                                                    <a:gd name="T132" fmla="+- 0 4406 3753"/>
                                                                                                    <a:gd name="T133" fmla="*/ T132 w 770"/>
                                                                                                    <a:gd name="T134" fmla="+- 0 -658 -751"/>
                                                                                                    <a:gd name="T135" fmla="*/ -658 h 608"/>
                                                                                                    <a:gd name="T136" fmla="+- 0 4425 3753"/>
                                                                                                    <a:gd name="T137" fmla="*/ T136 w 770"/>
                                                                                                    <a:gd name="T138" fmla="+- 0 -674 -751"/>
                                                                                                    <a:gd name="T139" fmla="*/ -674 h 608"/>
                                                                                                    <a:gd name="T140" fmla="+- 0 4445 3753"/>
                                                                                                    <a:gd name="T141" fmla="*/ T140 w 770"/>
                                                                                                    <a:gd name="T142" fmla="+- 0 -689 -751"/>
                                                                                                    <a:gd name="T143" fmla="*/ -689 h 608"/>
                                                                                                    <a:gd name="T144" fmla="+- 0 4464 3753"/>
                                                                                                    <a:gd name="T145" fmla="*/ T144 w 770"/>
                                                                                                    <a:gd name="T146" fmla="+- 0 -704 -751"/>
                                                                                                    <a:gd name="T147" fmla="*/ -704 h 608"/>
                                                                                                    <a:gd name="T148" fmla="+- 0 4484 3753"/>
                                                                                                    <a:gd name="T149" fmla="*/ T148 w 770"/>
                                                                                                    <a:gd name="T150" fmla="+- 0 -720 -751"/>
                                                                                                    <a:gd name="T151" fmla="*/ -720 h 608"/>
                                                                                                    <a:gd name="T152" fmla="+- 0 4503 3753"/>
                                                                                                    <a:gd name="T153" fmla="*/ T152 w 770"/>
                                                                                                    <a:gd name="T154" fmla="+- 0 -735 -751"/>
                                                                                                    <a:gd name="T155" fmla="*/ -735 h 608"/>
                                                                                                    <a:gd name="T156" fmla="+- 0 4523 3753"/>
                                                                                                    <a:gd name="T157" fmla="*/ T156 w 770"/>
                                                                                                    <a:gd name="T158" fmla="+- 0 -751 -751"/>
                                                                                                    <a:gd name="T159" fmla="*/ -751 h 608"/>
                                                                                                  </a:gdLst>
                                                                                                  <a:ahLst/>
                                                                                                  <a:cxnLst>
                                                                                                    <a:cxn ang="0">
                                                                                                      <a:pos x="T1" y="T3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5" y="T7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9" y="T11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3" y="T15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7" y="T19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21" y="T23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25" y="T27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29" y="T31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33" y="T35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37" y="T39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41" y="T43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45" y="T47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49" y="T51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53" y="T55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57" y="T59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61" y="T63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65" y="T67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69" y="T71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73" y="T75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77" y="T79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81" y="T83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85" y="T87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89" y="T91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93" y="T95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97" y="T99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01" y="T103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05" y="T107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09" y="T111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13" y="T115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17" y="T119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21" y="T123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25" y="T127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29" y="T131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33" y="T135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37" y="T139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41" y="T143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45" y="T147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49" y="T151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53" y="T155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57" y="T159"/>
                                                                                                    </a:cxn>
                                                                                                  </a:cxnLst>
                                                                                                  <a:rect l="0" t="0" r="r" b="b"/>
                                                                                                  <a:pathLst>
                                                                                                    <a:path w="770" h="608">
                                                                                                      <a:moveTo>
                                                                                                        <a:pt x="0" y="608"/>
                                                                                                      </a:moveTo>
                                                                                                      <a:lnTo>
                                                                                                        <a:pt x="10" y="601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19" y="593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29" y="585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39" y="578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49" y="570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58" y="562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68" y="555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78" y="547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88" y="539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97" y="531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107" y="524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117" y="516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126" y="508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136" y="501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146" y="493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156" y="485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165" y="478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175" y="470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185" y="462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195" y="455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204" y="447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214" y="439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224" y="431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234" y="424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243" y="416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253" y="408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263" y="401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273" y="393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282" y="385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292" y="377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302" y="370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312" y="362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321" y="354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331" y="347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341" y="339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351" y="331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360" y="324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370" y="316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380" y="308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390" y="301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399" y="293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409" y="285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419" y="278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429" y="270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438" y="262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448" y="254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458" y="247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467" y="239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477" y="231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487" y="224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497" y="216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506" y="208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516" y="200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526" y="193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536" y="185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545" y="177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555" y="170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565" y="162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575" y="154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584" y="147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594" y="139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604" y="131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614" y="124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623" y="116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633" y="108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643" y="100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653" y="93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662" y="85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672" y="77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682" y="70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692" y="62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701" y="54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711" y="47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721" y="39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731" y="31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740" y="23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750" y="16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760" y="8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770" y="0"/>
                                                                                                      </a:lnTo>
                                                                                                    </a:path>
                                                                                                  </a:pathLst>
                                                                                                </a:custGeom>
                                                                                                <a:noFill/>
                                                                                                <a:ln w="10209">
                                                                                                  <a:solidFill>
                                                                                                    <a:srgbClr val="F8766C"/>
                                                                                                  </a:solidFill>
                                                                                                  <a:prstDash val="lgDash"/>
                                                                                                  <a:round/>
                                                                                                  <a:headEnd/>
                                                                                                  <a:tailEnd/>
                                                                                                </a:ln>
                                                                                                <a:extLst>
                                                                                                  <a:ext uri="{909E8E84-426E-40dd-AFC4-6F175D3DCCD1}">
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<a:solidFill>
                                                                                                        <a:srgbClr val="FFFFFF"/>
                                                                                                      </a:solidFill>
                                                                                                    </a14:hiddenFill>
                                                                                                  </a:ext>
                                                                                                </a:extLst>
                                                                                              </wps:spPr>
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<a:noAutofit/>
                                                                                              </wps:bodyPr>
                                                                                            </wps:wsp>
                                                                                            <wpg:grpSp>
                                                                                              <wpg:cNvPr id="601" name="Group 562"/>
                                                                                              <wpg:cNvGrpSpPr>
                                                                                                <a:grpSpLocks/>
                                                                                              </wpg:cNvGrpSpPr>
                                                                                              <wpg:grpSpPr bwMode="auto">
                                                                                                <a:xfrm>
                                                                                                  <a:off x="3753" y="149"/>
                                                                                                  <a:ext cx="770" cy="67"/>
                                                                                                  <a:chOff x="3753" y="149"/>
                                                                                                  <a:chExt cx="770" cy="67"/>
                                                                                                </a:xfrm>
                                                                                              </wpg:grpSpPr>
                                                                                              <wps:wsp>
                                                                                                <wps:cNvPr id="602" name="Freeform 746"/>
                                                                                                <wps:cNvSpPr>
                                                                                                  <a:spLocks noEditPoints="1"/>
                                                                                                </wps:cNvSpPr>
                                                                                                <wps:spPr bwMode="auto">
                                                                                                  <a:xfrm>
                                                                                                    <a:off x="7506" y="298"/>
                                                                                                    <a:ext cx="770" cy="67"/>
                                                                                                  </a:xfrm>
                                                                                                  <a:custGeom>
                                                                                                    <a:avLst/>
                                                                                                    <a:gdLst>
                                                                                                      <a:gd name="T0" fmla="+- 0 3763 3753"/>
                                                                                                      <a:gd name="T1" fmla="*/ T0 w 770"/>
                                                                                                      <a:gd name="T2" fmla="+- 0 150 149"/>
                                                                                                      <a:gd name="T3" fmla="*/ 150 h 67"/>
                                                                                                      <a:gd name="T4" fmla="+- 0 3782 3753"/>
                                                                                                      <a:gd name="T5" fmla="*/ T4 w 770"/>
                                                                                                      <a:gd name="T6" fmla="+- 0 152 149"/>
                                                                                                      <a:gd name="T7" fmla="*/ 152 h 67"/>
                                                                                                      <a:gd name="T8" fmla="+- 0 3802 3753"/>
                                                                                                      <a:gd name="T9" fmla="*/ T8 w 770"/>
                                                                                                      <a:gd name="T10" fmla="+- 0 154 149"/>
                                                                                                      <a:gd name="T11" fmla="*/ 154 h 67"/>
                                                                                                      <a:gd name="T12" fmla="+- 0 3821 3753"/>
                                                                                                      <a:gd name="T13" fmla="*/ T12 w 770"/>
                                                                                                      <a:gd name="T14" fmla="+- 0 155 149"/>
                                                                                                      <a:gd name="T15" fmla="*/ 155 h 67"/>
                                                                                                      <a:gd name="T16" fmla="+- 0 3841 3753"/>
                                                                                                      <a:gd name="T17" fmla="*/ T16 w 770"/>
                                                                                                      <a:gd name="T18" fmla="+- 0 157 149"/>
                                                                                                      <a:gd name="T19" fmla="*/ 157 h 67"/>
                                                                                                      <a:gd name="T20" fmla="+- 0 3860 3753"/>
                                                                                                      <a:gd name="T21" fmla="*/ T20 w 770"/>
                                                                                                      <a:gd name="T22" fmla="+- 0 159 149"/>
                                                                                                      <a:gd name="T23" fmla="*/ 159 h 67"/>
                                                                                                      <a:gd name="T24" fmla="+- 0 3879 3753"/>
                                                                                                      <a:gd name="T25" fmla="*/ T24 w 770"/>
                                                                                                      <a:gd name="T26" fmla="+- 0 161 149"/>
                                                                                                      <a:gd name="T27" fmla="*/ 161 h 67"/>
                                                                                                      <a:gd name="T28" fmla="+- 0 3899 3753"/>
                                                                                                      <a:gd name="T29" fmla="*/ T28 w 770"/>
                                                                                                      <a:gd name="T30" fmla="+- 0 162 149"/>
                                                                                                      <a:gd name="T31" fmla="*/ 162 h 67"/>
                                                                                                      <a:gd name="T32" fmla="+- 0 3918 3753"/>
                                                                                                      <a:gd name="T33" fmla="*/ T32 w 770"/>
                                                                                                      <a:gd name="T34" fmla="+- 0 164 149"/>
                                                                                                      <a:gd name="T35" fmla="*/ 164 h 67"/>
                                                                                                      <a:gd name="T36" fmla="+- 0 3938 3753"/>
                                                                                                      <a:gd name="T37" fmla="*/ T36 w 770"/>
                                                                                                      <a:gd name="T38" fmla="+- 0 166 149"/>
                                                                                                      <a:gd name="T39" fmla="*/ 166 h 67"/>
                                                                                                      <a:gd name="T40" fmla="+- 0 3957 3753"/>
                                                                                                      <a:gd name="T41" fmla="*/ T40 w 770"/>
                                                                                                      <a:gd name="T42" fmla="+- 0 167 149"/>
                                                                                                      <a:gd name="T43" fmla="*/ 167 h 67"/>
                                                                                                      <a:gd name="T44" fmla="+- 0 3977 3753"/>
                                                                                                      <a:gd name="T45" fmla="*/ T44 w 770"/>
                                                                                                      <a:gd name="T46" fmla="+- 0 169 149"/>
                                                                                                      <a:gd name="T47" fmla="*/ 169 h 67"/>
                                                                                                      <a:gd name="T48" fmla="+- 0 3996 3753"/>
                                                                                                      <a:gd name="T49" fmla="*/ T48 w 770"/>
                                                                                                      <a:gd name="T50" fmla="+- 0 171 149"/>
                                                                                                      <a:gd name="T51" fmla="*/ 171 h 67"/>
                                                                                                      <a:gd name="T52" fmla="+- 0 4016 3753"/>
                                                                                                      <a:gd name="T53" fmla="*/ T52 w 770"/>
                                                                                                      <a:gd name="T54" fmla="+- 0 172 149"/>
                                                                                                      <a:gd name="T55" fmla="*/ 172 h 67"/>
                                                                                                      <a:gd name="T56" fmla="+- 0 4035 3753"/>
                                                                                                      <a:gd name="T57" fmla="*/ T56 w 770"/>
                                                                                                      <a:gd name="T58" fmla="+- 0 174 149"/>
                                                                                                      <a:gd name="T59" fmla="*/ 174 h 67"/>
                                                                                                      <a:gd name="T60" fmla="+- 0 4055 3753"/>
                                                                                                      <a:gd name="T61" fmla="*/ T60 w 770"/>
                                                                                                      <a:gd name="T62" fmla="+- 0 176 149"/>
                                                                                                      <a:gd name="T63" fmla="*/ 176 h 67"/>
                                                                                                      <a:gd name="T64" fmla="+- 0 4074 3753"/>
                                                                                                      <a:gd name="T65" fmla="*/ T64 w 770"/>
                                                                                                      <a:gd name="T66" fmla="+- 0 178 149"/>
                                                                                                      <a:gd name="T67" fmla="*/ 178 h 67"/>
                                                                                                      <a:gd name="T68" fmla="+- 0 4094 3753"/>
                                                                                                      <a:gd name="T69" fmla="*/ T68 w 770"/>
                                                                                                      <a:gd name="T70" fmla="+- 0 179 149"/>
                                                                                                      <a:gd name="T71" fmla="*/ 179 h 67"/>
                                                                                                      <a:gd name="T72" fmla="+- 0 4113 3753"/>
                                                                                                      <a:gd name="T73" fmla="*/ T72 w 770"/>
                                                                                                      <a:gd name="T74" fmla="+- 0 181 149"/>
                                                                                                      <a:gd name="T75" fmla="*/ 181 h 67"/>
                                                                                                      <a:gd name="T76" fmla="+- 0 4133 3753"/>
                                                                                                      <a:gd name="T77" fmla="*/ T76 w 770"/>
                                                                                                      <a:gd name="T78" fmla="+- 0 183 149"/>
                                                                                                      <a:gd name="T79" fmla="*/ 183 h 67"/>
                                                                                                      <a:gd name="T80" fmla="+- 0 4152 3753"/>
                                                                                                      <a:gd name="T81" fmla="*/ T80 w 770"/>
                                                                                                      <a:gd name="T82" fmla="+- 0 184 149"/>
                                                                                                      <a:gd name="T83" fmla="*/ 184 h 67"/>
                                                                                                      <a:gd name="T84" fmla="+- 0 4172 3753"/>
                                                                                                      <a:gd name="T85" fmla="*/ T84 w 770"/>
                                                                                                      <a:gd name="T86" fmla="+- 0 186 149"/>
                                                                                                      <a:gd name="T87" fmla="*/ 186 h 67"/>
                                                                                                      <a:gd name="T88" fmla="+- 0 4191 3753"/>
                                                                                                      <a:gd name="T89" fmla="*/ T88 w 770"/>
                                                                                                      <a:gd name="T90" fmla="+- 0 188 149"/>
                                                                                                      <a:gd name="T91" fmla="*/ 188 h 67"/>
                                                                                                      <a:gd name="T92" fmla="+- 0 4211 3753"/>
                                                                                                      <a:gd name="T93" fmla="*/ T92 w 770"/>
                                                                                                      <a:gd name="T94" fmla="+- 0 189 149"/>
                                                                                                      <a:gd name="T95" fmla="*/ 189 h 67"/>
                                                                                                      <a:gd name="T96" fmla="+- 0 4230 3753"/>
                                                                                                      <a:gd name="T97" fmla="*/ T96 w 770"/>
                                                                                                      <a:gd name="T98" fmla="+- 0 191 149"/>
                                                                                                      <a:gd name="T99" fmla="*/ 191 h 67"/>
                                                                                                      <a:gd name="T100" fmla="+- 0 4250 3753"/>
                                                                                                      <a:gd name="T101" fmla="*/ T100 w 770"/>
                                                                                                      <a:gd name="T102" fmla="+- 0 193 149"/>
                                                                                                      <a:gd name="T103" fmla="*/ 193 h 67"/>
                                                                                                      <a:gd name="T104" fmla="+- 0 4269 3753"/>
                                                                                                      <a:gd name="T105" fmla="*/ T104 w 770"/>
                                                                                                      <a:gd name="T106" fmla="+- 0 195 149"/>
                                                                                                      <a:gd name="T107" fmla="*/ 195 h 67"/>
                                                                                                      <a:gd name="T108" fmla="+- 0 4289 3753"/>
                                                                                                      <a:gd name="T109" fmla="*/ T108 w 770"/>
                                                                                                      <a:gd name="T110" fmla="+- 0 196 149"/>
                                                                                                      <a:gd name="T111" fmla="*/ 196 h 67"/>
                                                                                                      <a:gd name="T112" fmla="+- 0 4308 3753"/>
                                                                                                      <a:gd name="T113" fmla="*/ T112 w 770"/>
                                                                                                      <a:gd name="T114" fmla="+- 0 198 149"/>
                                                                                                      <a:gd name="T115" fmla="*/ 198 h 67"/>
                                                                                                      <a:gd name="T116" fmla="+- 0 4328 3753"/>
                                                                                                      <a:gd name="T117" fmla="*/ T116 w 770"/>
                                                                                                      <a:gd name="T118" fmla="+- 0 200 149"/>
                                                                                                      <a:gd name="T119" fmla="*/ 200 h 67"/>
                                                                                                      <a:gd name="T120" fmla="+- 0 4347 3753"/>
                                                                                                      <a:gd name="T121" fmla="*/ T120 w 770"/>
                                                                                                      <a:gd name="T122" fmla="+- 0 201 149"/>
                                                                                                      <a:gd name="T123" fmla="*/ 201 h 67"/>
                                                                                                      <a:gd name="T124" fmla="+- 0 4367 3753"/>
                                                                                                      <a:gd name="T125" fmla="*/ T124 w 770"/>
                                                                                                      <a:gd name="T126" fmla="+- 0 203 149"/>
                                                                                                      <a:gd name="T127" fmla="*/ 203 h 67"/>
                                                                                                      <a:gd name="T128" fmla="+- 0 4386 3753"/>
                                                                                                      <a:gd name="T129" fmla="*/ T128 w 770"/>
                                                                                                      <a:gd name="T130" fmla="+- 0 205 149"/>
                                                                                                      <a:gd name="T131" fmla="*/ 205 h 67"/>
                                                                                                      <a:gd name="T132" fmla="+- 0 4406 3753"/>
                                                                                                      <a:gd name="T133" fmla="*/ T132 w 770"/>
                                                                                                      <a:gd name="T134" fmla="+- 0 206 149"/>
                                                                                                      <a:gd name="T135" fmla="*/ 206 h 67"/>
                                                                                                      <a:gd name="T136" fmla="+- 0 4425 3753"/>
                                                                                                      <a:gd name="T137" fmla="*/ T136 w 770"/>
                                                                                                      <a:gd name="T138" fmla="+- 0 208 149"/>
                                                                                                      <a:gd name="T139" fmla="*/ 208 h 67"/>
                                                                                                      <a:gd name="T140" fmla="+- 0 4445 3753"/>
                                                                                                      <a:gd name="T141" fmla="*/ T140 w 770"/>
                                                                                                      <a:gd name="T142" fmla="+- 0 210 149"/>
                                                                                                      <a:gd name="T143" fmla="*/ 210 h 67"/>
                                                                                                      <a:gd name="T144" fmla="+- 0 4464 3753"/>
                                                                                                      <a:gd name="T145" fmla="*/ T144 w 770"/>
                                                                                                      <a:gd name="T146" fmla="+- 0 211 149"/>
                                                                                                      <a:gd name="T147" fmla="*/ 211 h 67"/>
                                                                                                      <a:gd name="T148" fmla="+- 0 4484 3753"/>
                                                                                                      <a:gd name="T149" fmla="*/ T148 w 770"/>
                                                                                                      <a:gd name="T150" fmla="+- 0 213 149"/>
                                                                                                      <a:gd name="T151" fmla="*/ 213 h 67"/>
                                                                                                      <a:gd name="T152" fmla="+- 0 4503 3753"/>
                                                                                                      <a:gd name="T153" fmla="*/ T152 w 770"/>
                                                                                                      <a:gd name="T154" fmla="+- 0 215 149"/>
                                                                                                      <a:gd name="T155" fmla="*/ 215 h 67"/>
                                                                                                      <a:gd name="T156" fmla="+- 0 4523 3753"/>
                                                                                                      <a:gd name="T157" fmla="*/ T156 w 770"/>
                                                                                                      <a:gd name="T158" fmla="+- 0 216 149"/>
                                                                                                      <a:gd name="T159" fmla="*/ 216 h 67"/>
                                                                                                    </a:gdLst>
                                                                                                    <a:ahLst/>
                                                                                                    <a:cxnLst>
                                                                                                      <a:cxn ang="0">
                                                                                                        <a:pos x="T1" y="T3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5" y="T7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9" y="T11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13" y="T15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17" y="T19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21" y="T23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25" y="T27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29" y="T31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33" y="T35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37" y="T39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41" y="T43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45" y="T47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49" y="T51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53" y="T55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57" y="T59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61" y="T63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65" y="T67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69" y="T71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73" y="T75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77" y="T79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81" y="T83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85" y="T87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89" y="T91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93" y="T95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97" y="T99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101" y="T103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105" y="T107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109" y="T111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113" y="T115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117" y="T119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121" y="T123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125" y="T127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129" y="T131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133" y="T135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137" y="T139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141" y="T143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145" y="T147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149" y="T151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153" y="T155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157" y="T159"/>
                                                                                                      </a:cxn>
                                                                                                    </a:cxnLst>
                                                                                                    <a:rect l="0" t="0" r="r" b="b"/>
                                                                                                    <a:pathLst>
                                                                                                      <a:path w="770" h="67">
                                                                                                        <a:moveTo>
                                                                                                          <a:pt x="0" y="0"/>
                                                                                                        </a:moveTo>
                                                                                                        <a:lnTo>
                                                                                                          <a:pt x="10" y="1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19" y="2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29" y="3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39" y="4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49" y="5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58" y="6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68" y="6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78" y="7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88" y="8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97" y="9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107" y="10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117" y="11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126" y="12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136" y="12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146" y="13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156" y="14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165" y="15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175" y="16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185" y="17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195" y="17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204" y="18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214" y="19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224" y="20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234" y="21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243" y="22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253" y="23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263" y="23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273" y="24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282" y="25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292" y="26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302" y="27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312" y="28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321" y="29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331" y="29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341" y="30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351" y="31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360" y="32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370" y="33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380" y="34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390" y="34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399" y="35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409" y="36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419" y="37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429" y="38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438" y="39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448" y="40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458" y="40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467" y="41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477" y="42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487" y="43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497" y="44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506" y="45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516" y="46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526" y="46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536" y="47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545" y="48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555" y="49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565" y="50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575" y="51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584" y="51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594" y="52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604" y="53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614" y="54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623" y="55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633" y="56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643" y="57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653" y="57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662" y="58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672" y="59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682" y="60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692" y="61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701" y="62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711" y="62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721" y="63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731" y="64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740" y="65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750" y="66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760" y="67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770" y="67"/>
                                                                                                        </a:lnTo>
                                                                                                      </a:path>
                                                                                                    </a:pathLst>
                                                                                                  </a:custGeom>
                                                                                                  <a:noFill/>
                                                                                                  <a:ln w="10209">
                                                                                                    <a:solidFill>
                                                                                                      <a:srgbClr val="C67BFE"/>
                                                                                                    </a:solidFill>
                                                                                                    <a:prstDash val="lgDash"/>
                                                                                                    <a:round/>
                                                                                                    <a:headEnd/>
                                                                                                    <a:tailEnd/>
                                                                                                  </a:ln>
                                                                                                  <a:extLst>
                                                                                                    <a:ext uri="{909E8E84-426E-40dd-AFC4-6F175D3DCCD1}">
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<a:solidFill>
                                                                                                          <a:srgbClr val="FFFFFF"/>
                                                                                                        </a:solidFill>
                                                                                                      </a14:hiddenFill>
                                                                                                    </a:ext>
                                                                                                  </a:extLst>
                                                                                                </wps:spPr>
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<a:noAutofit/>
                                                                                                </wps:bodyPr>
                                                                                              </wps:wsp>
                                                                                              <wpg:grpSp>
                                                                                                <wpg:cNvPr id="603" name="Group 563"/>
                                                                                                <wpg:cNvGrpSpPr>
                                                                                                  <a:grpSpLocks/>
                                                                                                </wpg:cNvGrpSpPr>
                                                                                                <wpg:grpSpPr bwMode="auto">
                                                                                                  <a:xfrm>
                                                                                                    <a:off x="3600" y="-1472"/>
                                                                                                    <a:ext cx="2153" cy="2274"/>
                                                                                                    <a:chOff x="3600" y="-1472"/>
                                                                                                    <a:chExt cx="2153" cy="2274"/>
                                                                                                  </a:xfrm>
                                                                                                </wpg:grpSpPr>
                                                                                                <wps:wsp>
                                                                                                  <wps:cNvPr id="604" name="Freeform 745"/>
                                                                                                  <wps:cNvSpPr>
                                                                                                    <a:spLocks noEditPoints="1"/>
                                                                                                  </wps:cNvSpPr>
                                                                                                  <wps:spPr bwMode="auto">
                                                                                                    <a:xfrm>
                                                                                                      <a:off x="7200" y="-2944"/>
                                                                                                      <a:ext cx="2153" cy="2274"/>
                                                                                                    </a:xfrm>
                                                                                                    <a:custGeom>
                                                                                                      <a:avLst/>
                                                                                                      <a:gdLst>
                                                                                                        <a:gd name="T0" fmla="+- 0 5753 3600"/>
                                                                                                        <a:gd name="T1" fmla="*/ T0 w 2153"/>
                                                                                                        <a:gd name="T2" fmla="+- 0 -1472 -1472"/>
                                                                                                        <a:gd name="T3" fmla="*/ -1472 h 2274"/>
                                                                                                        <a:gd name="T4" fmla="+- 0 3600 3600"/>
                                                                                                        <a:gd name="T5" fmla="*/ T4 w 2153"/>
                                                                                                        <a:gd name="T6" fmla="+- 0 -1472 -1472"/>
                                                                                                        <a:gd name="T7" fmla="*/ -1472 h 2274"/>
                                                                                                        <a:gd name="T8" fmla="+- 0 3600 3600"/>
                                                                                                        <a:gd name="T9" fmla="*/ T8 w 2153"/>
                                                                                                        <a:gd name="T10" fmla="+- 0 802 -1472"/>
                                                                                                        <a:gd name="T11" fmla="*/ 802 h 2274"/>
                                                                                                        <a:gd name="T12" fmla="+- 0 5753 3600"/>
                                                                                                        <a:gd name="T13" fmla="*/ T12 w 2153"/>
                                                                                                        <a:gd name="T14" fmla="+- 0 802 -1472"/>
                                                                                                        <a:gd name="T15" fmla="*/ 802 h 2274"/>
                                                                                                        <a:gd name="T16" fmla="+- 0 5753 3600"/>
                                                                                                        <a:gd name="T17" fmla="*/ T16 w 2153"/>
                                                                                                        <a:gd name="T18" fmla="+- 0 -1472 -1472"/>
                                                                                                        <a:gd name="T19" fmla="*/ -1472 h 2274"/>
                                                                                                      </a:gdLst>
                                                                                                      <a:ahLst/>
                                                                                                      <a:cxnLst>
                                                                                                        <a:cxn ang="0">
                                                                                                          <a:pos x="T1" y="T3"/>
                                                                                                        </a:cxn>
                                                                                                        <a:cxn ang="0">
                                                                                                          <a:pos x="T5" y="T7"/>
                                                                                                        </a:cxn>
                                                                                                        <a:cxn ang="0">
                                                                                                          <a:pos x="T9" y="T11"/>
                                                                                                        </a:cxn>
                                                                                                        <a:cxn ang="0">
                                                                                                          <a:pos x="T13" y="T15"/>
                                                                                                        </a:cxn>
                                                                                                        <a:cxn ang="0">
                                                                                                          <a:pos x="T17" y="T19"/>
                                                                                                        </a:cxn>
                                                                                                      </a:cxnLst>
                                                                                                      <a:rect l="0" t="0" r="r" b="b"/>
                                                                                                      <a:pathLst>
                                                                                                        <a:path w="2153" h="2274">
                                                                                                          <a:moveTo>
                                                                                                            <a:pt x="2153" y="0"/>
                                                                                                          </a:moveTo>
                                                                                                          <a:lnTo>
                                                                                                            <a:pt x="0" y="0"/>
                                                                                                          </a:lnTo>
                                                                                                          <a:lnTo>
                                                                                                            <a:pt x="0" y="2274"/>
                                                                                                          </a:lnTo>
                                                                                                          <a:lnTo>
                                                                                                            <a:pt x="2153" y="2274"/>
                                                                                                          </a:lnTo>
                                                                                                          <a:lnTo>
                                                                                                            <a:pt x="2153" y="0"/>
                                                                                                          </a:lnTo>
                                                                                                        </a:path>
                                                                                                      </a:pathLst>
                                                                                                    </a:custGeom>
                                                                                                    <a:noFill/>
                                                                                                    <a:ln w="10209">
                                                                                                      <a:solidFill>
                                                                                                        <a:srgbClr val="7F7E7E"/>
                                                                                                      </a:solidFill>
                                                                                                      <a:round/>
                                                                                                      <a:headEnd/>
                                                                                                      <a:tailEnd/>
                                                                                                    </a:ln>
                                                                                                    <a:extLst>
                                                                                                      <a:ext uri="{909E8E84-426E-40dd-AFC4-6F175D3DCCD1}">
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<a:solidFill>
                                                                                                            <a:srgbClr val="FFFFFF"/>
                                                                                                          </a:solidFill>
                                                                                                        </a14:hiddenFill>
                                                                                                      </a:ext>
                                                                                                    </a:extLst>
                                                                                                  </wps:spPr>
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<a:noAutofit/>
                                                                                                  </wps:bodyPr>
                                                                                                </wps:wsp>
                                                                                                <wpg:grpSp>
                                                                                                  <wpg:cNvPr id="605" name="Group 564"/>
                                                                                                  <wpg:cNvGrpSpPr>
                                                                                                    <a:grpSpLocks/>
                                                                                                  </wpg:cNvGrpSpPr>
                                                                                                  <wpg:grpSpPr bwMode="auto">
                                                                                                    <a:xfrm>
                                                                                                      <a:off x="5808" y="508"/>
                                                                                                      <a:ext cx="2153" cy="0"/>
                                                                                                      <a:chOff x="5808" y="508"/>
                                                                                                      <a:chExt cx="2153" cy="0"/>
                                                                                                    </a:xfrm>
                                                                                                  </wpg:grpSpPr>
                                                                                                  <wps:wsp>
                                                                                                    <wps:cNvPr id="606" name="Freeform 744"/>
                                                                                                    <wps:cNvSpPr>
                                                                                                      <a:spLocks noEditPoints="1"/>
                                                                                                    </wps:cNvSpPr>
                                                                                                    <wps:spPr bwMode="auto">
                                                                                                      <a:xfrm>
                                                                                                        <a:off x="11616" y="1016"/>
                                                                                                        <a:ext cx="2153" cy="0"/>
                                                                                                      </a:xfrm>
                                                                                                      <a:custGeom>
                                                                                                        <a:avLst/>
                                                                                                        <a:gdLst>
                                                                                                          <a:gd name="T0" fmla="+- 0 7961 5808"/>
                                                                                                          <a:gd name="T1" fmla="*/ T0 w 2153"/>
                                                                                                          <a:gd name="T2" fmla="+- 0 5808 5808"/>
                                                                                                          <a:gd name="T3" fmla="*/ T2 w 2153"/>
                                                                                                        </a:gdLst>
                                                                                                        <a:ahLst/>
                                                                                                        <a:cxnLst>
                                                                                                          <a:cxn ang="0">
                                                                                                            <a:pos x="T1" y="0"/>
                                                                                                          </a:cxn>
                                                                                                          <a:cxn ang="0">
                                                                                                            <a:pos x="T3" y="0"/>
                                                                                                          </a:cxn>
                                                                                                        </a:cxnLst>
                                                                                                        <a:rect l="0" t="0" r="r" b="b"/>
                                                                                                        <a:pathLst>
                                                                                                          <a:path w="2153">
                                                                                                            <a:moveTo>
                                                                                                              <a:pt x="2153" y="0"/>
                                                                                                            </a:moveTo>
                                                                                                            <a:lnTo>
                                                                                                              <a:pt x="0" y="0"/>
                                                                                                            </a:lnTo>
                                                                                                          </a:path>
                                                                                                        </a:pathLst>
                                                                                                      </a:custGeom>
                                                                                                      <a:noFill/>
                                                                                                      <a:ln w="10209">
                                                                                                        <a:solidFill>
                                                                                                          <a:srgbClr val="F9F9F9"/>
                                                                                                        </a:solidFill>
                                                                                                        <a:round/>
                                                                                                        <a:headEnd/>
                                                                                                        <a:tailEnd/>
                                                                                                      </a:ln>
                                                                                                      <a:extLst>
                                                                                                        <a:ext uri="{909E8E84-426E-40dd-AFC4-6F175D3DCCD1}">
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<a:solidFill>
                                                                                                              <a:srgbClr val="FFFFFF"/>
                                                                                                            </a:solidFill>
                                                                                                          </a14:hiddenFill>
                                                                                                        </a:ext>
                                                                                                      </a:extLst>
                                                                                                    </wps:spPr>
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<a:noAutofit/>
                                                                                                    </wps:bodyPr>
                                                                                                  </wps:wsp>
                                                                                                  <wps:wsp>
                                                                                                    <wps:cNvPr id="607" name="Freeform 743"/>
                                                                                                    <wps:cNvSpPr>
                                                                                                      <a:spLocks noEditPoints="1"/>
                                                                                                    </wps:cNvSpPr>
                                                                                                    <wps:spPr bwMode="auto">
                                                                                                      <a:xfrm>
                                                                                                        <a:off x="11616" y="1016"/>
                                                                                                        <a:ext cx="2153" cy="0"/>
                                                                                                      </a:xfrm>
                                                                                                      <a:custGeom>
                                                                                                        <a:avLst/>
                                                                                                        <a:gdLst>
                                                                                                          <a:gd name="T0" fmla="+- 0 5808 5808"/>
                                                                                                          <a:gd name="T1" fmla="*/ T0 w 2153"/>
                                                                                                          <a:gd name="T2" fmla="+- 0 7961 5808"/>
                                                                                                          <a:gd name="T3" fmla="*/ T2 w 2153"/>
                                                                                                        </a:gdLst>
                                                                                                        <a:ahLst/>
                                                                                                        <a:cxnLst>
                                                                                                          <a:cxn ang="0">
                                                                                                            <a:pos x="T1" y="0"/>
                                                                                                          </a:cxn>
                                                                                                          <a:cxn ang="0">
                                                                                                            <a:pos x="T3" y="0"/>
                                                                                                          </a:cxn>
                                                                                                        </a:cxnLst>
                                                                                                        <a:rect l="0" t="0" r="r" b="b"/>
                                                                                                        <a:pathLst>
                                                                                                          <a:path w="2153">
                                                                                                            <a:moveTo>
                                                                                                              <a:pt x="0" y="0"/>
                                                                                                            </a:moveTo>
                                                                                                            <a:lnTo>
                                                                                                              <a:pt x="2153" y="0"/>
                                                                                                            </a:lnTo>
                                                                                                          </a:path>
                                                                                                        </a:pathLst>
                                                                                                      </a:custGeom>
                                                                                                      <a:noFill/>
                                                                                                      <a:ln w="10209">
                                                                                                        <a:solidFill>
                                                                                                          <a:srgbClr val="F9F9F9"/>
                                                                                                        </a:solidFill>
                                                                                                        <a:round/>
                                                                                                        <a:headEnd/>
                                                                                                        <a:tailEnd/>
                                                                                                      </a:ln>
                                                                                                      <a:extLst>
                                                                                                        <a:ext uri="{909E8E84-426E-40dd-AFC4-6F175D3DCCD1}">
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<a:solidFill>
                                                                                                              <a:srgbClr val="FFFFFF"/>
                                                                                                            </a:solidFill>
                                                                                                          </a14:hiddenFill>
                                                                                                        </a:ext>
                                                                                                      </a:extLst>
                                                                                                    </wps:spPr>
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<a:noAutofit/>
                                                                                                    </wps:bodyPr>
                                                                                                  </wps:wsp>
                                                                                                  <wpg:grpSp>
                                                                                                    <wpg:cNvPr id="608" name="Group 565"/>
                                                                                                    <wpg:cNvGrpSpPr>
                                                                                                      <a:grpSpLocks/>
                                                                                                    </wpg:cNvGrpSpPr>
                                                                                                    <wpg:grpSpPr bwMode="auto">
                                                                                                      <a:xfrm>
                                                                                                        <a:off x="5808" y="93"/>
                                                                                                        <a:ext cx="2153" cy="0"/>
                                                                                                        <a:chOff x="5808" y="93"/>
                                                                                                        <a:chExt cx="2153" cy="0"/>
                                                                                                      </a:xfrm>
                                                                                                    </wpg:grpSpPr>
                                                                                                    <wps:wsp>
                                                                                                      <wps:cNvPr id="609" name="Freeform 742"/>
                                                                                                      <wps:cNvSpPr>
                                                                                                        <a:spLocks noEditPoints="1"/>
                                                                                                      </wps:cNvSpPr>
                                                                                                      <wps:spPr bwMode="auto">
                                                                                                        <a:xfrm>
                                                                                                          <a:off x="11616" y="186"/>
                                                                                                          <a:ext cx="2153" cy="0"/>
                                                                                                        </a:xfrm>
                                                                                                        <a:custGeom>
                                                                                                          <a:avLst/>
                                                                                                          <a:gdLst>
                                                                                                            <a:gd name="T0" fmla="+- 0 7961 5808"/>
                                                                                                            <a:gd name="T1" fmla="*/ T0 w 2153"/>
                                                                                                            <a:gd name="T2" fmla="+- 0 5808 5808"/>
                                                                                                            <a:gd name="T3" fmla="*/ T2 w 2153"/>
                                                                                                          </a:gdLst>
                                                                                                          <a:ahLst/>
                                                                                                          <a:cxnLst>
                                                                                                            <a:cxn ang="0">
                                                                                                              <a:pos x="T1" y="0"/>
                                                                                                            </a:cxn>
                                                                                                            <a:cxn ang="0">
                                                                                                              <a:pos x="T3" y="0"/>
                                                                                                            </a:cxn>
                                                                                                          </a:cxnLst>
                                                                                                          <a:rect l="0" t="0" r="r" b="b"/>
                                                                                                          <a:pathLst>
                                                                                                            <a:path w="2153">
                                                                                                              <a:moveTo>
                                                                                                                <a:pt x="2153" y="0"/>
                                                                                                              </a:moveTo>
                                                                                                              <a:lnTo>
                                                                                                                <a:pt x="0" y="0"/>
                                                                                                              </a:lnTo>
                                                                                                            </a:path>
                                                                                                          </a:pathLst>
                                                                                                        </a:custGeom>
                                                                                                        <a:noFill/>
                                                                                                        <a:ln w="10209">
                                                                                                          <a:solidFill>
                                                                                                            <a:srgbClr val="F9F9F9"/>
                                                                                                          </a:solidFill>
                                                                                                          <a:round/>
                                                                                                          <a:headEnd/>
                                                                                                          <a:tailEnd/>
                                                                                                        </a:ln>
                                                                                                        <a:extLst>
                                                                                                          <a:ext uri="{909E8E84-426E-40dd-AFC4-6F175D3DCCD1}">
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<a:solidFill>
                                                                                                                <a:srgbClr val="FFFFFF"/>
                                                                                                              </a:solidFill>
                                                                                                            </a14:hiddenFill>
                                                                                                          </a:ext>
                                                                                                        </a:extLst>
                                                                                                      </wps:spPr>
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<a:noAutofit/>
                                                                                                      </wps:bodyPr>
                                                                                                    </wps:wsp>
                                                                                                    <wps:wsp>
                                                                                                      <wps:cNvPr id="610" name="Freeform 741"/>
                                                                                                      <wps:cNvSpPr>
                                                                                                        <a:spLocks noEditPoints="1"/>
                                                                                                      </wps:cNvSpPr>
                                                                                                      <wps:spPr bwMode="auto">
                                                                                                        <a:xfrm>
                                                                                                          <a:off x="11616" y="186"/>
                                                                                                          <a:ext cx="2153" cy="0"/>
                                                                                                        </a:xfrm>
                                                                                                        <a:custGeom>
                                                                                                          <a:avLst/>
                                                                                                          <a:gdLst>
                                                                                                            <a:gd name="T0" fmla="+- 0 5808 5808"/>
                                                                                                            <a:gd name="T1" fmla="*/ T0 w 2153"/>
                                                                                                            <a:gd name="T2" fmla="+- 0 7961 5808"/>
                                                                                                            <a:gd name="T3" fmla="*/ T2 w 2153"/>
                                                                                                          </a:gdLst>
                                                                                                          <a:ahLst/>
                                                                                                          <a:cxnLst>
                                                                                                            <a:cxn ang="0">
                                                                                                              <a:pos x="T1" y="0"/>
                                                                                                            </a:cxn>
                                                                                                            <a:cxn ang="0">
                                                                                                              <a:pos x="T3" y="0"/>
                                                                                                            </a:cxn>
                                                                                                          </a:cxnLst>
                                                                                                          <a:rect l="0" t="0" r="r" b="b"/>
                                                                                                          <a:pathLst>
                                                                                                            <a:path w="2153">
                                                                                                              <a:moveTo>
                                                                                                                <a:pt x="0" y="0"/>
                                                                                                              </a:moveTo>
                                                                                                              <a:lnTo>
                                                                                                                <a:pt x="2153" y="0"/>
                                                                                                              </a:lnTo>
                                                                                                            </a:path>
                                                                                                          </a:pathLst>
                                                                                                        </a:custGeom>
                                                                                                        <a:noFill/>
                                                                                                        <a:ln w="10209">
                                                                                                          <a:solidFill>
                                                                                                            <a:srgbClr val="F9F9F9"/>
                                                                                                          </a:solidFill>
                                                                                                          <a:round/>
                                                                                                          <a:headEnd/>
                                                                                                          <a:tailEnd/>
                                                                                                        </a:ln>
                                                                                                        <a:extLst>
                                                                                                          <a:ext uri="{909E8E84-426E-40dd-AFC4-6F175D3DCCD1}">
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<a:solidFill>
                                                                                                                <a:srgbClr val="FFFFFF"/>
                                                                                                              </a:solidFill>
                                                                                                            </a14:hiddenFill>
                                                                                                          </a:ext>
                                                                                                        </a:extLst>
                                                                                                      </wps:spPr>
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<a:noAutofit/>
                                                                                                      </wps:bodyPr>
                                                                                                    </wps:wsp>
                                                                                                    <wpg:grpSp>
                                                                                                      <wpg:cNvPr id="611" name="Group 566"/>
                                                                                                      <wpg:cNvGrpSpPr>
                                                                                                        <a:grpSpLocks/>
                                                                                                      </wpg:cNvGrpSpPr>
                                                                                                      <wpg:grpSpPr bwMode="auto">
                                                                                                        <a:xfrm>
                                                                                                          <a:off x="5808" y="-321"/>
                                                                                                          <a:ext cx="2153" cy="0"/>
                                                                                                          <a:chOff x="5808" y="-321"/>
                                                                                                          <a:chExt cx="2153" cy="0"/>
                                                                                                        </a:xfrm>
                                                                                                      </wpg:grpSpPr>
                                                                                                      <wps:wsp>
                                                                                                        <wps:cNvPr id="612" name="Freeform 740"/>
                                                                                                        <wps:cNvSpPr>
                                                                                                          <a:spLocks noEditPoints="1"/>
                                                                                                        </wps:cNvSpPr>
                                                                                                        <wps:spPr bwMode="auto">
                                                                                                          <a:xfrm>
                                                                                                            <a:off x="11616" y="-642"/>
                                                                                                            <a:ext cx="2153" cy="0"/>
                                                                                                          </a:xfrm>
                                                                                                          <a:custGeom>
                                                                                                            <a:avLst/>
                                                                                                            <a:gdLst>
                                                                                                              <a:gd name="T0" fmla="+- 0 7961 5808"/>
                                                                                                              <a:gd name="T1" fmla="*/ T0 w 2153"/>
                                                                                                              <a:gd name="T2" fmla="+- 0 5808 5808"/>
                                                                                                              <a:gd name="T3" fmla="*/ T2 w 2153"/>
                                                                                                            </a:gdLst>
                                                                                                            <a:ahLst/>
                                                                                                            <a:cxnLst>
                                                                                                              <a:cxn ang="0">
                                                                                                                <a:pos x="T1" y="0"/>
                                                                                                              </a:cxn>
                                                                                                              <a:cxn ang="0">
                                                                                                                <a:pos x="T3" y="0"/>
                                                                                                              </a:cxn>
                                                                                                            </a:cxnLst>
                                                                                                            <a:rect l="0" t="0" r="r" b="b"/>
                                                                                                            <a:pathLst>
                                                                                                              <a:path w="2153">
                                                                                                                <a:moveTo>
                                                                                                                  <a:pt x="2153" y="0"/>
                                                                                                                </a:moveTo>
                                                                                                                <a:lnTo>
                                                                                                                  <a:pt x="0" y="0"/>
                                                                                                                </a:lnTo>
                                                                                                              </a:path>
                                                                                                            </a:pathLst>
                                                                                                          </a:custGeom>
                                                                                                          <a:noFill/>
                                                                                                          <a:ln w="10209">
                                                                                                            <a:solidFill>
                                                                                                              <a:srgbClr val="F9F9F9"/>
                                                                                                            </a:solidFill>
                                                                                                            <a:round/>
                                                                                                            <a:headEnd/>
                                                                                                            <a:tailEnd/>
                                                                                                          </a:ln>
                                                                                                          <a:extLst>
                                                                                                            <a:ext uri="{909E8E84-426E-40dd-AFC4-6F175D3DCCD1}">
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<a:solidFill>
                                                                                                                  <a:srgbClr val="FFFFFF"/>
                                                                                                                </a:solidFill>
                                                                                                              </a14:hiddenFill>
                                                                                                            </a:ext>
                                                                                                          </a:extLst>
                                                                                                        </wps:spPr>
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<a:noAutofit/>
                                                                                                        </wps:bodyPr>
                                                                                                      </wps:wsp>
                                                                                                      <wps:wsp>
                                                                                                        <wps:cNvPr id="613" name="Freeform 739"/>
                                                                                                        <wps:cNvSpPr>
                                                                                                          <a:spLocks noEditPoints="1"/>
                                                                                                        </wps:cNvSpPr>
                                                                                                        <wps:spPr bwMode="auto">
                                                                                                          <a:xfrm>
                                                                                                            <a:off x="11616" y="-642"/>
                                                                                                            <a:ext cx="2153" cy="0"/>
                                                                                                          </a:xfrm>
                                                                                                          <a:custGeom>
                                                                                                            <a:avLst/>
                                                                                                            <a:gdLst>
                                                                                                              <a:gd name="T0" fmla="+- 0 5808 5808"/>
                                                                                                              <a:gd name="T1" fmla="*/ T0 w 2153"/>
                                                                                                              <a:gd name="T2" fmla="+- 0 7961 5808"/>
                                                                                                              <a:gd name="T3" fmla="*/ T2 w 2153"/>
                                                                                                            </a:gdLst>
                                                                                                            <a:ahLst/>
                                                                                                            <a:cxnLst>
                                                                                                              <a:cxn ang="0">
                                                                                                                <a:pos x="T1" y="0"/>
                                                                                                              </a:cxn>
                                                                                                              <a:cxn ang="0">
                                                                                                                <a:pos x="T3" y="0"/>
                                                                                                              </a:cxn>
                                                                                                            </a:cxnLst>
                                                                                                            <a:rect l="0" t="0" r="r" b="b"/>
                                                                                                            <a:pathLst>
                                                                                                              <a:path w="2153">
                                                                                                                <a:moveTo>
                                                                                                                  <a:pt x="0" y="0"/>
                                                                                                                </a:moveTo>
                                                                                                                <a:lnTo>
                                                                                                                  <a:pt x="2153" y="0"/>
                                                                                                                </a:lnTo>
                                                                                                              </a:path>
                                                                                                            </a:pathLst>
                                                                                                          </a:custGeom>
                                                                                                          <a:noFill/>
                                                                                                          <a:ln w="10209">
                                                                                                            <a:solidFill>
                                                                                                              <a:srgbClr val="F9F9F9"/>
                                                                                                            </a:solidFill>
                                                                                                            <a:round/>
                                                                                                            <a:headEnd/>
                                                                                                            <a:tailEnd/>
                                                                                                          </a:ln>
                                                                                                          <a:extLst>
                                                                                                            <a:ext uri="{909E8E84-426E-40dd-AFC4-6F175D3DCCD1}">
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<a:solidFill>
                                                                                                                  <a:srgbClr val="FFFFFF"/>
                                                                                                                </a:solidFill>
                                                                                                              </a14:hiddenFill>
                                                                                                            </a:ext>
                                                                                                          </a:extLst>
                                                                                                        </wps:spPr>
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<a:noAutofit/>
                                                                                                        </wps:bodyPr>
                                                                                                      </wps:wsp>
                                                                                                      <wpg:grpSp>
                                                                                                        <wpg:cNvPr id="614" name="Group 567"/>
                                                                                                        <wpg:cNvGrpSpPr>
                                                                                                          <a:grpSpLocks/>
                                                                                                        </wpg:cNvGrpSpPr>
                                                                                                        <wpg:grpSpPr bwMode="auto">
                                                                                                          <a:xfrm>
                                                                                                            <a:off x="5808" y="-735"/>
                                                                                                            <a:ext cx="2153" cy="0"/>
                                                                                                            <a:chOff x="5808" y="-735"/>
                                                                                                            <a:chExt cx="2153" cy="0"/>
                                                                                                          </a:xfrm>
                                                                                                        </wpg:grpSpPr>
                                                                                                        <wps:wsp>
                                                                                                          <wps:cNvPr id="615" name="Freeform 738"/>
                                                                                                          <wps:cNvSpPr>
                                                                                                            <a:spLocks noEditPoints="1"/>
                                                                                                          </wps:cNvSpPr>
                                                                                                          <wps:spPr bwMode="auto">
                                                                                                            <a:xfrm>
                                                                                                              <a:off x="11616" y="-1470"/>
                                                                                                              <a:ext cx="2153" cy="0"/>
                                                                                                            </a:xfrm>
                                                                                                            <a:custGeom>
                                                                                                              <a:avLst/>
                                                                                                              <a:gdLst>
                                                                                                                <a:gd name="T0" fmla="+- 0 7961 5808"/>
                                                                                                                <a:gd name="T1" fmla="*/ T0 w 2153"/>
                                                                                                                <a:gd name="T2" fmla="+- 0 5808 5808"/>
                                                                                                                <a:gd name="T3" fmla="*/ T2 w 2153"/>
                                                                                                              </a:gdLst>
                                                                                                              <a:ahLst/>
                                                                                                              <a:cxnLst>
                                                                                                                <a:cxn ang="0">
                                                                                                                  <a:pos x="T1" y="0"/>
                                                                                                                </a:cxn>
                                                                                                                <a:cxn ang="0">
                                                                                                                  <a:pos x="T3" y="0"/>
                                                                                                                </a:cxn>
                                                                                                              </a:cxnLst>
                                                                                                              <a:rect l="0" t="0" r="r" b="b"/>
                                                                                                              <a:pathLst>
                                                                                                                <a:path w="2153">
                                                                                                                  <a:moveTo>
                                                                                                                    <a:pt x="2153" y="0"/>
                                                                                                                  </a:moveTo>
                                                                                                                  <a:lnTo>
                                                                                                                    <a:pt x="0" y="0"/>
                                                                                                                  </a:lnTo>
                                                                                                                </a:path>
                                                                                                              </a:pathLst>
                                                                                                            </a:custGeom>
                                                                                                            <a:noFill/>
                                                                                                            <a:ln w="10209">
                                                                                                              <a:solidFill>
                                                                                                                <a:srgbClr val="F9F9F9"/>
                                                                                                              </a:solidFill>
                                                                                                              <a:round/>
                                                                                                              <a:headEnd/>
                                                                                                              <a:tailEnd/>
                                                                                                            </a:ln>
                                                                                                            <a:extLst>
                                                                                                              <a:ext uri="{909E8E84-426E-40dd-AFC4-6F175D3DCCD1}">
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<a:solidFill>
                                                                                                                    <a:srgbClr val="FFFFFF"/>
                                                                                                                  </a:solidFill>
                                                                                                                </a14:hiddenFill>
                                                                                                              </a:ext>
                                                                                                            </a:extLst>
                                                                                                          </wps:spPr>
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<a:noAutofit/>
                                                                                                          </wps:bodyPr>
                                                                                                        </wps:wsp>
                                                                                                        <wps:wsp>
                                                                                                          <wps:cNvPr id="616" name="Freeform 737"/>
                                                                                                          <wps:cNvSpPr>
                                                                                                            <a:spLocks noEditPoints="1"/>
                                                                                                          </wps:cNvSpPr>
                                                                                                          <wps:spPr bwMode="auto">
                                                                                                            <a:xfrm>
                                                                                                              <a:off x="11616" y="-1470"/>
                                                                                                              <a:ext cx="2153" cy="0"/>
                                                                                                            </a:xfrm>
                                                                                                            <a:custGeom>
                                                                                                              <a:avLst/>
                                                                                                              <a:gdLst>
                                                                                                                <a:gd name="T0" fmla="+- 0 5808 5808"/>
                                                                                                                <a:gd name="T1" fmla="*/ T0 w 2153"/>
                                                                                                                <a:gd name="T2" fmla="+- 0 7961 5808"/>
                                                                                                                <a:gd name="T3" fmla="*/ T2 w 2153"/>
                                                                                                              </a:gdLst>
                                                                                                              <a:ahLst/>
                                                                                                              <a:cxnLst>
                                                                                                                <a:cxn ang="0">
                                                                                                                  <a:pos x="T1" y="0"/>
                                                                                                                </a:cxn>
                                                                                                                <a:cxn ang="0">
                                                                                                                  <a:pos x="T3" y="0"/>
                                                                                                                </a:cxn>
                                                                                                              </a:cxnLst>
                                                                                                              <a:rect l="0" t="0" r="r" b="b"/>
                                                                                                              <a:pathLst>
                                                                                                                <a:path w="2153">
                                                                                                                  <a:moveTo>
                                                                                                                    <a:pt x="0" y="0"/>
                                                                                                                  </a:moveTo>
                                                                                                                  <a:lnTo>
                                                                                                                    <a:pt x="2153" y="0"/>
                                                                                                                  </a:lnTo>
                                                                                                                </a:path>
                                                                                                              </a:pathLst>
                                                                                                            </a:custGeom>
                                                                                                            <a:noFill/>
                                                                                                            <a:ln w="10209">
                                                                                                              <a:solidFill>
                                                                                                                <a:srgbClr val="F9F9F9"/>
                                                                                                              </a:solidFill>
                                                                                                              <a:round/>
                                                                                                              <a:headEnd/>
                                                                                                              <a:tailEnd/>
                                                                                                            </a:ln>
                                                                                                            <a:extLst>
                                                                                                              <a:ext uri="{909E8E84-426E-40dd-AFC4-6F175D3DCCD1}">
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<a:solidFill>
                                                                                                                    <a:srgbClr val="FFFFFF"/>
                                                                                                                  </a:solidFill>
                                                                                                                </a14:hiddenFill>
                                                                                                              </a:ext>
                                                                                                            </a:extLst>
                                                                                                          </wps:spPr>
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<a:noAutofit/>
                                                                                                          </wps:bodyPr>
                                                                                                        </wps:wsp>
                                                                                                        <wpg:grpSp>
                                                                                                          <wpg:cNvPr id="617" name="Group 568"/>
                                                                                                          <wpg:cNvGrpSpPr>
                                                                                                            <a:grpSpLocks/>
                                                                                                          </wpg:cNvGrpSpPr>
                                                                                                          <wpg:grpSpPr bwMode="auto">
                                                                                                            <a:xfrm>
                                                                                                              <a:off x="5808" y="-1150"/>
                                                                                                              <a:ext cx="2153" cy="0"/>
                                                                                                              <a:chOff x="5808" y="-1150"/>
                                                                                                              <a:chExt cx="2153" cy="0"/>
                                                                                                            </a:xfrm>
                                                                                                          </wpg:grpSpPr>
                                                                                                          <wps:wsp>
                                                                                                            <wps:cNvPr id="618" name="Freeform 736"/>
                                                                                                            <wps:cNvSpPr>
                                                                                                              <a:spLocks noEditPoints="1"/>
                                                                                                            </wps:cNvSpPr>
                                                                                                            <wps:spPr bwMode="auto">
                                                                                                              <a:xfrm>
                                                                                                                <a:off x="11616" y="-2300"/>
                                                                                                                <a:ext cx="2153" cy="0"/>
                                                                                                              </a:xfrm>
                                                                                                              <a:custGeom>
                                                                                                                <a:avLst/>
                                                                                                                <a:gdLst>
                                                                                                                  <a:gd name="T0" fmla="+- 0 7961 5808"/>
                                                                                                                  <a:gd name="T1" fmla="*/ T0 w 2153"/>
                                                                                                                  <a:gd name="T2" fmla="+- 0 5808 5808"/>
                                                                                                                  <a:gd name="T3" fmla="*/ T2 w 2153"/>
                                                                                                                </a:gdLst>
                                                                                                                <a:ahLst/>
                                                                                                                <a:cxnLst>
                                                                                                                  <a:cxn ang="0">
                                                                                                                    <a:pos x="T1" y="0"/>
                                                                                                                  </a:cxn>
                                                                                                                  <a:cxn ang="0">
                                                                                                                    <a:pos x="T3" y="0"/>
                                                                                                                  </a:cxn>
                                                                                                                </a:cxnLst>
                                                                                                                <a:rect l="0" t="0" r="r" b="b"/>
                                                                                                                <a:pathLst>
                                                                                                                  <a:path w="2153">
                                                                                                                    <a:moveTo>
                                                                                                                      <a:pt x="2153" y="0"/>
                                                                                                                    </a:moveTo>
                                                                                                                    <a:lnTo>
                                                                                                                      <a:pt x="0" y="0"/>
                                                                                                                    </a:lnTo>
                                                                                                                  </a:path>
                                                                                                                </a:pathLst>
                                                                                                              </a:custGeom>
                                                                                                              <a:noFill/>
                                                                                                              <a:ln w="10209">
                                                                                                                <a:solidFill>
                                                                                                                  <a:srgbClr val="F9F9F9"/>
                                                                                                                </a:solidFill>
                                                                                                                <a:round/>
                                                                                                                <a:headEnd/>
                                                                                                                <a:tailEnd/>
                                                                                                              </a:ln>
                                                                                                              <a:extLst>
                                                                                                                <a:ext uri="{909E8E84-426E-40dd-AFC4-6F175D3DCCD1}">
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<a:solidFill>
                                                                                                                      <a:srgbClr val="FFFFFF"/>
                                                                                                                    </a:solidFill>
                                                                                                                  </a14:hiddenFill>
                                                                                                                </a:ext>
                                                                                                              </a:extLst>
                                                                                                            </wps:spPr>
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<a:noAutofit/>
                                                                                                            </wps:bodyPr>
                                                                                                          </wps:wsp>
                                                                                                          <wps:wsp>
                                                                                                            <wps:cNvPr id="619" name="Freeform 735"/>
                                                                                                            <wps:cNvSpPr>
                                                                                                              <a:spLocks noEditPoints="1"/>
                                                                                                            </wps:cNvSpPr>
                                                                                                            <wps:spPr bwMode="auto">
                                                                                                              <a:xfrm>
                                                                                                                <a:off x="11616" y="-2300"/>
                                                                                                                <a:ext cx="2153" cy="0"/>
                                                                                                              </a:xfrm>
                                                                                                              <a:custGeom>
                                                                                                                <a:avLst/>
                                                                                                                <a:gdLst>
                                                                                                                  <a:gd name="T0" fmla="+- 0 5808 5808"/>
                                                                                                                  <a:gd name="T1" fmla="*/ T0 w 2153"/>
                                                                                                                  <a:gd name="T2" fmla="+- 0 7961 5808"/>
                                                                                                                  <a:gd name="T3" fmla="*/ T2 w 2153"/>
                                                                                                                </a:gdLst>
                                                                                                                <a:ahLst/>
                                                                                                                <a:cxnLst>
                                                                                                                  <a:cxn ang="0">
                                                                                                                    <a:pos x="T1" y="0"/>
                                                                                                                  </a:cxn>
                                                                                                                  <a:cxn ang="0">
                                                                                                                    <a:pos x="T3" y="0"/>
                                                                                                                  </a:cxn>
                                                                                                                </a:cxnLst>
                                                                                                                <a:rect l="0" t="0" r="r" b="b"/>
                                                                                                                <a:pathLst>
                                                                                                                  <a:path w="2153">
                                                                                                                    <a:moveTo>
                                                                                                                      <a:pt x="0" y="0"/>
                                                                                                                    </a:moveTo>
                                                                                                                    <a:lnTo>
                                                                                                                      <a:pt x="2153" y="0"/>
                                                                                                                    </a:lnTo>
                                                                                                                  </a:path>
                                                                                                                </a:pathLst>
                                                                                                              </a:custGeom>
                                                                                                              <a:noFill/>
                                                                                                              <a:ln w="10209">
                                                                                                                <a:solidFill>
                                                                                                                  <a:srgbClr val="F9F9F9"/>
                                                                                                                </a:solidFill>
                                                                                                                <a:round/>
                                                                                                                <a:headEnd/>
                                                                                                                <a:tailEnd/>
                                                                                                              </a:ln>
                                                                                                              <a:extLst>
                                                                                                                <a:ext uri="{909E8E84-426E-40dd-AFC4-6F175D3DCCD1}">
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<a:solidFill>
                                                                                                                      <a:srgbClr val="FFFFFF"/>
                                                                                                                    </a:solidFill>
                                                                                                                  </a14:hiddenFill>
                                                                                                                </a:ext>
                                                                                                              </a:extLst>
                                                                                                            </wps:spPr>
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<a:noAutofit/>
                                                                                                            </wps:bodyPr>
                                                                                                          </wps:wsp>
                                                                                                          <wpg:grpSp>
                                                                                                            <wpg:cNvPr id="620" name="Group 569"/>
                                                                                                            <wpg:cNvGrpSpPr>
                                                                                                              <a:grpSpLocks/>
                                                                                                            </wpg:cNvGrpSpPr>
                                                                                                            <wpg:grpSpPr bwMode="auto">
                                                                                                              <a:xfrm>
                                                                                                                <a:off x="6153" y="-1472"/>
                                                                                                                <a:ext cx="0" cy="2274"/>
                                                                                                                <a:chOff x="6153" y="-1472"/>
                                                                                                                <a:chExt cx="0" cy="2274"/>
                                                                                                              </a:xfrm>
                                                                                                            </wpg:grpSpPr>
                                                                                                            <wps:wsp>
                                                                                                              <wps:cNvPr id="621" name="Freeform 734"/>
                                                                                                              <wps:cNvSpPr>
                                                                                                                <a:spLocks noEditPoints="1"/>
                                                                                                              </wps:cNvSpPr>
                                                                                                              <wps:spPr bwMode="auto">
                                                                                                                <a:xfrm>
                                                                                                                  <a:off x="12306" y="-2944"/>
                                                                                                                  <a:ext cx="0" cy="2274"/>
                                                                                                                </a:xfrm>
                                                                                                                <a:custGeom>
                                                                                                                  <a:avLst/>
                                                                                                                  <a:gdLst>
                                                                                                                    <a:gd name="T0" fmla="+- 0 -1472 -1472"/>
                                                                                                                    <a:gd name="T1" fmla="*/ -1472 h 2274"/>
                                                                                                                    <a:gd name="T2" fmla="+- 0 802 -1472"/>
                                                                                                                    <a:gd name="T3" fmla="*/ 802 h 2274"/>
                                                                                                                  </a:gdLst>
                                                                                                                  <a:ahLst/>
                                                                                                                  <a:cxnLst>
                                                                                                                    <a:cxn ang="0">
                                                                                                                      <a:pos x="0" y="T1"/>
                                                                                                                    </a:cxn>
                                                                                                                    <a:cxn ang="0">
                                                                                                                      <a:pos x="0" y="T3"/>
                                                                                                                    </a:cxn>
                                                                                                                  </a:cxnLst>
                                                                                                                  <a:rect l="0" t="0" r="r" b="b"/>
                                                                                                                  <a:pathLst>
                                                                                                                    <a:path h="2274">
                                                                                                                      <a:moveTo>
                                                                                                                        <a:pt x="0" y="0"/>
                                                                                                                      </a:moveTo>
                                                                                                                      <a:lnTo>
                                                                                                                        <a:pt x="0" y="2274"/>
                                                                                                                      </a:lnTo>
                                                                                                                    </a:path>
                                                                                                                  </a:pathLst>
                                                                                                                </a:custGeom>
                                                                                                                <a:noFill/>
                                                                                                                <a:ln w="10209">
                                                                                                                  <a:solidFill>
                                                                                                                    <a:srgbClr val="F9F9F9"/>
                                                                                                                  </a:solidFill>
                                                                                                                  <a:round/>
                                                                                                                  <a:headEnd/>
                                                                                                                  <a:tailEnd/>
                                                                                                                </a:ln>
                                                                                                                <a:extLst>
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<a:solidFill>
                                                                                                                        <a:srgbClr val="FFFFFF"/>
                                                                                                                      </a:solidFill>
                                                                                                                    </a14:hiddenFill>
                                                                                                                  </a:ext>
                                                                                                                </a:extLst>
                                                                                                              </wps:spPr>
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<a:noAutofit/>
                                                                                                              </wps:bodyPr>
                                                                                                            </wps:wsp>
                                                                                                            <wpg:grpSp>
                                                                                                              <wpg:cNvPr id="622" name="Group 570"/>
                                                                                                              <wpg:cNvGrpSpPr>
                                                                                                                <a:grpSpLocks/>
                                                                                                              </wpg:cNvGrpSpPr>
                                                                                                              <wpg:grpSpPr bwMode="auto">
                                                                                                                <a:xfrm>
                                                                                                                  <a:off x="6538" y="-1472"/>
                                                                                                                  <a:ext cx="0" cy="2274"/>
                                                                                                                  <a:chOff x="6538" y="-1472"/>
                                                                                                                  <a:chExt cx="0" cy="2274"/>
                                                                                                                </a:xfrm>
                                                                                                              </wpg:grpSpPr>
                                                                                                              <wps:wsp>
                                                                                                                <wps:cNvPr id="623" name="Freeform 733"/>
                                                                                                                <wps:cNvSpPr>
                                                                                                                  <a:spLocks noEditPoints="1"/>
                                                                                                                </wps:cNvSpPr>
                                                                                                                <wps:spPr bwMode="auto">
                                                                                                                  <a:xfrm>
                                                                                                                    <a:off x="13076" y="-2944"/>
                                                                                                                    <a:ext cx="0" cy="2274"/>
                                                                                                                  </a:xfrm>
                                                                                                                  <a:custGeom>
                                                                                                                    <a:avLst/>
                                                                                                                    <a:gdLst>
                                                                                                                      <a:gd name="T0" fmla="+- 0 -1472 -1472"/>
                                                                                                                      <a:gd name="T1" fmla="*/ -1472 h 2274"/>
                                                                                                                      <a:gd name="T2" fmla="+- 0 802 -1472"/>
                                                                                                                      <a:gd name="T3" fmla="*/ 802 h 2274"/>
                                                                                                                    </a:gdLst>
                                                                                                                    <a:ahLst/>
                                                                                                                    <a:cxnLst>
                                                                                                                      <a:cxn ang="0">
                                                                                                                        <a:pos x="0" y="T1"/>
                                                                                                                      </a:cxn>
                                                                                                                      <a:cxn ang="0">
                                                                                                                        <a:pos x="0" y="T3"/>
                                                                                                                      </a:cxn>
                                                                                                                    </a:cxnLst>
                                                                                                                    <a:rect l="0" t="0" r="r" b="b"/>
                                                                                                                    <a:pathLst>
                                                                                                                      <a:path h="2274">
                                                                                                                        <a:moveTo>
                                                                                                                          <a:pt x="0" y="0"/>
                                                                                                                        </a:moveTo>
                                                                                                                        <a:lnTo>
                                                                                                                          <a:pt x="0" y="2274"/>
                                                                                                                        </a:lnTo>
                                                                                                                      </a:path>
                                                                                                                    </a:pathLst>
                                                                                                                  </a:custGeom>
                                                                                                                  <a:noFill/>
                                                                                                                  <a:ln w="10209">
                                                                                                                    <a:solidFill>
                                                                                                                      <a:srgbClr val="F9F9F9"/>
                                                                                                                    </a:solidFill>
                                                                                                                    <a:round/>
                                                                                                                    <a:headEnd/>
                                                                                                                    <a:tailEnd/>
                                                                                                                  </a:ln>
                                                                                                                  <a:extLst>
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<a:solidFill>
                                                                                                                          <a:srgbClr val="FFFFFF"/>
                                                                                                                        </a:solidFill>
                                                                                                                      </a14:hiddenFill>
                                                                                                                    </a:ext>
                                                                                                                  </a:extLst>
                                                                                                                </wps:spPr>
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<a:noAutofit/>
                                                                                                                </wps:bodyPr>
                                                                                                              </wps:wsp>
                                                                                                              <wpg:grpSp>
                                                                                                                <wpg:cNvPr id="624" name="Group 571"/>
                                                                                                                <wpg:cNvGrpSpPr>
                                                                                                                  <a:grpSpLocks/>
                                                                                                                </wpg:cNvGrpSpPr>
                                                                                                                <wpg:grpSpPr bwMode="auto">
                                                                                                                  <a:xfrm>
                                                                                                                    <a:off x="7269" y="-1472"/>
                                                                                                                    <a:ext cx="0" cy="2274"/>
                                                                                                                    <a:chOff x="7269" y="-1472"/>
                                                                                                                    <a:chExt cx="0" cy="2274"/>
                                                                                                                  </a:xfrm>
                                                                                                                </wpg:grpSpPr>
                                                                                                                <wps:wsp>
                                                                                                                  <wps:cNvPr id="625" name="Freeform 732"/>
                                                                                                                  <wps:cNvSpPr>
                                                                                                                    <a:spLocks noEditPoints="1"/>
                                                                                                                  </wps:cNvSpPr>
                                                                                                                  <wps:spPr bwMode="auto">
                                                                                                                    <a:xfrm>
                                                                                                                      <a:off x="14538" y="-2944"/>
                                                                                                                      <a:ext cx="0" cy="2274"/>
                                                                                                                    </a:xfrm>
                                                                                                                    <a:custGeom>
                                                                                                                      <a:avLst/>
                                                                                                                      <a:gdLst>
                                                                                                                        <a:gd name="T0" fmla="+- 0 -1472 -1472"/>
                                                                                                                        <a:gd name="T1" fmla="*/ -1472 h 2274"/>
                                                                                                                        <a:gd name="T2" fmla="+- 0 802 -1472"/>
                                                                                                                        <a:gd name="T3" fmla="*/ 802 h 2274"/>
                                                                                                                      </a:gdLst>
                                                                                                                      <a:ahLst/>
                                                                                                                      <a:cxnLst>
                                                                                                                        <a:cxn ang="0">
                                                                                                                          <a:pos x="0" y="T1"/>
                                                                                                                        </a:cxn>
                                                                                                                        <a:cxn ang="0">
                                                                                                                          <a:pos x="0" y="T3"/>
                                                                                                                        </a:cxn>
                                                                                                                      </a:cxnLst>
                                                                                                                      <a:rect l="0" t="0" r="r" b="b"/>
                                                                                                                      <a:pathLst>
                                                                                                                        <a:path h="2274">
                                                                                                                          <a:moveTo>
                                                                                                                            <a:pt x="0" y="0"/>
                                                                                                                          </a:moveTo>
                                                                                                                          <a:lnTo>
                                                                                                                            <a:pt x="0" y="2274"/>
                                                                                                                          </a:lnTo>
                                                                                                                        </a:path>
                                                                                                                      </a:pathLst>
                                                                                                                    </a:custGeom>
                                                                                                                    <a:noFill/>
                                                                                                                    <a:ln w="10209">
                                                                                                                      <a:solidFill>
                                                                                                                        <a:srgbClr val="F9F9F9"/>
                                                                                                                      </a:solidFill>
                                                                                                                      <a:round/>
                                                                                                                      <a:headEnd/>
                                                                                                                      <a:tailEnd/>
                                                                                                                    </a:ln>
                                                                                                                    <a:extLst>
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<a:solidFill>
                                                                                                                            <a:srgbClr val="FFFFFF"/>
                                                                                                                          </a:solidFill>
                                                                                                                        </a14:hiddenFill>
                                                                                                                      </a:ext>
                                                                                                                    </a:extLst>
                                                                                                                  </wps:spPr>
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<a:noAutofit/>
                                                                                                                  </wps:bodyPr>
                                                                                                                </wps:wsp>
                                                                                                                <wpg:grpSp>
                                                                                                                  <wpg:cNvPr id="626" name="Group 572"/>
                                                                                                                  <wpg:cNvGrpSpPr>
                                                                                                                    <a:grpSpLocks/>
                                                                                                                  </wpg:cNvGrpSpPr>
                                                                                                                  <wpg:grpSpPr bwMode="auto">
                                                                                                                    <a:xfrm>
                                                                                                                      <a:off x="5808" y="715"/>
                                                                                                                      <a:ext cx="2153" cy="0"/>
                                                                                                                      <a:chOff x="5808" y="715"/>
                                                                                                                      <a:chExt cx="2153" cy="0"/>
                                                                                                                    </a:xfrm>
                                                                                                                  </wpg:grpSpPr>
                                                                                                                  <wps:wsp>
                                                                                                                    <wps:cNvPr id="627" name="Freeform 731"/>
                                                                                                                    <wps:cNvSpPr>
                                                                                                                      <a:spLocks noEditPoints="1"/>
                                                                                                                    </wps:cNvSpPr>
                                                                                                                    <wps:spPr bwMode="auto">
                                                                                                                      <a:xfrm>
                                                                                                                        <a:off x="11616" y="1430"/>
                                                                                                                        <a:ext cx="2153" cy="0"/>
                                                                                                                      </a:xfrm>
                                                                                                                      <a:custGeom>
                                                                                                                        <a:avLst/>
                                                                                                                        <a:gdLst>
                                                                                                                          <a:gd name="T0" fmla="+- 0 7961 5808"/>
                                                                                                                          <a:gd name="T1" fmla="*/ T0 w 2153"/>
                                                                                                                          <a:gd name="T2" fmla="+- 0 5808 5808"/>
                                                                                                                          <a:gd name="T3" fmla="*/ T2 w 2153"/>
                                                                                                                        </a:gdLst>
                                                                                                                        <a:ahLst/>
                                                                                                                        <a:cxnLst>
                                                                                                                          <a:cxn ang="0">
                                                                                                                            <a:pos x="T1" y="0"/>
                                                                                                                          </a:cxn>
                                                                                                                          <a:cxn ang="0">
                                                                                                                            <a:pos x="T3" y="0"/>
                                                                                                                          </a:cxn>
                                                                                                                        </a:cxnLst>
                                                                                                                        <a:rect l="0" t="0" r="r" b="b"/>
                                                                                                                        <a:pathLst>
                                                                                                                          <a:path w="2153">
                                                                                                                            <a:moveTo>
                                                                                                                              <a:pt x="2153" y="0"/>
                                                                                                                            </a:moveTo>
                                                                                                                            <a:lnTo>
                                                                                                                              <a:pt x="0" y="0"/>
                                                                                                                            </a:lnTo>
                                                                                                                          </a:path>
                                                                                                                        </a:pathLst>
                                                                                                                      </a:custGeom>
                                                                                                                      <a:noFill/>
                                                                                                                      <a:ln w="4141">
                                                                                                                        <a:solidFill>
                                                                                                                          <a:srgbClr val="E5E4E4"/>
                                                                                                                        </a:solidFill>
                                                                                                                        <a:round/>
                                                                                                                        <a:headEnd/>
                                                                                                                        <a:tailEnd/>
                                                                                                                      </a:ln>
                                                                                                                      <a:extLst>
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<a:solidFill>
                                                                                                                              <a:srgbClr val="FFFFFF"/>
                                                                                                                            </a:solidFill>
                                                                                                                          </a14:hiddenFill>
                                                                                                                        </a:ext>
                                                                                                                      </a:extLst>
                                                                                                                    </wps:spPr>
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<a:noAutofit/>
                                                                                                                    </wps:bodyPr>
                                                                                                                  </wps:wsp>
                                                                                                                  <wps:wsp>
                                                                                                                    <wps:cNvPr id="628" name="Freeform 730"/>
                                                                                                                    <wps:cNvSpPr>
                                                                                                                      <a:spLocks noEditPoints="1"/>
                                                                                                                    </wps:cNvSpPr>
                                                                                                                    <wps:spPr bwMode="auto">
                                                                                                                      <a:xfrm>
                                                                                                                        <a:off x="11616" y="1430"/>
                                                                                                                        <a:ext cx="2153" cy="0"/>
                                                                                                                      </a:xfrm>
                                                                                                                      <a:custGeom>
                                                                                                                        <a:avLst/>
                                                                                                                        <a:gdLst>
                                                                                                                          <a:gd name="T0" fmla="+- 0 5808 5808"/>
                                                                                                                          <a:gd name="T1" fmla="*/ T0 w 2153"/>
                                                                                                                          <a:gd name="T2" fmla="+- 0 7961 5808"/>
                                                                                                                          <a:gd name="T3" fmla="*/ T2 w 2153"/>
                                                                                                                        </a:gdLst>
                                                                                                                        <a:ahLst/>
                                                                                                                        <a:cxnLst>
                                                                                                                          <a:cxn ang="0">
                                                                                                                            <a:pos x="T1" y="0"/>
                                                                                                                          </a:cxn>
                                                                                                                          <a:cxn ang="0">
                                                                                                                            <a:pos x="T3" y="0"/>
                                                                                                                          </a:cxn>
                                                                                                                        </a:cxnLst>
                                                                                                                        <a:rect l="0" t="0" r="r" b="b"/>
                                                                                                                        <a:pathLst>
                                                                                                                          <a:path w="2153">
                                                                                                                            <a:moveTo>
                                                                                                                              <a:pt x="0" y="0"/>
                                                                                                                            </a:moveTo>
                                                                                                                            <a:lnTo>
                                                                                                                              <a:pt x="2153" y="0"/>
                                                                                                                            </a:lnTo>
                                                                                                                          </a:path>
                                                                                                                        </a:pathLst>
                                                                                                                      </a:custGeom>
                                                                                                                      <a:noFill/>
                                                                                                                      <a:ln w="4141">
                                                                                                                        <a:solidFill>
                                                                                                                          <a:srgbClr val="E5E4E4"/>
                                                                                                                        </a:solidFill>
                                                                                                                        <a:round/>
                                                                                                                        <a:headEnd/>
                                                                                                                        <a:tailEnd/>
                                                                                                                      </a:ln>
                                                                                                                      <a:extLst>
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<a:solidFill>
                                                                                                                              <a:srgbClr val="FFFFFF"/>
                                                                                                                            </a:solidFill>
                                                                                                                          </a14:hiddenFill>
                                                                                                                        </a:ext>
                                                                                                                      </a:extLst>
                                                                                                                    </wps:spPr>
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<a:noAutofit/>
                                                                                                                    </wps:bodyPr>
                                                                                                                  </wps:wsp>
                                                                                                                  <wpg:grpSp>
                                                                                                                    <wpg:cNvPr id="629" name="Group 573"/>
                                                                                                                    <wpg:cNvGrpSpPr>
                                                                                                                      <a:grpSpLocks/>
                                                                                                                    </wpg:cNvGrpSpPr>
                                                                                                                    <wpg:grpSpPr bwMode="auto">
                                                                                                                      <a:xfrm>
                                                                                                                        <a:off x="5808" y="301"/>
                                                                                                                        <a:ext cx="2153" cy="0"/>
                                                                                                                        <a:chOff x="5808" y="301"/>
                                                                                                                        <a:chExt cx="2153" cy="0"/>
                                                                                                                      </a:xfrm>
                                                                                                                    </wpg:grpSpPr>
                                                                                                                    <wps:wsp>
                                                                                                                      <wps:cNvPr id="630" name="Freeform 729"/>
                                                                                                                      <wps:cNvSpPr>
                                                                                                                        <a:spLocks noEditPoints="1"/>
                                                                                                                      </wps:cNvSpPr>
                                                                                                                      <wps:spPr bwMode="auto">
                                                                                                                        <a:xfrm>
                                                                                                                          <a:off x="11616" y="602"/>
                                                                                                                          <a:ext cx="2153" cy="0"/>
                                                                                                                        </a:xfrm>
                                                                                                                        <a:custGeom>
                                                                                                                          <a:avLst/>
                                                                                                                          <a:gdLst>
                                                                                                                            <a:gd name="T0" fmla="+- 0 7961 5808"/>
                                                                                                                            <a:gd name="T1" fmla="*/ T0 w 2153"/>
                                                                                                                            <a:gd name="T2" fmla="+- 0 5808 5808"/>
                                                                                                                            <a:gd name="T3" fmla="*/ T2 w 2153"/>
                                                                                                                          </a:gdLst>
                                                                                                                          <a:ahLst/>
                                                                                                                          <a:cxnLst>
                                                                                                                            <a:cxn ang="0">
                                                                                                                              <a:pos x="T1" y="0"/>
                                                                                                                            </a:cxn>
                                                                                                                            <a:cxn ang="0">
                                                                                                                              <a:pos x="T3" y="0"/>
                                                                                                                            </a:cxn>
                                                                                                                          </a:cxnLst>
                                                                                                                          <a:rect l="0" t="0" r="r" b="b"/>
                                                                                                                          <a:pathLst>
                                                                                                                            <a:path w="2153">
                                                                                                                              <a:moveTo>
                                                                                                                                <a:pt x="2153" y="0"/>
                                                                                                                              </a:moveTo>
                                                                                                                              <a:lnTo>
                                                                                                                                <a:pt x="0" y="0"/>
                                                                                                                              </a:lnTo>
                                                                                                                            </a:path>
                                                                                                                          </a:pathLst>
                                                                                                                        </a:custGeom>
                                                                                                                        <a:noFill/>
                                                                                                                        <a:ln w="4141">
                                                                                                                          <a:solidFill>
                                                                                                                            <a:srgbClr val="E5E4E4"/>
                                                                                                                          </a:solidFill>
                                                                                                                          <a:round/>
                                                                                                                          <a:headEnd/>
                                                                                                                          <a:tailEnd/>
                                                                                                                        </a:ln>
                                                                                                                        <a:extLst>
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<a:solidFill>
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</a:solidFill>
                                                                                                                            </a14:hiddenFill>
                                                                                                                          </a:ext>
                                                                                                                        </a:extLst>
                                                                                                                      </wps:spPr>
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<a:noAutofit/>
                                                                                                                      </wps:bodyPr>
                                                                                                                    </wps:wsp>
                                                                                                                    <wps:wsp>
                                                                                                                      <wps:cNvPr id="631" name="Freeform 728"/>
                                                                                                                      <wps:cNvSpPr>
                                                                                                                        <a:spLocks noEditPoints="1"/>
                                                                                                                      </wps:cNvSpPr>
                                                                                                                      <wps:spPr bwMode="auto">
                                                                                                                        <a:xfrm>
                                                                                                                          <a:off x="11616" y="602"/>
                                                                                                                          <a:ext cx="2153" cy="0"/>
                                                                                                                        </a:xfrm>
                                                                                                                        <a:custGeom>
                                                                                                                          <a:avLst/>
                                                                                                                          <a:gdLst>
                                                                                                                            <a:gd name="T0" fmla="+- 0 5808 5808"/>
                                                                                                                            <a:gd name="T1" fmla="*/ T0 w 2153"/>
                                                                                                                            <a:gd name="T2" fmla="+- 0 7961 5808"/>
                                                                                                                            <a:gd name="T3" fmla="*/ T2 w 2153"/>
                                                                                                                          </a:gdLst>
                                                                                                                          <a:ahLst/>
                                                                                                                          <a:cxnLst>
                                                                                                                            <a:cxn ang="0">
                                                                                                                              <a:pos x="T1" y="0"/>
                                                                                                                            </a:cxn>
                                                                                                                            <a:cxn ang="0">
                                                                                                                              <a:pos x="T3" y="0"/>
                                                                                                                            </a:cxn>
                                                                                                                          </a:cxnLst>
                                                                                                                          <a:rect l="0" t="0" r="r" b="b"/>
                                                                                                                          <a:pathLst>
                                                                                                                            <a:path w="2153">
                                                                                                                              <a:moveTo>
                                                                                                                                <a:pt x="0" y="0"/>
                                                                                                                              </a:moveTo>
                                                                                                                              <a:lnTo>
                                                                                                                                <a:pt x="2153" y="0"/>
                                                                                                                              </a:lnTo>
                                                                                                                            </a:path>
                                                                                                                          </a:pathLst>
                                                                                                                        </a:custGeom>
                                                                                                                        <a:noFill/>
                                                                                                                        <a:ln w="4141">
                                                                                                                          <a:solidFill>
                                                                                                                            <a:srgbClr val="E5E4E4"/>
                                                                                                                          </a:solidFill>
                                                                                                                          <a:round/>
                                                                                                                          <a:headEnd/>
                                                                                                                          <a:tailEnd/>
                                                                                                                        </a:ln>
                                                                                                                        <a:extLst>
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<a:solidFill>
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</a:solidFill>
                                                                                                                            </a14:hiddenFill>
                                                                                                                          </a:ext>
                                                                                                                        </a:extLst>
                                                                                                                      </wps:spPr>
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<a:noAutofit/>
                                                                                                                      </wps:bodyPr>
                                                                                                                    </wps:wsp>
                                                                                                                    <wpg:grpSp>
                                                                                                                      <wpg:cNvPr id="632" name="Group 574"/>
                                                                                                                      <wpg:cNvGrpSpPr>
                                                                                                                        <a:grpSpLocks/>
                                                                                                                      </wpg:cNvGrpSpPr>
                                                                                                                      <wpg:grpSpPr bwMode="auto">
                                                                                                                        <a:xfrm>
                                                                                                                          <a:off x="5808" y="-114"/>
                                                                                                                          <a:ext cx="2153" cy="0"/>
                                                                                                                          <a:chOff x="5808" y="-114"/>
                                                                                                                          <a:chExt cx="2153" cy="0"/>
                                                                                                                        </a:xfrm>
                                                                                                                      </wpg:grpSpPr>
                                                                                                                      <wps:wsp>
                                                                                                                        <wps:cNvPr id="633" name="Freeform 727"/>
                                                                                                                        <wps:cNvSpPr>
                                                                                                                          <a:spLocks noEditPoints="1"/>
                                                                                                                        </wps:cNvSpPr>
                                                                                                                        <wps:spPr bwMode="auto">
                                                                                                                          <a:xfrm>
                                                                                                                            <a:off x="11616" y="-228"/>
                                                                                                                            <a:ext cx="2153" cy="0"/>
                                                                                                                          </a:xfrm>
                                                                                                                          <a:custGeom>
                                                                                                                            <a:avLst/>
                                                                                                                            <a:gdLst>
                                                                                                                              <a:gd name="T0" fmla="+- 0 7961 5808"/>
                                                                                                                              <a:gd name="T1" fmla="*/ T0 w 2153"/>
                                                                                                                              <a:gd name="T2" fmla="+- 0 5808 5808"/>
                                                                                                                              <a:gd name="T3" fmla="*/ T2 w 2153"/>
                                                                                                                            </a:gdLst>
                                                                                                                            <a:ahLst/>
                                                                                                                            <a:cxnLst>
                                                                                                                              <a:cxn ang="0">
                                                                                                                                <a:pos x="T1" y="0"/>
                                                                                                                              </a:cxn>
                                                                                                                              <a:cxn ang="0">
                                                                                                                                <a:pos x="T3" y="0"/>
                                                                                                                              </a:cxn>
                                                                                                                            </a:cxnLst>
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<a:pathLst>
                                                                                                                              <a:path w="2153">
                                                                                                                                <a:moveTo>
                                                                                                                                  <a:pt x="2153" y="0"/>
                                                                                                                                </a:moveTo>
                                                                                                                                <a:lnTo>
                                                                                                                                  <a:pt x="0" y="0"/>
                                                                                                                                </a:lnTo>
                                                                                                                              </a:path>
                                                                                                                            </a:pathLst>
                                                                                                                          </a:custGeom>
                                                                                                                          <a:noFill/>
                                                                                                                          <a:ln w="4141">
                                                                                                                            <a:solidFill>
                                                                                                                              <a:srgbClr val="E5E4E4"/>
                                                                                                                            </a:solidFill>
                                                                                                                            <a:round/>
                                                                                                                            <a:headEnd/>
                                                                                                                            <a:tailEnd/>
                                                                                                                          </a:ln>
                                                                                                                          <a:extLst>
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<a:solidFill>
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</a:solidFill>
                                                                                                                              </a14:hiddenFill>
                                                                                                                            </a:ext>
                                                                                                                          </a:extLst>
                                                                                                                        </wps:spPr>
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<a:noAutofit/>
                                                                                                                        </wps:bodyPr>
                                                                                                                      </wps:wsp>
                                                                                                                      <wps:wsp>
                                                                                                                        <wps:cNvPr id="634" name="Freeform 726"/>
                                                                                                                        <wps:cNvSpPr>
                                                                                                                          <a:spLocks noEditPoints="1"/>
                                                                                                                        </wps:cNvSpPr>
                                                                                                                        <wps:spPr bwMode="auto">
                                                                                                                          <a:xfrm>
                                                                                                                            <a:off x="11616" y="-228"/>
                                                                                                                            <a:ext cx="2153" cy="0"/>
                                                                                                                          </a:xfrm>
                                                                                                                          <a:custGeom>
                                                                                                                            <a:avLst/>
                                                                                                                            <a:gdLst>
                                                                                                                              <a:gd name="T0" fmla="+- 0 5808 5808"/>
                                                                                                                              <a:gd name="T1" fmla="*/ T0 w 2153"/>
                                                                                                                              <a:gd name="T2" fmla="+- 0 7961 5808"/>
                                                                                                                              <a:gd name="T3" fmla="*/ T2 w 2153"/>
                                                                                                                            </a:gdLst>
                                                                                                                            <a:ahLst/>
                                                                                                                            <a:cxnLst>
                                                                                                                              <a:cxn ang="0">
                                                                                                                                <a:pos x="T1" y="0"/>
                                                                                                                              </a:cxn>
                                                                                                                              <a:cxn ang="0">
                                                                                                                                <a:pos x="T3" y="0"/>
                                                                                                                              </a:cxn>
                                                                                                                            </a:cxnLst>
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<a:pathLst>
                                                                                                                              <a:path w="2153">
                                                                                                                                <a:moveTo>
                                                                                                                                  <a:pt x="0" y="0"/>
                                                                                                                                </a:moveTo>
                                                                                                                                <a:lnTo>
                                                                                                                                  <a:pt x="2153" y="0"/>
                                                                                                                                </a:lnTo>
                                                                                                                              </a:path>
                                                                                                                            </a:pathLst>
                                                                                                                          </a:custGeom>
                                                                                                                          <a:noFill/>
                                                                                                                          <a:ln w="4141">
                                                                                                                            <a:solidFill>
                                                                                                                              <a:srgbClr val="E5E4E4"/>
                                                                                                                            </a:solidFill>
                                                                                                                            <a:round/>
                                                                                                                            <a:headEnd/>
                                                                                                                            <a:tailEnd/>
                                                                                                                          </a:ln>
                                                                                                                          <a:extLst>
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<a:solidFill>
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</a:solidFill>
                                                                                                                              </a14:hiddenFill>
                                                                                                                            </a:ext>
                                                                                                                          </a:extLst>
                                                                                                                        </wps:spPr>
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<a:noAutofit/>
                                                                                                                        </wps:bodyPr>
                                                                                                                      </wps:wsp>
                                                                                                                      <wpg:grpSp>
                                                                                                                        <wpg:cNvPr id="635" name="Group 575"/>
                                                                                                                        <wpg:cNvGrpSpPr>
                                                                                                                          <a:grpSpLocks/>
                                                                                                                        </wpg:cNvGrpSpPr>
                                                                                                                        <wpg:grpSpPr bwMode="auto">
                                                                                                                          <a:xfrm>
                                                                                                                            <a:off x="5808" y="-528"/>
                                                                                                                            <a:ext cx="2153" cy="0"/>
                                                                                                                            <a:chOff x="5808" y="-528"/>
                                                                                                                            <a:chExt cx="2153" cy="0"/>
                                                                                                                          </a:xfrm>
                                                                                                                        </wpg:grpSpPr>
                                                                                                                        <wps:wsp>
                                                                                                                          <wps:cNvPr id="636" name="Freeform 725"/>
                                                                                                                          <wps:cNvSpPr>
                                                                                                                            <a:spLocks noEditPoints="1"/>
                                                                                                                          </wps:cNvSpPr>
                                                                                                                          <wps:spPr bwMode="auto">
                                                                                                                            <a:xfrm>
                                                                                                                              <a:off x="11616" y="-1056"/>
                                                                                                                              <a:ext cx="2153" cy="0"/>
                                                                                                                            </a:xfrm>
                                                                                                                            <a:custGeom>
                                                                                                                              <a:avLst/>
                                                                                                                              <a:gdLst>
                                                                                                                                <a:gd name="T0" fmla="+- 0 7961 5808"/>
                                                                                                                                <a:gd name="T1" fmla="*/ T0 w 2153"/>
                                                                                                                                <a:gd name="T2" fmla="+- 0 5808 5808"/>
                                                                                                                                <a:gd name="T3" fmla="*/ T2 w 2153"/>
                                                                                                                              </a:gdLst>
                                                                                                                              <a:ahLst/>
                                                                                                                              <a:cxnLst>
                                                                                                                                <a:cxn ang="0">
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</a:cxn>
                                                                                                                                <a:cxn ang="0">
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</a:cxn>
                                                                                                                              </a:cxnLst>
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<a:pathLst>
                                                                                                                                <a:path w="2153">
                                                                                                                                  <a:moveTo>
                                                                                                                                    <a:pt x="2153" y="0"/>
                                                                                                                                  </a:moveTo>
                                                                                                                                  <a:lnTo>
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</a:lnTo>
                                                                                                                                </a:path>
                                                                                                                              </a:pathLst>
                                                                                                                            </a:custGeom>
                                                                                                                            <a:noFill/>
                                                                                                                            <a:ln w="4141">
                                                                                                                              <a:solidFill>
                                                                                                                                <a:srgbClr val="E5E4E4"/>
                                                                                                                              </a:solidFill>
                                                                                                                              <a:round/>
                                                                                                                              <a:headEnd/>
                                                                                                                              <a:tailEnd/>
                                                                                                                            </a:ln>
                                                                                                                            <a:extLst>
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<a:solidFill>
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</a:solidFill>
                                                                                                                                </a14:hiddenFill>
                                                                                                                              </a:ext>
                                                                                                                            </a:extLst>
                                                                                                                          </wps:spPr>
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<a:noAutofit/>
                                                                                                                          </wps:bodyPr>
                                                                                                                        </wps:wsp>
                                                                                                                        <wps:wsp>
                                                                                                                          <wps:cNvPr id="637" name="Freeform 724"/>
                                                                                                                          <wps:cNvSpPr>
                                                                                                                            <a:spLocks noEditPoints="1"/>
                                                                                                                          </wps:cNvSpPr>
                                                                                                                          <wps:spPr bwMode="auto">
                                                                                                                            <a:xfrm>
                                                                                                                              <a:off x="11616" y="-1056"/>
                                                                                                                              <a:ext cx="2153" cy="0"/>
                                                                                                                            </a:xfrm>
                                                                                                                            <a:custGeom>
                                                                                                                              <a:avLst/>
                                                                                                                              <a:gdLst>
                                                                                                                                <a:gd name="T0" fmla="+- 0 5808 5808"/>
                                                                                                                                <a:gd name="T1" fmla="*/ T0 w 2153"/>
                                                                                                                                <a:gd name="T2" fmla="+- 0 7961 5808"/>
                                                                                                                                <a:gd name="T3" fmla="*/ T2 w 2153"/>
                                                                                                                              </a:gdLst>
                                                                                                                              <a:ahLst/>
                                                                                                                              <a:cxnLst>
                                                                                                                                <a:cxn ang="0">
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</a:cxn>
                                                                                                                                <a:cxn ang="0">
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</a:cxn>
                                                                                                                              </a:cxnLst>
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<a:pathLst>
                                                                                                                                <a:path w="2153">
                                                                                                                                  <a:moveTo>
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</a:moveTo>
                                                                                                                                  <a:lnTo>
                                                                                                                                    <a:pt x="2153" y="0"/>
                                                                                                                                  </a:lnTo>
                                                                                                                                </a:path>
                                                                                                                              </a:pathLst>
                                                                                                                            </a:custGeom>
                                                                                                                            <a:noFill/>
                                                                                                                            <a:ln w="4141">
                                                                                                                              <a:solidFill>
                                                                                                                                <a:srgbClr val="E5E4E4"/>
                                                                                                                              </a:solidFill>
                                                                                                                              <a:round/>
                                                                                                                              <a:headEnd/>
                                                                                                                              <a:tailEnd/>
                                                                                                                            </a:ln>
                                                                                                                            <a:extLst>
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<a:solidFill>
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</a:solidFill>
                                                                                                                                </a14:hiddenFill>
                                                                                                                              </a:ext>
                                                                                                                            </a:extLst>
                                                                                                                          </wps:spPr>
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<a:noAutofit/>
                                                                                                                          </wps:bodyPr>
                                                                                                                        </wps:wsp>
                                                                                                                        <wpg:grpSp>
                                                                                                                          <wpg:cNvPr id="638" name="Group 576"/>
                                                                                                                          <wpg:cNvGrpSpPr>
                                                                                                                            <a:grpSpLocks/>
                                                                                                                          </wpg:cNvGrpSpPr>
                                                                                                                          <wpg:grpSpPr bwMode="auto">
                                                                                                                            <a:xfrm>
                                                                                                                              <a:off x="5808" y="-943"/>
                                                                                                                              <a:ext cx="2153" cy="0"/>
                                                                                                                              <a:chOff x="5808" y="-943"/>
                                                                                                                              <a:chExt cx="2153" cy="0"/>
                                                                                                                            </a:xfrm>
                                                                                                                          </wpg:grpSpPr>
                                                                                                                          <wps:wsp>
                                                                                                                            <wps:cNvPr id="639" name="Freeform 723"/>
                                                                                                                            <wps:cNvSpPr>
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</wps:cNvSpPr>
                                                                                                                            <wps:spPr bwMode="auto">
                                                                                                                              <a:xfrm>
                                                                                                                                <a:off x="11616" y="-1886"/>
                                                                                                                                <a:ext cx="2153" cy="0"/>
                                                                                                                              </a:xfrm>
                                                                                                                              <a:custGeom>
                                                                                                                                <a:avLst/>
                                                                                                                                <a:gdLst>
                                                                                                                                  <a:gd name="T0" fmla="+- 0 7961 5808"/>
                                                                                                                                  <a:gd name="T1" fmla="*/ T0 w 2153"/>
                                                                                                                                  <a:gd name="T2" fmla="+- 0 5808 5808"/>
                                                                                                                                  <a:gd name="T3" fmla="*/ T2 w 2153"/>
                                                                                                                                </a:gdLst>
                                                                                                                                <a:ahLst/>
                                                                                                                                <a:cxnLst>
                                                                                                                                  <a:cxn ang="0">
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</a:cxn>
                                                                                                                                  <a:cxn ang="0">
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</a:cxn>
                                                                                                                                </a:cxnLst>
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<a:pathLst>
                                                                                                                                  <a:path w="2153">
                                                                                                                                    <a:moveTo>
                                                                                                                                      <a:pt x="2153" y="0"/>
                                                                                                                                    </a:moveTo>
                                                                                                                                    <a:lnTo>
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</a:lnTo>
                                                                                                                                  </a:path>
                                                                                                                                </a:pathLst>
                                                                                                                              </a:custGeom>
                                                                                                                              <a:noFill/>
                                                                                                                              <a:ln w="4141">
                                                                                                                                <a:solidFill>
                                                                                                                                  <a:srgbClr val="E5E4E4"/>
                                                                                                                                </a:solidFill>
                                                                                                                                <a:round/>
                                                                                                                                <a:headEnd/>
                                                                                                                                <a:tailEnd/>
                                                                                                                              </a:ln>
                                                                                                                              <a:extLst>
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</a:solidFill>
                                                                                                                                  </a14:hiddenFill>
                                                                                                                                </a:ext>
                                                                                                                              </a:extLst>
                                                                                                                            </wps:spPr>
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<a:noAutofit/>
                                                                                                                            </wps:bodyPr>
                                                                                                                          </wps:wsp>
                                                                                                                          <wps:wsp>
                                                                                                                            <wps:cNvPr id="640" name="Freeform 722"/>
                                                                                                                            <wps:cNvSpPr>
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</wps:cNvSpPr>
                                                                                                                            <wps:spPr bwMode="auto">
                                                                                                                              <a:xfrm>
                                                                                                                                <a:off x="11616" y="-1886"/>
                                                                                                                                <a:ext cx="2153" cy="0"/>
                                                                                                                              </a:xfrm>
                                                                                                                              <a:custGeom>
                                                                                                                                <a:avLst/>
                                                                                                                                <a:gdLst>
                                                                                                                                  <a:gd name="T0" fmla="+- 0 5808 5808"/>
                                                                                                                                  <a:gd name="T1" fmla="*/ T0 w 2153"/>
                                                                                                                                  <a:gd name="T2" fmla="+- 0 7961 5808"/>
                                                                                                                                  <a:gd name="T3" fmla="*/ T2 w 2153"/>
                                                                                                                                </a:gdLst>
                                                                                                                                <a:ahLst/>
                                                                                                                                <a:cxnLst>
                                                                                                                                  <a:cxn ang="0">
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</a:cxn>
                                                                                                                                  <a:cxn ang="0">
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</a:cxn>
                                                                                                                                </a:cxnLst>
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<a:pathLst>
                                                                                                                                  <a:path w="2153">
                                                                                                                                    <a:moveTo>
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</a:moveTo>
                                                                                                                                    <a:lnTo>
                                                                                                                                      <a:pt x="2153" y="0"/>
                                                                                                                                    </a:lnTo>
                                                                                                                                  </a:path>
                                                                                                                                </a:pathLst>
                                                                                                                              </a:custGeom>
                                                                                                                              <a:noFill/>
                                                                                                                              <a:ln w="4141">
                                                                                                                                <a:solidFill>
                                                                                                                                  <a:srgbClr val="E5E4E4"/>
                                                                                                                                </a:solidFill>
                                                                                                                                <a:round/>
                                                                                                                                <a:headEnd/>
                                                                                                                                <a:tailEnd/>
                                                                                                                              </a:ln>
                                                                                                                              <a:extLst>
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</a:solidFill>
                                                                                                                                  </a14:hiddenFill>
                                                                                                                                </a:ext>
                                                                                                                              </a:extLst>
                                                                                                                            </wps:spPr>
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<a:noAutofit/>
                                                                                                                            </wps:bodyPr>
                                                                                                                          </wps:wsp>
                                                                                                                          <wpg:grpSp>
                                                                                                                            <wpg:cNvPr id="641" name="Group 577"/>
                                                                                                                            <wpg:cNvGrpSpPr>
                                                                                                                              <a:grpSpLocks/>
                                                                                                                            </wpg:cNvGrpSpPr>
                                                                                                                            <wpg:grpSpPr bwMode="auto">
                                                                                                                              <a:xfrm>
                                                                                                                                <a:off x="5808" y="-1357"/>
                                                                                                                                <a:ext cx="2153" cy="0"/>
                                                                                                                                <a:chOff x="5808" y="-1357"/>
                                                                                                                                <a:chExt cx="2153" cy="0"/>
                                                                                                                              </a:xfrm>
                                                                                                                            </wpg:grpSpPr>
                                                                                                                            <wps:wsp>
                                                                                                                              <wps:cNvPr id="642" name="Freeform 721"/>
                                                                                                                              <wps:cNvSpPr>
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</wps:cNvSpPr>
                                                                                                                              <wps:spPr bwMode="auto">
                                                                                                                                <a:xfrm>
                                                                                                                                  <a:off x="11616" y="-2714"/>
                                                                                                                                  <a:ext cx="2153" cy="0"/>
                                                                                                                                </a:xfrm>
                                                                                                                                <a:custGeom>
                                                                                                                                  <a:avLst/>
                                                                                                                                  <a:gdLst>
                                                                                                                                    <a:gd name="T0" fmla="+- 0 7961 5808"/>
                                                                                                                                    <a:gd name="T1" fmla="*/ T0 w 2153"/>
                                                                                                                                    <a:gd name="T2" fmla="+- 0 5808 5808"/>
                                                                                                                                    <a:gd name="T3" fmla="*/ T2 w 2153"/>
                                                                                                                                  </a:gdLst>
                                                                                                                                  <a:ahLst/>
                                                                                                                                  <a:cxnLst>
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</a:cxn>
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</a:cxn>
                                                                                                                                  </a:cxnLst>
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<a:pathLst>
                                                                                                                                    <a:path w="2153">
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<a:pt x="2153" y="0"/>
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<a:lnTo>
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</a:lnTo>
                                                                                                                                    </a:path>
                                                                                                                                  </a:pathLst>
                                                                                                                                </a:custGeom>
                                                                                                                                <a:noFill/>
                                                                                                                                <a:ln w="4141">
                                                                                                                                  <a:solidFill>
                                                                                                                                    <a:srgbClr val="E5E4E4"/>
                                                                                                                                  </a:solidFill>
                                                                                                                                  <a:round/>
                                                                                                                                  <a:headEnd/>
                                                                                                                                  <a:tailEnd/>
                                                                                                                                </a:ln>
                                                                                                                                <a:extLst>
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</a:ext>
                                                                                                                                </a:extLst>
                                                                                                                              </wps:spPr>
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<a:noAutofit/>
                                                                                                                              </wps:bodyPr>
                                                                                                                            </wps:wsp>
                                                                                                                            <wps:wsp>
                                                                                                                              <wps:cNvPr id="643" name="Freeform 720"/>
                                                                                                                              <wps:cNvSpPr>
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</wps:cNvSpPr>
                                                                                                                              <wps:spPr bwMode="auto">
                                                                                                                                <a:xfrm>
                                                                                                                                  <a:off x="11616" y="-2714"/>
                                                                                                                                  <a:ext cx="2153" cy="0"/>
                                                                                                                                </a:xfrm>
                                                                                                                                <a:custGeom>
                                                                                                                                  <a:avLst/>
                                                                                                                                  <a:gdLst>
                                                                                                                                    <a:gd name="T0" fmla="+- 0 5808 5808"/>
                                                                                                                                    <a:gd name="T1" fmla="*/ T0 w 2153"/>
                                                                                                                                    <a:gd name="T2" fmla="+- 0 7961 5808"/>
                                                                                                                                    <a:gd name="T3" fmla="*/ T2 w 2153"/>
                                                                                                                                  </a:gdLst>
                                                                                                                                  <a:ahLst/>
                                                                                                                                  <a:cxnLst>
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</a:cxn>
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</a:cxn>
                                                                                                                                  </a:cxnLst>
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<a:pathLst>
                                                                                                                                    <a:path w="2153">
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<a:lnTo>
                                                                                                                                        <a:pt x="2153" y="0"/>
                                                                                                                                      </a:lnTo>
                                                                                                                                    </a:path>
                                                                                                                                  </a:pathLst>
                                                                                                                                </a:custGeom>
                                                                                                                                <a:noFill/>
                                                                                                                                <a:ln w="4141">
                                                                                                                                  <a:solidFill>
                                                                                                                                    <a:srgbClr val="E5E4E4"/>
                                                                                                                                  </a:solidFill>
                                                                                                                                  <a:round/>
                                                                                                                                  <a:headEnd/>
                                                                                                                                  <a:tailEnd/>
                                                                                                                                </a:ln>
                                                                                                                                <a:extLst>
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</a:ext>
                                                                                                                                </a:extLst>
                                                                                                                              </wps:spPr>
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<a:noAutofit/>
                                                                                                                              </wps:bodyPr>
                                                                                                                            </wps:wsp>
                                                                                                                            <wpg:grpSp>
                                                                                                                              <wpg:cNvPr id="644" name="Group 578"/>
                                                                                                                              <wpg:cNvGrpSpPr>
                                                                                                                                <a:grpSpLocks/>
                                                                                                                              </wpg:cNvGrpSpPr>
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<a:xfrm>
                                                                                                                                  <a:off x="5960" y="-1472"/>
                                                                                                                                  <a:ext cx="0" cy="2274"/>
                                                                                                                                  <a:chOff x="5960" y="-1472"/>
                                                                                                                                  <a:chExt cx="0" cy="2274"/>
                                                                                                                                </a:xfrm>
                                                                                                                              </wpg:grpSpPr>
                                                                                                                              <wps:wsp>
                                                                                                                                <wps:cNvPr id="645" name="Freeform 719"/>
                                                                                                                                <wps:cNvSpPr>
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</wps:cNvSpPr>
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<a:xfrm>
                                                                                                                                    <a:off x="11920" y="-2944"/>
                                                                                                                                    <a:ext cx="0" cy="2274"/>
                                                                                                                                  </a:xfrm>
                                                                                                                                  <a:custGeom>
                                                                                                                                    <a:avLst/>
                                                                                                                                    <a:gdLst>
                                                                                                                                      <a:gd name="T0" fmla="+- 0 -1472 -1472"/>
                                                                                                                                      <a:gd name="T1" fmla="*/ -1472 h 2274"/>
                                                                                                                                      <a:gd name="T2" fmla="+- 0 802 -1472"/>
                                                                                                                                      <a:gd name="T3" fmla="*/ 802 h 2274"/>
                                                                                                                                    </a:gdLst>
                                                                                                                                    <a:ahLst/>
                                                                                                                                    <a:cxnLst>
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</a:cxn>
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</a:cxn>
                                                                                                                                    </a:cxnLst>
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<a:pathLst>
                                                                                                                                      <a:path h="2274">
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<a:pt x="0" y="2274"/>
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</a:path>
                                                                                                                                    </a:pathLst>
                                                                                                                                  </a:custGeom>
                                                                                                                                  <a:noFill/>
                                                                                                                                  <a:ln w="4141">
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<a:srgbClr val="E5E4E4"/>
                                                                                                                                    </a:solidFill>
                                                                                                                                    <a:round/>
                                                                                                                                    <a:headEnd/>
                                                                                                                                    <a:tailEnd/>
                                                                                                                                  </a:ln>
                                                                                                                                  <a:extLst>
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</a:ext>
                                                                                                                                  </a:extLst>
                                                                                                                                </wps:spPr>
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<a:noAutofit/>
                                                                                                                                </wps:bodyPr>
                                                                                                                              </wps:wsp>
                                                                                                                              <wpg:grpSp>
                                                                                                                                <wpg:cNvPr id="646" name="Group 579"/>
                                                                                                                                <wpg:cNvGrpSpPr>
                                                                                                                                  <a:grpSpLocks/>
                                                                                                                                </wpg:cNvGrpSpPr>
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<a:xfrm>
                                                                                                                                    <a:off x="6345" y="-1472"/>
                                                                                                                                    <a:ext cx="0" cy="2274"/>
                                                                                                                                    <a:chOff x="6345" y="-1472"/>
                                                                                                                                    <a:chExt cx="0" cy="2274"/>
                                                                                                                                  </a:xfrm>
                                                                                                                                </wpg:grpSpPr>
                                                                                                                                <wps:wsp>
                                                                                                                                  <wps:cNvPr id="647" name="Freeform 718"/>
                                                                                                                                  <wps:cNvSpPr>
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</wps:cNvSpPr>
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<a:xfrm>
                                                                                                                                      <a:off x="12690" y="-2944"/>
                                                                                                                                      <a:ext cx="0" cy="2274"/>
                                                                                                                                    </a:xfrm>
                                                                                                                                    <a:custGeom>
                                                                                                                                      <a:avLst/>
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<a:gd name="T0" fmla="+- 0 -1472 -1472"/>
                                                                                                                                        <a:gd name="T1" fmla="*/ -1472 h 2274"/>
                                                                                                                                        <a:gd name="T2" fmla="+- 0 802 -1472"/>
                                                                                                                                        <a:gd name="T3" fmla="*/ 802 h 2274"/>
                                                                                                                                      </a:gdLst>
                                                                                                                                      <a:ahLst/>
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</a:cxn>
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<a:path h="2274">
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<a:pt x="0" y="2274"/>
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</a:pathLst>
                                                                                                                                    </a:custGeom>
                                                                                                                                    <a:noFill/>
                                                                                                                                    <a:ln w="4141">
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<a:srgbClr val="E5E4E4"/>
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<a:round/>
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<a:tailEnd/>
                                                                                                                                    </a:ln>
                                                                                                                                    <a:extLst>
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</a:ext>
                                                                                                                                    </a:extLst>
                                                                                                                                  </wps:spPr>
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<a:noAutofit/>
                                                                                                                                  </wps:bodyPr>
                                                                                                                                </wps:wsp>
                                                                                                                                <wpg:grpSp>
                                                                                                                                  <wpg:cNvPr id="648" name="Group 580"/>
                                                                                                                                  <wpg:cNvGrpSpPr>
                                                                                                                                    <a:grpSpLocks/>
                                                                                                                                  </wpg:cNvGrpSpPr>
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<a:xfrm>
                                                                                                                                      <a:off x="6730" y="-1472"/>
                                                                                                                                      <a:ext cx="0" cy="2274"/>
                                                                                                                                      <a:chOff x="6730" y="-1472"/>
                                                                                                                                      <a:chExt cx="0" cy="2274"/>
                                                                                                                                    </a:xfrm>
                                                                                                                                  </wpg:grpSpPr>
                                                                                                                                  <wps:wsp>
                                                                                                                                    <wps:cNvPr id="649" name="Freeform 717"/>
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</wps:cNvSpPr>
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<a:xfrm>
                                                                                                                                        <a:off x="13460" y="-2944"/>
                                                                                                                                        <a:ext cx="0" cy="2274"/>
                                                                                                                                      </a:xfrm>
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<a:gd name="T0" fmla="+- 0 -1472 -1472"/>
                                                                                                                                          <a:gd name="T1" fmla="*/ -1472 h 2274"/>
                                                                                                                                          <a:gd name="T2" fmla="+- 0 802 -1472"/>
                                                                                                                                          <a:gd name="T3" fmla="*/ 802 h 2274"/>
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<a:path h="2274">
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<a:pt x="0" y="2274"/>
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<a:ln w="4141">
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<a:srgbClr val="E5E4E4"/>
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</a:ln>
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</a:ext>
                                                                                                                                      </a:extLst>
                                                                                                                                    </wps:spPr>
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</wps:bodyPr>
                                                                                                                                  </wps:wsp>
                                                                                                                                  <wpg:grpSp>
                                                                                                                                    <wpg:cNvPr id="650" name="Group 581"/>
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<a:xfrm>
                                                                                                                                        <a:off x="7808" y="-1472"/>
                                                                                                                                        <a:ext cx="0" cy="2274"/>
                                                                                                                                        <a:chOff x="7808" y="-1472"/>
                                                                                                                                        <a:chExt cx="0" cy="2274"/>
                                                                                                                                      </a:xfrm>
                                                                                                                                    </wpg:grpSpPr>
                                                                                                                                    <wps:wsp>
                                                                                                                                      <wps:cNvPr id="651" name="Freeform 716"/>
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<a:off x="15616" y="-2944"/>
                                                                                                                                          <a:ext cx="0" cy="2274"/>
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<a:gd name="T0" fmla="+- 0 -1472 -1472"/>
                                                                                                                                            <a:gd name="T1" fmla="*/ -1472 h 2274"/>
                                                                                                                                            <a:gd name="T2" fmla="+- 0 802 -1472"/>
                                                                                                                                            <a:gd name="T3" fmla="*/ 802 h 2274"/>
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<a:path h="2274">
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<a:pt x="0" y="2274"/>
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<a:ln w="4141">
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<a:srgbClr val="E5E4E4"/>
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</wps:wsp>
                                                                                                                                    <wpg:grpSp>
                                                                                                                                      <wpg:cNvPr id="652" name="Group 582"/>
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<a:off x="5933" y="-528"/>
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<a:chOff x="5933" y="-528"/>
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<wps:cNvPr id="653" name="Freeform 715"/>
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<a:off x="11866" y="-1056"/>
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<a:gd name="T0" fmla="+- 0 5933 5933"/>
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<a:gd name="T2" fmla="+- 0 5988 5933"/>
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</wps:wsp>
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<wpg:cNvPr id="654" name="Group 583"/>
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<a:off x="5960" y="-528"/>
                                                                                                                                            <a:ext cx="0" cy="570"/>
                                                                                                                                            <a:chOff x="5960" y="-528"/>
                                                                                                                                            <a:chExt cx="0" cy="570"/>
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<wps:cNvPr id="655" name="Freeform 714"/>
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<a:off x="11920" y="-1056"/>
                                                                                                                                              <a:ext cx="0" cy="570"/>
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<a:gd name="T0" fmla="+- 0 -528 -528"/>
                                                                                                                                                <a:gd name="T1" fmla="*/ -528 h 570"/>
                                                                                                                                                <a:gd name="T2" fmla="+- 0 42 -528"/>
                                                                                                                                                <a:gd name="T3" fmla="*/ 42 h 570"/>
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<a:path h="570">
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<a:pt x="0" y="570"/>
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<wpg:cNvPr id="656" name="Group 584"/>
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<a:off x="5933" y="42"/>
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<a:chOff x="5933" y="42"/>
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<wps:cNvPr id="657" name="Freeform 713"/>
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<a:off x="11866" y="84"/>
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<a:gd name="T0" fmla="+- 0 5933 5933"/>
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<a:gd name="T2" fmla="+- 0 5988 5933"/>
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<wpg:cNvPr id="658" name="Group 585"/>
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<a:off x="6318" y="-849"/>
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<a:chOff x="6318" y="-849"/>
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<wps:cNvPr id="659" name="Freeform 712"/>
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<a:off x="12636" y="-1698"/>
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<a:gd name="T0" fmla="+- 0 6318 6318"/>
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<a:gd name="T2" fmla="+- 0 6373 6318"/>
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<wpg:cNvPr id="660" name="Group 586"/>
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<a:off x="6345" y="-849"/>
                                                                                                                                                  <a:ext cx="0" cy="736"/>
                                                                                                                                                  <a:chOff x="6345" y="-849"/>
                                                                                                                                                  <a:chExt cx="0" cy="736"/>
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<wps:cNvPr id="661" name="Freeform 711"/>
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<a:off x="12690" y="-1698"/>
                                                                                                                                                    <a:ext cx="0" cy="735"/>
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<a:gd name="T0" fmla="+- 0 -849 -849"/>
                                                                                                                                                      <a:gd name="T1" fmla="*/ -849 h 736"/>
                                                                                                                                                      <a:gd name="T2" fmla="+- 0 -113 -849"/>
                                                                                                                                                      <a:gd name="T3" fmla="*/ -113 h 736"/>
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<a:path h="736">
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<a:pt x="0" y="736"/>
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<wpg:cNvPr id="662" name="Group 587"/>
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<a:off x="6318" y="-114"/>
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<a:chOff x="6318" y="-114"/>
    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<wps:cNvPr id="663" name="Freeform 710"/>
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<a:off x="12636" y="-228"/>
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<a:gd name="T0" fmla="+- 0 6318 6318"/>
    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    <a:gd name="T2" fmla="+- 0 6373 6318"/>
    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<wpg:cNvPr id="664" name="Group 588"/>
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<a:off x="6703" y="-1237"/>
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<a:chOff x="6703" y="-1237"/>
      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<wps:cNvPr id="665" name="Freeform 709"/>
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<a:off x="13406" y="-2474"/>
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<a:gd name="T0" fmla="+- 0 6703 6703"/>
      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      <a:gd name="T2" fmla="+- 0 6758 6703"/>
      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<wpg:cNvPr id="666" name="Group 589"/>
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<a:off x="6730" y="-1237"/>
                                                                                                                                                        <a:ext cx="0" cy="785"/>
                                                                                                                                                        <a:chOff x="6730" y="-1237"/>
                                                                                                                                                        <a:chExt cx="0" cy="785"/>
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<wps:cNvPr id="667" name="Freeform 708"/>
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<a:off x="13460" y="-2474"/>
                                                                                                                                                          <a:ext cx="0" cy="785"/>
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<a:gd name="T0" fmla="+- 0 -1237 -1237"/>
                                                                                                                                                            <a:gd name="T1" fmla="*/ -1237 h 785"/>
                                                                                                                                                            <a:gd name="T2" fmla="+- 0 -452 -1237"/>
                                                                                                                                                            <a:gd name="T3" fmla="*/ -452 h 785"/>
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<a:path h="785">
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<a:pt x="0" y="785"/>
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<wpg:cNvPr id="668" name="Group 590"/>
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<a:off x="6703" y="-452"/>
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<a:chOff x="6703" y="-452"/>
          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<wps:cNvPr id="669" name="Freeform 707"/>
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<a:off x="13406" y="-904"/>
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<a:gd name="T0" fmla="+- 0 6703 6703"/>
          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          <a:gd name="T2" fmla="+- 0 6758 6703"/>
          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<wpg:cNvPr id="670" name="Group 591"/>
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<a:off x="7780" y="-1369"/>
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<a:chOff x="7780" y="-1369"/>
            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<wps:cNvPr id="671" name="Freeform 706"/>
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<a:off x="15560" y="-2738"/>
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<a:gd name="T0" fmla="+- 0 7780 7780"/>
            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            <a:gd name="T2" fmla="+- 0 7835 7780"/>
            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<wpg:cNvPr id="672" name="Group 592"/>
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<a:off x="7808" y="-1369"/>
                                                                                                                                                              <a:ext cx="0" cy="805"/>
                                                                                                                                                              <a:chOff x="7808" y="-1369"/>
                                                                                                                                                              <a:chExt cx="0" cy="805"/>
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<wps:cNvPr id="673" name="Freeform 705"/>
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<a:off x="15616" y="-2738"/>
                                                                                                                                                                <a:ext cx="0" cy="805"/>
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<a:gd name="T0" fmla="+- 0 -1369 -1369"/>
                                                                                                                                                                  <a:gd name="T1" fmla="*/ -1369 h 805"/>
                                                                                                                                                                  <a:gd name="T2" fmla="+- 0 -564 -1369"/>
                                                                                                                                                                  <a:gd name="T3" fmla="*/ -564 h 805"/>
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<a:path h="805">
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<a:pt x="0" y="805"/>
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<wpg:cNvPr id="674" name="Group 593"/>
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<a:off x="7780" y="-564"/>
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<a:chOff x="7780" y="-564"/>
                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<wps:cNvPr id="675" name="Freeform 704"/>
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<a:off x="15560" y="-1128"/>
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<a:gd name="T0" fmla="+- 0 7780 7780"/>
                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                <a:gd name="T2" fmla="+- 0 7835 7780"/>
                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<wpg:cNvPr id="676" name="Group 594"/>
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<a:off x="5933" y="-24"/>
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<a:chOff x="5933" y="-24"/>
                  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<wps:cNvPr id="677" name="Freeform 703"/>
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<a:off x="11866" y="-48"/>
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<a:gd name="T0" fmla="+- 0 5933 5933"/>
                  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                  <a:gd name="T2" fmla="+- 0 5988 5933"/>
                  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<wpg:cNvPr id="678" name="Group 595"/>
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<a:off x="5960" y="-24"/>
                                                                                                                                                                    <a:ext cx="0" cy="329"/>
                                                                                                                                                                    <a:chOff x="5960" y="-24"/>
                                                                                                                                                                    <a:chExt cx="0" cy="329"/>
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<wps:cNvPr id="679" name="Freeform 702"/>
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<a:off x="11920" y="-48"/>
                                                                                                                                                                      <a:ext cx="0" cy="329"/>
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<a:gd name="T0" fmla="+- 0 -24 -24"/>
                                                                                                                                                                        <a:gd name="T1" fmla="*/ -24 h 329"/>
                                                                                                                                                                        <a:gd name="T2" fmla="+- 0 305 -24"/>
                                                                                                                                                                        <a:gd name="T3" fmla="*/ 305 h 329"/>
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<a:path h="329">
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<a:pt x="0" y="329"/>
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<wpg:cNvPr id="680" name="Group 596"/>
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<a:off x="5933" y="305"/>
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<a:chOff x="5933" y="305"/>
                      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<wps:cNvPr id="681" name="Freeform 701"/>
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<a:off x="11866" y="610"/>
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<a:gd name="T0" fmla="+- 0 5933 5933"/>
                      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                      <a:gd name="T2" fmla="+- 0 5988 5933"/>
                      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<wpg:cNvPr id="682" name="Group 597"/>
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<a:off x="6318" y="-433"/>
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<a:chOff x="6318" y="-433"/>
                        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<wps:cNvPr id="683" name="Freeform 700"/>
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<a:off x="12636" y="-866"/>
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<a:gd name="T0" fmla="+- 0 6318 6318"/>
                        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                        <a:gd name="T2" fmla="+- 0 6373 6318"/>
                        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<wpg:cNvPr id="684" name="Group 598"/>
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<a:off x="6345" y="-433"/>
                                                                                                                                                                          <a:ext cx="0" cy="628"/>
                                                                                                                                                                          <a:chOff x="6345" y="-433"/>
                                                                                                                                                                          <a:chExt cx="0" cy="628"/>
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<wps:cNvPr id="685" name="Freeform 699"/>
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<a:off x="12690" y="-866"/>
                                                                                                                                                                            <a:ext cx="0" cy="627"/>
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<a:gd name="T0" fmla="+- 0 -433 -433"/>
                                                                                                                                                                              <a:gd name="T1" fmla="*/ -433 h 628"/>
                                                                                                                                                                              <a:gd name="T2" fmla="+- 0 195 -433"/>
                                                                                                                                                                              <a:gd name="T3" fmla="*/ 195 h 628"/>
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<a:path h="628">
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<a:pt x="0" y="628"/>
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<wpg:cNvPr id="686" name="Group 599"/>
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<a:off x="6318" y="194"/>
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<a:chOff x="6318" y="194"/>
                            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<wps:cNvPr id="687" name="Freeform 698"/>
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<a:off x="12636" y="388"/>
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<a:gd name="T0" fmla="+- 0 6318 6318"/>
                            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                            <a:gd name="T2" fmla="+- 0 6373 6318"/>
                            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<wpg:cNvPr id="688" name="Group 600"/>
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<a:off x="6703" y="-10"/>
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<a:chOff x="6703" y="-10"/>
                              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<wps:cNvPr id="689" name="Freeform 697"/>
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<a:off x="13406" y="-20"/>
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<a:gd name="T0" fmla="+- 0 6703 6703"/>
                              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                              <a:gd name="T2" fmla="+- 0 6758 6703"/>
                              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<wpg:cNvPr id="690" name="Group 601"/>
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<a:off x="6730" y="-10"/>
                                                                                                                                                                                <a:ext cx="0" cy="453"/>
                                                                                                                                                                                <a:chOff x="6730" y="-10"/>
                                                                                                                                                                                <a:chExt cx="0" cy="453"/>
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<wps:cNvPr id="691" name="Freeform 696"/>
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<a:off x="13460" y="-20"/>
                                                                                                                                                                                  <a:ext cx="0" cy="452"/>
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<a:gd name="T0" fmla="+- 0 -10 -10"/>
                                                                                                                                                                                    <a:gd name="T1" fmla="*/ -10 h 453"/>
                                                                                                                                                                                    <a:gd name="T2" fmla="+- 0 443 -10"/>
                                                                                                                                                                                    <a:gd name="T3" fmla="*/ 443 h 453"/>
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<a:path h="453">
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<a:pt x="0" y="453"/>
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<wpg:cNvPr id="692" name="Group 602"/>
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<a:off x="6703" y="442"/>
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<a:chOff x="6703" y="442"/>
                                  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<wps:cNvPr id="693" name="Freeform 695"/>
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<a:off x="13406" y="884"/>
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<a:gd name="T0" fmla="+- 0 6703 6703"/>
                                  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                                  <a:gd name="T2" fmla="+- 0 6758 6703"/>
                                  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<wpg:cNvPr id="694" name="Group 603"/>
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<a:off x="7780" y="-257"/>
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<a:chOff x="7780" y="-257"/>
                                    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<wps:cNvPr id="695" name="Freeform 694"/>
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<a:off x="15560" y="-514"/>
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<a:gd name="T0" fmla="+- 0 7780 7780"/>
                                    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                                    <a:gd name="T2" fmla="+- 0 7835 7780"/>
                                    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<wpg:cNvPr id="696" name="Group 604"/>
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<a:off x="7808" y="-257"/>
                                                                                                                                                                                      <a:ext cx="0" cy="531"/>
                                                                                                                                                                                      <a:chOff x="7808" y="-257"/>
                                                                                                                                                                                      <a:chExt cx="0" cy="531"/>
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<wps:cNvPr id="697" name="Freeform 693"/>
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<a:off x="15616" y="-514"/>
                                                                                                                                                                                        <a:ext cx="0" cy="531"/>
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<a:gd name="T0" fmla="+- 0 -257 -257"/>
                                                                                                                                                                                          <a:gd name="T1" fmla="*/ -257 h 531"/>
                                                                                                                                                                                          <a:gd name="T2" fmla="+- 0 274 -257"/>
                                                                                                                                                                                          <a:gd name="T3" fmla="*/ 274 h 531"/>
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<a:path h="531">
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<a:pt x="0" y="531"/>
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<wpg:cNvPr id="698" name="Group 605"/>
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<a:off x="7780" y="274"/>
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<a:chOff x="7780" y="274"/>
                                        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<wps:cNvPr id="699" name="Freeform 692"/>
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<a:off x="15560" y="548"/>
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<a:gd name="T0" fmla="+- 0 7780 7780"/>
                                        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                                        <a:gd name="T2" fmla="+- 0 7835 7780"/>
                                        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<wpg:cNvPr id="700" name="Group 606"/>
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<a:off x="5933" y="228"/>
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<a:chOff x="5933" y="228"/>
                                          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<wps:cNvPr id="701" name="Freeform 691"/>
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<a:off x="11866" y="456"/>
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<a:gd name="T0" fmla="+- 0 5933 5933"/>
                                          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                                          <a:gd name="T2" fmla="+- 0 5988 5933"/>
                                          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<wpg:cNvPr id="702" name="Group 607"/>
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<a:off x="5960" y="228"/>
                                                                                                                                                                                            <a:ext cx="0" cy="470"/>
                                                                                                                                                                                            <a:chOff x="5960" y="228"/>
                                                                                                                                                                                            <a:chExt cx="0" cy="470"/>
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<wps:cNvPr id="703" name="Freeform 690"/>
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<a:off x="11920" y="456"/>
                                                                                                                                                                                              <a:ext cx="0" cy="470"/>
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<a:gd name="T0" fmla="+- 0 228 228"/>
                                                                                                                                                                                                <a:gd name="T1" fmla="*/ 228 h 470"/>
                                                                                                                                                                                                <a:gd name="T2" fmla="+- 0 698 228"/>
                                                                                                                                                                                                <a:gd name="T3" fmla="*/ 698 h 470"/>
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<a:path h="470">
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<a:pt x="0" y="470"/>
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<wpg:cNvPr id="704" name="Group 608"/>
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<a:off x="5933" y="698"/>
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<a:chOff x="5933" y="698"/>
                                              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<wps:cNvPr id="705" name="Freeform 689"/>
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<a:off x="11866" y="1396"/>
  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<a:gd name="T0" fmla="+- 0 5933 5933"/>
                                              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                                              <a:gd name="T2" fmla="+- 0 5988 5933"/>
                                              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<wpg:cNvPr id="706" name="Group 609"/>
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<a:off x="6318" y="170"/>
  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  <a:chOff x="6318" y="170"/>
                                                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<wps:cNvPr id="707" name="Freeform 688"/>
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<a:off x="12636" y="340"/>
    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<a:gd name="T0" fmla="+- 0 6318 6318"/>
                                                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                                                <a:gd name="T2" fmla="+- 0 6373 6318"/>
                                                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<wpg:cNvPr id="708" name="Group 610"/>
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<a:off x="6345" y="170"/>
                                                                                                                                                                                                  <a:ext cx="0" cy="317"/>
                                                                                                                                                                                                  <a:chOff x="6345" y="170"/>
                                                                                                                                                                                                  <a:chExt cx="0" cy="317"/>
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<wps:cNvPr id="709" name="Freeform 687"/>
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<a:off x="12690" y="340"/>
                                                                                                                                                                                                    <a:ext cx="0" cy="316"/>
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<a:gd name="T0" fmla="+- 0 170 170"/>
                                                                                                                                                                                                      <a:gd name="T1" fmla="*/ 170 h 317"/>
                                                                                                                                                                                                      <a:gd name="T2" fmla="+- 0 487 170"/>
                                                                                                                                                                                                      <a:gd name="T3" fmla="*/ 487 h 317"/>
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<a:path h="317">
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<a:pt x="0" y="317"/>
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<wpg:cNvPr id="710" name="Group 611"/>
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<a:off x="6318" y="486"/>
      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      <a:chOff x="6318" y="486"/>
                                                    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<wps:cNvPr id="711" name="Freeform 686"/>
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<a:off x="12636" y="972"/>
        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<a:gd name="T0" fmla="+- 0 6318 6318"/>
                                                    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                                                    <a:gd name="T2" fmla="+- 0 6373 6318"/>
                                                    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<wpg:cNvPr id="712" name="Group 612"/>
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<a:off x="6703" y="36"/>
        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        <a:chOff x="6703" y="36"/>
                                                      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<wps:cNvPr id="713" name="Freeform 685"/>
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<a:off x="13406" y="72"/>
          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<a:gd name="T0" fmla="+- 0 6703 6703"/>
                                                      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                                                      <a:gd name="T2" fmla="+- 0 6758 6703"/>
                                                      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<wpg:cNvPr id="714" name="Group 613"/>
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<a:off x="6730" y="36"/>
                                                                                                                                                                                                        <a:ext cx="0" cy="521"/>
                                                                                                                                                                                                        <a:chOff x="6730" y="36"/>
                                                                                                                                                                                                        <a:chExt cx="0" cy="521"/>
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<wps:cNvPr id="715" name="Freeform 684"/>
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<a:off x="13460" y="72"/>
                                                                                                                                                                                                          <a:ext cx="0" cy="520"/>
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<a:gd name="T0" fmla="+- 0 36 36"/>
                                                                                                                                                                                                            <a:gd name="T1" fmla="*/ 36 h 521"/>
                                                                                                                                                                                                            <a:gd name="T2" fmla="+- 0 557 36"/>
                                                                                                                                                                                                            <a:gd name="T3" fmla="*/ 557 h 521"/>
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<a:path h="521">
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<a:pt x="0" y="521"/>
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<wpg:cNvPr id="716" name="Group 614"/>
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<a:off x="6703" y="556"/>
            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            <a:chOff x="6703" y="556"/>
                                                          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<wps:cNvPr id="717" name="Freeform 683"/>
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<a:off x="13406" y="1112"/>
              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<a:gd name="T0" fmla="+- 0 6703 6703"/>
                                                          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                                                          <a:gd name="T2" fmla="+- 0 6758 6703"/>
                                                          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<wpg:cNvPr id="718" name="Group 615"/>
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<a:off x="7780" y="82"/>
              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              <a:chOff x="7780" y="82"/>
                                                            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<wps:cNvPr id="719" name="Freeform 682"/>
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<a:off x="15560" y="164"/>
                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<a:gd name="T0" fmla="+- 0 7780 7780"/>
                                                            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                                                            <a:gd name="T2" fmla="+- 0 7835 7780"/>
                                                            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<wpg:cNvPr id="720" name="Group 616"/>
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<a:off x="7808" y="82"/>
                                                                                                                                                                                                              <a:ext cx="0" cy="420"/>
                                                                                                                                                                                                              <a:chOff x="7808" y="82"/>
                                                                                                                                                                                                              <a:chExt cx="0" cy="420"/>
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<wps:cNvPr id="721" name="Freeform 681"/>
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<a:off x="15616" y="164"/>
                                                                                                                                                                                                                <a:ext cx="0" cy="420"/>
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<a:gd name="T0" fmla="+- 0 82 82"/>
                                                                                                                                                                                                                  <a:gd name="T1" fmla="*/ 82 h 420"/>
                                                                                                                                                                                                                  <a:gd name="T2" fmla="+- 0 502 82"/>
                                                                                                                                                                                                                  <a:gd name="T3" fmla="*/ 502 h 420"/>
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<a:path h="420">
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<a:pt x="0" y="420"/>
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<wpg:cNvPr id="722" name="Group 617"/>
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<a:off x="7780" y="502"/>
                  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                  <a:chOff x="7780" y="502"/>
                                                                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<wps:cNvPr id="723" name="Freeform 680"/>
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<a:off x="15560" y="1004"/>
                    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<a:gd name="T0" fmla="+- 0 7780 7780"/>
                                                                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                                                                <a:gd name="T2" fmla="+- 0 7835 7780"/>
                                                                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<wpg:cNvPr id="724" name="Group 618"/>
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<a:off x="5933" y="314"/>
                    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                    <a:chOff x="5933" y="314"/>
                                                                  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<wps:cNvPr id="725" name="Freeform 679"/>
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<a:off x="11866" y="628"/>
                      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<a:gd name="T0" fmla="+- 0 5933 5933"/>
                                                                  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                                                                  <a:gd name="T2" fmla="+- 0 5988 5933"/>
                                                                  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<wpg:cNvPr id="726" name="Group 619"/>
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<a:off x="5960" y="314"/>
                                                                                                                                                                                                                    <a:ext cx="0" cy="363"/>
                                                                                                                                                                                                                    <a:chOff x="5960" y="314"/>
                                                                                                                                                                                                                    <a:chExt cx="0" cy="363"/>
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<wps:cNvPr id="727" name="Freeform 678"/>
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<a:off x="11920" y="628"/>
                                                                                                                                                                                                                      <a:ext cx="0" cy="362"/>
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<a:gd name="T0" fmla="+- 0 314 314"/>
                                                                                                                                                                                                                        <a:gd name="T1" fmla="*/ 314 h 363"/>
                                                                                                                                                                                                                        <a:gd name="T2" fmla="+- 0 677 314"/>
                                                                                                                                                                                                                        <a:gd name="T3" fmla="*/ 677 h 363"/>
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<a:path h="363">
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<a:pt x="0" y="363"/>
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<wpg:cNvPr id="728" name="Group 620"/>
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<a:off x="5933" y="676"/>
                        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                        <a:chOff x="5933" y="676"/>
                                                                      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<wps:cNvPr id="729" name="Freeform 677"/>
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<a:off x="11866" y="1352"/>
                          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<a:gd name="T0" fmla="+- 0 5933 5933"/>
                                                                      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                                                                      <a:gd name="T2" fmla="+- 0 5988 5933"/>
                                                                      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<wpg:cNvPr id="730" name="Group 621"/>
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<a:off x="6318" y="214"/>
                          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                          <a:chOff x="6318" y="214"/>
                                                                        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<wps:cNvPr id="731" name="Freeform 676"/>
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<a:off x="12636" y="428"/>
                            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<a:gd name="T0" fmla="+- 0 6318 6318"/>
                                                                        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                                                                        <a:gd name="T2" fmla="+- 0 6373 6318"/>
                                                                        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<wpg:cNvPr id="732" name="Group 622"/>
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<a:off x="6345" y="214"/>
                                                                                                                                                                                                                          <a:ext cx="0" cy="318"/>
                                                                                                                                                                                                                          <a:chOff x="6345" y="214"/>
                                                                                                                                                                                                                          <a:chExt cx="0" cy="318"/>
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<wps:cNvPr id="733" name="Freeform 675"/>
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<a:off x="12690" y="428"/>
                                                                                                                                                                                                                            <a:ext cx="0" cy="318"/>
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<a:gd name="T0" fmla="+- 0 214 214"/>
                                                                                                                                                                                                                              <a:gd name="T1" fmla="*/ 214 h 318"/>
                                                                                                                                                                                                                              <a:gd name="T2" fmla="+- 0 532 214"/>
                                                                                                                                                                                                                              <a:gd name="T3" fmla="*/ 532 h 318"/>
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<a:path h="318">
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0" y="318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<wpg:cNvPr id="734" name="Group 623"/>
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<a:off x="6318" y="532"/>
                              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                              <a:chOff x="6318" y="532"/>
                                                                            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<wps:cNvPr id="735" name="Freeform 674"/>
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<a:off x="12636" y="1064"/>
                                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<a:gd name="T0" fmla="+- 0 6318 6318"/>
                                                                            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                                                                            <a:gd name="T2" fmla="+- 0 6373 6318"/>
                                                                            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<wpg:cNvPr id="736" name="Group 624"/>
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<a:off x="6703" y="-98"/>
                                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                                <a:chOff x="6703" y="-98"/>
                                                                              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<wps:cNvPr id="737" name="Freeform 673"/>
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<a:off x="13406" y="-196"/>
                                  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<a:gd name="T0" fmla="+- 0 6703 6703"/>
                                                                              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                                                                              <a:gd name="T2" fmla="+- 0 6758 6703"/>
                                                                              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<wpg:cNvPr id="738" name="Group 625"/>
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<a:off x="6730" y="-98"/>
                                                                                                                                                                                                                                <a:ext cx="0" cy="526"/>
                                                                                                                                                                                                                                <a:chOff x="6730" y="-98"/>
                                                                                                                                                                                                                                <a:chExt cx="0" cy="526"/>
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<wps:cNvPr id="739" name="Freeform 672"/>
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<a:off x="13460" y="-196"/>
                                                                                                                                                                                                                                  <a:ext cx="0" cy="526"/>
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<a:gd name="T0" fmla="+- 0 -98 -98"/>
                                                                                                                                                                                                                                    <a:gd name="T1" fmla="*/ -98 h 526"/>
                                                                                                                                                                                                                                    <a:gd name="T2" fmla="+- 0 428 -98"/>
                                                                                                                                                                                                                                    <a:gd name="T3" fmla="*/ 428 h 526"/>
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<a:path h="526">
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<a:pt x="0" y="526"/>
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<wpg:cNvPr id="740" name="Group 626"/>
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<a:off x="6703" y="428"/>
                                    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                                    <a:chOff x="6703" y="428"/>
                                                                                  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<wps:cNvPr id="741" name="Freeform 671"/>
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<a:off x="13406" y="856"/>
                                      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<a:gd name="T0" fmla="+- 0 6703 6703"/>
                                                                                  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                                                                                  <a:gd name="T2" fmla="+- 0 6758 6703"/>
                                                                                  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<wpg:cNvPr id="742" name="Group 627"/>
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<a:off x="7780" y="133"/>
                                      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                                      <a:chOff x="7780" y="133"/>
                                                                                    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<wps:cNvPr id="743" name="Freeform 670"/>
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<a:off x="15560" y="266"/>
                                        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<a:gd name="T0" fmla="+- 0 7780 7780"/>
                                                                                    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                                                                                    <a:gd name="T2" fmla="+- 0 7835 7780"/>
                                                                                    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<wpg:cNvPr id="744" name="Group 628"/>
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<a:off x="7808" y="133"/>
                                                                                                                                                                                                                                      <a:ext cx="0" cy="336"/>
                                                                                                                                                                                                                                      <a:chOff x="7808" y="133"/>
                                                                                                                                                                                                                                      <a:chExt cx="0" cy="336"/>
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<wps:cNvPr id="745" name="Freeform 669"/>
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<a:off x="15616" y="266"/>
                                                                                                                                                                                                                                        <a:ext cx="0" cy="336"/>
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<a:gd name="T0" fmla="+- 0 133 133"/>
                                                                                                                                                                                                                                          <a:gd name="T1" fmla="*/ 133 h 336"/>
                                                                                                                                                                                                                                          <a:gd name="T2" fmla="+- 0 469 133"/>
                                                                                                                                                                                                                                          <a:gd name="T3" fmla="*/ 469 h 336"/>
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<a:path h="336">
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0" y="336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<wpg:cNvPr id="746" name="Group 629"/>
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<a:off x="7780" y="469"/>
                                          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                                          <a:chOff x="7780" y="469"/>
                                                                                        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<wps:cNvPr id="747" name="Freeform 668"/>
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<a:off x="15560" y="938"/>
                                            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<a:gd name="T0" fmla="+- 0 7780 7780"/>
                                                                                        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                                                                                        <a:gd name="T2" fmla="+- 0 7835 7780"/>
                                                                                        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<wpg:cNvPr id="748" name="Group 630"/>
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<a:off x="5960" y="-1035"/>
                                                                                                                                                                                                                                          <a:ext cx="1847" cy="705"/>
                                                                                                                                                                                                                                          <a:chOff x="5960" y="-1035"/>
                                                                                                                                                                                                                                          <a:chExt cx="1847" cy="705"/>
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<wps:cNvPr id="749" name="Freeform 667"/>
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<a:off x="11920" y="-2070"/>
                                                                                                                                                                                                                                            <a:ext cx="1848" cy="705"/>
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<a:gd name="T0" fmla="+- 0 5984 5960"/>
                                                                                                                                                                                                                                              <a:gd name="T1" fmla="*/ T0 w 1847"/>
                                                                                                                                                                                                                                              <a:gd name="T2" fmla="+- 0 -339 -1035"/>
                                                                                                                                                                                                                                              <a:gd name="T3" fmla="*/ -339 h 705"/>
                                                                                                                                                                                                                                              <a:gd name="T4" fmla="+- 0 6031 5960"/>
                                                                                                                                                                                                                                              <a:gd name="T5" fmla="*/ T4 w 1847"/>
                                                                                                                                                                                                                                              <a:gd name="T6" fmla="+- 0 -357 -1035"/>
                                                                                                                                                                                                                                              <a:gd name="T7" fmla="*/ -357 h 705"/>
                                                                                                                                                                                                                                              <a:gd name="T8" fmla="+- 0 6077 5960"/>
                                                                                                                                                                                                                                              <a:gd name="T9" fmla="*/ T8 w 1847"/>
                                                                                                                                                                                                                                              <a:gd name="T10" fmla="+- 0 -375 -1035"/>
                                                                                                                                                                                                                                              <a:gd name="T11" fmla="*/ -375 h 705"/>
                                                                                                                                                                                                                                              <a:gd name="T12" fmla="+- 0 6124 5960"/>
                                                                                                                                                                                                                                              <a:gd name="T13" fmla="*/ T12 w 1847"/>
                                                                                                                                                                                                                                              <a:gd name="T14" fmla="+- 0 -393 -1035"/>
                                                                                                                                                                                                                                              <a:gd name="T15" fmla="*/ -393 h 705"/>
                                                                                                                                                                                                                                              <a:gd name="T16" fmla="+- 0 6171 5960"/>
                                                                                                                                                                                                                                              <a:gd name="T17" fmla="*/ T16 w 1847"/>
                                                                                                                                                                                                                                              <a:gd name="T18" fmla="+- 0 -411 -1035"/>
                                                                                                                                                                                                                                              <a:gd name="T19" fmla="*/ -411 h 705"/>
                                                                                                                                                                                                                                              <a:gd name="T20" fmla="+- 0 6218 5960"/>
                                                                                                                                                                                                                                              <a:gd name="T21" fmla="*/ T20 w 1847"/>
                                                                                                                                                                                                                                              <a:gd name="T22" fmla="+- 0 -428 -1035"/>
                                                                                                                                                                                                                                              <a:gd name="T23" fmla="*/ -428 h 705"/>
                                                                                                                                                                                                                                              <a:gd name="T24" fmla="+- 0 6264 5960"/>
                                                                                                                                                                                                                                              <a:gd name="T25" fmla="*/ T24 w 1847"/>
                                                                                                                                                                                                                                              <a:gd name="T26" fmla="+- 0 -446 -1035"/>
                                                                                                                                                                                                                                              <a:gd name="T27" fmla="*/ -446 h 705"/>
                                                                                                                                                                                                                                              <a:gd name="T28" fmla="+- 0 6311 5960"/>
                                                                                                                                                                                                                                              <a:gd name="T29" fmla="*/ T28 w 1847"/>
                                                                                                                                                                                                                                              <a:gd name="T30" fmla="+- 0 -464 -1035"/>
                                                                                                                                                                                                                                              <a:gd name="T31" fmla="*/ -464 h 705"/>
                                                                                                                                                                                                                                              <a:gd name="T32" fmla="+- 0 6358 5960"/>
                                                                                                                                                                                                                                              <a:gd name="T33" fmla="*/ T32 w 1847"/>
                                                                                                                                                                                                                                              <a:gd name="T34" fmla="+- 0 -482 -1035"/>
                                                                                                                                                                                                                                              <a:gd name="T35" fmla="*/ -482 h 705"/>
                                                                                                                                                                                                                                              <a:gd name="T36" fmla="+- 0 6405 5960"/>
                                                                                                                                                                                                                                              <a:gd name="T37" fmla="*/ T36 w 1847"/>
                                                                                                                                                                                                                                              <a:gd name="T38" fmla="+- 0 -500 -1035"/>
                                                                                                                                                                                                                                              <a:gd name="T39" fmla="*/ -500 h 705"/>
                                                                                                                                                                                                                                              <a:gd name="T40" fmla="+- 0 6452 5960"/>
                                                                                                                                                                                                                                              <a:gd name="T41" fmla="*/ T40 w 1847"/>
                                                                                                                                                                                                                                              <a:gd name="T42" fmla="+- 0 -517 -1035"/>
                                                                                                                                                                                                                                              <a:gd name="T43" fmla="*/ -517 h 705"/>
                                                                                                                                                                                                                                              <a:gd name="T44" fmla="+- 0 6498 5960"/>
                                                                                                                                                                                                                                              <a:gd name="T45" fmla="*/ T44 w 1847"/>
                                                                                                                                                                                                                                              <a:gd name="T46" fmla="+- 0 -535 -1035"/>
                                                                                                                                                                                                                                              <a:gd name="T47" fmla="*/ -535 h 705"/>
                                                                                                                                                                                                                                              <a:gd name="T48" fmla="+- 0 6545 5960"/>
                                                                                                                                                                                                                                              <a:gd name="T49" fmla="*/ T48 w 1847"/>
                                                                                                                                                                                                                                              <a:gd name="T50" fmla="+- 0 -553 -1035"/>
                                                                                                                                                                                                                                              <a:gd name="T51" fmla="*/ -553 h 705"/>
                                                                                                                                                                                                                                              <a:gd name="T52" fmla="+- 0 6592 5960"/>
                                                                                                                                                                                                                                              <a:gd name="T53" fmla="*/ T52 w 1847"/>
                                                                                                                                                                                                                                              <a:gd name="T54" fmla="+- 0 -571 -1035"/>
                                                                                                                                                                                                                                              <a:gd name="T55" fmla="*/ -571 h 705"/>
                                                                                                                                                                                                                                              <a:gd name="T56" fmla="+- 0 6639 5960"/>
                                                                                                                                                                                                                                              <a:gd name="T57" fmla="*/ T56 w 1847"/>
                                                                                                                                                                                                                                              <a:gd name="T58" fmla="+- 0 -589 -1035"/>
                                                                                                                                                                                                                                              <a:gd name="T59" fmla="*/ -589 h 705"/>
                                                                                                                                                                                                                                              <a:gd name="T60" fmla="+- 0 6685 5960"/>
                                                                                                                                                                                                                                              <a:gd name="T61" fmla="*/ T60 w 1847"/>
                                                                                                                                                                                                                                              <a:gd name="T62" fmla="+- 0 -607 -1035"/>
                                                                                                                                                                                                                                              <a:gd name="T63" fmla="*/ -607 h 705"/>
                                                                                                                                                                                                                                              <a:gd name="T64" fmla="+- 0 6732 5960"/>
                                                                                                                                                                                                                                              <a:gd name="T65" fmla="*/ T64 w 1847"/>
                                                                                                                                                                                                                                              <a:gd name="T66" fmla="+- 0 -625 -1035"/>
                                                                                                                                                                                                                                              <a:gd name="T67" fmla="*/ -625 h 705"/>
                                                                                                                                                                                                                                              <a:gd name="T68" fmla="+- 0 6779 5960"/>
                                                                                                                                                                                                                                              <a:gd name="T69" fmla="*/ T68 w 1847"/>
                                                                                                                                                                                                                                              <a:gd name="T70" fmla="+- 0 -642 -1035"/>
                                                                                                                                                                                                                                              <a:gd name="T71" fmla="*/ -642 h 705"/>
                                                                                                                                                                                                                                              <a:gd name="T72" fmla="+- 0 6826 5960"/>
                                                                                                                                                                                                                                              <a:gd name="T73" fmla="*/ T72 w 1847"/>
                                                                                                                                                                                                                                              <a:gd name="T74" fmla="+- 0 -660 -1035"/>
                                                                                                                                                                                                                                              <a:gd name="T75" fmla="*/ -660 h 705"/>
                                                                                                                                                                                                                                              <a:gd name="T76" fmla="+- 0 6872 5960"/>
                                                                                                                                                                                                                                              <a:gd name="T77" fmla="*/ T76 w 1847"/>
                                                                                                                                                                                                                                              <a:gd name="T78" fmla="+- 0 -678 -1035"/>
                                                                                                                                                                                                                                              <a:gd name="T79" fmla="*/ -678 h 705"/>
                                                                                                                                                                                                                                              <a:gd name="T80" fmla="+- 0 6918 5960"/>
                                                                                                                                                                                                                                              <a:gd name="T81" fmla="*/ T80 w 1847"/>
                                                                                                                                                                                                                                              <a:gd name="T82" fmla="+- 0 -696 -1035"/>
                                                                                                                                                                                                                                              <a:gd name="T83" fmla="*/ -696 h 705"/>
                                                                                                                                                                                                                                              <a:gd name="T84" fmla="+- 0 6965 5960"/>
                                                                                                                                                                                                                                              <a:gd name="T85" fmla="*/ T84 w 1847"/>
                                                                                                                                                                                                                                              <a:gd name="T86" fmla="+- 0 -714 -1035"/>
                                                                                                                                                                                                                                              <a:gd name="T87" fmla="*/ -714 h 705"/>
                                                                                                                                                                                                                                              <a:gd name="T88" fmla="+- 0 7012 5960"/>
                                                                                                                                                                                                                                              <a:gd name="T89" fmla="*/ T88 w 1847"/>
                                                                                                                                                                                                                                              <a:gd name="T90" fmla="+- 0 -732 -1035"/>
                                                                                                                                                                                                                                              <a:gd name="T91" fmla="*/ -732 h 705"/>
                                                                                                                                                                                                                                              <a:gd name="T92" fmla="+- 0 7058 5960"/>
                                                                                                                                                                                                                                              <a:gd name="T93" fmla="*/ T92 w 1847"/>
                                                                                                                                                                                                                                              <a:gd name="T94" fmla="+- 0 -750 -1035"/>
                                                                                                                                                                                                                                              <a:gd name="T95" fmla="*/ -750 h 705"/>
                                                                                                                                                                                                                                              <a:gd name="T96" fmla="+- 0 7105 5960"/>
                                                                                                                                                                                                                                              <a:gd name="T97" fmla="*/ T96 w 1847"/>
                                                                                                                                                                                                                                              <a:gd name="T98" fmla="+- 0 -767 -1035"/>
                                                                                                                                                                                                                                              <a:gd name="T99" fmla="*/ -767 h 705"/>
                                                                                                                                                                                                                                              <a:gd name="T100" fmla="+- 0 7152 5960"/>
                                                                                                                                                                                                                                              <a:gd name="T101" fmla="*/ T100 w 1847"/>
                                                                                                                                                                                                                                              <a:gd name="T102" fmla="+- 0 -785 -1035"/>
                                                                                                                                                                                                                                              <a:gd name="T103" fmla="*/ -785 h 705"/>
                                                                                                                                                                                                                                              <a:gd name="T104" fmla="+- 0 7199 5960"/>
                                                                                                                                                                                                                                              <a:gd name="T105" fmla="*/ T104 w 1847"/>
                                                                                                                                                                                                                                              <a:gd name="T106" fmla="+- 0 -803 -1035"/>
                                                                                                                                                                                                                                              <a:gd name="T107" fmla="*/ -803 h 705"/>
                                                                                                                                                                                                                                              <a:gd name="T108" fmla="+- 0 7246 5960"/>
                                                                                                                                                                                                                                              <a:gd name="T109" fmla="*/ T108 w 1847"/>
                                                                                                                                                                                                                                              <a:gd name="T110" fmla="+- 0 -821 -1035"/>
                                                                                                                                                                                                                                              <a:gd name="T111" fmla="*/ -821 h 705"/>
                                                                                                                                                                                                                                              <a:gd name="T112" fmla="+- 0 7292 5960"/>
                                                                                                                                                                                                                                              <a:gd name="T113" fmla="*/ T112 w 1847"/>
                                                                                                                                                                                                                                              <a:gd name="T114" fmla="+- 0 -839 -1035"/>
                                                                                                                                                                                                                                              <a:gd name="T115" fmla="*/ -839 h 705"/>
                                                                                                                                                                                                                                              <a:gd name="T116" fmla="+- 0 7339 5960"/>
                                                                                                                                                                                                                                              <a:gd name="T117" fmla="*/ T116 w 1847"/>
                                                                                                                                                                                                                                              <a:gd name="T118" fmla="+- 0 -857 -1035"/>
                                                                                                                                                                                                                                              <a:gd name="T119" fmla="*/ -857 h 705"/>
                                                                                                                                                                                                                                              <a:gd name="T120" fmla="+- 0 7386 5960"/>
                                                                                                                                                                                                                                              <a:gd name="T121" fmla="*/ T120 w 1847"/>
                                                                                                                                                                                                                                              <a:gd name="T122" fmla="+- 0 -874 -1035"/>
                                                                                                                                                                                                                                              <a:gd name="T123" fmla="*/ -874 h 705"/>
                                                                                                                                                                                                                                              <a:gd name="T124" fmla="+- 0 7433 5960"/>
                                                                                                                                                                                                                                              <a:gd name="T125" fmla="*/ T124 w 1847"/>
                                                                                                                                                                                                                                              <a:gd name="T126" fmla="+- 0 -892 -1035"/>
                                                                                                                                                                                                                                              <a:gd name="T127" fmla="*/ -892 h 705"/>
                                                                                                                                                                                                                                              <a:gd name="T128" fmla="+- 0 7479 5960"/>
                                                                                                                                                                                                                                              <a:gd name="T129" fmla="*/ T128 w 1847"/>
                                                                                                                                                                                                                                              <a:gd name="T130" fmla="+- 0 -910 -1035"/>
                                                                                                                                                                                                                                              <a:gd name="T131" fmla="*/ -910 h 705"/>
                                                                                                                                                                                                                                              <a:gd name="T132" fmla="+- 0 7526 5960"/>
                                                                                                                                                                                                                                              <a:gd name="T133" fmla="*/ T132 w 1847"/>
                                                                                                                                                                                                                                              <a:gd name="T134" fmla="+- 0 -928 -1035"/>
                                                                                                                                                                                                                                              <a:gd name="T135" fmla="*/ -928 h 705"/>
                                                                                                                                                                                                                                              <a:gd name="T136" fmla="+- 0 7573 5960"/>
                                                                                                                                                                                                                                              <a:gd name="T137" fmla="*/ T136 w 1847"/>
                                                                                                                                                                                                                                              <a:gd name="T138" fmla="+- 0 -946 -1035"/>
                                                                                                                                                                                                                                              <a:gd name="T139" fmla="*/ -946 h 705"/>
                                                                                                                                                                                                                                              <a:gd name="T140" fmla="+- 0 7620 5960"/>
                                                                                                                                                                                                                                              <a:gd name="T141" fmla="*/ T140 w 1847"/>
                                                                                                                                                                                                                                              <a:gd name="T142" fmla="+- 0 -964 -1035"/>
                                                                                                                                                                                                                                              <a:gd name="T143" fmla="*/ -964 h 705"/>
                                                                                                                                                                                                                                              <a:gd name="T144" fmla="+- 0 7666 5960"/>
                                                                                                                                                                                                                                              <a:gd name="T145" fmla="*/ T144 w 1847"/>
                                                                                                                                                                                                                                              <a:gd name="T146" fmla="+- 0 -981 -1035"/>
                                                                                                                                                                                                                                              <a:gd name="T147" fmla="*/ -981 h 705"/>
                                                                                                                                                                                                                                              <a:gd name="T148" fmla="+- 0 7713 5960"/>
                                                                                                                                                                                                                                              <a:gd name="T149" fmla="*/ T148 w 1847"/>
                                                                                                                                                                                                                                              <a:gd name="T150" fmla="+- 0 -999 -1035"/>
                                                                                                                                                                                                                                              <a:gd name="T151" fmla="*/ -999 h 705"/>
                                                                                                                                                                                                                                              <a:gd name="T152" fmla="+- 0 7760 5960"/>
                                                                                                                                                                                                                                              <a:gd name="T153" fmla="*/ T152 w 1847"/>
                                                                                                                                                                                                                                              <a:gd name="T154" fmla="+- 0 -1017 -1035"/>
                                                                                                                                                                                                                                              <a:gd name="T155" fmla="*/ -1017 h 705"/>
                                                                                                                                                                                                                                              <a:gd name="T156" fmla="+- 0 7807 5960"/>
                                                                                                                                                                                                                                              <a:gd name="T157" fmla="*/ T156 w 1847"/>
                                                                                                                                                                                                                                              <a:gd name="T158" fmla="+- 0 -1035 -1035"/>
                                                                                                                                                                                                                                              <a:gd name="T159" fmla="*/ -1035 h 705"/>
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" y="T3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5" y="T7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9" y="T11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3" y="T15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7" y="T19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21" y="T23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25" y="T27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29" y="T31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33" y="T35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37" y="T39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41" y="T43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45" y="T47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49" y="T51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53" y="T55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57" y="T59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61" y="T63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65" y="T67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69" y="T71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73" y="T75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77" y="T79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81" y="T83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85" y="T87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89" y="T91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93" y="T95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97" y="T99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01" y="T103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05" y="T107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09" y="T111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13" y="T115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17" y="T119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21" y="T123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25" y="T127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29" y="T131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33" y="T135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37" y="T139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41" y="T143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45" y="T147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49" y="T151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53" y="T155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57" y="T159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<a:path w="1847" h="705">
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<a:pt x="0" y="705"/>
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24" y="696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47" y="687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71" y="678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94" y="669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17" y="660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41" y="651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64" y="642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88" y="633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211" y="624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234" y="616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258" y="607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281" y="598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304" y="589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328" y="580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351" y="571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375" y="562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398" y="553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421" y="544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445" y="535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468" y="526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492" y="518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515" y="509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538" y="500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562" y="491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585" y="482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608" y="473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632" y="464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655" y="455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679" y="446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702" y="437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725" y="428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749" y="419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772" y="410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795" y="402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819" y="393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842" y="384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866" y="375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889" y="366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912" y="357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935" y="348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958" y="339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982" y="330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005" y="321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028" y="312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052" y="303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075" y="294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098" y="285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122" y="277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145" y="268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169" y="259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192" y="250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215" y="241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239" y="232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262" y="223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286" y="214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309" y="205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332" y="196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356" y="187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379" y="178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403" y="169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426" y="161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449" y="152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473" y="143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496" y="134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519" y="125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543" y="116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566" y="107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590" y="98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613" y="89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636" y="80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660" y="71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683" y="63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706" y="54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730" y="45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753" y="36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777" y="27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800" y="18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823" y="9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847" y="0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<a:srgbClr val="F8766C"/>
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<a:prstDash val="lgDash"/>
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<wpg:cNvPr id="750" name="Group 631"/>
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<a:off x="5960" y="31"/>
                                                                                                                                                                                                                                            <a:ext cx="1847" cy="66"/>
                                                                                                                                                                                                                                            <a:chOff x="5960" y="31"/>
                                                                                                                                                                                                                                            <a:chExt cx="1847" cy="66"/>
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<wps:cNvPr id="751" name="Freeform 666"/>
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<a:off x="11920" y="62"/>
                                                                                                                                                                                                                                              <a:ext cx="1848" cy="66"/>
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<a:gd name="T0" fmla="+- 0 5984 5960"/>
                                                                                                                                                                                                                                                <a:gd name="T1" fmla="*/ T0 w 1847"/>
                                                                                                                                                                                                                                                <a:gd name="T2" fmla="+- 0 96 31"/>
                                                                                                                                                                                                                                                <a:gd name="T3" fmla="*/ 96 h 66"/>
                                                                                                                                                                                                                                                <a:gd name="T4" fmla="+- 0 6031 5960"/>
                                                                                                                                                                                                                                                <a:gd name="T5" fmla="*/ T4 w 1847"/>
                                                                                                                                                                                                                                                <a:gd name="T6" fmla="+- 0 94 31"/>
                                                                                                                                                                                                                                                <a:gd name="T7" fmla="*/ 94 h 66"/>
                                                                                                                                                                                                                                                <a:gd name="T8" fmla="+- 0 6077 5960"/>
                                                                                                                                                                                                                                                <a:gd name="T9" fmla="*/ T8 w 1847"/>
                                                                                                                                                                                                                                                <a:gd name="T10" fmla="+- 0 93 31"/>
                                                                                                                                                                                                                                                <a:gd name="T11" fmla="*/ 93 h 66"/>
                                                                                                                                                                                                                                                <a:gd name="T12" fmla="+- 0 6124 5960"/>
                                                                                                                                                                                                                                                <a:gd name="T13" fmla="*/ T12 w 1847"/>
                                                                                                                                                                                                                                                <a:gd name="T14" fmla="+- 0 91 31"/>
                                                                                                                                                                                                                                                <a:gd name="T15" fmla="*/ 91 h 66"/>
                                                                                                                                                                                                                                                <a:gd name="T16" fmla="+- 0 6171 5960"/>
                                                                                                                                                                                                                                                <a:gd name="T17" fmla="*/ T16 w 1847"/>
                                                                                                                                                                                                                                                <a:gd name="T18" fmla="+- 0 89 31"/>
                                                                                                                                                                                                                                                <a:gd name="T19" fmla="*/ 89 h 66"/>
                                                                                                                                                                                                                                                <a:gd name="T20" fmla="+- 0 6218 5960"/>
                                                                                                                                                                                                                                                <a:gd name="T21" fmla="*/ T20 w 1847"/>
                                                                                                                                                                                                                                                <a:gd name="T22" fmla="+- 0 88 31"/>
                                                                                                                                                                                                                                                <a:gd name="T23" fmla="*/ 88 h 66"/>
                                                                                                                                                                                                                                                <a:gd name="T24" fmla="+- 0 6264 5960"/>
                                                                                                                                                                                                                                                <a:gd name="T25" fmla="*/ T24 w 1847"/>
                                                                                                                                                                                                                                                <a:gd name="T26" fmla="+- 0 86 31"/>
                                                                                                                                                                                                                                                <a:gd name="T27" fmla="*/ 86 h 66"/>
                                                                                                                                                                                                                                                <a:gd name="T28" fmla="+- 0 6311 5960"/>
                                                                                                                                                                                                                                                <a:gd name="T29" fmla="*/ T28 w 1847"/>
                                                                                                                                                                                                                                                <a:gd name="T30" fmla="+- 0 84 31"/>
                                                                                                                                                                                                                                                <a:gd name="T31" fmla="*/ 84 h 66"/>
                                                                                                                                                                                                                                                <a:gd name="T32" fmla="+- 0 6358 5960"/>
                                                                                                                                                                                                                                                <a:gd name="T33" fmla="*/ T32 w 1847"/>
                                                                                                                                                                                                                                                <a:gd name="T34" fmla="+- 0 83 31"/>
                                                                                                                                                                                                                                                <a:gd name="T35" fmla="*/ 83 h 66"/>
                                                                                                                                                                                                                                                <a:gd name="T36" fmla="+- 0 6405 5960"/>
                                                                                                                                                                                                                                                <a:gd name="T37" fmla="*/ T36 w 1847"/>
                                                                                                                                                                                                                                                <a:gd name="T38" fmla="+- 0 81 31"/>
                                                                                                                                                                                                                                                <a:gd name="T39" fmla="*/ 81 h 66"/>
                                                                                                                                                                                                                                                <a:gd name="T40" fmla="+- 0 6452 5960"/>
                                                                                                                                                                                                                                                <a:gd name="T41" fmla="*/ T40 w 1847"/>
                                                                                                                                                                                                                                                <a:gd name="T42" fmla="+- 0 79 31"/>
                                                                                                                                                                                                                                                <a:gd name="T43" fmla="*/ 79 h 66"/>
                                                                                                                                                                                                                                                <a:gd name="T44" fmla="+- 0 6498 5960"/>
                                                                                                                                                                                                                                                <a:gd name="T45" fmla="*/ T44 w 1847"/>
                                                                                                                                                                                                                                                <a:gd name="T46" fmla="+- 0 78 31"/>
                                                                                                                                                                                                                                                <a:gd name="T47" fmla="*/ 78 h 66"/>
                                                                                                                                                                                                                                                <a:gd name="T48" fmla="+- 0 6545 5960"/>
                                                                                                                                                                                                                                                <a:gd name="T49" fmla="*/ T48 w 1847"/>
                                                                                                                                                                                                                                                <a:gd name="T50" fmla="+- 0 76 31"/>
                                                                                                                                                                                                                                                <a:gd name="T51" fmla="*/ 76 h 66"/>
                                                                                                                                                                                                                                                <a:gd name="T52" fmla="+- 0 6592 5960"/>
                                                                                                                                                                                                                                                <a:gd name="T53" fmla="*/ T52 w 1847"/>
                                                                                                                                                                                                                                                <a:gd name="T54" fmla="+- 0 74 31"/>
                                                                                                                                                                                                                                                <a:gd name="T55" fmla="*/ 74 h 66"/>
                                                                                                                                                                                                                                                <a:gd name="T56" fmla="+- 0 6639 5960"/>
                                                                                                                                                                                                                                                <a:gd name="T57" fmla="*/ T56 w 1847"/>
                                                                                                                                                                                                                                                <a:gd name="T58" fmla="+- 0 73 31"/>
                                                                                                                                                                                                                                                <a:gd name="T59" fmla="*/ 73 h 66"/>
                                                                                                                                                                                                                                                <a:gd name="T60" fmla="+- 0 6685 5960"/>
                                                                                                                                                                                                                                                <a:gd name="T61" fmla="*/ T60 w 1847"/>
                                                                                                                                                                                                                                                <a:gd name="T62" fmla="+- 0 71 31"/>
                                                                                                                                                                                                                                                <a:gd name="T63" fmla="*/ 71 h 66"/>
                                                                                                                                                                                                                                                <a:gd name="T64" fmla="+- 0 6732 5960"/>
                                                                                                                                                                                                                                                <a:gd name="T65" fmla="*/ T64 w 1847"/>
                                                                                                                                                                                                                                                <a:gd name="T66" fmla="+- 0 69 31"/>
                                                                                                                                                                                                                                                <a:gd name="T67" fmla="*/ 69 h 66"/>
                                                                                                                                                                                                                                                <a:gd name="T68" fmla="+- 0 6779 5960"/>
                                                                                                                                                                                                                                                <a:gd name="T69" fmla="*/ T68 w 1847"/>
                                                                                                                                                                                                                                                <a:gd name="T70" fmla="+- 0 68 31"/>
                                                                                                                                                                                                                                                <a:gd name="T71" fmla="*/ 68 h 66"/>
                                                                                                                                                                                                                                                <a:gd name="T72" fmla="+- 0 6826 5960"/>
                                                                                                                                                                                                                                                <a:gd name="T73" fmla="*/ T72 w 1847"/>
                                                                                                                                                                                                                                                <a:gd name="T74" fmla="+- 0 66 31"/>
                                                                                                                                                                                                                                                <a:gd name="T75" fmla="*/ 66 h 66"/>
                                                                                                                                                                                                                                                <a:gd name="T76" fmla="+- 0 6872 5960"/>
                                                                                                                                                                                                                                                <a:gd name="T77" fmla="*/ T76 w 1847"/>
                                                                                                                                                                                                                                                <a:gd name="T78" fmla="+- 0 64 31"/>
                                                                                                                                                                                                                                                <a:gd name="T79" fmla="*/ 64 h 66"/>
                                                                                                                                                                                                                                                <a:gd name="T80" fmla="+- 0 6918 5960"/>
                                                                                                                                                                                                                                                <a:gd name="T81" fmla="*/ T80 w 1847"/>
                                                                                                                                                                                                                                                <a:gd name="T82" fmla="+- 0 63 31"/>
                                                                                                                                                                                                                                                <a:gd name="T83" fmla="*/ 63 h 66"/>
                                                                                                                                                                                                                                                <a:gd name="T84" fmla="+- 0 6965 5960"/>
                                                                                                                                                                                                                                                <a:gd name="T85" fmla="*/ T84 w 1847"/>
                                                                                                                                                                                                                                                <a:gd name="T86" fmla="+- 0 61 31"/>
                                                                                                                                                                                                                                                <a:gd name="T87" fmla="*/ 61 h 66"/>
                                                                                                                                                                                                                                                <a:gd name="T88" fmla="+- 0 7012 5960"/>
                                                                                                                                                                                                                                                <a:gd name="T89" fmla="*/ T88 w 1847"/>
                                                                                                                                                                                                                                                <a:gd name="T90" fmla="+- 0 60 31"/>
                                                                                                                                                                                                                                                <a:gd name="T91" fmla="*/ 60 h 66"/>
                                                                                                                                                                                                                                                <a:gd name="T92" fmla="+- 0 7058 5960"/>
                                                                                                                                                                                                                                                <a:gd name="T93" fmla="*/ T92 w 1847"/>
                                                                                                                                                                                                                                                <a:gd name="T94" fmla="+- 0 58 31"/>
                                                                                                                                                                                                                                                <a:gd name="T95" fmla="*/ 58 h 66"/>
                                                                                                                                                                                                                                                <a:gd name="T96" fmla="+- 0 7105 5960"/>
                                                                                                                                                                                                                                                <a:gd name="T97" fmla="*/ T96 w 1847"/>
                                                                                                                                                                                                                                                <a:gd name="T98" fmla="+- 0 56 31"/>
                                                                                                                                                                                                                                                <a:gd name="T99" fmla="*/ 56 h 66"/>
                                                                                                                                                                                                                                                <a:gd name="T100" fmla="+- 0 7152 5960"/>
                                                                                                                                                                                                                                                <a:gd name="T101" fmla="*/ T100 w 1847"/>
                                                                                                                                                                                                                                                <a:gd name="T102" fmla="+- 0 55 31"/>
                                                                                                                                                                                                                                                <a:gd name="T103" fmla="*/ 55 h 66"/>
                                                                                                                                                                                                                                                <a:gd name="T104" fmla="+- 0 7199 5960"/>
                                                                                                                                                                                                                                                <a:gd name="T105" fmla="*/ T104 w 1847"/>
                                                                                                                                                                                                                                                <a:gd name="T106" fmla="+- 0 53 31"/>
                                                                                                                                                                                                                                                <a:gd name="T107" fmla="*/ 53 h 66"/>
                                                                                                                                                                                                                                                <a:gd name="T108" fmla="+- 0 7246 5960"/>
                                                                                                                                                                                                                                                <a:gd name="T109" fmla="*/ T108 w 1847"/>
                                                                                                                                                                                                                                                <a:gd name="T110" fmla="+- 0 51 31"/>
                                                                                                                                                                                                                                                <a:gd name="T111" fmla="*/ 51 h 66"/>
                                                                                                                                                                                                                                                <a:gd name="T112" fmla="+- 0 7292 5960"/>
                                                                                                                                                                                                                                                <a:gd name="T113" fmla="*/ T112 w 1847"/>
                                                                                                                                                                                                                                                <a:gd name="T114" fmla="+- 0 50 31"/>
                                                                                                                                                                                                                                                <a:gd name="T115" fmla="*/ 50 h 66"/>
                                                                                                                                                                                                                                                <a:gd name="T116" fmla="+- 0 7339 5960"/>
                                                                                                                                                                                                                                                <a:gd name="T117" fmla="*/ T116 w 1847"/>
                                                                                                                                                                                                                                                <a:gd name="T118" fmla="+- 0 48 31"/>
                                                                                                                                                                                                                                                <a:gd name="T119" fmla="*/ 48 h 66"/>
                                                                                                                                                                                                                                                <a:gd name="T120" fmla="+- 0 7386 5960"/>
                                                                                                                                                                                                                                                <a:gd name="T121" fmla="*/ T120 w 1847"/>
                                                                                                                                                                                                                                                <a:gd name="T122" fmla="+- 0 46 31"/>
                                                                                                                                                                                                                                                <a:gd name="T123" fmla="*/ 46 h 66"/>
                                                                                                                                                                                                                                                <a:gd name="T124" fmla="+- 0 7433 5960"/>
                                                                                                                                                                                                                                                <a:gd name="T125" fmla="*/ T124 w 1847"/>
                                                                                                                                                                                                                                                <a:gd name="T126" fmla="+- 0 44 31"/>
                                                                                                                                                                                                                                                <a:gd name="T127" fmla="*/ 44 h 66"/>
                                                                                                                                                                                                                                                <a:gd name="T128" fmla="+- 0 7479 5960"/>
                                                                                                                                                                                                                                                <a:gd name="T129" fmla="*/ T128 w 1847"/>
                                                                                                                                                                                                                                                <a:gd name="T130" fmla="+- 0 43 31"/>
                                                                                                                                                                                                                                                <a:gd name="T131" fmla="*/ 43 h 66"/>
                                                                                                                                                                                                                                                <a:gd name="T132" fmla="+- 0 7526 5960"/>
                                                                                                                                                                                                                                                <a:gd name="T133" fmla="*/ T132 w 1847"/>
                                                                                                                                                                                                                                                <a:gd name="T134" fmla="+- 0 41 31"/>
                                                                                                                                                                                                                                                <a:gd name="T135" fmla="*/ 41 h 66"/>
                                                                                                                                                                                                                                                <a:gd name="T136" fmla="+- 0 7573 5960"/>
                                                                                                                                                                                                                                                <a:gd name="T137" fmla="*/ T136 w 1847"/>
                                                                                                                                                                                                                                                <a:gd name="T138" fmla="+- 0 39 31"/>
                                                                                                                                                                                                                                                <a:gd name="T139" fmla="*/ 39 h 66"/>
                                                                                                                                                                                                                                                <a:gd name="T140" fmla="+- 0 7620 5960"/>
                                                                                                                                                                                                                                                <a:gd name="T141" fmla="*/ T140 w 1847"/>
                                                                                                                                                                                                                                                <a:gd name="T142" fmla="+- 0 38 31"/>
                                                                                                                                                                                                                                                <a:gd name="T143" fmla="*/ 38 h 66"/>
                                                                                                                                                                                                                                                <a:gd name="T144" fmla="+- 0 7666 5960"/>
                                                                                                                                                                                                                                                <a:gd name="T145" fmla="*/ T144 w 1847"/>
                                                                                                                                                                                                                                                <a:gd name="T146" fmla="+- 0 36 31"/>
                                                                                                                                                                                                                                                <a:gd name="T147" fmla="*/ 36 h 66"/>
                                                                                                                                                                                                                                                <a:gd name="T148" fmla="+- 0 7713 5960"/>
                                                                                                                                                                                                                                                <a:gd name="T149" fmla="*/ T148 w 1847"/>
                                                                                                                                                                                                                                                <a:gd name="T150" fmla="+- 0 34 31"/>
                                                                                                                                                                                                                                                <a:gd name="T151" fmla="*/ 34 h 66"/>
                                                                                                                                                                                                                                                <a:gd name="T152" fmla="+- 0 7760 5960"/>
                                                                                                                                                                                                                                                <a:gd name="T153" fmla="*/ T152 w 1847"/>
                                                                                                                                                                                                                                                <a:gd name="T154" fmla="+- 0 33 31"/>
                                                                                                                                                                                                                                                <a:gd name="T155" fmla="*/ 33 h 66"/>
                                                                                                                                                                                                                                                <a:gd name="T156" fmla="+- 0 7807 5960"/>
                                                                                                                                                                                                                                                <a:gd name="T157" fmla="*/ T156 w 1847"/>
                                                                                                                                                                                                                                                <a:gd name="T158" fmla="+- 0 31 31"/>
                                                                                                                                                                                                                                                <a:gd name="T159" fmla="*/ 31 h 66"/>
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" y="T3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5" y="T7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9" y="T11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3" y="T15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7" y="T19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21" y="T23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25" y="T27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29" y="T31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33" y="T35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37" y="T39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41" y="T43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45" y="T47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49" y="T51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53" y="T55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57" y="T59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61" y="T63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65" y="T67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69" y="T71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73" y="T75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77" y="T79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81" y="T83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85" y="T87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89" y="T91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93" y="T95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97" y="T99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01" y="T103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05" y="T107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09" y="T111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13" y="T115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17" y="T119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21" y="T123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25" y="T127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29" y="T131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33" y="T135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37" y="T139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41" y="T143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45" y="T147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49" y="T151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53" y="T155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57" y="T159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<a:path w="1847" h="66">
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<a:pt x="0" y="66"/>
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24" y="65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47" y="64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71" y="63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94" y="62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17" y="62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41" y="61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64" y="60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88" y="59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211" y="58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234" y="57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258" y="57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281" y="56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304" y="55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328" y="54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351" y="53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375" y="53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398" y="52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421" y="51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445" y="50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468" y="49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492" y="48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515" y="48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538" y="47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562" y="46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585" y="45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608" y="44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632" y="43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655" y="43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679" y="42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702" y="41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725" y="40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749" y="39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772" y="38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795" y="38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819" y="37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842" y="36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866" y="35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889" y="34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912" y="33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935" y="33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958" y="32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982" y="31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005" y="30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028" y="29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052" y="29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075" y="28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098" y="27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122" y="26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145" y="25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169" y="24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192" y="24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215" y="23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239" y="22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262" y="21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286" y="20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309" y="19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332" y="19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356" y="18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379" y="17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403" y="16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426" y="15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449" y="14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473" y="13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496" y="13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519" y="12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543" y="11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566" y="10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590" y="9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613" y="8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636" y="8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660" y="7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683" y="6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706" y="5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730" y="4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753" y="3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777" y="3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800" y="2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823" y="1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847" y="0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<a:srgbClr val="7BAD00"/>
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<a:prstDash val="lgDash"/>
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<wpg:cNvPr id="752" name="Group 632"/>
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<a:off x="5960" y="252"/>
                                                                                                                                                                                                                                              <a:ext cx="1847" cy="141"/>
                                                                                                                                                                                                                                              <a:chOff x="5960" y="252"/>
                                                                                                                                                                                                                                              <a:chExt cx="1847" cy="141"/>
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<wps:cNvPr id="753" name="Freeform 665"/>
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<a:off x="11920" y="504"/>
                                                                                                                                                                                                                                                <a:ext cx="1848" cy="142"/>
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<a:gd name="T0" fmla="+- 0 5984 5960"/>
                                                                                                                                                                                                                                                  <a:gd name="T1" fmla="*/ T0 w 1847"/>
                                                                                                                                                                                                                                                  <a:gd name="T2" fmla="+- 0 391 252"/>
                                                                                                                                                                                                                                                  <a:gd name="T3" fmla="*/ 391 h 141"/>
                                                                                                                                                                                                                                                  <a:gd name="T4" fmla="+- 0 6031 5960"/>
                                                                                                                                                                                                                                                  <a:gd name="T5" fmla="*/ T4 w 1847"/>
                                                                                                                                                                                                                                                  <a:gd name="T6" fmla="+- 0 387 252"/>
                                                                                                                                                                                                                                                  <a:gd name="T7" fmla="*/ 387 h 141"/>
                                                                                                                                                                                                                                                  <a:gd name="T8" fmla="+- 0 6077 5960"/>
                                                                                                                                                                                                                                                  <a:gd name="T9" fmla="*/ T8 w 1847"/>
                                                                                                                                                                                                                                                  <a:gd name="T10" fmla="+- 0 384 252"/>
                                                                                                                                                                                                                                                  <a:gd name="T11" fmla="*/ 384 h 141"/>
                                                                                                                                                                                                                                                  <a:gd name="T12" fmla="+- 0 6124 5960"/>
                                                                                                                                                                                                                                                  <a:gd name="T13" fmla="*/ T12 w 1847"/>
                                                                                                                                                                                                                                                  <a:gd name="T14" fmla="+- 0 380 252"/>
                                                                                                                                                                                                                                                  <a:gd name="T15" fmla="*/ 380 h 141"/>
                                                                                                                                                                                                                                                  <a:gd name="T16" fmla="+- 0 6171 5960"/>
                                                                                                                                                                                                                                                  <a:gd name="T17" fmla="*/ T16 w 1847"/>
                                                                                                                                                                                                                                                  <a:gd name="T18" fmla="+- 0 377 252"/>
                                                                                                                                                                                                                                                  <a:gd name="T19" fmla="*/ 377 h 141"/>
                                                                                                                                                                                                                                                  <a:gd name="T20" fmla="+- 0 6218 5960"/>
                                                                                                                                                                                                                                                  <a:gd name="T21" fmla="*/ T20 w 1847"/>
                                                                                                                                                                                                                                                  <a:gd name="T22" fmla="+- 0 373 252"/>
                                                                                                                                                                                                                                                  <a:gd name="T23" fmla="*/ 373 h 141"/>
                                                                                                                                                                                                                                                  <a:gd name="T24" fmla="+- 0 6264 5960"/>
                                                                                                                                                                                                                                                  <a:gd name="T25" fmla="*/ T24 w 1847"/>
                                                                                                                                                                                                                                                  <a:gd name="T26" fmla="+- 0 370 252"/>
                                                                                                                                                                                                                                                  <a:gd name="T27" fmla="*/ 370 h 141"/>
                                                                                                                                                                                                                                                  <a:gd name="T28" fmla="+- 0 6311 5960"/>
                                                                                                                                                                                                                                                  <a:gd name="T29" fmla="*/ T28 w 1847"/>
                                                                                                                                                                                                                                                  <a:gd name="T30" fmla="+- 0 366 252"/>
                                                                                                                                                                                                                                                  <a:gd name="T31" fmla="*/ 366 h 141"/>
                                                                                                                                                                                                                                                  <a:gd name="T32" fmla="+- 0 6358 5960"/>
                                                                                                                                                                                                                                                  <a:gd name="T33" fmla="*/ T32 w 1847"/>
                                                                                                                                                                                                                                                  <a:gd name="T34" fmla="+- 0 362 252"/>
                                                                                                                                                                                                                                                  <a:gd name="T35" fmla="*/ 362 h 141"/>
                                                                                                                                                                                                                                                  <a:gd name="T36" fmla="+- 0 6405 5960"/>
                                                                                                                                                                                                                                                  <a:gd name="T37" fmla="*/ T36 w 1847"/>
                                                                                                                                                                                                                                                  <a:gd name="T38" fmla="+- 0 359 252"/>
                                                                                                                                                                                                                                                  <a:gd name="T39" fmla="*/ 359 h 141"/>
                                                                                                                                                                                                                                                  <a:gd name="T40" fmla="+- 0 6452 5960"/>
                                                                                                                                                                                                                                                  <a:gd name="T41" fmla="*/ T40 w 1847"/>
                                                                                                                                                                                                                                                  <a:gd name="T42" fmla="+- 0 355 252"/>
                                                                                                                                                                                                                                                  <a:gd name="T43" fmla="*/ 355 h 141"/>
                                                                                                                                                                                                                                                  <a:gd name="T44" fmla="+- 0 6498 5960"/>
                                                                                                                                                                                                                                                  <a:gd name="T45" fmla="*/ T44 w 1847"/>
                                                                                                                                                                                                                                                  <a:gd name="T46" fmla="+- 0 352 252"/>
                                                                                                                                                                                                                                                  <a:gd name="T47" fmla="*/ 352 h 141"/>
                                                                                                                                                                                                                                                  <a:gd name="T48" fmla="+- 0 6545 5960"/>
                                                                                                                                                                                                                                                  <a:gd name="T49" fmla="*/ T48 w 1847"/>
                                                                                                                                                                                                                                                  <a:gd name="T50" fmla="+- 0 348 252"/>
                                                                                                                                                                                                                                                  <a:gd name="T51" fmla="*/ 348 h 141"/>
                                                                                                                                                                                                                                                  <a:gd name="T52" fmla="+- 0 6592 5960"/>
                                                                                                                                                                                                                                                  <a:gd name="T53" fmla="*/ T52 w 1847"/>
                                                                                                                                                                                                                                                  <a:gd name="T54" fmla="+- 0 345 252"/>
                                                                                                                                                                                                                                                  <a:gd name="T55" fmla="*/ 345 h 141"/>
                                                                                                                                                                                                                                                  <a:gd name="T56" fmla="+- 0 6639 5960"/>
                                                                                                                                                                                                                                                  <a:gd name="T57" fmla="*/ T56 w 1847"/>
                                                                                                                                                                                                                                                  <a:gd name="T58" fmla="+- 0 341 252"/>
                                                                                                                                                                                                                                                  <a:gd name="T59" fmla="*/ 341 h 141"/>
                                                                                                                                                                                                                                                  <a:gd name="T60" fmla="+- 0 6685 5960"/>
                                                                                                                                                                                                                                                  <a:gd name="T61" fmla="*/ T60 w 1847"/>
                                                                                                                                                                                                                                                  <a:gd name="T62" fmla="+- 0 337 252"/>
                                                                                                                                                                                                                                                  <a:gd name="T63" fmla="*/ 337 h 141"/>
                                                                                                                                                                                                                                                  <a:gd name="T64" fmla="+- 0 6732 5960"/>
                                                                                                                                                                                                                                                  <a:gd name="T65" fmla="*/ T64 w 1847"/>
                                                                                                                                                                                                                                                  <a:gd name="T66" fmla="+- 0 334 252"/>
                                                                                                                                                                                                                                                  <a:gd name="T67" fmla="*/ 334 h 141"/>
                                                                                                                                                                                                                                                  <a:gd name="T68" fmla="+- 0 6779 5960"/>
                                                                                                                                                                                                                                                  <a:gd name="T69" fmla="*/ T68 w 1847"/>
                                                                                                                                                                                                                                                  <a:gd name="T70" fmla="+- 0 330 252"/>
                                                                                                                                                                                                                                                  <a:gd name="T71" fmla="*/ 330 h 141"/>
                                                                                                                                                                                                                                                  <a:gd name="T72" fmla="+- 0 6826 5960"/>
                                                                                                                                                                                                                                                  <a:gd name="T73" fmla="*/ T72 w 1847"/>
                                                                                                                                                                                                                                                  <a:gd name="T74" fmla="+- 0 327 252"/>
                                                                                                                                                                                                                                                  <a:gd name="T75" fmla="*/ 327 h 141"/>
                                                                                                                                                                                                                                                  <a:gd name="T76" fmla="+- 0 6872 5960"/>
                                                                                                                                                                                                                                                  <a:gd name="T77" fmla="*/ T76 w 1847"/>
                                                                                                                                                                                                                                                  <a:gd name="T78" fmla="+- 0 323 252"/>
                                                                                                                                                                                                                                                  <a:gd name="T79" fmla="*/ 323 h 141"/>
                                                                                                                                                                                                                                                  <a:gd name="T80" fmla="+- 0 6918 5960"/>
                                                                                                                                                                                                                                                  <a:gd name="T81" fmla="*/ T80 w 1847"/>
                                                                                                                                                                                                                                                  <a:gd name="T82" fmla="+- 0 320 252"/>
                                                                                                                                                                                                                                                  <a:gd name="T83" fmla="*/ 320 h 141"/>
                                                                                                                                                                                                                                                  <a:gd name="T84" fmla="+- 0 6965 5960"/>
                                                                                                                                                                                                                                                  <a:gd name="T85" fmla="*/ T84 w 1847"/>
                                                                                                                                                                                                                                                  <a:gd name="T86" fmla="+- 0 317 252"/>
                                                                                                                                                                                                                                                  <a:gd name="T87" fmla="*/ 317 h 141"/>
                                                                                                                                                                                                                                                  <a:gd name="T88" fmla="+- 0 7012 5960"/>
                                                                                                                                                                                                                                                  <a:gd name="T89" fmla="*/ T88 w 1847"/>
                                                                                                                                                                                                                                                  <a:gd name="T90" fmla="+- 0 313 252"/>
                                                                                                                                                                                                                                                  <a:gd name="T91" fmla="*/ 313 h 141"/>
                                                                                                                                                                                                                                                  <a:gd name="T92" fmla="+- 0 7058 5960"/>
                                                                                                                                                                                                                                                  <a:gd name="T93" fmla="*/ T92 w 1847"/>
                                                                                                                                                                                                                                                  <a:gd name="T94" fmla="+- 0 310 252"/>
                                                                                                                                                                                                                                                  <a:gd name="T95" fmla="*/ 310 h 141"/>
                                                                                                                                                                                                                                                  <a:gd name="T96" fmla="+- 0 7105 5960"/>
                                                                                                                                                                                                                                                  <a:gd name="T97" fmla="*/ T96 w 1847"/>
                                                                                                                                                                                                                                                  <a:gd name="T98" fmla="+- 0 306 252"/>
                                                                                                                                                                                                                                                  <a:gd name="T99" fmla="*/ 306 h 141"/>
                                                                                                                                                                                                                                                  <a:gd name="T100" fmla="+- 0 7152 5960"/>
                                                                                                                                                                                                                                                  <a:gd name="T101" fmla="*/ T100 w 1847"/>
                                                                                                                                                                                                                                                  <a:gd name="T102" fmla="+- 0 302 252"/>
                                                                                                                                                                                                                                                  <a:gd name="T103" fmla="*/ 302 h 141"/>
                                                                                                                                                                                                                                                  <a:gd name="T104" fmla="+- 0 7199 5960"/>
                                                                                                                                                                                                                                                  <a:gd name="T105" fmla="*/ T104 w 1847"/>
                                                                                                                                                                                                                                                  <a:gd name="T106" fmla="+- 0 299 252"/>
                                                                                                                                                                                                                                                  <a:gd name="T107" fmla="*/ 299 h 141"/>
                                                                                                                                                                                                                                                  <a:gd name="T108" fmla="+- 0 7246 5960"/>
                                                                                                                                                                                                                                                  <a:gd name="T109" fmla="*/ T108 w 1847"/>
                                                                                                                                                                                                                                                  <a:gd name="T110" fmla="+- 0 295 252"/>
                                                                                                                                                                                                                                                  <a:gd name="T111" fmla="*/ 295 h 141"/>
                                                                                                                                                                                                                                                  <a:gd name="T112" fmla="+- 0 7292 5960"/>
                                                                                                                                                                                                                                                  <a:gd name="T113" fmla="*/ T112 w 1847"/>
                                                                                                                                                                                                                                                  <a:gd name="T114" fmla="+- 0 292 252"/>
                                                                                                                                                                                                                                                  <a:gd name="T115" fmla="*/ 292 h 141"/>
                                                                                                                                                                                                                                                  <a:gd name="T116" fmla="+- 0 7339 5960"/>
                                                                                                                                                                                                                                                  <a:gd name="T117" fmla="*/ T116 w 1847"/>
                                                                                                                                                                                                                                                  <a:gd name="T118" fmla="+- 0 288 252"/>
                                                                                                                                                                                                                                                  <a:gd name="T119" fmla="*/ 288 h 141"/>
                                                                                                                                                                                                                                                  <a:gd name="T120" fmla="+- 0 7386 5960"/>
                                                                                                                                                                                                                                                  <a:gd name="T121" fmla="*/ T120 w 1847"/>
                                                                                                                                                                                                                                                  <a:gd name="T122" fmla="+- 0 285 252"/>
                                                                                                                                                                                                                                                  <a:gd name="T123" fmla="*/ 285 h 141"/>
                                                                                                                                                                                                                                                  <a:gd name="T124" fmla="+- 0 7433 5960"/>
                                                                                                                                                                                                                                                  <a:gd name="T125" fmla="*/ T124 w 1847"/>
                                                                                                                                                                                                                                                  <a:gd name="T126" fmla="+- 0 281 252"/>
                                                                                                                                                                                                                                                  <a:gd name="T127" fmla="*/ 281 h 141"/>
                                                                                                                                                                                                                                                  <a:gd name="T128" fmla="+- 0 7479 5960"/>
                                                                                                                                                                                                                                                  <a:gd name="T129" fmla="*/ T128 w 1847"/>
                                                                                                                                                                                                                                                  <a:gd name="T130" fmla="+- 0 277 252"/>
                                                                                                                                                                                                                                                  <a:gd name="T131" fmla="*/ 277 h 141"/>
                                                                                                                                                                                                                                                  <a:gd name="T132" fmla="+- 0 7526 5960"/>
                                                                                                                                                                                                                                                  <a:gd name="T133" fmla="*/ T132 w 1847"/>
                                                                                                                                                                                                                                                  <a:gd name="T134" fmla="+- 0 274 252"/>
                                                                                                                                                                                                                                                  <a:gd name="T135" fmla="*/ 274 h 141"/>
                                                                                                                                                                                                                                                  <a:gd name="T136" fmla="+- 0 7573 5960"/>
                                                                                                                                                                                                                                                  <a:gd name="T137" fmla="*/ T136 w 1847"/>
                                                                                                                                                                                                                                                  <a:gd name="T138" fmla="+- 0 270 252"/>
                                                                                                                                                                                                                                                  <a:gd name="T139" fmla="*/ 270 h 141"/>
                                                                                                                                                                                                                                                  <a:gd name="T140" fmla="+- 0 7620 5960"/>
                                                                                                                                                                                                                                                  <a:gd name="T141" fmla="*/ T140 w 1847"/>
                                                                                                                                                                                                                                                  <a:gd name="T142" fmla="+- 0 267 252"/>
                                                                                                                                                                                                                                                  <a:gd name="T143" fmla="*/ 267 h 141"/>
                                                                                                                                                                                                                                                  <a:gd name="T144" fmla="+- 0 7666 5960"/>
                                                                                                                                                                                                                                                  <a:gd name="T145" fmla="*/ T144 w 1847"/>
                                                                                                                                                                                                                                                  <a:gd name="T146" fmla="+- 0 263 252"/>
                                                                                                                                                                                                                                                  <a:gd name="T147" fmla="*/ 263 h 141"/>
                                                                                                                                                                                                                                                  <a:gd name="T148" fmla="+- 0 7713 5960"/>
                                                                                                                                                                                                                                                  <a:gd name="T149" fmla="*/ T148 w 1847"/>
                                                                                                                                                                                                                                                  <a:gd name="T150" fmla="+- 0 260 252"/>
                                                                                                                                                                                                                                                  <a:gd name="T151" fmla="*/ 260 h 141"/>
                                                                                                                                                                                                                                                  <a:gd name="T152" fmla="+- 0 7760 5960"/>
                                                                                                                                                                                                                                                  <a:gd name="T153" fmla="*/ T152 w 1847"/>
                                                                                                                                                                                                                                                  <a:gd name="T154" fmla="+- 0 256 252"/>
                                                                                                                                                                                                                                                  <a:gd name="T155" fmla="*/ 256 h 141"/>
                                                                                                                                                                                                                                                  <a:gd name="T156" fmla="+- 0 7807 5960"/>
                                                                                                                                                                                                                                                  <a:gd name="T157" fmla="*/ T156 w 1847"/>
                                                                                                                                                                                                                                                  <a:gd name="T158" fmla="+- 0 252 252"/>
                                                                                                                                                                                                                                                  <a:gd name="T159" fmla="*/ 252 h 141"/>
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1" y="T3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5" y="T7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9" y="T11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13" y="T15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17" y="T19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21" y="T23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25" y="T27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29" y="T31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33" y="T35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37" y="T39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41" y="T43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45" y="T47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49" y="T51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53" y="T55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57" y="T59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61" y="T63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65" y="T67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69" y="T71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73" y="T75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77" y="T79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81" y="T83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85" y="T87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89" y="T91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93" y="T95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97" y="T99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101" y="T103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105" y="T107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109" y="T111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113" y="T115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117" y="T119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121" y="T123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125" y="T127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129" y="T131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133" y="T135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137" y="T139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141" y="T143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145" y="T147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149" y="T151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153" y="T155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157" y="T159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<a:path w="1847" h="141">
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<a:pt x="0" y="141"/>
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24" y="139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47" y="137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71" y="135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94" y="134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17" y="132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41" y="130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64" y="128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88" y="127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211" y="125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234" y="123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258" y="121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281" y="119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304" y="118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328" y="116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351" y="114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375" y="112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398" y="110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421" y="109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445" y="107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468" y="105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492" y="103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515" y="102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538" y="100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562" y="98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585" y="96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608" y="94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632" y="93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655" y="91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679" y="89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702" y="87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725" y="85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749" y="84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772" y="82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795" y="80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819" y="78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842" y="76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866" y="75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889" y="73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912" y="71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935" y="70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958" y="68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982" y="67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005" y="65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028" y="63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052" y="61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075" y="59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098" y="58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122" y="56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145" y="54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169" y="52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192" y="50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215" y="49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239" y="47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262" y="45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286" y="43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309" y="42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332" y="40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356" y="38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379" y="36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403" y="34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426" y="33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449" y="31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473" y="29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496" y="27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519" y="25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543" y="24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566" y="22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590" y="20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613" y="18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636" y="17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660" y="15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683" y="13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706" y="11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730" y="9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753" y="8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777" y="6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800" y="4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823" y="2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847" y="0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<a:srgbClr val="00BEC4"/>
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<a:prstDash val="lgDash"/>
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<wpg:cNvPr id="754" name="Group 633"/>
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<a:off x="5960" y="258"/>
                                                                                                                                                                                                                                                <a:ext cx="1847" cy="134"/>
                                                                                                                                                                                                                                                <a:chOff x="5960" y="258"/>
                                                                                                                                                                                                                                                <a:chExt cx="1847" cy="134"/>
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<wps:cNvPr id="755" name="Freeform 664"/>
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<a:off x="11920" y="516"/>
                                                                                                                                                                                                                                                  <a:ext cx="1848" cy="134"/>
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<a:gd name="T0" fmla="+- 0 5984 5960"/>
                                                                                                                                                                                                                                                    <a:gd name="T1" fmla="*/ T0 w 1847"/>
                                                                                                                                                                                                                                                    <a:gd name="T2" fmla="+- 0 390 258"/>
                                                                                                                                                                                                                                                    <a:gd name="T3" fmla="*/ 390 h 134"/>
                                                                                                                                                                                                                                                    <a:gd name="T4" fmla="+- 0 6031 5960"/>
                                                                                                                                                                                                                                                    <a:gd name="T5" fmla="*/ T4 w 1847"/>
                                                                                                                                                                                                                                                    <a:gd name="T6" fmla="+- 0 387 258"/>
                                                                                                                                                                                                                                                    <a:gd name="T7" fmla="*/ 387 h 134"/>
                                                                                                                                                                                                                                                    <a:gd name="T8" fmla="+- 0 6077 5960"/>
                                                                                                                                                                                                                                                    <a:gd name="T9" fmla="*/ T8 w 1847"/>
                                                                                                                                                                                                                                                    <a:gd name="T10" fmla="+- 0 383 258"/>
                                                                                                                                                                                                                                                    <a:gd name="T11" fmla="*/ 383 h 134"/>
                                                                                                                                                                                                                                                    <a:gd name="T12" fmla="+- 0 6124 5960"/>
                                                                                                                                                                                                                                                    <a:gd name="T13" fmla="*/ T12 w 1847"/>
                                                                                                                                                                                                                                                    <a:gd name="T14" fmla="+- 0 380 258"/>
                                                                                                                                                                                                                                                    <a:gd name="T15" fmla="*/ 380 h 134"/>
                                                                                                                                                                                                                                                    <a:gd name="T16" fmla="+- 0 6171 5960"/>
                                                                                                                                                                                                                                                    <a:gd name="T17" fmla="*/ T16 w 1847"/>
                                                                                                                                                                                                                                                    <a:gd name="T18" fmla="+- 0 376 258"/>
                                                                                                                                                                                                                                                    <a:gd name="T19" fmla="*/ 376 h 134"/>
                                                                                                                                                                                                                                                    <a:gd name="T20" fmla="+- 0 6218 5960"/>
                                                                                                                                                                                                                                                    <a:gd name="T21" fmla="*/ T20 w 1847"/>
                                                                                                                                                                                                                                                    <a:gd name="T22" fmla="+- 0 373 258"/>
                                                                                                                                                                                                                                                    <a:gd name="T23" fmla="*/ 373 h 134"/>
                                                                                                                                                                                                                                                    <a:gd name="T24" fmla="+- 0 6264 5960"/>
                                                                                                                                                                                                                                                    <a:gd name="T25" fmla="*/ T24 w 1847"/>
                                                                                                                                                                                                                                                    <a:gd name="T26" fmla="+- 0 370 258"/>
                                                                                                                                                                                                                                                    <a:gd name="T27" fmla="*/ 370 h 134"/>
                                                                                                                                                                                                                                                    <a:gd name="T28" fmla="+- 0 6311 5960"/>
                                                                                                                                                                                                                                                    <a:gd name="T29" fmla="*/ T28 w 1847"/>
                                                                                                                                                                                                                                                    <a:gd name="T30" fmla="+- 0 366 258"/>
                                                                                                                                                                                                                                                    <a:gd name="T31" fmla="*/ 366 h 134"/>
                                                                                                                                                                                                                                                    <a:gd name="T32" fmla="+- 0 6358 5960"/>
                                                                                                                                                                                                                                                    <a:gd name="T33" fmla="*/ T32 w 1847"/>
                                                                                                                                                                                                                                                    <a:gd name="T34" fmla="+- 0 363 258"/>
                                                                                                                                                                                                                                                    <a:gd name="T35" fmla="*/ 363 h 134"/>
                                                                                                                                                                                                                                                    <a:gd name="T36" fmla="+- 0 6405 5960"/>
                                                                                                                                                                                                                                                    <a:gd name="T37" fmla="*/ T36 w 1847"/>
                                                                                                                                                                                                                                                    <a:gd name="T38" fmla="+- 0 359 258"/>
                                                                                                                                                                                                                                                    <a:gd name="T39" fmla="*/ 359 h 134"/>
                                                                                                                                                                                                                                                    <a:gd name="T40" fmla="+- 0 6452 5960"/>
                                                                                                                                                                                                                                                    <a:gd name="T41" fmla="*/ T40 w 1847"/>
                                                                                                                                                                                                                                                    <a:gd name="T42" fmla="+- 0 356 258"/>
                                                                                                                                                                                                                                                    <a:gd name="T43" fmla="*/ 356 h 134"/>
                                                                                                                                                                                                                                                    <a:gd name="T44" fmla="+- 0 6498 5960"/>
                                                                                                                                                                                                                                                    <a:gd name="T45" fmla="*/ T44 w 1847"/>
                                                                                                                                                                                                                                                    <a:gd name="T46" fmla="+- 0 353 258"/>
                                                                                                                                                                                                                                                    <a:gd name="T47" fmla="*/ 353 h 134"/>
                                                                                                                                                                                                                                                    <a:gd name="T48" fmla="+- 0 6545 5960"/>
                                                                                                                                                                                                                                                    <a:gd name="T49" fmla="*/ T48 w 1847"/>
                                                                                                                                                                                                                                                    <a:gd name="T50" fmla="+- 0 349 258"/>
                                                                                                                                                                                                                                                    <a:gd name="T51" fmla="*/ 349 h 134"/>
                                                                                                                                                                                                                                                    <a:gd name="T52" fmla="+- 0 6592 5960"/>
                                                                                                                                                                                                                                                    <a:gd name="T53" fmla="*/ T52 w 1847"/>
                                                                                                                                                                                                                                                    <a:gd name="T54" fmla="+- 0 346 258"/>
                                                                                                                                                                                                                                                    <a:gd name="T55" fmla="*/ 346 h 134"/>
                                                                                                                                                                                                                                                    <a:gd name="T56" fmla="+- 0 6639 5960"/>
                                                                                                                                                                                                                                                    <a:gd name="T57" fmla="*/ T56 w 1847"/>
                                                                                                                                                                                                                                                    <a:gd name="T58" fmla="+- 0 342 258"/>
                                                                                                                                                                                                                                                    <a:gd name="T59" fmla="*/ 342 h 134"/>
                                                                                                                                                                                                                                                    <a:gd name="T60" fmla="+- 0 6685 5960"/>
                                                                                                                                                                                                                                                    <a:gd name="T61" fmla="*/ T60 w 1847"/>
                                                                                                                                                                                                                                                    <a:gd name="T62" fmla="+- 0 339 258"/>
                                                                                                                                                                                                                                                    <a:gd name="T63" fmla="*/ 339 h 134"/>
                                                                                                                                                                                                                                                    <a:gd name="T64" fmla="+- 0 6732 5960"/>
                                                                                                                                                                                                                                                    <a:gd name="T65" fmla="*/ T64 w 1847"/>
                                                                                                                                                                                                                                                    <a:gd name="T66" fmla="+- 0 336 258"/>
                                                                                                                                                                                                                                                    <a:gd name="T67" fmla="*/ 336 h 134"/>
                                                                                                                                                                                                                                                    <a:gd name="T68" fmla="+- 0 6779 5960"/>
                                                                                                                                                                                                                                                    <a:gd name="T69" fmla="*/ T68 w 1847"/>
                                                                                                                                                                                                                                                    <a:gd name="T70" fmla="+- 0 332 258"/>
                                                                                                                                                                                                                                                    <a:gd name="T71" fmla="*/ 332 h 134"/>
                                                                                                                                                                                                                                                    <a:gd name="T72" fmla="+- 0 6826 5960"/>
                                                                                                                                                                                                                                                    <a:gd name="T73" fmla="*/ T72 w 1847"/>
                                                                                                                                                                                                                                                    <a:gd name="T74" fmla="+- 0 329 258"/>
                                                                                                                                                                                                                                                    <a:gd name="T75" fmla="*/ 329 h 134"/>
                                                                                                                                                                                                                                                    <a:gd name="T76" fmla="+- 0 6872 5960"/>
                                                                                                                                                                                                                                                    <a:gd name="T77" fmla="*/ T76 w 1847"/>
                                                                                                                                                                                                                                                    <a:gd name="T78" fmla="+- 0 326 258"/>
                                                                                                                                                                                                                                                    <a:gd name="T79" fmla="*/ 326 h 134"/>
                                                                                                                                                                                                                                                    <a:gd name="T80" fmla="+- 0 6918 5960"/>
                                                                                                                                                                                                                                                    <a:gd name="T81" fmla="*/ T80 w 1847"/>
                                                                                                                                                                                                                                                    <a:gd name="T82" fmla="+- 0 322 258"/>
                                                                                                                                                                                                                                                    <a:gd name="T83" fmla="*/ 322 h 134"/>
                                                                                                                                                                                                                                                    <a:gd name="T84" fmla="+- 0 6965 5960"/>
                                                                                                                                                                                                                                                    <a:gd name="T85" fmla="*/ T84 w 1847"/>
                                                                                                                                                                                                                                                    <a:gd name="T86" fmla="+- 0 319 258"/>
                                                                                                                                                                                                                                                    <a:gd name="T87" fmla="*/ 319 h 134"/>
                                                                                                                                                                                                                                                    <a:gd name="T88" fmla="+- 0 7012 5960"/>
                                                                                                                                                                                                                                                    <a:gd name="T89" fmla="*/ T88 w 1847"/>
                                                                                                                                                                                                                                                    <a:gd name="T90" fmla="+- 0 315 258"/>
                                                                                                                                                                                                                                                    <a:gd name="T91" fmla="*/ 315 h 134"/>
                                                                                                                                                                                                                                                    <a:gd name="T92" fmla="+- 0 7058 5960"/>
                                                                                                                                                                                                                                                    <a:gd name="T93" fmla="*/ T92 w 1847"/>
                                                                                                                                                                                                                                                    <a:gd name="T94" fmla="+- 0 312 258"/>
                                                                                                                                                                                                                                                    <a:gd name="T95" fmla="*/ 312 h 134"/>
                                                                                                                                                                                                                                                    <a:gd name="T96" fmla="+- 0 7105 5960"/>
                                                                                                                                                                                                                                                    <a:gd name="T97" fmla="*/ T96 w 1847"/>
                                                                                                                                                                                                                                                    <a:gd name="T98" fmla="+- 0 309 258"/>
                                                                                                                                                                                                                                                    <a:gd name="T99" fmla="*/ 309 h 134"/>
                                                                                                                                                                                                                                                    <a:gd name="T100" fmla="+- 0 7152 5960"/>
                                                                                                                                                                                                                                                    <a:gd name="T101" fmla="*/ T100 w 1847"/>
                                                                                                                                                                                                                                                    <a:gd name="T102" fmla="+- 0 305 258"/>
                                                                                                                                                                                                                                                    <a:gd name="T103" fmla="*/ 305 h 134"/>
                                                                                                                                                                                                                                                    <a:gd name="T104" fmla="+- 0 7199 5960"/>
                                                                                                                                                                                                                                                    <a:gd name="T105" fmla="*/ T104 w 1847"/>
                                                                                                                                                                                                                                                    <a:gd name="T106" fmla="+- 0 302 258"/>
                                                                                                                                                                                                                                                    <a:gd name="T107" fmla="*/ 302 h 134"/>
                                                                                                                                                                                                                                                    <a:gd name="T108" fmla="+- 0 7246 5960"/>
                                                                                                                                                                                                                                                    <a:gd name="T109" fmla="*/ T108 w 1847"/>
                                                                                                                                                                                                                                                    <a:gd name="T110" fmla="+- 0 298 258"/>
                                                                                                                                                                                                                                                    <a:gd name="T111" fmla="*/ 298 h 134"/>
                                                                                                                                                                                                                                                    <a:gd name="T112" fmla="+- 0 7292 5960"/>
                                                                                                                                                                                                                                                    <a:gd name="T113" fmla="*/ T112 w 1847"/>
                                                                                                                                                                                                                                                    <a:gd name="T114" fmla="+- 0 295 258"/>
                                                                                                                                                                                                                                                    <a:gd name="T115" fmla="*/ 295 h 134"/>
                                                                                                                                                                                                                                                    <a:gd name="T116" fmla="+- 0 7339 5960"/>
                                                                                                                                                                                                                                                    <a:gd name="T117" fmla="*/ T116 w 1847"/>
                                                                                                                                                                                                                                                    <a:gd name="T118" fmla="+- 0 292 258"/>
                                                                                                                                                                                                                                                    <a:gd name="T119" fmla="*/ 292 h 134"/>
                                                                                                                                                                                                                                                    <a:gd name="T120" fmla="+- 0 7386 5960"/>
                                                                                                                                                                                                                                                    <a:gd name="T121" fmla="*/ T120 w 1847"/>
                                                                                                                                                                                                                                                    <a:gd name="T122" fmla="+- 0 288 258"/>
                                                                                                                                                                                                                                                    <a:gd name="T123" fmla="*/ 288 h 134"/>
                                                                                                                                                                                                                                                    <a:gd name="T124" fmla="+- 0 7433 5960"/>
                                                                                                                                                                                                                                                    <a:gd name="T125" fmla="*/ T124 w 1847"/>
                                                                                                                                                                                                                                                    <a:gd name="T126" fmla="+- 0 285 258"/>
                                                                                                                                                                                                                                                    <a:gd name="T127" fmla="*/ 285 h 134"/>
                                                                                                                                                                                                                                                    <a:gd name="T128" fmla="+- 0 7479 5960"/>
                                                                                                                                                                                                                                                    <a:gd name="T129" fmla="*/ T128 w 1847"/>
                                                                                                                                                                                                                                                    <a:gd name="T130" fmla="+- 0 281 258"/>
                                                                                                                                                                                                                                                    <a:gd name="T131" fmla="*/ 281 h 134"/>
                                                                                                                                                                                                                                                    <a:gd name="T132" fmla="+- 0 7526 5960"/>
                                                                                                                                                                                                                                                    <a:gd name="T133" fmla="*/ T132 w 1847"/>
                                                                                                                                                                                                                                                    <a:gd name="T134" fmla="+- 0 278 258"/>
                                                                                                                                                                                                                                                    <a:gd name="T135" fmla="*/ 278 h 134"/>
                                                                                                                                                                                                                                                    <a:gd name="T136" fmla="+- 0 7573 5960"/>
                                                                                                                                                                                                                                                    <a:gd name="T137" fmla="*/ T136 w 1847"/>
                                                                                                                                                                                                                                                    <a:gd name="T138" fmla="+- 0 275 258"/>
                                                                                                                                                                                                                                                    <a:gd name="T139" fmla="*/ 275 h 134"/>
                                                                                                                                                                                                                                                    <a:gd name="T140" fmla="+- 0 7620 5960"/>
                                                                                                                                                                                                                                                    <a:gd name="T141" fmla="*/ T140 w 1847"/>
                                                                                                                                                                                                                                                    <a:gd name="T142" fmla="+- 0 271 258"/>
                                                                                                                                                                                                                                                    <a:gd name="T143" fmla="*/ 271 h 134"/>
                                                                                                                                                                                                                                                    <a:gd name="T144" fmla="+- 0 7666 5960"/>
                                                                                                                                                                                                                                                    <a:gd name="T145" fmla="*/ T144 w 1847"/>
                                                                                                                                                                                                                                                    <a:gd name="T146" fmla="+- 0 268 258"/>
                                                                                                                                                                                                                                                    <a:gd name="T147" fmla="*/ 268 h 134"/>
                                                                                                                                                                                                                                                    <a:gd name="T148" fmla="+- 0 7713 5960"/>
                                                                                                                                                                                                                                                    <a:gd name="T149" fmla="*/ T148 w 1847"/>
                                                                                                                                                                                                                                                    <a:gd name="T150" fmla="+- 0 264 258"/>
                                                                                                                                                                                                                                                    <a:gd name="T151" fmla="*/ 264 h 134"/>
                                                                                                                                                                                                                                                    <a:gd name="T152" fmla="+- 0 7760 5960"/>
                                                                                                                                                                                                                                                    <a:gd name="T153" fmla="*/ T152 w 1847"/>
                                                                                                                                                                                                                                                    <a:gd name="T154" fmla="+- 0 261 258"/>
                                                                                                                                                                                                                                                    <a:gd name="T155" fmla="*/ 261 h 134"/>
                                                                                                                                                                                                                                                    <a:gd name="T156" fmla="+- 0 7807 5960"/>
                                                                                                                                                                                                                                                    <a:gd name="T157" fmla="*/ T156 w 1847"/>
                                                                                                                                                                                                                                                    <a:gd name="T158" fmla="+- 0 258 258"/>
                                                                                                                                                                                                                                                    <a:gd name="T159" fmla="*/ 258 h 134"/>
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1" y="T3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5" y="T7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9" y="T11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13" y="T15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17" y="T19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21" y="T23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25" y="T27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29" y="T31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33" y="T35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37" y="T39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41" y="T43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45" y="T47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49" y="T51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53" y="T55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57" y="T59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61" y="T63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65" y="T67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69" y="T71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73" y="T75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77" y="T79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81" y="T83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85" y="T87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89" y="T91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93" y="T95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97" y="T99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101" y="T103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105" y="T107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109" y="T111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113" y="T115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117" y="T119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121" y="T123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125" y="T127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129" y="T131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133" y="T135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137" y="T139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141" y="T143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145" y="T147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149" y="T151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153" y="T155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157" y="T159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<a:path w="1847" h="134">
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<a:pt x="0" y="134"/>
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24" y="132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47" y="130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71" y="129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94" y="127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17" y="125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41" y="123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64" y="122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88" y="120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211" y="118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234" y="117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258" y="115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281" y="113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304" y="112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328" y="110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351" y="108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375" y="106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398" y="105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421" y="103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445" y="101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468" y="100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492" y="98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515" y="96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538" y="95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562" y="93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585" y="91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608" y="90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632" y="88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655" y="86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679" y="84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702" y="83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725" y="81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749" y="79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772" y="78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795" y="76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819" y="74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842" y="73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866" y="71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889" y="69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912" y="68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935" y="66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958" y="64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982" y="62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005" y="61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028" y="59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052" y="57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075" y="56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098" y="54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122" y="52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145" y="51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169" y="49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192" y="47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215" y="45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239" y="44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262" y="42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286" y="40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309" y="39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332" y="37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356" y="35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379" y="34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403" y="32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426" y="30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449" y="29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473" y="27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496" y="25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519" y="23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543" y="22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566" y="20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590" y="18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613" y="17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636" y="15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660" y="13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683" y="12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706" y="10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730" y="8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753" y="6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777" y="5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800" y="3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823" y="1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847" y="0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<a:srgbClr val="C67BFE"/>
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<a:prstDash val="lgDash"/>
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  <wpg:cNvPr id="756" name="Group 634"/>
  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<a:off x="5808" y="-1472"/>
                                                                                                                                                                                                                                                  <a:ext cx="2153" cy="2274"/>
                                                                                                                                                                                                                                                  <a:chOff x="5808" y="-1472"/>
                                                                                                                                                                                                                                                  <a:chExt cx="2153" cy="2274"/>
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  <wps:cNvPr id="757" name="Freeform 663"/>
  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<a:off x="11616" y="-2944"/>
                                                                                                                                                                                                                                                    <a:ext cx="2153" cy="2274"/>
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  <a:gd name="T0" fmla="+- 0 7961 5808"/>
                                                                                                                                                                                                                                                      <a:gd name="T1" fmla="*/ T0 w 2153"/>
                                                                                                                                                                                                                                                      <a:gd name="T2" fmla="+- 0 -1472 -1472"/>
                                                                                                                                                                                                                                                      <a:gd name="T3" fmla="*/ -1472 h 2274"/>
                                                                                                                                                                                                                                                      <a:gd name="T4" fmla="+- 0 5808 5808"/>
                                                                                                                                                                                                                                                      <a:gd name="T5" fmla="*/ T4 w 2153"/>
                                                                                                                                                                                                                                                      <a:gd name="T6" fmla="+- 0 -1472 -1472"/>
                                                                                                                                                                                                                                                      <a:gd name="T7" fmla="*/ -1472 h 2274"/>
                                                                                                                                                                                                                                                      <a:gd name="T8" fmla="+- 0 5808 5808"/>
                                                                                                                                                                                                                                                      <a:gd name="T9" fmla="*/ T8 w 2153"/>
                                                                                                                                                                                                                                                      <a:gd name="T10" fmla="+- 0 802 -1472"/>
                                                                                                                                                                                                                                                      <a:gd name="T11" fmla="*/ 802 h 2274"/>
                                                                                                                                                                                                                                                      <a:gd name="T12" fmla="+- 0 7961 5808"/>
                                                                                                                                                                                                                                                      <a:gd name="T13" fmla="*/ T12 w 2153"/>
                                                                                                                                                                                                                                                      <a:gd name="T14" fmla="+- 0 802 -1472"/>
                                                                                                                                                                                                                                                      <a:gd name="T15" fmla="*/ 802 h 2274"/>
                                                                                                                                                                                                                                                      <a:gd name="T16" fmla="+- 0 7961 5808"/>
                                                                                                                                                                                                                                                      <a:gd name="T17" fmla="*/ T16 w 2153"/>
                                                                                                                                                                                                                                                      <a:gd name="T18" fmla="+- 0 -1472 -1472"/>
                                                                                                                                                                                                                                                      <a:gd name="T19" fmla="*/ -1472 h 2274"/>
  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<a:pos x="T1" y="T3"/>
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<a:pos x="T5" y="T7"/>
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<a:pos x="T9" y="T11"/>
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<a:pos x="T13" y="T15"/>
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<a:pos x="T17" y="T19"/>
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  <a:path w="2153" h="2274">
  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  <a:pt x="2153" y="0"/>
  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<a:pt x="0" y="2274"/>
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<a:pt x="2153" y="2274"/>
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<a:pt x="2153" y="0"/>
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<a:srgbClr val="7F7E7E"/>
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    <wpg:cNvPr id="758" name="Group 635"/>
    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<a:off x="3535" y="715"/>
                                                                                                                                                                                                                                                    <a:ext cx="64" cy="0"/>
                                                                                                                                                                                                                                                    <a:chOff x="3535" y="715"/>
                                                                                                                                                                                                                                                    <a:chExt cx="64" cy="0"/>
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    <wps:cNvPr id="759" name="Freeform 662"/>
    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<a:off x="7070" y="1430"/>
                                                                                                                                                                                                                                                      <a:ext cx="65" cy="0"/>
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    <a:gd name="T0" fmla="+- 0 3535 3535"/>
                                                                                                                                                                                                                                                        <a:gd name="T1" fmla="*/ T0 w 64"/>
                                                                                                                                                                                                                                                        <a:gd name="T2" fmla="+- 0 3599 3535"/>
                                                                                                                                                                                                                                                        <a:gd name="T3" fmla="*/ T2 w 64"/>
    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    <a:path w="64">
    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  <a:pt x="64" y="0"/>
  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      <wpg:cNvPr id="760" name="Group 636"/>
      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<a:off x="3535" y="301"/>
                                                                                                                                                                                                                                                      <a:ext cx="64" cy="0"/>
                                                                                                                                                                                                                                                      <a:chOff x="3535" y="301"/>
                                                                                                                                                                                                                                                      <a:chExt cx="64" cy="0"/>
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      <wps:cNvPr id="761" name="Freeform 661"/>
      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<a:off x="7070" y="602"/>
                                                                                                                                                                                                                                                        <a:ext cx="65" cy="0"/>
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      <a:gd name="T0" fmla="+- 0 3535 3535"/>
                                                                                                                                                                                                                                                          <a:gd name="T1" fmla="*/ T0 w 64"/>
                                                                                                                                                                                                                                                          <a:gd name="T2" fmla="+- 0 3599 3535"/>
                                                                                                                                                                                                                                                          <a:gd name="T3" fmla="*/ T2 w 64"/>
      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      <a:path w="64">
      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    <a:pt x="64" y="0"/>
    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        <wpg:cNvPr id="762" name="Group 637"/>
        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<a:off x="3535" y="-114"/>
                                                                                                                                                                                                                                                        <a:ext cx="64" cy="0"/>
                                                                                                                                                                                                                                                        <a:chOff x="3535" y="-114"/>
                                                                                                                                                                                                                                                        <a:chExt cx="64" cy="0"/>
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        <wps:cNvPr id="763" name="Freeform 660"/>
        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<a:off x="7070" y="-228"/>
                                                                                                                                                                                                                                                          <a:ext cx="65" cy="0"/>
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        <a:gd name="T0" fmla="+- 0 3535 3535"/>
                                                                                                                                                                                                                                                            <a:gd name="T1" fmla="*/ T0 w 64"/>
                                                                                                                                                                                                                                                            <a:gd name="T2" fmla="+- 0 3599 3535"/>
                                                                                                                                                                                                                                                            <a:gd name="T3" fmla="*/ T2 w 64"/>
        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        <a:path w="64">
        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      <a:pt x="64" y="0"/>
      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          <wpg:cNvPr id="764" name="Group 638"/>
          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<a:off x="3535" y="-528"/>
                                                                                                                                                                                                                                                          <a:ext cx="64" cy="0"/>
                                                                                                                                                                                                                                                          <a:chOff x="3535" y="-528"/>
                                                                                                                                                                                                                                                          <a:chExt cx="64" cy="0"/>
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          <wps:cNvPr id="765" name="Freeform 659"/>
          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<a:off x="7070" y="-1056"/>
                                                                                                                                                                                                                                                            <a:ext cx="65" cy="0"/>
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          <a:gd name="T0" fmla="+- 0 3535 3535"/>
                                                                                                                                                                                                                                                              <a:gd name="T1" fmla="*/ T0 w 64"/>
                                                                                                                                                                                                                                                              <a:gd name="T2" fmla="+- 0 3599 3535"/>
                                                                                                                                                                                                                                                              <a:gd name="T3" fmla="*/ T2 w 64"/>
          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          <a:path w="64">
          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        <a:pt x="64" y="0"/>
        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            <wpg:cNvPr id="766" name="Group 639"/>
            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<a:off x="3535" y="-943"/>
                                                                                                                                                                                                                                                            <a:ext cx="64" cy="0"/>
                                                                                                                                                                                                                                                            <a:chOff x="3535" y="-943"/>
                                                                                                                                                                                                                                                            <a:chExt cx="64" cy="0"/>
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            <wps:cNvPr id="767" name="Freeform 658"/>
            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<a:off x="7070" y="-1886"/>
                                                                                                                                                                                                                                                              <a:ext cx="65" cy="0"/>
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            <a:gd name="T0" fmla="+- 0 3535 3535"/>
                                                                                                                                                                                                                                                                <a:gd name="T1" fmla="*/ T0 w 64"/>
                                                                                                                                                                                                                                                                <a:gd name="T2" fmla="+- 0 3599 3535"/>
                                                                                                                                                                                                                                                                <a:gd name="T3" fmla="*/ T2 w 64"/>
            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            <a:path w="64">
            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          <a:pt x="64" y="0"/>
          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              <wpg:cNvPr id="768" name="Group 640"/>
              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<a:off x="3535" y="-1357"/>
                                                                                                                                                                                                                                                              <a:ext cx="64" cy="0"/>
                                                                                                                                                                                                                                                              <a:chOff x="3535" y="-1357"/>
                                                                                                                                                                                                                                                              <a:chExt cx="64" cy="0"/>
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              <wps:cNvPr id="769" name="Freeform 657"/>
              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  <a:off x="7070" y="-2714"/>
                                                                                                                                                                                                                                                                <a:ext cx="65" cy="0"/>
  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              <a:gd name="T0" fmla="+- 0 3535 3535"/>
                                                                                                                                                                                                                                                                  <a:gd name="T1" fmla="*/ T0 w 64"/>
                                                                                                                                                                                                                                                                  <a:gd name="T2" fmla="+- 0 3599 3535"/>
                                                                                                                                                                                                                                                                  <a:gd name="T3" fmla="*/ T2 w 64"/>
              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              <a:path w="64">
              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            <a:pt x="64" y="0"/>
            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                <wpg:cNvPr id="770" name="Group 641"/>
                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  <a:off x="3753" y="802"/>
    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    <a:chOff x="3753" y="802"/>
                                                                                                                                                                                                                                                                <a:chExt cx="0" cy="64"/>
  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                <wps:cNvPr id="771" name="Freeform 656"/>
                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    <a:off x="7506" y="1604"/>
      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                <a:gd name="T0" fmla="+- 0 866 802"/>
                                                                                                                                                                                                                                                                    <a:gd name="T1" fmla="*/ 866 h 64"/>
                                                                                                                                                                                                                                                                    <a:gd name="T2" fmla="+- 0 802 802"/>
                                                                                                                                                                                                                                                                    <a:gd name="T3" fmla="*/ 802 h 64"/>
                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                <a:path h="64">
                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                <a:pt x="0" y="64"/>
                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                  <wpg:cNvPr id="772" name="Group 642"/>
                  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    <a:off x="4138" y="802"/>
      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      <a:chOff x="4138" y="802"/>
                                                                                                                                                                                                                                                                  <a:chExt cx="0" cy="64"/>
    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                  <wps:cNvPr id="773" name="Freeform 655"/>
                  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      <a:off x="8276" y="1604"/>
        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                  <a:gd name="T0" fmla="+- 0 866 802"/>
                                                                                                                                                                                                                                                                      <a:gd name="T1" fmla="*/ 866 h 64"/>
                                                                                                                                                                                                                                                                      <a:gd name="T2" fmla="+- 0 802 802"/>
                                                                                                                                                                                                                                                                      <a:gd name="T3" fmla="*/ 802 h 64"/>
                  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                  <a:path h="64">
                  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                  <a:pt x="0" y="64"/>
                  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                    <wpg:cNvPr id="774" name="Group 643"/>
                    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      <a:off x="4523" y="802"/>
        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        <a:chOff x="4523" y="802"/>
                                                                                                                                                                                                                                                                    <a:chExt cx="0" cy="64"/>
      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                    <wps:cNvPr id="775" name="Freeform 654"/>
                    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        <a:off x="9046" y="1604"/>
          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                    <a:gd name="T0" fmla="+- 0 866 802"/>
                                                                                                                                                                                                                                                                        <a:gd name="T1" fmla="*/ 866 h 64"/>
                                                                                                                                                                                                                                                                        <a:gd name="T2" fmla="+- 0 802 802"/>
                                                                                                                                                                                                                                                                        <a:gd name="T3" fmla="*/ 802 h 64"/>
                    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                    <a:path h="64">
                    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                    <a:pt x="0" y="64"/>
                    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                      <wpg:cNvPr id="776" name="Group 644"/>
                      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        <a:off x="5600" y="802"/>
          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          <a:chOff x="5600" y="802"/>
                                                                                                                                                                                                                                                                      <a:chExt cx="0" cy="64"/>
        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                      <wps:cNvPr id="777" name="Freeform 653"/>
                      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          <a:off x="11200" y="1604"/>
            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                      <a:gd name="T0" fmla="+- 0 866 802"/>
                                                                                                                                                                                                                                                                          <a:gd name="T1" fmla="*/ 866 h 64"/>
                                                                                                                                                                                                                                                                          <a:gd name="T2" fmla="+- 0 802 802"/>
                                                                                                                                                                                                                                                                          <a:gd name="T3" fmla="*/ 802 h 64"/>
                      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                      <a:path h="64">
                      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                      <a:pt x="0" y="64"/>
                      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                        <wpg:cNvPr id="778" name="Group 645"/>
                        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          <a:off x="5960" y="802"/>
            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            <a:chOff x="5960" y="802"/>
                                                                                                                                                                                                                                                                        <a:chExt cx="0" cy="64"/>
          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                        <wps:cNvPr id="779" name="Freeform 652"/>
                        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            <a:off x="11920" y="1604"/>
              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                        <a:gd name="T0" fmla="+- 0 866 802"/>
                                                                                                                                                                                                                                                                            <a:gd name="T1" fmla="*/ 866 h 64"/>
                                                                                                                                                                                                                                                                            <a:gd name="T2" fmla="+- 0 802 802"/>
                                                                                                                                                                                                                                                                            <a:gd name="T3" fmla="*/ 802 h 64"/>
                        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                        <a:path h="64">
                        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                        <a:pt x="0" y="64"/>
                        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                          <wpg:cNvPr id="780" name="Group 646"/>
                          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            <a:off x="6345" y="802"/>
              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              <a:chOff x="6345" y="802"/>
                                                                                                                                                                                                                                                                          <a:chExt cx="0" cy="64"/>
            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                          <wps:cNvPr id="781" name="Freeform 651"/>
                          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              <a:off x="12690" y="1604"/>
                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                          <a:gd name="T0" fmla="+- 0 866 802"/>
                                                                                                                                                                                                                                                                              <a:gd name="T1" fmla="*/ 866 h 64"/>
                                                                                                                                                                                                                                                                              <a:gd name="T2" fmla="+- 0 802 802"/>
                                                                                                                                                                                                                                                                              <a:gd name="T3" fmla="*/ 802 h 64"/>
                          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                          <a:path h="64">
                          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                          <a:pt x="0" y="64"/>
                          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                            <wpg:cNvPr id="782" name="Group 647"/>
                            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              <a:off x="6730" y="802"/>
                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                <a:chOff x="6730" y="802"/>
                                                                                                                                                                                                                                                                            <a:chExt cx="0" cy="64"/>
              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                            <wps:cNvPr id="783" name="Freeform 650"/>
                            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                <a:off x="13460" y="1604"/>
                  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                            <a:gd name="T0" fmla="+- 0 866 802"/>
                                                                                                                                                                                                                                                                                <a:gd name="T1" fmla="*/ 866 h 64"/>
                                                                                                                                                                                                                                                                                <a:gd name="T2" fmla="+- 0 802 802"/>
                                                                                                                                                                                                                                                                                <a:gd name="T3" fmla="*/ 802 h 64"/>
                            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                            <a:path h="64">
                            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                            <a:pt x="0" y="64"/>
                            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                              <wpg:cNvPr id="784" name="Group 648"/>
                              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                <a:off x="7808" y="802"/>
                  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                  <a:chOff x="7808" y="802"/>
                                                                                                                                                                                                                                                                              <a:chExt cx="0" cy="64"/>
                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                              <wps:cNvPr id="785" name="Freeform 649"/>
                              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                  <a:off x="15616" y="1604"/>
                    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                              <a:gd name="T0" fmla="+- 0 866 802"/>
                                                                                                                                                                                                                                                                                  <a:gd name="T1" fmla="*/ 866 h 64"/>
                                                                                                                                                                                                                                                                                  <a:gd name="T2" fmla="+- 0 802 802"/>
                                                                                                                                                                                                                                                                                  <a:gd name="T3" fmla="*/ 802 h 64"/>
                              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                              <a:path h="64">
                              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a:pt x="0" y="6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</wpg:grpSp>
                                                                                                                                    </wpg:grpSp>
                                                                                                                                  </wpg:grpSp>
                                                                                                                                </wpg:grpSp>
                                                                                                                              </wpg:grpSp>
                                                                                                                            </wpg:grpSp>
                                                                                                                          </wpg:grpSp>
                                                                                                                        </wpg:grpSp>
                                                                                                                      </wpg:grpSp>
                                                                                                                    </wpg:grpSp>
                                                                                                                  </wpg:grpSp>
                                                                                                                </wpg:grpSp>
                                                                                                              </wpg:grpSp>
                                                                                                            </wpg:grpSp>
                                                                                                          </wpg:grpSp>
                                                                                                        </wpg:grpSp>
                                                                                                      </wpg:grpSp>
                                                                                                    </wpg:grpSp>
                                                                                                  </wpg:grpSp>
                                                                                                </wpg:grpSp>
                                                                                              </wpg:grpSp>
                                                                                            </wpg:grpSp>
                                                                                          </wpg:grpSp>
                                                                                        </wpg:grpSp>
                                                                                      </wpg:grpSp>
                                                                                    </wpg:grpSp>
                                                                                  </wpg:grpSp>
                                                                                </wpg:grpSp>
                                                                              </wpg:grpSp>
                                                                            </wpg:grpSp>
                                                                          </wpg:grpSp>
                                                                        </wpg:grpSp>
                                                                      </wpg:grpSp>
                                                                    </wpg:grpSp>
                                                                  </wpg:grpSp>
                                                                </wpg:grpSp>
                                                              </wpg:grpSp>
                                                            </wpg:grpSp>
                                                          </wpg:grpSp>
                                                        </wpg:grpSp>
                                                      </wpg:grpSp>
                                                    </wpg:grp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26" o:spid="_x0000_s1026" style="position:absolute;margin-left:176.35pt;margin-top:-84.85pt;width:222.05pt;height:128.6pt;z-index:-2135;mso-position-horizontal-relative:page" coordorigin="3527,-1699" coordsize="4441,257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">
                <v:group id="Group 527" o:spid="_x0000_s1027" style="position:absolute;left:3600;top:-1690;width:2153;height:218" coordorigin="3600,-1690" coordsize="2153,21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PFrWWPGAAAA3AAA&#10;AA8AAAAAAAAAAAAAAAAAqQIAAGRycy9kb3ducmV2LnhtbFBLBQYAAAAABAAEAPoAAACcAwAAAAA=&#10;">
                  <v:shape id="Freeform 781" o:spid="_x0000_s1028" style="position:absolute;left:3600;top:-1690;width:2153;height:218;visibility:visible;mso-wrap-style:square;v-text-anchor:top" coordsize="2153,21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Uo7PwwAA&#10;ANwAAAAPAAAAZHJzL2Rvd25yZXYueG1sRI/RagIxFETfC/2HcIW+FM3WquhqFJEK+ui2H3DdXHeD&#10;m5sliev6902h4OMwM2eY1aa3jejIB+NYwccoA0FcOm24UvDzvR/OQYSIrLFxTAoeFGCzfn1ZYa7d&#10;nU/UFbESCcIhRwV1jG0uZShrshhGriVO3sV5izFJX0nt8Z7gtpHjLJtJi4bTQo0t7Woqr8XNKjDH&#10;PReN0d3idpl8HarH8f3sW6XeBv12CSJSH5/h//ZBK5h+juHvTDoCcv0L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rUo7PwwAAANwAAAAPAAAAAAAAAAAAAAAAAJcCAABkcnMvZG93&#10;bnJldi54bWxQSwUGAAAAAAQABAD1AAAAhwMAAAAA&#10;" path="m0,218l2153,218,2153,,,,,218xe" fillcolor="#cccbcb" stroked="f">
                    <v:path arrowok="t" o:connecttype="custom" o:connectlocs="0,-1472;2153,-1472;2153,-1690;0,-1690;0,-1472" o:connectangles="0,0,0,0,0"/>
                  </v:shape>
                  <v:group id="Group 528" o:spid="_x0000_s1029" style="position:absolute;left:3600;top:-1690;width:2153;height:218" coordorigin="3600,-1690" coordsize="2153,21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bvVij8UAAADcAAAA&#10;DwAAAAAAAAAAAAAAAACpAgAAZHJzL2Rvd25yZXYueG1sUEsFBgAAAAAEAAQA+gAAAJsDAAAAAA==&#10;">
                    <v:shape id="Freeform 780" o:spid="_x0000_s1030" style="position:absolute;left:3600;top:-1690;width:2153;height:218;visibility:visible;mso-wrap-style:square;v-text-anchor:top" coordsize="2153,21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UFdAwwAA&#10;ANwAAAAPAAAAZHJzL2Rvd25yZXYueG1sRI9Pi8IwFMTvgt8hPMGbpuoqUo0igsuuN/+AeHs0z7aa&#10;vJQmq91vbwTB4zAzv2Hmy8Yacafal44VDPoJCOLM6ZJzBcfDpjcF4QOyRuOYFPyTh+Wi3Zpjqt2D&#10;d3Tfh1xECPsUFRQhVKmUPivIou+7ijh6F1dbDFHWudQ1PiLcGjlMkom0WHJcKLCidUHZbf9nFWx/&#10;V+fjNOzG16w8Ocy12Ry+jVLdTrOagQjUhE/43f7RCsajL3idiUdALp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hUFdAwwAAANwAAAAPAAAAAAAAAAAAAAAAAJcCAABkcnMvZG93&#10;bnJldi54bWxQSwUGAAAAAAQABAD1AAAAhwMAAAAA&#10;" path="m0,218l2153,218,2153,,,,,218xe" filled="f" strokecolor="#7f7e7e" strokeweight="10209emu">
                      <v:path arrowok="t" o:connecttype="custom" o:connectlocs="0,-1472;2153,-1472;2153,-1690;0,-1690;0,-1472" o:connectangles="0,0,0,0,0"/>
                    </v:shape>
                    <v:group id="Group 529" o:spid="_x0000_s1031" style="position:absolute;left:5808;top:-1690;width:2153;height:218" coordorigin="5808,-1690" coordsize="2153,21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OUF9gxAAAANwAAAAP&#10;AAAAAAAAAAAAAAAAAKkCAABkcnMvZG93bnJldi54bWxQSwUGAAAAAAQABAD6AAAAmgMAAAAA&#10;">
                      <v:shape id="Freeform 779" o:spid="_x0000_s1032" style="position:absolute;left:5808;top:-1690;width:2153;height:218;visibility:visible;mso-wrap-style:square;v-text-anchor:top" coordsize="2153,21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aYjMwwAA&#10;ANwAAAAPAAAAZHJzL2Rvd25yZXYueG1sRI/RagIxFETfC/5DuEJfimZrq7SrUYpU0EdXP+C6ue4G&#10;NzdLEtf17xtB6OMwM2eYxaq3jejIB+NYwfs4A0FcOm24UnA8bEZfIEJE1tg4JgV3CrBaDl4WmGt3&#10;4z11RaxEgnDIUUEdY5tLGcqaLIaxa4mTd3beYkzSV1J7vCW4beQky2bSouG0UGNL65rKS3G1Csxu&#10;w0VjdPd9PX/+bqv77u3kW6Veh/3PHESkPv6Hn+2tVjD9mMHjTDoCcvk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UaYjMwwAAANwAAAAPAAAAAAAAAAAAAAAAAJcCAABkcnMvZG93&#10;bnJldi54bWxQSwUGAAAAAAQABAD1AAAAhwMAAAAA&#10;" path="m2153,0l0,,,218,2153,218,2153,0xe" fillcolor="#cccbcb" stroked="f">
                        <v:path arrowok="t" o:connecttype="custom" o:connectlocs="2153,-1690;0,-1690;0,-1472;2153,-1472;2153,-1690" o:connectangles="0,0,0,0,0"/>
                      </v:shape>
                      <v:group id="Group 530" o:spid="_x0000_s1033" style="position:absolute;left:5808;top:-1690;width:2153;height:218" coordorigin="5808,-1690" coordsize="2153,21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RzmSMxgAAANwAAAAPAAAAZHJzL2Rvd25yZXYueG1sRI9Ba8JAFITvBf/D8gre&#10;mk2UtJJmFZEqHkKhKpTeHtlnEsy+DdltEv99t1DocZiZb5h8M5lWDNS7xrKCJIpBEJdWN1wpuJz3&#10;TysQziNrbC2Tgjs52KxnDzlm2o78QcPJVyJA2GWooPa+y6R0ZU0GXWQ74uBdbW/QB9lXUvc4Brhp&#10;5SKOn6XBhsNCjR3taipvp2+j4DDiuF0mb0Nxu+7uX+f0/bNISKn547R9BeFp8v/hv/ZRK0iXL/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BHOZIzGAAAA3AAA&#10;AA8AAAAAAAAAAAAAAAAAqQIAAGRycy9kb3ducmV2LnhtbFBLBQYAAAAABAAEAPoAAACcAwAAAAA=&#10;">
                        <v:polyline id="Freeform 778" o:spid="_x0000_s1034" style="position:absolute;visibility:visible;mso-wrap-style:square;v-text-anchor:top" points="13769,-3380,11616,-3380,11616,-3162,13769,-3162,13769,-3380" coordsize="2153,21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" filled="f" strokecolor="#7f7e7e" strokeweight="10209emu">
                          <v:path arrowok="t" o:connecttype="custom" o:connectlocs="2153,-1690;0,-1690;0,-1472;2153,-1472;2153,-1690" o:connectangles="0,0,0,0,0"/>
                          <o:lock v:ext="edit" verticies="t"/>
                        </v:polyline>
                        <v:group id="Group 531" o:spid="_x0000_s1035" style="position:absolute;left:3600;top:508;width:2153;height:0" coordorigin="3600,508" coordsize="2153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PHVVlxgAAANwAAAAPAAAAZHJzL2Rvd25yZXYueG1sRI9Ba8JAFITvBf/D8gre&#10;mk2UlJpmFZEqHkKhKpTeHtlnEsy+DdltEv99t1DocZiZb5h8M5lWDNS7xrKCJIpBEJdWN1wpuJz3&#10;Ty8gnEfW2FomBXdysFnPHnLMtB35g4aTr0SAsMtQQe19l0npypoMush2xMG72t6gD7KvpO5xDHDT&#10;ykUcP0uDDYeFGjva1VTeTt9GwWHEcbtM3obidt3dv87p+2eRkFLzx2n7CsLT5P/Df+2jVpAuV/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A8dVWXGAAAA3AAA&#10;AA8AAAAAAAAAAAAAAAAAqQIAAGRycy9kb3ducmV2LnhtbFBLBQYAAAAABAAEAPoAAACcAwAAAAA=&#10;">
                          <v:polyline id="Freeform 777" o:spid="_x0000_s1036" style="position:absolute;visibility:visible;mso-wrap-style:square;v-text-anchor:top" points="7200,1016,9353,1016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6G4VrwwAA&#10;ANwAAAAPAAAAZHJzL2Rvd25yZXYueG1sRE9La8JAEL4L/odlCl6kbpS2SOoqIiiW0pd66W2aHZNg&#10;djZktzH+e+cgePz43rNF5yrVUhNKzwbGowQUceZtybmBw379OAUVIrLFyjMZuFCAxbzfm2Fq/Zl/&#10;qN3FXEkIhxQNFDHWqdYhK8hhGPmaWLijbxxGgU2ubYNnCXeVniTJi3ZYsjQUWNOqoOy0+3cGnk/H&#10;7034+Htbfw3p/fdz04bppDVm8NAtX0FF6uJdfHNvrfieZL6ckSOg51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6G4VrwwAAANwAAAAPAAAAAAAAAAAAAAAAAJcCAABkcnMvZG93&#10;bnJldi54bWxQSwUGAAAAAAQABAD1AAAAhwMAAAAA&#10;" filled="f" strokecolor="#f9f9f9" strokeweight="10209emu">
                            <v:path arrowok="t" o:connecttype="custom" o:connectlocs="0,0;2153,0" o:connectangles="0,0"/>
                            <o:lock v:ext="edit" verticies="t"/>
                          </v:polyline>
                          <v:group id="Group 532" o:spid="_x0000_s1037" style="position:absolute;left:3600;top:93;width:2153;height:0" coordorigin="3600,93" coordsize="2153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KltKh7GAAAA3AAA&#10;AA8AAAAAAAAAAAAAAAAAqQIAAGRycy9kb3ducmV2LnhtbFBLBQYAAAAABAAEAPoAAACcAwAAAAA=&#10;">
                            <v:polyline id="Freeform 776" o:spid="_x0000_s1038" style="position:absolute;visibility:visible;mso-wrap-style:square;v-text-anchor:top" points="7200,186,9353,186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hb6HxgAA&#10;ANwAAAAPAAAAZHJzL2Rvd25yZXYueG1sRI9Pa8JAFMTvhX6H5RW8iG4MtkjqKqWgKKL138Xba/aZ&#10;BLNvQ3aN8du7BaHHYeY3w4ynrSlFQ7UrLCsY9CMQxKnVBWcKjodZbwTCeWSNpWVScCcH08nryxgT&#10;bW+8o2bvMxFK2CWoIPe+SqR0aU4GXd9WxME729qgD7LOpK7xFspNKeMo+pAGCw4LOVb0nVN62V+N&#10;gvfLeTt369/l7KdLq9Nm3rhR3CjVeWu/PkF4av1/+EkvdOCGMfydCUdATh4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lhb6HxgAAANwAAAAPAAAAAAAAAAAAAAAAAJcCAABkcnMv&#10;ZG93bnJldi54bWxQSwUGAAAAAAQABAD1AAAAigMAAAAA&#10;" filled="f" strokecolor="#f9f9f9" strokeweight="10209emu">
                              <v:path arrowok="t" o:connecttype="custom" o:connectlocs="0,0;2153,0" o:connectangles="0,0"/>
                              <o:lock v:ext="edit" verticies="t"/>
                            </v:polyline>
                            <v:group id="Group 533" o:spid="_x0000_s1039" style="position:absolute;left:3600;top:-321;width:2153;height:0" coordorigin="3600,-321" coordsize="2153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NvMR8sUAAADcAAAA&#10;DwAAAAAAAAAAAAAAAACpAgAAZHJzL2Rvd25yZXYueG1sUEsFBgAAAAAEAAQA+gAAAJsDAAAAAA==&#10;">
                              <v:polyline id="Freeform 775" o:spid="_x0000_s1040" style="position:absolute;visibility:visible;mso-wrap-style:square;v-text-anchor:top" points="7200,-642,9353,-642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FIINoxQAA&#10;ANwAAAAPAAAAZHJzL2Rvd25yZXYueG1sRI9Ba8JAFITvBf/D8gQvpW4UFYmuIoKiiK21vXh7Zp9J&#10;MPs2ZNcY/70rFHocZr4ZZjpvTCFqqlxuWUGvG4EgTqzOOVXw+7P6GINwHlljYZkUPMjBfNZ6m2Ks&#10;7Z2/qT76VIQSdjEqyLwvYyldkpFB17UlcfAutjLog6xSqSu8h3JTyH4UjaTBnMNChiUtM0qux5tR&#10;MLxeDmu3P29XX++0O32uazfu10p12s1iAsJT4//Df/RGB24wgNeZcATk7Ak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Ugg2jFAAAA3AAAAA8AAAAAAAAAAAAAAAAAlwIAAGRycy9k&#10;b3ducmV2LnhtbFBLBQYAAAAABAAEAPUAAACJAwAAAAA=&#10;" filled="f" strokecolor="#f9f9f9" strokeweight="10209emu">
                                <v:path arrowok="t" o:connecttype="custom" o:connectlocs="0,0;2153,0" o:connectangles="0,0"/>
                                <o:lock v:ext="edit" verticies="t"/>
                              </v:polyline>
                              <v:group id="Group 534" o:spid="_x0000_s1041" style="position:absolute;left:3600;top:-735;width:2153;height:0" coordorigin="3600,-735" coordsize="2153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1lYsHcUAAADcAAAA&#10;DwAAAAAAAAAAAAAAAACpAgAAZHJzL2Rvd25yZXYueG1sUEsFBgAAAAAEAAQA+gAAAJsDAAAAAA==&#10;">
                                <v:polyline id="Freeform 774" o:spid="_x0000_s1042" style="position:absolute;visibility:visible;mso-wrap-style:square;v-text-anchor:top" points="7200,-1470,9353,-1470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vriExgAA&#10;ANwAAAAPAAAAZHJzL2Rvd25yZXYueG1sRI9La8MwEITvhfwHsYVeSiIntMG4VkIIJLSUvHPpbWut&#10;H8RaGUt13H9fBQo5DjPfDJPOe1OLjlpXWVYwHkUgiDOrKy4UnE+rYQzCeWSNtWVS8EsO5rPBQ4qJ&#10;tlc+UHf0hQgl7BJUUHrfJFK6rCSDbmQb4uDltjXog2wLqVu8hnJTy0kUTaXBisNCiQ0tS8ouxx+j&#10;4PWS79du8/2x2j3T59d23bl40in19Ngv3kB46v09/E+/68C9TOF2JhwBOfsD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avriExgAAANwAAAAPAAAAAAAAAAAAAAAAAJcCAABkcnMv&#10;ZG93bnJldi54bWxQSwUGAAAAAAQABAD1AAAAigMAAAAA&#10;" filled="f" strokecolor="#f9f9f9" strokeweight="10209emu">
                                  <v:path arrowok="t" o:connecttype="custom" o:connectlocs="0,0;2153,0" o:connectangles="0,0"/>
                                  <o:lock v:ext="edit" verticies="t"/>
                                </v:polyline>
                                <v:group id="Group 535" o:spid="_x0000_s1043" style="position:absolute;left:3600;top:-1150;width:2153;height:0" coordorigin="3600,-1150" coordsize="2153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EnIF/HGAAAA3AAA&#10;AA8AAAAAAAAAAAAAAAAAqQIAAGRycy9kb3ducmV2LnhtbFBLBQYAAAAABAAEAPoAAACcAwAAAAA=&#10;">
                                  <v:polyline id="Freeform 773" o:spid="_x0000_s1044" style="position:absolute;visibility:visible;mso-wrap-style:square;v-text-anchor:top" points="7200,-2300,9353,-2300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bYltwwAA&#10;ANwAAAAPAAAAZHJzL2Rvd25yZXYueG1sRE9La8JAEL4L/odlCl6kbpS2SOoqIiiW0pd66W2aHZNg&#10;djZktzH+e+cgePz43rNF5yrVUhNKzwbGowQUceZtybmBw379OAUVIrLFyjMZuFCAxbzfm2Fq/Zl/&#10;qN3FXEkIhxQNFDHWqdYhK8hhGPmaWLijbxxGgU2ubYNnCXeVniTJi3ZYsjQUWNOqoOy0+3cGnk/H&#10;7034+Htbfw3p/fdz04bppDVm8NAtX0FF6uJdfHNvrfieZK2ckSOg51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EbYltwwAAANwAAAAPAAAAAAAAAAAAAAAAAJcCAABkcnMvZG93&#10;bnJldi54bWxQSwUGAAAAAAQABAD1AAAAhwMAAAAA&#10;" filled="f" strokecolor="#f9f9f9" strokeweight="10209emu">
                                    <v:path arrowok="t" o:connecttype="custom" o:connectlocs="0,0;2153,0" o:connectangles="0,0"/>
                                    <o:lock v:ext="edit" verticies="t"/>
                                  </v:polyline>
                                  <v:group id="Group 536" o:spid="_x0000_s1045" style="position:absolute;left:3945;top:-1472;width:0;height:2274" coordorigin="3945,-1472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FcbJhjGAAAA3AAA&#10;AA8AAAAAAAAAAAAAAAAAqQIAAGRycy9kb3ducmV2LnhtbFBLBQYAAAAABAAEAPoAAACcAwAAAAA=&#10;">
                                    <v:polyline id="Freeform 772" o:spid="_x0000_s1046" style="position:absolute;visibility:visible;mso-wrap-style:square;v-text-anchor:top" points="7890,-2944,7890,-670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zsrbwAAA&#10;ANwAAAAPAAAAZHJzL2Rvd25yZXYueG1sRE9NS8NAEL0L/Q/LCN7sxkJLSbstWqkKntqUnofsmASz&#10;s2F3bKO/3jkIHh/ve70dQ28ulHIX2cHDtABDXEffcePgVO3vl2CyIHvsI5ODb8qw3Uxu1lj6eOUD&#10;XY7SGA3hXKKDVmQorc11SwHzNA7Eyn3EFFAUpsb6hFcND72dFcXCBuxYG1ocaNdS/Xn8ClrSyf6p&#10;erc/5wUdqtny5VXSMzt3dzs+rsAIjfIv/nO/eQfzuc7XM3oE7OYX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UzsrbwAAAANwAAAAPAAAAAAAAAAAAAAAAAJcCAABkcnMvZG93bnJl&#10;di54bWxQSwUGAAAAAAQABAD1AAAAhAMAAAAA&#10;" filled="f" strokecolor="#f9f9f9" strokeweight="10209emu">
                                      <v:path arrowok="t" o:connecttype="custom" o:connectlocs="0,-1472;0,802" o:connectangles="0,0"/>
                                      <o:lock v:ext="edit" verticies="t"/>
                                    </v:polyline>
                                    <v:group id="Group 537" o:spid="_x0000_s1047" style="position:absolute;left:4330;top:-1472;width:0;height:2274" coordorigin="4330,-1472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stLzDxAAAANwAAAAP&#10;AAAAAAAAAAAAAAAAAKkCAABkcnMvZG93bnJldi54bWxQSwUGAAAAAAQABAD6AAAAmgMAAAAA&#10;">
                                      <v:polyline id="Freeform 771" o:spid="_x0000_s1048" style="position:absolute;visibility:visible;mso-wrap-style:square;v-text-anchor:top" points="8660,-2944,8660,-670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UPE3wwAA&#10;ANwAAAAPAAAAZHJzL2Rvd25yZXYueG1sRI9Pa8JAEMXvhX6HZQre6qYBRaKr2Ba10JOm9DxkxySY&#10;nQ27o0Y/fbdQ6PHx/vx4i9XgOnWhEFvPBl7GGSjiytuWawNf5eZ5BioKssXOMxm4UYTV8vFhgYX1&#10;V97T5SC1SiMcCzTQiPSF1rFqyGEc+544eUcfHEqSodY24DWNu07nWTbVDltOhAZ7emuoOh3OLkFa&#10;2byWn/r+PaV9mc+2OwnvbMzoaVjPQQkN8h/+a39YA5NJDr9n0hHQyx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LUPE3wwAAANwAAAAPAAAAAAAAAAAAAAAAAJcCAABkcnMvZG93&#10;bnJldi54bWxQSwUGAAAAAAQABAD1AAAAhwMAAAAA&#10;" filled="f" strokecolor="#f9f9f9" strokeweight="10209emu">
                                        <v:path arrowok="t" o:connecttype="custom" o:connectlocs="0,-1472;0,802" o:connectangles="0,0"/>
                                        <o:lock v:ext="edit" verticies="t"/>
                                      </v:polyline>
                                      <v:group id="Group 538" o:spid="_x0000_s1049" style="position:absolute;left:5061;top:-1472;width:0;height:2274" coordorigin="5061,-1472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zKocvxAAAANwAAAAP&#10;AAAAAAAAAAAAAAAAAKkCAABkcnMvZG93bnJldi54bWxQSwUGAAAAAAQABAD6AAAAmgMAAAAA&#10;">
                                        <v:polyline id="Freeform 770" o:spid="_x0000_s1050" style="position:absolute;visibility:visible;mso-wrap-style:square;v-text-anchor:top" points="10122,-2944,10122,-670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9czYwwAA&#10;ANwAAAAPAAAAZHJzL2Rvd25yZXYueG1sRI9Pa8JAEMXvQr/DMkJvulGqSHQV22It9KQpPQ/ZMQlm&#10;Z8PuVNN+erdQ8Ph4f3681aZ3rbpQiI1nA5NxBoq49LbhysBnsRstQEVBtth6JgM/FGGzfhisMLf+&#10;yge6HKVSaYRjjgZqkS7XOpY1OYxj3xEn7+SDQ0kyVNoGvKZx1+ppls21w4YTocaOXmoqz8dvlyCN&#10;7J6LD/37NadDMV287SW8sjGPw367BCXUyz383363BmazJ/g7k46AXt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r9czYwwAAANwAAAAPAAAAAAAAAAAAAAAAAJcCAABkcnMvZG93&#10;bnJldi54bWxQSwUGAAAAAAQABAD1AAAAhwMAAAAA&#10;" filled="f" strokecolor="#f9f9f9" strokeweight="10209emu">
                                          <v:path arrowok="t" o:connecttype="custom" o:connectlocs="0,-1472;0,802" o:connectangles="0,0"/>
                                          <o:lock v:ext="edit" verticies="t"/>
                                        </v:polyline>
                                        <v:group id="Group 539" o:spid="_x0000_s1051" style="position:absolute;left:3600;top:715;width:2153;height:0" coordorigin="3600,715" coordsize="2153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Tj7rAxAAAANwAAAAP&#10;AAAAAAAAAAAAAAAAAKkCAABkcnMvZG93bnJldi54bWxQSwUGAAAAAAQABAD6AAAAmgMAAAAA&#10;">
                                          <v:polyline id="Freeform 769" o:spid="_x0000_s1052" style="position:absolute;visibility:visible;mso-wrap-style:square;v-text-anchor:top" points="7200,1430,9353,1430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SUahwwAA&#10;ANwAAAAPAAAAZHJzL2Rvd25yZXYueG1sRI/dasJAFITvC32H5RS8qxuFaEldRQRF8MK/PsBp9pgN&#10;Zs+G7JpEn94VCr0cZuYbZrbobSVaanzpWMFomIAgzp0uuVDwc15/foHwAVlj5ZgU3MnDYv7+NsNM&#10;u46P1J5CISKEfYYKTAh1JqXPDVn0Q1cTR+/iGoshyqaQusEuwm0lx0kykRZLjgsGa1oZyq+nm1Xw&#10;yDe/8pA62hu/s1OTtuHW7ZUafPTLbxCB+vAf/mtvtYI0ncDrTDwCcv4E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aSUahwwAAANwAAAAPAAAAAAAAAAAAAAAAAJcCAABkcnMvZG93&#10;bnJldi54bWxQSwUGAAAAAAQABAD1AAAAhwMAAAAA&#10;" filled="f" strokecolor="#e5e4e4" strokeweight="4141emu">
                                            <v:path arrowok="t" o:connecttype="custom" o:connectlocs="0,0;2153,0" o:connectangles="0,0"/>
                                            <o:lock v:ext="edit" verticies="t"/>
                                          </v:polyline>
                                          <v:group id="Group 540" o:spid="_x0000_s1053" style="position:absolute;left:3600;top:301;width:2153;height:0" coordorigin="3600,301" coordsize="2153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zBGBLMUAAADcAAAA&#10;DwAAAAAAAAAAAAAAAACpAgAAZHJzL2Rvd25yZXYueG1sUEsFBgAAAAAEAAQA+gAAAJsDAAAAAA==&#10;">
                                            <v:polyline id="Freeform 768" o:spid="_x0000_s1054" style="position:absolute;visibility:visible;mso-wrap-style:square;v-text-anchor:top" points="7200,602,9353,602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mndIwAAA&#10;ANwAAAAPAAAAZHJzL2Rvd25yZXYueG1sRE/NisIwEL4v+A5hBG9r6kJdqUYRwUXYg676AGMzNsVm&#10;UprYdn16cxA8fnz/i1VvK9FS40vHCibjBARx7nTJhYLzafs5A+EDssbKMSn4Jw+r5eBjgZl2Hf9R&#10;ewyFiCHsM1RgQqgzKX1uyKIfu5o4clfXWAwRNoXUDXYx3FbyK0mm0mLJscFgTRtD+e14twoe+c9F&#10;HlJHe+N/7bdJ23Dv9kqNhv16DiJQH97il3unFaRpXBvPxCMgl0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EmndIwAAAANwAAAAPAAAAAAAAAAAAAAAAAJcCAABkcnMvZG93bnJl&#10;di54bWxQSwUGAAAAAAQABAD1AAAAhAMAAAAA&#10;" filled="f" strokecolor="#e5e4e4" strokeweight="4141emu">
                                              <v:path arrowok="t" o:connecttype="custom" o:connectlocs="0,0;2153,0" o:connectangles="0,0"/>
                                              <o:lock v:ext="edit" verticies="t"/>
                                            </v:polyline>
                                            <v:group id="Group 541" o:spid="_x0000_s1055" style="position:absolute;left:3600;top:-114;width:2153;height:0" coordorigin="3600,-114" coordsize="2153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0sKwxcUAAADcAAAA&#10;DwAAAAAAAAAAAAAAAACpAgAAZHJzL2Rvd25yZXYueG1sUEsFBgAAAAAEAAQA+gAAAJsDAAAAAA==&#10;">
                                              <v:polyline id="Freeform 767" o:spid="_x0000_s1056" style="position:absolute;visibility:visible;mso-wrap-style:square;v-text-anchor:top" points="7200,-228,9353,-228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0gLHzwQAA&#10;ANwAAAAPAAAAZHJzL2Rvd25yZXYueG1sRE/dasIwFL4f7B3CEXa3pg7ajWoUGUwEL7p1PsCxOTbF&#10;5qQ0se18+uVisMuP73+9nW0nRhp861jBMklBENdOt9woOH1/PL+B8AFZY+eYFPyQh+3m8WGNhXYT&#10;f9FYhUbEEPYFKjAh9IWUvjZk0SeuJ47cxQ0WQ4RDI/WAUwy3nXxJ01xabDk2GOzp3VB9rW5Wwb3e&#10;n+Vn5qg0/mhfTTaG21Qq9bSYdysQgebwL/5zH7SCLI/z45l4BOTmF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tICx88EAAADcAAAADwAAAAAAAAAAAAAAAACXAgAAZHJzL2Rvd25y&#10;ZXYueG1sUEsFBgAAAAAEAAQA9QAAAIUDAAAAAA==&#10;" filled="f" strokecolor="#e5e4e4" strokeweight="4141emu">
                                                <v:path arrowok="t" o:connecttype="custom" o:connectlocs="0,0;2153,0" o:connectangles="0,0"/>
                                                <o:lock v:ext="edit" verticies="t"/>
                                              </v:polyline>
                                              <v:group id="Group 542" o:spid="_x0000_s1057" style="position:absolute;left:3600;top:-528;width:2153;height:0" coordorigin="3600,-528" coordsize="2153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OLYdn7GAAAA3AAA&#10;AA8AAAAAAAAAAAAAAAAAqQIAAGRycy9kb3ducmV2LnhtbFBLBQYAAAAABAAEAPoAAACcAwAAAAA=&#10;">
                                                <v:polyline id="Freeform 766" o:spid="_x0000_s1058" style="position:absolute;visibility:visible;mso-wrap-style:square;v-text-anchor:top" points="7200,-1056,9353,-1056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HoofxAAA&#10;ANwAAAAPAAAAZHJzL2Rvd25yZXYueG1sRI/BasMwEETvhf6D2EJvjdyA0+BENqHQUsghqZMP2Fgb&#10;y8RaGUuxnX59FSj0OMzMG2ZdTLYVA/W+cazgdZaAIK6cbrhWcDx8vCxB+ICssXVMCm7kocgfH9aY&#10;aTfyNw1lqEWEsM9QgQmhy6T0lSGLfuY64uidXW8xRNnXUvc4Rrht5TxJFtJiw3HBYEfvhqpLebUK&#10;fqrPk9ynjnbGb+2bSYdwHXdKPT9NmxWIQFP4D/+1v7SCdDGH+5l4BGT+C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x6KH8QAAADcAAAADwAAAAAAAAAAAAAAAACXAgAAZHJzL2Rv&#10;d25yZXYueG1sUEsFBgAAAAAEAAQA9QAAAIgDAAAAAA==&#10;" filled="f" strokecolor="#e5e4e4" strokeweight="4141emu">
                                                  <v:path arrowok="t" o:connecttype="custom" o:connectlocs="0,0;2153,0" o:connectangles="0,0"/>
                                                  <o:lock v:ext="edit" verticies="t"/>
                                                </v:polyline>
                                                <v:group id="Group 543" o:spid="_x0000_s1059" style="position:absolute;left:3600;top:-943;width:2153;height:0" coordorigin="3600,-943" coordsize="2153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H1GTZLGAAAA3AAA&#10;AA8AAAAAAAAAAAAAAAAAqQIAAGRycy9kb3ducmV2LnhtbFBLBQYAAAAABAAEAPoAAACcAwAAAAA=&#10;">
                                                  <v:polyline id="Freeform 765" o:spid="_x0000_s1060" style="position:absolute;visibility:visible;mso-wrap-style:square;v-text-anchor:top" points="7200,-1886,9353,-1886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u7fwxAAA&#10;ANwAAAAPAAAAZHJzL2Rvd25yZXYueG1sRI/RasJAFETfhf7Dcgu+1U3FWImuUgqK4IOt+gHX7DUb&#10;mr0bsmuS9utdQfBxmJkzzGLV20q01PjSsYL3UQKCOHe65ELB6bh+m4HwAVlj5ZgU/JGH1fJlsMBM&#10;u45/qD2EQkQI+wwVmBDqTEqfG7LoR64mjt7FNRZDlE0hdYNdhNtKjpNkKi2WHBcM1vRlKP89XK2C&#10;/3xzlt+po73xO/th0jZcu71Sw9f+cw4iUB+e4Ud7qxWk0wncz8QjIJc3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7u38MQAAADcAAAADwAAAAAAAAAAAAAAAACXAgAAZHJzL2Rv&#10;d25yZXYueG1sUEsFBgAAAAAEAAQA9QAAAIgDAAAAAA==&#10;" filled="f" strokecolor="#e5e4e4" strokeweight="4141emu">
                                                    <v:path arrowok="t" o:connecttype="custom" o:connectlocs="0,0;2153,0" o:connectangles="0,0"/>
                                                    <o:lock v:ext="edit" verticies="t"/>
                                                  </v:polyline>
                                                  <v:group id="Group 544" o:spid="_x0000_s1061" style="position:absolute;left:3600;top:-1357;width:2153;height:0" coordorigin="3600,-1357" coordsize="2153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neNwfcUAAADcAAAA&#10;DwAAAAAAAAAAAAAAAACpAgAAZHJzL2Rvd25yZXYueG1sUEsFBgAAAAAEAAQA+gAAAJsDAAAAAA==&#10;">
                                                    <v:polyline id="Freeform 764" o:spid="_x0000_s1062" style="position:absolute;visibility:visible;mso-wrap-style:square;v-text-anchor:top" points="7200,-2714,9353,-2714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JYwcxAAA&#10;ANwAAAAPAAAAZHJzL2Rvd25yZXYueG1sRI/NasMwEITvhb6D2EJvjZyA3eJEMSGQUOghadIH2Fgb&#10;y8RaGUv+aZ++ChR6HGbmG2ZVTLYRA3W+dqxgPktAEJdO11wp+DrvXt5A+ICssXFMCr7JQ7F+fFhh&#10;rt3InzScQiUihH2OCkwIbS6lLw1Z9DPXEkfv6jqLIcqukrrDMcJtIxdJkkmLNccFgy1tDZW3U28V&#10;/JT7izymjg7Gf9hXkw6hHw9KPT9NmyWIQFP4D/+137WCNMvgfiYeAbn+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CWMHMQAAADcAAAADwAAAAAAAAAAAAAAAACXAgAAZHJzL2Rv&#10;d25yZXYueG1sUEsFBgAAAAAEAAQA9QAAAIgDAAAAAA==&#10;" filled="f" strokecolor="#e5e4e4" strokeweight="4141emu">
                                                      <v:path arrowok="t" o:connecttype="custom" o:connectlocs="0,0;2153,0" o:connectangles="0,0"/>
                                                      <o:lock v:ext="edit" verticies="t"/>
                                                    </v:polyline>
                                                    <v:group id="Group 545" o:spid="_x0000_s1063" style="position:absolute;left:3753;top:-1472;width:0;height:2274" coordorigin="3753,-1472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An1LkcUAAADcAAAA&#10;DwAAAAAAAAAAAAAAAACpAgAAZHJzL2Rvd25yZXYueG1sUEsFBgAAAAAEAAQA+gAAAJsDAAAAAA==&#10;">
                                                      <v:polyline id="Freeform 763" o:spid="_x0000_s1064" style="position:absolute;visibility:visible;mso-wrap-style:square;v-text-anchor:top" points="7506,-2944,7506,-670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C7/WwgAA&#10;ANwAAAAPAAAAZHJzL2Rvd25yZXYueG1sRE/Pa8IwFL4L+x/CG+ym6YQV6ZrKGAxExmDtetjt2by1&#10;xeSlNtHW/94cBh4/vt/5drZGXGj0vWMFz6sEBHHjdM+tgp/qY7kB4QOyRuOYFFzJw7Z4WOSYaTfx&#10;N13K0IoYwj5DBV0IQyalbzqy6FduII7cnxsthgjHVuoRpxhujVwnSSot9hwbOhzovaPmWJ6tgvnX&#10;76uvXp4M17Ie2vPh+GkOSj09zm+vIALN4S7+d++0gpc0ro1n4hGQxQ0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gLv9bCAAAA3AAAAA8AAAAAAAAAAAAAAAAAlwIAAGRycy9kb3du&#10;cmV2LnhtbFBLBQYAAAAABAAEAPUAAACGAwAAAAA=&#10;" filled="f" strokecolor="#e5e4e4" strokeweight="4141emu">
                                                        <v:path arrowok="t" o:connecttype="custom" o:connectlocs="0,-1472;0,802" o:connectangles="0,0"/>
                                                        <o:lock v:ext="edit" verticies="t"/>
                                                      </v:polyline>
                                                      <v:group id="Group 546" o:spid="_x0000_s1065" style="position:absolute;left:4138;top:-1472;width:0;height:2274" coordorigin="4138,-1472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HK56eMUAAADcAAAA&#10;DwAAAAAAAAAAAAAAAACpAgAAZHJzL2Rvd25yZXYueG1sUEsFBgAAAAAEAAQA+gAAAJsDAAAAAA==&#10;">
                                                        <v:polyline id="Freeform 762" o:spid="_x0000_s1066" style="position:absolute;visibility:visible;mso-wrap-style:square;v-text-anchor:top" points="8276,-2944,8276,-670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pCUNwQAA&#10;ANwAAAAPAAAAZHJzL2Rvd25yZXYueG1sRE9Ni8IwEL0L/ocwwt40dUFdalMRQVhkEVbXg7exGdti&#10;MqlN1PrvzWHB4+N9Z4vOGnGn1teOFYxHCQjiwumaSwV/+/XwC4QPyBqNY1LwJA+LvN/LMNXuwb90&#10;34VSxBD2KSqoQmhSKX1RkUU/cg1x5M6utRgibEupW3zEcGvkZ5JMpcWaY0OFDa0qKi67m1XQHf1m&#10;v63l1fBBHprydrr8mJNSH4NuOQcRqAtv8b/7WyuYzOL8eCYeAZm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E6QlDcEAAADcAAAADwAAAAAAAAAAAAAAAACXAgAAZHJzL2Rvd25y&#10;ZXYueG1sUEsFBgAAAAAEAAQA9QAAAIUDAAAAAA==&#10;" filled="f" strokecolor="#e5e4e4" strokeweight="4141emu">
                                                          <v:path arrowok="t" o:connecttype="custom" o:connectlocs="0,-1472;0,802" o:connectangles="0,0"/>
                                                          <o:lock v:ext="edit" verticies="t"/>
                                                        </v:polyline>
                                                        <v:group id="Group 547" o:spid="_x0000_s1067" style="position:absolute;left:4523;top:-1472;width:0;height:2274" coordorigin="4523,-1472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nAeCjxAAAANwAAAAP&#10;AAAAAAAAAAAAAAAAAKkCAABkcnMvZG93bnJldi54bWxQSwUGAAAAAAQABAD6AAAAmgMAAAAA&#10;">
                                                          <v:polyline id="Freeform 761" o:spid="_x0000_s1068" style="position:absolute;visibility:visible;mso-wrap-style:square;v-text-anchor:top" points="9046,-2944,9046,-670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Oh7hxAAA&#10;ANwAAAAPAAAAZHJzL2Rvd25yZXYueG1sRI9Pi8IwFMTvC36H8IS9ramCrlSjiLCwyCL4pwdvz+bZ&#10;FpOX2kSt394ICx6HmfkNM5231ogbNb5yrKDfS0AQ505XXCjY736+xiB8QNZoHJOCB3mYzzofU0y1&#10;u/OGbttQiAhhn6KCMoQ6ldLnJVn0PVcTR+/kGoshyqaQusF7hFsjB0kykhYrjgsl1rQsKT9vr1ZB&#10;e/Cr3bqSF8OZzOriejz/maNSn912MQERqA3v8H/7VysYfg/gdSYeATl7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Doe4cQAAADcAAAADwAAAAAAAAAAAAAAAACXAgAAZHJzL2Rv&#10;d25yZXYueG1sUEsFBgAAAAAEAAQA9QAAAIgDAAAAAA==&#10;" filled="f" strokecolor="#e5e4e4" strokeweight="4141emu">
                                                            <v:path arrowok="t" o:connecttype="custom" o:connectlocs="0,-1472;0,802" o:connectangles="0,0"/>
                                                            <o:lock v:ext="edit" verticies="t"/>
                                                          </v:polyline>
                                                          <v:group id="Group 548" o:spid="_x0000_s1069" style="position:absolute;left:5600;top:-1472;width:0;height:2274" coordorigin="5600,-1472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4n9tPxgAAANwAAAAPAAAAZHJzL2Rvd25yZXYueG1sRI9Ba8JAFITvBf/D8gre&#10;mk2UtJJmFZEqHkKhKpTeHtlnEsy+DdltEv99t1DocZiZb5h8M5lWDNS7xrKCJIpBEJdWN1wpuJz3&#10;TysQziNrbC2Tgjs52KxnDzlm2o78QcPJVyJA2GWooPa+y6R0ZU0GXWQ74uBdbW/QB9lXUvc4Brhp&#10;5SKOn6XBhsNCjR3taipvp2+j4DDiuF0mb0Nxu+7uX+f0/bNISKn547R9BeFp8v/hv/ZRK0hflv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Pif20/GAAAA3AAA&#10;AA8AAAAAAAAAAAAAAAAAqQIAAGRycy9kb3ducmV2LnhtbFBLBQYAAAAABAAEAPoAAACcAwAAAAA=&#10;">
                                                            <v:polyline id="Freeform 760" o:spid="_x0000_s1070" style="position:absolute;visibility:visible;mso-wrap-style:square;v-text-anchor:top" points="11200,-2944,11200,-670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nyMOxAAA&#10;ANwAAAAPAAAAZHJzL2Rvd25yZXYueG1sRI9Pi8IwFMTvgt8hPGFvmrqsq1SjiCDIsgj+O3h7Ns+2&#10;mLx0m6j12xthweMwM79hJrPGGnGj2peOFfR7CQjizOmScwX73bI7AuEDskbjmBQ8yMNs2m5NMNXu&#10;zhu6bUMuIoR9igqKEKpUSp8VZNH3XEUcvbOrLYYo61zqGu8Rbo38TJJvabHkuFBgRYuCssv2ahU0&#10;R/+zW5fyz/BBHqr8err8mpNSH51mPgYRqAnv8H97pRUMhl/wOhOPgJw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J8jDsQAAADcAAAADwAAAAAAAAAAAAAAAACXAgAAZHJzL2Rv&#10;d25yZXYueG1sUEsFBgAAAAAEAAQA9QAAAIgDAAAAAA==&#10;" filled="f" strokecolor="#e5e4e4" strokeweight="4141emu">
                                                              <v:path arrowok="t" o:connecttype="custom" o:connectlocs="0,-1472;0,802" o:connectangles="0,0"/>
                                                              <o:lock v:ext="edit" verticies="t"/>
                                                            </v:polyline>
                                                            <v:group id="Group 549" o:spid="_x0000_s1071" style="position:absolute;left:3725;top:-488;width:55;height:0" coordorigin="3725,-488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GDrmoMUAAADcAAAA&#10;DwAAAAAAAAAAAAAAAACpAgAAZHJzL2Rvd25yZXYueG1sUEsFBgAAAAAEAAQA+gAAAJsDAAAAAA==&#10;">
                                                              <v:polyline id="Freeform 759" o:spid="_x0000_s1072" style="position:absolute;visibility:visible;mso-wrap-style:square;v-text-anchor:top" points="7450,-976,7505,-976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7TUnGxgAA&#10;ANwAAAAPAAAAZHJzL2Rvd25yZXYueG1sRI/dagIxFITvBd8hHKF3mlXRlq1RpFAoYgu7LaW9OyRn&#10;f3Bzsmyiu769KRS8HGbmG2azG2wjLtT52rGC+SwBQaydqblU8PX5On0C4QOywcYxKbiSh912PNpg&#10;alzPGV3yUIoIYZ+igiqENpXS64os+plriaNXuM5iiLIrpemwj3DbyEWSrKXFmuNChS29VKRP+dkq&#10;CPvz6r3ICv37fdTZYrn86H8OpNTDZNg/gwg0hHv4v/1mFKwe1/B3Jh4Bub0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7TUnGxgAAANwAAAAPAAAAAAAAAAAAAAAAAJcCAABkcnMv&#10;ZG93bnJldi54bWxQSwUGAAAAAAQABAD1AAAAigMAAAAA&#10;" filled="f" strokecolor="#999898" strokeweight="10209emu">
                                                                <v:path arrowok="t" o:connecttype="custom" o:connectlocs="0,0;55,0" o:connectangles="0,0"/>
                                                                <o:lock v:ext="edit" verticies="t"/>
                                                              </v:polyline>
                                                              <v:group id="Group 550" o:spid="_x0000_s1073" style="position:absolute;left:3753;top:-488;width:0;height:673" coordorigin="3753,-488" coordsize="0,67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Iek3UzGAAAA3AAA&#10;AA8AAAAAAAAAAAAAAAAAqQIAAGRycy9kb3ducmV2LnhtbFBLBQYAAAAABAAEAPoAAACcAwAAAAA=&#10;">
                                                                <v:shape id="Freeform 758" o:spid="_x0000_s1074" style="position:absolute;left:7506;top:-976;width:0;height:674;visibility:visible;mso-wrap-style:square;v-text-anchor:top" coordsize="0,67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+9o8SwgAA&#10;ANwAAAAPAAAAZHJzL2Rvd25yZXYueG1sRE/Pa8IwFL4P9j+EN/AyZjpBN6ppKYXJdlR30NujeSbd&#10;mpfSRO3215uD4PHj+70qR9eJMw2h9azgdZqBIG68btko+N59vLyDCBFZY+eZFPxRgLJ4fFhhrv2F&#10;N3TeRiNSCIccFdgY+1zK0FhyGKa+J07c0Q8OY4KDkXrASwp3nZxl2UI6bDk1WOypttT8bk9OQWUO&#10;cbFu/jfVz94YW+n667mvlZo8jdUSRKQx3sU396dWMH9La9OZdARkcQU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L72jxLCAAAA3AAAAA8AAAAAAAAAAAAAAAAAlwIAAGRycy9kb3du&#10;cmV2LnhtbFBLBQYAAAAABAAEAPUAAACGAwAAAAA=&#10;" path="m0,0l0,673e" filled="f" strokecolor="#999898" strokeweight="10209emu">
                                                                  <v:path arrowok="t" o:connecttype="custom" o:connectlocs="0,-489;0,185" o:connectangles="0,0"/>
                                                                  <o:lock v:ext="edit" verticies="t"/>
                                                                </v:shape>
                                                                <v:group id="Group 551" o:spid="_x0000_s1075" style="position:absolute;left:3725;top:186;width:55;height:0" coordorigin="3725,186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Jl37KXGAAAA3AAA&#10;AA8AAAAAAAAAAAAAAAAAqQIAAGRycy9kb3ducmV2LnhtbFBLBQYAAAAABAAEAPoAAACcAwAAAAA=&#10;">
                                                                  <v:polyline id="Freeform 757" o:spid="_x0000_s1076" style="position:absolute;visibility:visible;mso-wrap-style:square;v-text-anchor:top" points="7450,372,7505,372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PQQOwgAA&#10;ANwAAAAPAAAAZHJzL2Rvd25yZXYueG1sRE9ba8IwFH4X/A/hDPam6RRFqlFEEGRsQusY29shOb1g&#10;c1KaaLt/vzwIPn58981usI24U+drxwrepgkIYu1MzaWCr8txsgLhA7LBxjEp+CMPu+14tMHUuJ4z&#10;uuehFDGEfYoKqhDaVEqvK7Lop64ljlzhOoshwq6UpsM+httGzpJkKS3WHBsqbOlQkb7mN6sg7G+L&#10;zyIr9O/3h85m8/m5/3knpV5fhv0aRKAhPMUP98koWKzi/HgmHgG5/Q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49BA7CAAAA3AAAAA8AAAAAAAAAAAAAAAAAlwIAAGRycy9kb3du&#10;cmV2LnhtbFBLBQYAAAAABAAEAPUAAACGAwAAAAA=&#10;" filled="f" strokecolor="#999898" strokeweight="10209emu">
                                                                    <v:path arrowok="t" o:connecttype="custom" o:connectlocs="0,0;55,0" o:connectangles="0,0"/>
                                                                    <o:lock v:ext="edit" verticies="t"/>
                                                                  </v:polyline>
                                                                  <v:group id="Group 552" o:spid="_x0000_s1077" style="position:absolute;left:4495;top:-1120;width:55;height:0" coordorigin="4495,-1120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FLUkITGAAAA3AAA&#10;AA8AAAAAAAAAAAAAAAAAqQIAAGRycy9kb3ducmV2LnhtbFBLBQYAAAAABAAEAPoAAACcAwAAAAA=&#10;">
                                                                    <v:polyline id="Freeform 756" o:spid="_x0000_s1078" style="position:absolute;visibility:visible;mso-wrap-style:square;v-text-anchor:top" points="8990,-2240,9045,-2240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oz/ixgAA&#10;ANwAAAAPAAAAZHJzL2Rvd25yZXYueG1sRI/dasJAFITvC77Dcgq9q5tGLCF1FREEKVWIltLeHXZP&#10;fmj2bMiuJn17Vyh4OczMN8xiNdpWXKj3jWMFL9MEBLF2puFKwedp+5yB8AHZYOuYFPyRh9Vy8rDA&#10;3LiBC7ocQyUihH2OCuoQulxKr2uy6KeuI45e6XqLIcq+kqbHIcJtK9MkeZUWG44LNXa0qUn/Hs9W&#10;QVif5/uyKPXP14cu0tnsMHy/k1JPj+P6DUSgMdzD/+2dUTDPUridiUdALq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xoz/ixgAAANwAAAAPAAAAAAAAAAAAAAAAAJcCAABkcnMv&#10;ZG93bnJldi54bWxQSwUGAAAAAAQABAD1AAAAigMAAAAA&#10;" filled="f" strokecolor="#999898" strokeweight="10209emu">
                                                                      <v:path arrowok="t" o:connecttype="custom" o:connectlocs="0,0;55,0" o:connectangles="0,0"/>
                                                                      <o:lock v:ext="edit" verticies="t"/>
                                                                    </v:polyline>
                                                                    <v:group id="Group 553" o:spid="_x0000_s1079" style="position:absolute;left:4523;top:-1120;width:0;height:728" coordorigin="4523,-1120" coordsize="0,72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NSqtoxAAAANwAAAAP&#10;AAAAAAAAAAAAAAAAAKkCAABkcnMvZG93bnJldi54bWxQSwUGAAAAAAQABAD6AAAAmgMAAAAA&#10;">
                                                                      <v:polyline id="Freeform 755" o:spid="_x0000_s1080" style="position:absolute;visibility:visible;mso-wrap-style:square;v-text-anchor:top" points="9046,-2240,9046,-1512" coordsize="0,72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sjRFxQAA&#10;ANwAAAAPAAAAZHJzL2Rvd25yZXYueG1sRI/dagIxFITvhb5DOAXvarb1h2U1ihQF0SLWCt6ebo67&#10;i5uTJYm6vn1TELwcZuYbZjJrTS2u5HxlWcF7LwFBnFtdcaHg8LN8S0H4gKyxtkwK7uRhNn3pTDDT&#10;9sbfdN2HQkQI+wwVlCE0mZQ+L8mg79mGOHon6wyGKF0htcNbhJtafiTJSBqsOC6U2NBnSfl5fzEK&#10;FqEenrbrwjX33w0f5aa/3X0dleq+tvMxiEBteIYf7ZVWMEwH8H8mHgE5/Q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uyNEXFAAAA3AAAAA8AAAAAAAAAAAAAAAAAlwIAAGRycy9k&#10;b3ducmV2LnhtbFBLBQYAAAAABAAEAPUAAACJAwAAAAA=&#10;" filled="f" strokecolor="#999898" strokeweight="10209emu">
                                                                        <v:path arrowok="t" o:connecttype="custom" o:connectlocs="0,-1120;0,-392" o:connectangles="0,0"/>
                                                                        <o:lock v:ext="edit" verticies="t"/>
                                                                      </v:polyline>
                                                                      <v:group id="Group 554" o:spid="_x0000_s1081" style="position:absolute;left:4495;top:-392;width:55;height:0" coordorigin="4495,-392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t75aHxAAAANwAAAAP&#10;AAAAAAAAAAAAAAAAAKkCAABkcnMvZG93bnJldi54bWxQSwUGAAAAAAQABAD6AAAAmgMAAAAA&#10;">
                                                                        <v:polyline id="Freeform 754" o:spid="_x0000_s1082" style="position:absolute;visibility:visible;mso-wrap-style:square;v-text-anchor:top" points="8990,-784,9045,-784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mDnhxQAA&#10;ANwAAAAPAAAAZHJzL2Rvd25yZXYueG1sRI/dagIxFITvhb5DOIXeabaKIlujiCCIVGFVSnt3SM7+&#10;0M3Jsonu+vamUPBymJlvmMWqt7W4UesrxwreRwkIYu1MxYWCy3k7nIPwAdlg7ZgU3MnDavkyWGBq&#10;XMcZ3U6hEBHCPkUFZQhNKqXXJVn0I9cQRy93rcUQZVtI02IX4baW4ySZSYsVx4USG9qUpH9PV6sg&#10;rK/TQ57l+ufrU2fjyeTYfe9JqbfXfv0BIlAfnuH/9s4omM5n8HcmHgG5f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6YOeHFAAAA3AAAAA8AAAAAAAAAAAAAAAAAlwIAAGRycy9k&#10;b3ducmV2LnhtbFBLBQYAAAAABAAEAPUAAACJAwAAAAA=&#10;" filled="f" strokecolor="#999898" strokeweight="10209emu">
                                                                          <v:path arrowok="t" o:connecttype="custom" o:connectlocs="0,0;55,0" o:connectangles="0,0"/>
                                                                          <o:lock v:ext="edit" verticies="t"/>
                                                                        </v:polyline>
                                                                        <v:group id="Group 555" o:spid="_x0000_s1083" style="position:absolute;left:3725;top:4;width:55;height:0" coordorigin="3725,4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snGta8UAAADcAAAA&#10;DwAAAAAAAAAAAAAAAACpAgAAZHJzL2Rvd25yZXYueG1sUEsFBgAAAAAEAAQA+gAAAJsDAAAAAA==&#10;">
                                                                          <v:polyline id="Freeform 753" o:spid="_x0000_s1084" style="position:absolute;visibility:visible;mso-wrap-style:square;v-text-anchor:top" points="7450,8,7505,8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SwgIwgAA&#10;ANwAAAAPAAAAZHJzL2Rvd25yZXYueG1sRE9ba8IwFH4X/A/hDPam6RRFqlFEEGRsQusY29shOb1g&#10;c1KaaLt/vzwIPn58981usI24U+drxwrepgkIYu1MzaWCr8txsgLhA7LBxjEp+CMPu+14tMHUuJ4z&#10;uuehFDGEfYoKqhDaVEqvK7Lop64ljlzhOoshwq6UpsM+httGzpJkKS3WHBsqbOlQkb7mN6sg7G+L&#10;zyIr9O/3h85m8/m5/3knpV5fhv0aRKAhPMUP98koWKzi2ngmHgG5/Q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BLCAjCAAAA3AAAAA8AAAAAAAAAAAAAAAAAlwIAAGRycy9kb3du&#10;cmV2LnhtbFBLBQYAAAAABAAEAPUAAACGAwAAAAA=&#10;" filled="f" strokecolor="#999898" strokeweight="10209emu">
                                                                            <v:path arrowok="t" o:connecttype="custom" o:connectlocs="0,0;55,0" o:connectangles="0,0"/>
                                                                            <o:lock v:ext="edit" verticies="t"/>
                                                                          </v:polyline>
                                                                          <v:group id="Group 556" o:spid="_x0000_s1085" style="position:absolute;left:3753;top:4;width:0;height:275" coordorigin="3753,4" coordsize="0,27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KyinILGAAAA3AAA&#10;AA8AAAAAAAAAAAAAAAAAqQIAAGRycy9kb3ducmV2LnhtbFBLBQYAAAAABAAEAPoAAACcAwAAAAA=&#10;">
                                                                            <v:shape id="Freeform 752" o:spid="_x0000_s1086" style="position:absolute;left:7506;top:8;width:0;height:274;visibility:visible;mso-wrap-style:square;v-text-anchor:top" coordsize="0,2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jqAKwgAA&#10;ANwAAAAPAAAAZHJzL2Rvd25yZXYueG1sRE/NTgIxEL6b+A7NmHgx0MUEIwuFKGpAL4aFBxi34+6G&#10;7XTTVihv7xxMPH75/her7Hp1ohA7zwYm4wIUce1tx42Bw/5t9AgqJmSLvWcycKEIq+X11QJL68+8&#10;o1OVGiUhHEs00KY0lFrHuiWHcewHYuG+fXCYBIZG24BnCXe9vi+KB+2wY2locaB1S/Wx+nEGpnc+&#10;P+fX+uv943OzjS/HKnC8GHN7k5/moBLl9C/+c2+t+GYyX87IEdDLX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aOoArCAAAA3AAAAA8AAAAAAAAAAAAAAAAAlwIAAGRycy9kb3du&#10;cmV2LnhtbFBLBQYAAAAABAAEAPUAAACGAwAAAAA=&#10;" path="m0,0l0,275e" filled="f" strokecolor="#999898" strokeweight="10209emu">
                                                                              <v:path arrowok="t" o:connecttype="custom" o:connectlocs="0,4;0,278" o:connectangles="0,0"/>
                                                                              <o:lock v:ext="edit" verticies="t"/>
                                                                            </v:shape>
                                                                            <v:group id="Group 557" o:spid="_x0000_s1087" style="position:absolute;left:3725;top:278;width:55;height:0" coordorigin="3725,278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XDQZZxAAAANwAAAAP&#10;AAAAAAAAAAAAAAAAAKkCAABkcnMvZG93bnJldi54bWxQSwUGAAAAAAQABAD6AAAAmgMAAAAA&#10;">
                                                                              <v:polyline id="Freeform 751" o:spid="_x0000_s1088" style="position:absolute;visibility:visible;mso-wrap-style:square;v-text-anchor:top" points="7450,556,7505,556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0eqk/xgAA&#10;ANwAAAAPAAAAZHJzL2Rvd25yZXYueG1sRI/dagIxFITvC75DOIXe1WxXLLoaRYRCKbWwKtLeHZKz&#10;P7g5WTbR3b69KRS8HGbmG2a5HmwjrtT52rGCl3ECglg7U3Op4Hh4e56B8AHZYOOYFPySh/Vq9LDE&#10;zLiec7ruQykihH2GCqoQ2kxKryuy6MeuJY5e4TqLIcqulKbDPsJtI9MkeZUWa44LFba0rUif9xer&#10;IGwu012RF/rn9KnzdDL56r8/SKmnx2GzABFoCPfwf/vdKJjOU/g7E4+AXN0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0eqk/xgAAANwAAAAPAAAAAAAAAAAAAAAAAJcCAABkcnMv&#10;ZG93bnJldi54bWxQSwUGAAAAAAQABAD1AAAAigMAAAAA&#10;" filled="f" strokecolor="#999898" strokeweight="10209emu">
                                                                                <v:path arrowok="t" o:connecttype="custom" o:connectlocs="0,0;55,0" o:connectangles="0,0"/>
                                                                                <o:lock v:ext="edit" verticies="t"/>
                                                                              </v:polyline>
                                                                              <v:group id="Group 558" o:spid="_x0000_s1089" style="position:absolute;left:4495;top:42;width:55;height:0" coordorigin="4495,42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Ikz21xgAAANwAAAAPAAAAZHJzL2Rvd25yZXYueG1sRI9Ba8JAFITvBf/D8gre&#10;mk2UlJpmFZEqHkKhKpTeHtlnEsy+DdltEv99t1DocZiZb5h8M5lWDNS7xrKCJIpBEJdWN1wpuJz3&#10;Ty8gnEfW2FomBXdysFnPHnLMtB35g4aTr0SAsMtQQe19l0npypoMush2xMG72t6gD7KvpO5xDHDT&#10;ykUcP0uDDYeFGjva1VTeTt9GwWHEcbtM3obidt3dv87p+2eRkFLzx2n7CsLT5P/Df+2jVpCulv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EiTPbXGAAAA3AAA&#10;AA8AAAAAAAAAAAAAAAAAqQIAAGRycy9kb3ducmV2LnhtbFBLBQYAAAAABAAEAPoAAACcAwAAAAA=&#10;">
                                                                                <v:polyline id="Freeform 750" o:spid="_x0000_s1090" style="position:absolute;visibility:visible;mso-wrap-style:square;v-text-anchor:top" points="8990,84,9045,84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35TQxgAA&#10;ANwAAAAPAAAAZHJzL2Rvd25yZXYueG1sRI/dagIxFITvC75DOELvalatUlejSKFQSiusLUXvDsnZ&#10;H9ycLJvobt/eCAUvh5n5hllteluLC7W+cqxgPEpAEGtnKi4U/Hy/Pb2A8AHZYO2YFPyRh8168LDC&#10;1LiOM7rsQyEihH2KCsoQmlRKr0uy6EeuIY5e7lqLIcq2kKbFLsJtLSdJMpcWK44LJTb0WpI+7c9W&#10;QdieZ195luvj76fOJtPprjt8kFKPw367BBGoD/fwf/vdKJgtnuF2Jh4Bub4C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U35TQxgAAANwAAAAPAAAAAAAAAAAAAAAAAJcCAABkcnMv&#10;ZG93bnJldi54bWxQSwUGAAAAAAQABAD1AAAAigMAAAAA&#10;" filled="f" strokecolor="#999898" strokeweight="10209emu">
                                                                                  <v:path arrowok="t" o:connecttype="custom" o:connectlocs="0,0;55,0" o:connectangles="0,0"/>
                                                                                  <o:lock v:ext="edit" verticies="t"/>
                                                                                </v:polyline>
                                                                                <v:group id="Group 559" o:spid="_x0000_s1091" style="position:absolute;left:4523;top:42;width:0;height:330" coordorigin="4523,42" coordsize="0,33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qDYAWsUAAADcAAAA&#10;DwAAAAAAAAAAAAAAAACpAgAAZHJzL2Rvd25yZXYueG1sUEsFBgAAAAAEAAQA+gAAAJsDAAAAAA==&#10;">
                                                                                  <v:polyline id="Freeform 749" o:spid="_x0000_s1092" style="position:absolute;visibility:visible;mso-wrap-style:square;v-text-anchor:top" points="9046,84,9046,414" coordsize="0,33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DAKGxgAA&#10;ANwAAAAPAAAAZHJzL2Rvd25yZXYueG1sRI/NasMwEITvhbyD2EIuJZGbUpO6UUwwFBoChTh5gMXa&#10;2K6tlbHkn759FSj0OMzMN8wunU0rRupdbVnB8zoCQVxYXXOp4Hr5WG1BOI+ssbVMCn7IQbpfPOww&#10;0XbiM425L0WAsEtQQeV9l0jpiooMurXtiIN3s71BH2RfSt3jFOCmlZsoiqXBmsNChR1lFRVNPhgF&#10;3+PNNacn+hrjYdvMx2t+fIkzpZaP8+EdhKfZ/4f/2p9awetbDPcz4QjI/S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wDAKGxgAAANwAAAAPAAAAAAAAAAAAAAAAAJcCAABkcnMv&#10;ZG93bnJldi54bWxQSwUGAAAAAAQABAD1AAAAigMAAAAA&#10;" filled="f" strokecolor="#999898" strokeweight="10209emu">
                                                                                    <v:path arrowok="t" o:connecttype="custom" o:connectlocs="0,42;0,372" o:connectangles="0,0"/>
                                                                                    <o:lock v:ext="edit" verticies="t"/>
                                                                                  </v:polyline>
                                                                                  <v:group id="Group 560" o:spid="_x0000_s1093" style="position:absolute;left:4495;top:372;width:55;height:0" coordorigin="4495,372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DeoO7bGAAAA3AAA&#10;AA8AAAAAAAAAAAAAAAAAqQIAAGRycy9kb3ducmV2LnhtbFBLBQYAAAAABAAEAPoAAACcAwAAAAA=&#10;">
                                                                                    <v:polyline id="Freeform 748" o:spid="_x0000_s1094" style="position:absolute;visibility:visible;mso-wrap-style:square;v-text-anchor:top" points="8990,744,9045,744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kp7VwgAA&#10;ANwAAAAPAAAAZHJzL2Rvd25yZXYueG1sRE/LagIxFN0L/YdwC91pRkWpo1GkUCilFcaK6O6S3Hng&#10;5GaYRGf8e7MouDyc92rT21rcqPWVYwXjUQKCWDtTcaHg8Pc5fAfhA7LB2jEpuJOHzfplsMLUuI4z&#10;uu1DIWII+xQVlCE0qZRel2TRj1xDHLnctRZDhG0hTYtdDLe1nCTJXFqsODaU2NBHSfqyv1oFYXud&#10;/eZZrs/HH51NptNdd/ompd5e++0SRKA+PMX/7i+jYLaIa+OZeATk+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WSntXCAAAA3AAAAA8AAAAAAAAAAAAAAAAAlwIAAGRycy9kb3du&#10;cmV2LnhtbFBLBQYAAAAABAAEAPUAAACGAwAAAAA=&#10;" filled="f" strokecolor="#999898" strokeweight="10209emu">
                                                                                      <v:path arrowok="t" o:connecttype="custom" o:connectlocs="0,0;55,0" o:connectangles="0,0"/>
                                                                                      <o:lock v:ext="edit" verticies="t"/>
                                                                                    </v:polyline>
                                                                                    <v:group id="Group 561" o:spid="_x0000_s1095" style="position:absolute;left:3753;top:-751;width:770;height:608" coordorigin="3753,-751" coordsize="770,60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KXsKX8UAAADcAAAA&#10;DwAAAAAAAAAAAAAAAACpAgAAZHJzL2Rvd25yZXYueG1sUEsFBgAAAAAEAAQA+gAAAJsDAAAAAA==&#10;">
                                                                                      <v:polyline id="Freeform 747" o:spid="_x0000_s1096" style="position:absolute;visibility:visible;mso-wrap-style:square;v-text-anchor:top" points="7506,-894,7516,-901,7525,-909,7535,-917,7545,-924,7555,-932,7564,-940,7574,-947,7584,-955,7594,-963,7603,-971,7613,-978,7623,-986,7632,-994,7642,-1001,7652,-1009,7662,-1017,7671,-1024,7681,-1032,7691,-1040,7701,-1047,7710,-1055,7720,-1063,7730,-1071,7740,-1078,7749,-1086,7759,-1094,7769,-1101,7779,-1109,7788,-1117,7798,-1125,7808,-1132,7818,-1140,7827,-1148,7837,-1155,7847,-1163,7857,-1171,7866,-1178,7876,-1186,7886,-1194,7896,-1201,7905,-1209,7915,-1217,7925,-1224,7935,-1232,7944,-1240,7954,-1248,7964,-1255,7973,-1263,7983,-1271,7993,-1278,8003,-1286,8012,-1294,8022,-1302,8032,-1309,8042,-1317,8051,-1325,8061,-1332,8071,-1340,8081,-1348,8090,-1355,8100,-1363,8110,-1371,8120,-1378,8129,-1386,8139,-1394,8149,-1402,8159,-1409,8168,-1417,8178,-1425,8188,-1432,8198,-1440,8207,-1448,8217,-1455,8227,-1463,8237,-1471,8246,-1479,8256,-1486,8266,-1494,8276,-1502" coordsize="770,60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f52bwAAA&#10;ANwAAAAPAAAAZHJzL2Rvd25yZXYueG1sRE89a8MwEN0L/Q/iCl1MLKVQtziWTQiEdm3SpdthXWQT&#10;62QsJbb/fTUUOj7ed9UsbhB3mkLvWcM2VyCIW296thq+z8fNO4gQkQ0OnknDSgGa+vGhwtL4mb/o&#10;fopWpBAOJWroYhxLKUPbkcOQ+5E4cRc/OYwJTlaaCecU7gb5olQhHfacGjoc6dBRez3dnIY3N7RF&#10;Zo05/2zjqrLX7MMa0vr5adnvQERa4r/4z/1pNBQqzU9n0hGQ9S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Vf52bwAAAANwAAAAPAAAAAAAAAAAAAAAAAJcCAABkcnMvZG93bnJl&#10;di54bWxQSwUGAAAAAAQABAD1AAAAhAMAAAAA&#10;" filled="f" strokecolor="#f8766c" strokeweight="10209emu">
                                                                                        <v:stroke dashstyle="longDash"/>
                                                                                        <v:path arrowok="t" o:connecttype="custom" o:connectlocs="10,-150;29,-166;49,-181;68,-196;88,-212;107,-227;126,-243;146,-258;165,-273;185,-289;204,-304;224,-320;243,-335;263,-350;282,-366;302,-381;321,-397;341,-412;360,-427;380,-443;399,-458;419,-473;438,-489;458,-504;477,-520;497,-535;516,-551;536,-566;555,-581;575,-597;594,-612;614,-627;633,-643;653,-658;672,-674;692,-689;711,-704;731,-720;750,-735;770,-751" o:connectangles="0,0,0,0,0,0,0,0,0,0,0,0,0,0,0,0,0,0,0,0,0,0,0,0,0,0,0,0,0,0,0,0,0,0,0,0,0,0,0,0"/>
                                                                                        <o:lock v:ext="edit" verticies="t"/>
                                                                                      </v:polyline>
                                                                                      <v:group id="Group 562" o:spid="_x0000_s1097" style="position:absolute;left:3753;top:149;width:770;height:67" coordorigin="3753,149" coordsize="770,6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OQi8qLGAAAA3AAA&#10;AA8AAAAAAAAAAAAAAAAAqQIAAGRycy9kb3ducmV2LnhtbFBLBQYAAAAABAAEAPoAAACcAwAAAAA=&#10;">
                                                                                        <v:polyline id="Freeform 746" o:spid="_x0000_s1098" style="position:absolute;visibility:visible;mso-wrap-style:square;v-text-anchor:top" points="7506,298,7516,299,7525,300,7535,301,7545,302,7555,303,7564,304,7574,304,7584,305,7594,306,7603,307,7613,308,7623,309,7632,310,7642,310,7652,311,7662,312,7671,313,7681,314,7691,315,7701,315,7710,316,7720,317,7730,318,7740,319,7749,320,7759,321,7769,321,7779,322,7788,323,7798,324,7808,325,7818,326,7827,327,7837,327,7847,328,7857,329,7866,330,7876,331,7886,332,7896,332,7905,333,7915,334,7925,335,7935,336,7944,337,7954,338,7964,338,7973,339,7983,340,7993,341,8003,342,8012,343,8022,344,8032,344,8042,345,8051,346,8061,347,8071,348,8081,349,8090,349,8100,350,8110,351,8120,352,8129,353,8139,354,8149,355,8159,355,8168,356,8178,357,8188,358,8198,359,8207,360,8217,360,8227,361,8237,362,8246,363,8256,364,8266,365,8276,365" coordsize="770,6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i7pvxAAA&#10;ANwAAAAPAAAAZHJzL2Rvd25yZXYueG1sRI9BawIxFITvQv9DeAVvmuhBytYoVWgRRIq2pXh7bJ6b&#10;xeRlSaJu/30jFHocZuYbZr7svRNXiqkNrGEyViCI62BabjR8fryOnkCkjGzQBSYNP5RguXgYzLEy&#10;4cZ7uh5yIwqEU4UabM5dJWWqLXlM49ARF+8UosdcZGykiXgrcO/kVKmZ9NhyWbDY0dpSfT5cvIbj&#10;cRV37utbTU78JpVb99v3rdV6+Ni/PIPI1Of/8F97YzTM1BTuZ8oRkIt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Iu6b8QAAADcAAAADwAAAAAAAAAAAAAAAACXAgAAZHJzL2Rv&#10;d25yZXYueG1sUEsFBgAAAAAEAAQA9QAAAIgDAAAAAA==&#10;" filled="f" strokecolor="#c67bfe" strokeweight="10209emu">
                                                                                          <v:stroke dashstyle="longDash"/>
                                                                                          <v:path arrowok="t" o:connecttype="custom" o:connectlocs="10,150;29,152;49,154;68,155;88,157;107,159;126,161;146,162;165,164;185,166;204,167;224,169;243,171;263,172;282,174;302,176;321,178;341,179;360,181;380,183;399,184;419,186;438,188;458,189;477,191;497,193;516,195;536,196;555,198;575,200;594,201;614,203;633,205;653,206;672,208;692,210;711,211;731,213;750,215;770,216" o:connectangles="0,0,0,0,0,0,0,0,0,0,0,0,0,0,0,0,0,0,0,0,0,0,0,0,0,0,0,0,0,0,0,0,0,0,0,0,0,0,0,0"/>
                                                                                          <o:lock v:ext="edit" verticies="t"/>
                                                                                        </v:polyline>
                                                                                        <v:group id="Group 563" o:spid="_x0000_s1099" style="position:absolute;left:3600;top:-1472;width:2153;height:2274" coordorigin="3600,-1472" coordsize="2153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7vMlOxAAAANwAAAAP&#10;AAAAAAAAAAAAAAAAAKkCAABkcnMvZG93bnJldi54bWxQSwUGAAAAAAQABAD6AAAAmgMAAAAA&#10;">
                                                                                          <v:polyline id="Freeform 745" o:spid="_x0000_s1100" style="position:absolute;visibility:visible;mso-wrap-style:square;v-text-anchor:top" points="9353,-2944,7200,-2944,7200,-670,9353,-670,9353,-2944" coordsize="2153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cHoSxgAA&#10;ANwAAAAPAAAAZHJzL2Rvd25yZXYueG1sRI9Ba8JAFITvBf/D8oReim5sqkh0FbEIkdJCouD1kX0m&#10;wezbkN2a+O+7hUKPw8x8w6y3g2nEnTpXW1Ywm0YgiAuray4VnE+HyRKE88gaG8uk4EEOtpvR0xoT&#10;bXvO6J77UgQIuwQVVN63iZSuqMigm9qWOHhX2xn0QXal1B32AW4a+RpFC2mw5rBQYUv7iopb/m0U&#10;fN4Gjl8uy3SW7dLDe/yYf3wdj0o9j4fdCoSnwf+H/9qpVrCI3uD3TDgCcvMD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gcHoSxgAAANwAAAAPAAAAAAAAAAAAAAAAAJcCAABkcnMv&#10;ZG93bnJldi54bWxQSwUGAAAAAAQABAD1AAAAigMAAAAA&#10;" filled="f" strokecolor="#7f7e7e" strokeweight="10209emu">
                                                                                            <v:path arrowok="t" o:connecttype="custom" o:connectlocs="2153,-1472;0,-1472;0,802;2153,802;2153,-1472" o:connectangles="0,0,0,0,0"/>
                                                                                            <o:lock v:ext="edit" verticies="t"/>
                                                                                          </v:polyline>
                                                                                          <v:group id="Group 564" o:spid="_x0000_s1101" style="position:absolute;left:5808;top:508;width:2153;height:0" coordorigin="5808,508" coordsize="2153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bGfShxAAAANwAAAAP&#10;AAAAAAAAAAAAAAAAAKkCAABkcnMvZG93bnJldi54bWxQSwUGAAAAAAQABAD6AAAAmgMAAAAA&#10;">
                                                                                            <v:polyline id="Freeform 744" o:spid="_x0000_s1102" style="position:absolute;visibility:visible;mso-wrap-style:square;v-text-anchor:top" points="13769,1016,11616,1016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8WA4xgAA&#10;ANwAAAAPAAAAZHJzL2Rvd25yZXYueG1sRI9Pa8JAFMTvQr/D8gpeRDcKDRJdRQRFKdb65+LtmX0m&#10;wezbkF1j/PbdQqHHYWZ+w0znrSlFQ7UrLCsYDiIQxKnVBWcKzqdVfwzCeWSNpWVS8CIH89lbZ4qJ&#10;tk8+UHP0mQgQdgkqyL2vEildmpNBN7AVcfButjbog6wzqWt8Brgp5SiKYmmw4LCQY0XLnNL78WEU&#10;fNxv32u3u25X+x59Xr7WjRuPGqW67+1iAsJT6//Df+2NVhBHMfyeCUdAzn4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X8WA4xgAAANwAAAAPAAAAAAAAAAAAAAAAAJcCAABkcnMv&#10;ZG93bnJldi54bWxQSwUGAAAAAAQABAD1AAAAigMAAAAA&#10;" filled="f" strokecolor="#f9f9f9" strokeweight="10209emu">
                                                                                              <v:path arrowok="t" o:connecttype="custom" o:connectlocs="2153,0;0,0" o:connectangles="0,0"/>
                                                                                              <o:lock v:ext="edit" verticies="t"/>
                                                                                            </v:polyline>
                                                                                            <v:polyline id="Freeform 743" o:spid="_x0000_s1103" style="position:absolute;visibility:visible;mso-wrap-style:square;v-text-anchor:top" points="11616,1016,13769,1016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4vcWjxwAA&#10;ANwAAAAPAAAAZHJzL2Rvd25yZXYueG1sRI9ba8JAFITfC/6H5RT6InWjoIY0q4igtIiX2r707TR7&#10;csHs2ZDdxvTfdwWhj8PMfMOky97UoqPWVZYVjEcRCOLM6ooLBZ8fm+cYhPPIGmvLpOCXHCwXg4cU&#10;E22v/E7d2RciQNglqKD0vkmkdFlJBt3INsTBy21r0AfZFlK3eA1wU8tJFM2kwYrDQokNrUvKLucf&#10;o2B6yU9bt/9+2xyHtPs6bDsXTzqlnh771QsIT73/D9/br1rBLJrD7Uw4AnLxBw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OL3Fo8cAAADcAAAADwAAAAAAAAAAAAAAAACXAgAAZHJz&#10;L2Rvd25yZXYueG1sUEsFBgAAAAAEAAQA9QAAAIsDAAAAAA==&#10;" filled="f" strokecolor="#f9f9f9" strokeweight="10209emu">
                                                                                              <v:path arrowok="t" o:connecttype="custom" o:connectlocs="0,0;2153,0" o:connectangles="0,0"/>
                                                                                              <o:lock v:ext="edit" verticies="t"/>
                                                                                            </v:polyline>
                                                                                            <v:group id="Group 565" o:spid="_x0000_s1104" style="position:absolute;left:5808;top:93;width:2153;height:0" coordorigin="5808,93" coordsize="2153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HUYWz/DAAAA3AAAAA8A&#10;AAAAAAAAAAAAAAAAqQIAAGRycy9kb3ducmV2LnhtbFBLBQYAAAAABAAEAPoAAACZAwAAAAA=&#10;">
                                                                                              <v:polyline id="Freeform 742" o:spid="_x0000_s1105" style="position:absolute;visibility:visible;mso-wrap-style:square;v-text-anchor:top" points="13769,186,11616,186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bvRKxwAA&#10;ANwAAAAPAAAAZHJzL2Rvd25yZXYueG1sRI9Pa8JAFMTvgt9heUIvUjcVFBvdiAiKUlqt9eLtmX35&#10;g9m3IbvG9Nt3C4Ueh5n5DbNYdqYSLTWutKzgZRSBIE6tLjlXcP7aPM9AOI+ssbJMCr7JwTLp9xYY&#10;a/vgT2pPPhcBwi5GBYX3dSylSwsy6Ea2Jg5eZhuDPsgml7rBR4CbSo6jaCoNlhwWCqxpXVB6O92N&#10;gsktO27d+3W/OQzp7fKxbd1s3Cr1NOhWcxCeOv8f/mvvtIJp9Aq/Z8IRkMkP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Jm70SscAAADcAAAADwAAAAAAAAAAAAAAAACXAgAAZHJz&#10;L2Rvd25yZXYueG1sUEsFBgAAAAAEAAQA9QAAAIsDAAAAAA==&#10;" filled="f" strokecolor="#f9f9f9" strokeweight="10209emu">
                                                                                                <v:path arrowok="t" o:connecttype="custom" o:connectlocs="2153,0;0,0" o:connectangles="0,0"/>
                                                                                                <o:lock v:ext="edit" verticies="t"/>
                                                                                              </v:polyline>
                                                                                              <v:polyline id="Freeform 741" o:spid="_x0000_s1106" style="position:absolute;visibility:visible;mso-wrap-style:square;v-text-anchor:top" points="11616,186,13769,186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yjcsKwQAA&#10;ANwAAAAPAAAAZHJzL2Rvd25yZXYueG1sRE/LisIwFN0L/kO4wmwGTRVGpBpFBGVk8O3G3bW5tsXm&#10;pjSx1r83iwGXh/OezBpTiJoql1tW0O9FIIgTq3NOFZxPy+4IhPPIGgvLpOBFDmbTdmuCsbZPPlB9&#10;9KkIIexiVJB5X8ZSuiQjg65nS+LA3Wxl0AdYpVJX+AzhppCDKBpKgzmHhgxLWmSU3I8Po+Dnftuv&#10;3Oa6Xu6+6e+yXdVuNKiV+uo08zEIT43/iP/dv1rBsB/mhzPhCMjpG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Mo3LCsEAAADcAAAADwAAAAAAAAAAAAAAAACXAgAAZHJzL2Rvd25y&#10;ZXYueG1sUEsFBgAAAAAEAAQA9QAAAIUDAAAAAA==&#10;" filled="f" strokecolor="#f9f9f9" strokeweight="10209emu">
                                                                                                <v:path arrowok="t" o:connecttype="custom" o:connectlocs="0,0;2153,0" o:connectangles="0,0"/>
                                                                                                <o:lock v:ext="edit" verticies="t"/>
                                                                                              </v:polyline>
                                                                                              <v:group id="Group 566" o:spid="_x0000_s1107" style="position:absolute;left:5808;top:-321;width:2153;height:0" coordorigin="5808,-321" coordsize="2153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Yftkf8UAAADcAAAA&#10;DwAAAAAAAAAAAAAAAACpAgAAZHJzL2Rvd25yZXYueG1sUEsFBgAAAAAEAAQA+gAAAJsDAAAAAA==&#10;">
                                                                                                <v:polyline id="Freeform 740" o:spid="_x0000_s1108" style="position:absolute;visibility:visible;mso-wrap-style:square;v-text-anchor:top" points="13769,-642,11616,-642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E/DmxwAA&#10;ANwAAAAPAAAAZHJzL2Rvd25yZXYueG1sRI9Pa8JAFMTvhX6H5Qleim4MVCS6ESkoltLaRi+9vWZf&#10;/mD2bchuY/rtXaHgcZiZ3zCr9WAa0VPnassKZtMIBHFudc2lgtNxO1mAcB5ZY2OZFPyRg3X6+LDC&#10;RNsLf1Gf+VIECLsEFVTet4mULq/IoJvaljh4he0M+iC7UuoOLwFuGhlH0VwarDksVNjSS0X5Ofs1&#10;Cp7PxefOvf+8bg9P9Pb9sevdIu6VGo+GzRKEp8Hfw//tvVYwn8VwOxOOgEyv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rRPw5scAAADcAAAADwAAAAAAAAAAAAAAAACXAgAAZHJz&#10;L2Rvd25yZXYueG1sUEsFBgAAAAAEAAQA9QAAAIsDAAAAAA==&#10;" filled="f" strokecolor="#f9f9f9" strokeweight="10209emu">
                                                                                                  <v:path arrowok="t" o:connecttype="custom" o:connectlocs="2153,0;0,0" o:connectangles="0,0"/>
                                                                                                  <o:lock v:ext="edit" verticies="t"/>
                                                                                                </v:polyline>
                                                                                                <v:polyline id="Freeform 739" o:spid="_x0000_s1109" style="position:absolute;visibility:visible;mso-wrap-style:square;v-text-anchor:top" points="11616,-642,13769,-642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X1V9xgAA&#10;ANwAAAAPAAAAZHJzL2Rvd25yZXYueG1sRI9Ba8JAFITvhf6H5RW8FN2oKCF1FREURaqt9tLba/aZ&#10;BLNvQ3aN8d+7BcHjMDPfMJNZa0rRUO0Kywr6vQgEcWp1wZmCn+OyG4NwHlljaZkU3MjBbPr6MsFE&#10;2yt/U3PwmQgQdgkqyL2vEildmpNB17MVcfBOtjbog6wzqWu8Brgp5SCKxtJgwWEhx4oWOaXnw8Uo&#10;GJ1PXyv3+bdZ7t9p+7tbNS4eNEp13tr5BwhPrX+GH+21VjDuD+H/TDgCcnoH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CX1V9xgAAANwAAAAPAAAAAAAAAAAAAAAAAJcCAABkcnMv&#10;ZG93bnJldi54bWxQSwUGAAAAAAQABAD1AAAAigMAAAAA&#10;" filled="f" strokecolor="#f9f9f9" strokeweight="10209emu">
                                                                                                  <v:path arrowok="t" o:connecttype="custom" o:connectlocs="0,0;2153,0" o:connectangles="0,0"/>
                                                                                                  <o:lock v:ext="edit" verticies="t"/>
                                                                                                </v:polyline>
                                                                                                <v:group id="Group 567" o:spid="_x0000_s1110" style="position:absolute;left:5808;top:-735;width:2153;height:0" coordorigin="5808,-735" coordsize="2153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HGMx+fGAAAA3AAA&#10;AA8AAAAAAAAAAAAAAAAAqQIAAGRycy9kb3ducmV2LnhtbFBLBQYAAAAABAAEAPoAAACcAwAAAAA=&#10;">
                                                                                                  <v:polyline id="Freeform 738" o:spid="_x0000_s1111" style="position:absolute;visibility:visible;mso-wrap-style:square;v-text-anchor:top" points="13769,-1470,11616,-1470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+miSxwAA&#10;ANwAAAAPAAAAZHJzL2Rvd25yZXYueG1sRI9Ba8JAFITvQv/D8gq9SN0koEjqKqWgVKTaqpfeXrPP&#10;JCT7NmS3SfrvXUHocZiZb5jFajC16Kh1pWUF8SQCQZxZXXKu4HxaP89BOI+ssbZMCv7IwWr5MFpg&#10;qm3PX9QdfS4ChF2KCgrvm1RKlxVk0E1sQxy8i20N+iDbXOoW+wA3tUyiaCYNlhwWCmzoraCsOv4a&#10;BdPq8rlxHz/b9WFMu+/9pnPzpFPq6XF4fQHhafD/4Xv7XSuYxVO4nQlHQC6v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IvpokscAAADcAAAADwAAAAAAAAAAAAAAAACXAgAAZHJz&#10;L2Rvd25yZXYueG1sUEsFBgAAAAAEAAQA9QAAAIsDAAAAAA==&#10;" filled="f" strokecolor="#f9f9f9" strokeweight="10209emu">
                                                                                                    <v:path arrowok="t" o:connecttype="custom" o:connectlocs="2153,0;0,0" o:connectangles="0,0"/>
                                                                                                    <o:lock v:ext="edit" verticies="t"/>
                                                                                                  </v:polyline>
                                                                                                  <v:polyline id="Freeform 737" o:spid="_x0000_s1112" style="position:absolute;visibility:visible;mso-wrap-style:square;v-text-anchor:top" points="11616,-1470,13769,-1470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KPblxgAA&#10;ANwAAAAPAAAAZHJzL2Rvd25yZXYueG1sRI9Pa8JAFMTvBb/D8gq9lLpRMEh0lSIoFal/Ui/entln&#10;Esy+Ddk1pt++WxA8DjPzG2Y670wlWmpcaVnBoB+BIM6sLjlXcPxZfoxBOI+ssbJMCn7JwXzWe5li&#10;ou2dD9SmPhcBwi5BBYX3dSKlywoy6Pq2Jg7exTYGfZBNLnWD9wA3lRxGUSwNlhwWCqxpUVB2TW9G&#10;weh62a/c93m93L3T5rRdtW48bJV6e+0+JyA8df4ZfrS/tIJ4EMP/mXAE5OwP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SKPblxgAAANwAAAAPAAAAAAAAAAAAAAAAAJcCAABkcnMv&#10;ZG93bnJldi54bWxQSwUGAAAAAAQABAD1AAAAigMAAAAA&#10;" filled="f" strokecolor="#f9f9f9" strokeweight="10209emu">
                                                                                                    <v:path arrowok="t" o:connecttype="custom" o:connectlocs="0,0;2153,0" o:connectangles="0,0"/>
                                                                                                    <o:lock v:ext="edit" verticies="t"/>
                                                                                                  </v:polyline>
                                                                                                  <v:group id="Group 568" o:spid="_x0000_s1113" style="position:absolute;left:5808;top:-1150;width:2153;height:0" coordorigin="5808,-1150" coordsize="2153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IFeWZDGAAAA3AAA&#10;AA8AAAAAAAAAAAAAAAAAqQIAAGRycy9kb3ducmV2LnhtbFBLBQYAAAAABAAEAPoAAACcAwAAAAA=&#10;">
                                                                                                    <v:polyline id="Freeform 736" o:spid="_x0000_s1114" style="position:absolute;visibility:visible;mso-wrap-style:square;v-text-anchor:top" points="13769,-2300,11616,-2300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+8cMwQAA&#10;ANwAAAAPAAAAZHJzL2Rvd25yZXYueG1sRE/LisIwFN0L/kO4wmwGTRVGpBpFBGVk8O3G3bW5tsXm&#10;pjSx1r83iwGXh/OezBpTiJoql1tW0O9FIIgTq3NOFZxPy+4IhPPIGgvLpOBFDmbTdmuCsbZPPlB9&#10;9KkIIexiVJB5X8ZSuiQjg65nS+LA3Wxl0AdYpVJX+AzhppCDKBpKgzmHhgxLWmSU3I8Po+Dnftuv&#10;3Oa6Xu6+6e+yXdVuNKiV+uo08zEIT43/iP/dv1rBsB/WhjPhCMjpG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zPvHDMEAAADcAAAADwAAAAAAAAAAAAAAAACXAgAAZHJzL2Rvd25y&#10;ZXYueG1sUEsFBgAAAAAEAAQA9QAAAIUDAAAAAA==&#10;" filled="f" strokecolor="#f9f9f9" strokeweight="10209emu">
                                                                                                      <v:path arrowok="t" o:connecttype="custom" o:connectlocs="2153,0;0,0" o:connectangles="0,0"/>
                                                                                                      <o:lock v:ext="edit" verticies="t"/>
                                                                                                    </v:polyline>
                                                                                                    <v:polyline id="Freeform 735" o:spid="_x0000_s1115" style="position:absolute;visibility:visible;mso-wrap-style:square;v-text-anchor:top" points="11616,-2300,13769,-2300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t2KXxgAA&#10;ANwAAAAPAAAAZHJzL2Rvd25yZXYueG1sRI9Ba8JAFITvhf6H5RV6KbpRUDS6SikoilTb6MXba/aZ&#10;BLNvQ3aN8d+7QsHjMDPfMNN5a0rRUO0Kywp63QgEcWp1wZmCw37RGYFwHlljaZkU3MjBfPb6MsVY&#10;2yv/UpP4TAQIuxgV5N5XsZQuzcmg69qKOHgnWxv0QdaZ1DVeA9yUsh9FQ2mw4LCQY0VfOaXn5GIU&#10;DM6nn6X7/lsvdh+0OW6XjRv1G6Xe39rPCQhPrX+G/9srrWDYG8PjTDgCcnYH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jt2KXxgAAANwAAAAPAAAAAAAAAAAAAAAAAJcCAABkcnMv&#10;ZG93bnJldi54bWxQSwUGAAAAAAQABAD1AAAAigMAAAAA&#10;" filled="f" strokecolor="#f9f9f9" strokeweight="10209emu">
                                                                                                      <v:path arrowok="t" o:connecttype="custom" o:connectlocs="0,0;2153,0" o:connectangles="0,0"/>
                                                                                                      <o:lock v:ext="edit" verticies="t"/>
                                                                                                    </v:polyline>
                                                                                                    <v:group id="Group 569" o:spid="_x0000_s1116" style="position:absolute;left:6153;top:-1472;width:0;height:2274" coordorigin="6153,-1472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MDbC1nDAAAA3AAAAA8A&#10;AAAAAAAAAAAAAAAAqQIAAGRycy9kb3ducmV2LnhtbFBLBQYAAAAABAAEAPoAAACZAwAAAAA=&#10;">
                                                                                                      <v:polyline id="Freeform 734" o:spid="_x0000_s1117" style="position:absolute;visibility:visible;mso-wrap-style:square;v-text-anchor:top" points="12306,-2944,12306,-670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4oX1BwwAA&#10;ANwAAAAPAAAAZHJzL2Rvd25yZXYueG1sRI9La8JAFIX3Qv/DcAvd6cQsgqSO0gfaQlca6fqSuU1C&#10;M3fCzFWjv75TEFwezuPjLNej69WJQuw8G5jPMlDEtbcdNwYO1Wa6ABUF2WLvmQxcKMJ69TBZYmn9&#10;mXd02kuj0gjHEg20IkOpdaxbchhnfiBO3o8PDiXJ0Ggb8JzGXa/zLCu0w44TocWB3lqqf/dHlyCd&#10;bF6rL339LmhX5Yvth4R3NubpcXx5BiU0yj18a39aA0U+h/8z6Qjo1R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4oX1BwwAAANwAAAAPAAAAAAAAAAAAAAAAAJcCAABkcnMvZG93&#10;bnJldi54bWxQSwUGAAAAAAQABAD1AAAAhwMAAAAA&#10;" filled="f" strokecolor="#f9f9f9" strokeweight="10209emu">
                                                                                                        <v:path arrowok="t" o:connecttype="custom" o:connectlocs="0,-1472;0,802" o:connectangles="0,0"/>
                                                                                                        <o:lock v:ext="edit" verticies="t"/>
                                                                                                      </v:polyline>
                                                                                                      <v:group id="Group 570" o:spid="_x0000_s1118" style="position:absolute;left:6538;top:-1472;width:0;height:2274" coordorigin="6538,-1472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fRTC1xAAAANwAAAAP&#10;AAAAAAAAAAAAAAAAAKkCAABkcnMvZG93bnJldi54bWxQSwUGAAAAAAQABAD6AAAAmgMAAAAA&#10;">
                                                                                                        <v:polyline id="Freeform 733" o:spid="_x0000_s1119" style="position:absolute;visibility:visible;mso-wrap-style:square;v-text-anchor:top" points="13076,-2944,13076,-670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P0atwwAA&#10;ANwAAAAPAAAAZHJzL2Rvd25yZXYueG1sRI9ba8JAEIXfC/0PyxT6VjeNECR1lV5QCz5ppM9DdpqE&#10;ZmfD7lRTf31XEHw8nMvHmS9H16sjhdh5NvA8yUAR19523Bg4VKunGagoyBZ7z2TgjyIsF/d3cyyt&#10;P/GOjntpVBrhWKKBVmQotY51Sw7jxA/Eyfv2waEkGRptA57SuOt1nmWFdthxIrQ40HtL9c/+1yVI&#10;J6u3aqvPXwXtqny23kj4YGMeH8bXF1BCo9zC1/anNVDkU7icSUdAL/4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nP0atwwAAANwAAAAPAAAAAAAAAAAAAAAAAJcCAABkcnMvZG93&#10;bnJldi54bWxQSwUGAAAAAAQABAD1AAAAhwMAAAAA&#10;" filled="f" strokecolor="#f9f9f9" strokeweight="10209emu">
                                                                                                          <v:path arrowok="t" o:connecttype="custom" o:connectlocs="0,-1472;0,802" o:connectangles="0,0"/>
                                                                                                          <o:lock v:ext="edit" verticies="t"/>
                                                                                                        </v:polyline>
                                                                                                        <v:group id="Group 571" o:spid="_x0000_s1120" style="position:absolute;left:7269;top:-1472;width:0;height:2274" coordorigin="7269,-1472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/4A1axQAAANwAAAAPAAAAZHJzL2Rvd25yZXYueG1sRI9Bi8IwFITvwv6H8IS9&#10;aVpXZalGEVmXPYigLoi3R/Nsi81LaWJb/70RBI/DzHzDzJedKUVDtSssK4iHEQji1OqCMwX/x83g&#10;G4TzyBpLy6TgTg6Wi4/eHBNtW95Tc/CZCBB2CSrIva8SKV2ak0E3tBVx8C62NuiDrDOpa2wD3JRy&#10;FEVTabDgsJBjReuc0uvhZhT8ttiuvuKfZnu9rO/n42R32sak1Ge/W81AeOr8O/xq/2kF09EY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v+ANWsUAAADcAAAA&#10;DwAAAAAAAAAAAAAAAACpAgAAZHJzL2Rvd25yZXYueG1sUEsFBgAAAAAEAAQA+gAAAJsDAAAAAA==&#10;">
                                                                                                          <v:polyline id="Freeform 732" o:spid="_x0000_s1121" style="position:absolute;visibility:visible;mso-wrap-style:square;v-text-anchor:top" points="14538,-2944,14538,-670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mntCwwAA&#10;ANwAAAAPAAAAZHJzL2Rvd25yZXYueG1sRI9ba8JAEIXfC/0PyxT6VjcNGCR1lV5QCz5ppM9DdpqE&#10;ZmfD7lRTf31XEHw8nMvHmS9H16sjhdh5NvA8yUAR19523Bg4VKunGagoyBZ7z2TgjyIsF/d3cyyt&#10;P/GOjntpVBrhWKKBVmQotY51Sw7jxA/Eyfv2waEkGRptA57SuOt1nmWFdthxIrQ40HtL9c/+1yVI&#10;J6u3aqvPXwXtqny23kj4YGMeH8bXF1BCo9zC1/anNVDkU7icSUdAL/4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HmntCwwAAANwAAAAPAAAAAAAAAAAAAAAAAJcCAABkcnMvZG93&#10;bnJldi54bWxQSwUGAAAAAAQABAD1AAAAhwMAAAAA&#10;" filled="f" strokecolor="#f9f9f9" strokeweight="10209emu">
                                                                                                            <v:path arrowok="t" o:connecttype="custom" o:connectlocs="0,-1472;0,802" o:connectangles="0,0"/>
                                                                                                            <o:lock v:ext="edit" verticies="t"/>
                                                                                                          </v:polyline>
                                                                                                          <v:group id="Group 572" o:spid="_x0000_s1122" style="position:absolute;left:5808;top:715;width:2153;height:0" coordorigin="5808,715" coordsize="2153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gfja2xAAAANwAAAAP&#10;AAAAAAAAAAAAAAAAAKkCAABkcnMvZG93bnJldi54bWxQSwUGAAAAAAQABAD6AAAAmgMAAAAA&#10;">
                                                                                                            <v:polyline id="Freeform 731" o:spid="_x0000_s1123" style="position:absolute;visibility:visible;mso-wrap-style:square;v-text-anchor:top" points="13769,1430,11616,1430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2JvE7wwAA&#10;ANwAAAAPAAAAZHJzL2Rvd25yZXYueG1sRI/disIwFITvhX2HcBa801RBXbpGEUER9sK/fYCzzbEp&#10;NieliW3dpzeC4OUwM98w82VnS9FQ7QvHCkbDBARx5nTBuYLf82bwBcIHZI2lY1JwJw/LxUdvjql2&#10;LR+pOYVcRAj7FBWYEKpUSp8ZsuiHriKO3sXVFkOUdS51jW2E21KOk2QqLRYcFwxWtDaUXU83q+A/&#10;2/7Jw8TR3vgfOzOTJtzavVL9z271DSJQF97hV3unFUzHM3ieiUdALh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2JvE7wwAAANwAAAAPAAAAAAAAAAAAAAAAAJcCAABkcnMvZG93&#10;bnJldi54bWxQSwUGAAAAAAQABAD1AAAAhwMAAAAA&#10;" filled="f" strokecolor="#e5e4e4" strokeweight="4141emu">
                                                                                                              <v:path arrowok="t" o:connecttype="custom" o:connectlocs="2153,0;0,0" o:connectangles="0,0"/>
                                                                                                              <o:lock v:ext="edit" verticies="t"/>
                                                                                                            </v:polyline>
                                                                                                            <v:polyline id="Freeform 730" o:spid="_x0000_s1124" style="position:absolute;visibility:visible;mso-wrap-style:square;v-text-anchor:top" points="11616,1430,13769,1430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uWVJwgAA&#10;ANwAAAAPAAAAZHJzL2Rvd25yZXYueG1sRE/dasIwFL4X9g7hDHZn0wmt0jXKGGwMvHBWH+CsOWvK&#10;mpPSxLbz6c2FsMuP77/czbYTIw2+dazgOUlBENdOt9woOJ/elxsQPiBr7ByTgj/ysNs+LEostJv4&#10;SGMVGhFD2BeowITQF1L62pBFn7ieOHI/brAYIhwaqQecYrjt5CpNc2mx5dhgsKc3Q/VvdbEKrvXH&#10;t/zKHB2M39u1ycZwmQ5KPT3Ory8gAs3hX3x3f2oF+SqujWfiEZDbG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e5ZUnCAAAA3AAAAA8AAAAAAAAAAAAAAAAAlwIAAGRycy9kb3du&#10;cmV2LnhtbFBLBQYAAAAABAAEAPUAAACGAwAAAAA=&#10;" filled="f" strokecolor="#e5e4e4" strokeweight="4141emu">
                                                                                                              <v:path arrowok="t" o:connecttype="custom" o:connectlocs="0,0;2153,0" o:connectangles="0,0"/>
                                                                                                              <o:lock v:ext="edit" verticies="t"/>
                                                                                                            </v:polyline>
                                                                                                            <v:group id="Group 573" o:spid="_x0000_s1125" style="position:absolute;left:5808;top:301;width:2153;height:0" coordorigin="5808,301" coordsize="2153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R4aLExgAAANwAAAAPAAAAZHJzL2Rvd25yZXYueG1sRI9Ba8JAFITvBf/D8oTe&#10;mk0sDTVmFRErHkKhKpTeHtlnEsy+DdltEv99t1DocZiZb5h8M5lWDNS7xrKCJIpBEJdWN1wpuJzf&#10;nl5BOI+ssbVMCu7kYLOePeSYaTvyBw0nX4kAYZehgtr7LpPSlTUZdJHtiIN3tb1BH2RfSd3jGOCm&#10;lYs4TqXBhsNCjR3taipvp2+j4DDiuH1O9kNxu+7uX+eX988iIaUe59N2BcLT5P/Df+2jVpAulv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FHhosTGAAAA3AAA&#10;AA8AAAAAAAAAAAAAAAAAqQIAAGRycy9kb3ducmV2LnhtbFBLBQYAAAAABAAEAPoAAACcAwAAAAA=&#10;">
                                                                                                              <v:polyline id="Freeform 729" o:spid="_x0000_s1126" style="position:absolute;visibility:visible;mso-wrap-style:square;v-text-anchor:top" points="13769,602,11616,602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8Fv+SwgAA&#10;ANwAAAAPAAAAZHJzL2Rvd25yZXYueG1sRE/dasIwFL4f+A7hDHa3pnNUR2cUETYEL6p1D3DWnDVl&#10;zUlpYlt9+uVi4OXH97/aTLYVA/W+cazgJUlBEFdON1wr+Dp/PL+B8AFZY+uYFFzJw2Y9e1hhrt3I&#10;JxrKUIsYwj5HBSaELpfSV4Ys+sR1xJH7cb3FEGFfS93jGMNtK+dpupAWG44NBjvaGap+y4tVcKs+&#10;v+Uxc1QYf7BLkw3hMhZKPT1O23cQgaZwF/+791rB4jXOj2fiEZDrP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wW/5LCAAAA3AAAAA8AAAAAAAAAAAAAAAAAlwIAAGRycy9kb3du&#10;cmV2LnhtbFBLBQYAAAAABAAEAPUAAACGAwAAAAA=&#10;" filled="f" strokecolor="#e5e4e4" strokeweight="4141emu">
                                                                                                                <v:path arrowok="t" o:connecttype="custom" o:connectlocs="2153,0;0,0" o:connectangles="0,0"/>
                                                                                                                <o:lock v:ext="edit" verticies="t"/>
                                                                                                              </v:polyline>
                                                                                                              <v:polyline id="Freeform 728" o:spid="_x0000_s1127" style="position:absolute;visibility:visible;mso-wrap-style:square;v-text-anchor:top" points="11616,602,13769,602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WloJxQAA&#10;ANwAAAAPAAAAZHJzL2Rvd25yZXYueG1sRI/RasJAFETfC/2H5Rb6pptUtBLdSClUCn1QUz/gmr1m&#10;g9m7Ibsmab++Kwh9HGbmDLPejLYRPXW+dqwgnSYgiEuna64UHL8/JksQPiBrbByTgh/ysMkfH9aY&#10;aTfwgfoiVCJC2GeowITQZlL60pBFP3UtcfTOrrMYouwqqTscItw28iVJFtJizXHBYEvvhspLcbUK&#10;fsvtSe7njnbGf9lXM+/Dddgp9fw0vq1ABBrDf/je/tQKFrMUbmfiEZD5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NaWgnFAAAA3AAAAA8AAAAAAAAAAAAAAAAAlwIAAGRycy9k&#10;b3ducmV2LnhtbFBLBQYAAAAABAAEAPUAAACJAwAAAAA=&#10;" filled="f" strokecolor="#e5e4e4" strokeweight="4141emu">
                                                                                                                <v:path arrowok="t" o:connecttype="custom" o:connectlocs="0,0;2153,0" o:connectangles="0,0"/>
                                                                                                                <o:lock v:ext="edit" verticies="t"/>
                                                                                                              </v:polyline>
                                                                                                              <v:group id="Group 574" o:spid="_x0000_s1128" style="position:absolute;left:5808;top:-114;width:2153;height:0" coordorigin="5808,-114" coordsize="2153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anKZoxAAAANwAAAAP&#10;AAAAAAAAAAAAAAAAAKkCAABkcnMvZG93bnJldi54bWxQSwUGAAAAAAQABAD6AAAAmgMAAAAA&#10;">
                                                                                                                <v:polyline id="Freeform 727" o:spid="_x0000_s1129" style="position:absolute;visibility:visible;mso-wrap-style:square;v-text-anchor:top" points="13769,-228,11616,-228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xGHlxAAA&#10;ANwAAAAPAAAAZHJzL2Rvd25yZXYueG1sRI/dasJAFITvBd9hOULvdGNFK9FVpKAUeuFPfYBj9pgN&#10;Zs+G7JpEn75bKHg5zMw3zHLd2VI0VPvCsYLxKAFBnDldcK7g/LMdzkH4gKyxdEwKHuRhver3lphq&#10;1/KRmlPIRYSwT1GBCaFKpfSZIYt+5Cri6F1dbTFEWedS19hGuC3le5LMpMWC44LBij4NZbfT3Sp4&#10;ZruLPEwd7Y3/th9m2oR7u1fqbdBtFiACdeEV/m9/aQWzyQT+zsQjIFe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MRh5cQAAADcAAAADwAAAAAAAAAAAAAAAACXAgAAZHJzL2Rv&#10;d25yZXYueG1sUEsFBgAAAAAEAAQA9QAAAIgDAAAAAA==&#10;" filled="f" strokecolor="#e5e4e4" strokeweight="4141emu">
                                                                                                                  <v:path arrowok="t" o:connecttype="custom" o:connectlocs="2153,0;0,0" o:connectangles="0,0"/>
                                                                                                                  <o:lock v:ext="edit" verticies="t"/>
                                                                                                                </v:polyline>
                                                                                                                <v:polyline id="Freeform 726" o:spid="_x0000_s1130" style="position:absolute;visibility:visible;mso-wrap-style:square;v-text-anchor:top" points="11616,-228,13769,-228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LfmRxAAA&#10;ANwAAAAPAAAAZHJzL2Rvd25yZXYueG1sRI/dasJAFITvhb7Dcgq9qxtt/SG6igiWghda6wMcs8ds&#10;MHs2ZNck9eldoeDlMDPfMPNlZ0vRUO0LxwoG/QQEceZ0wbmC4+/mfQrCB2SNpWNS8EcelouX3hxT&#10;7Vr+oeYQchEh7FNUYEKoUil9Zsii77uKOHpnV1sMUda51DW2EW5LOUySsbRYcFwwWNHaUHY5XK2C&#10;W/Z1kvuRo53xWzsxoyZc251Sb6/dagYiUBee4f/2t1Yw/viEx5l4BOTiD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y35kcQAAADcAAAADwAAAAAAAAAAAAAAAACXAgAAZHJzL2Rv&#10;d25yZXYueG1sUEsFBgAAAAAEAAQA9QAAAIgDAAAAAA==&#10;" filled="f" strokecolor="#e5e4e4" strokeweight="4141emu">
                                                                                                                  <v:path arrowok="t" o:connecttype="custom" o:connectlocs="0,0;2153,0" o:connectangles="0,0"/>
                                                                                                                  <o:lock v:ext="edit" verticies="t"/>
                                                                                                                </v:polyline>
                                                                                                                <v:group id="Group 575" o:spid="_x0000_s1131" style="position:absolute;left:5808;top:-528;width:2153;height:0" coordorigin="5808,-528" coordsize="2153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FV1PhzGAAAA3AAA&#10;AA8AAAAAAAAAAAAAAAAAqQIAAGRycy9kb3ducmV2LnhtbFBLBQYAAAAABAAEAPoAAACcAwAAAAA=&#10;">
                                                                                                                  <v:polyline id="Freeform 725" o:spid="_x0000_s1132" style="position:absolute;visibility:visible;mso-wrap-style:square;v-text-anchor:top" points="13769,-1056,11616,-1056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s8J9xAAA&#10;ANwAAAAPAAAAZHJzL2Rvd25yZXYueG1sRI/RasJAFETfBf9huULf6sYWo6TZiAgthT5YbT/gmr3N&#10;BrN3Q3ZNol/fLRR8HGbmDJNvRtuInjpfO1awmCcgiEuna64UfH+9Pq5B+ICssXFMCq7kYVNMJzlm&#10;2g18oP4YKhEh7DNUYEJoMyl9aciin7uWOHo/rrMYouwqqTscItw28ilJUmmx5rhgsKWdofJ8vFgF&#10;t/LtJD+XjvbGf9iVWfbhMuyVepiN2xcQgcZwD/+337WC9DmFvzPxCMji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LPCfcQAAADcAAAADwAAAAAAAAAAAAAAAACXAgAAZHJzL2Rv&#10;d25yZXYueG1sUEsFBgAAAAAEAAQA9QAAAIgDAAAAAA==&#10;" filled="f" strokecolor="#e5e4e4" strokeweight="4141emu">
                                                                                                                    <v:path arrowok="t" o:connecttype="custom" o:connectlocs="2153,0;0,0" o:connectangles="0,0"/>
                                                                                                                    <o:lock v:ext="edit" verticies="t"/>
                                                                                                                  </v:polyline>
                                                                                                                  <v:polyline id="Freeform 724" o:spid="_x0000_s1133" style="position:absolute;visibility:visible;mso-wrap-style:square;v-text-anchor:top" points="11616,-1056,13769,-1056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/2fmxAAA&#10;ANwAAAAPAAAAZHJzL2Rvd25yZXYueG1sRI/dasJAFITvBd9hOYJ3urHiD9FVpNBS6IX15wGO2WM2&#10;mD0bsmuS9uldoeDlMDPfMOttZ0vRUO0Lxwom4wQEceZ0wbmC8+ljtAThA7LG0jEp+CUP202/t8ZU&#10;u5YP1BxDLiKEfYoKTAhVKqXPDFn0Y1cRR+/qaoshyjqXusY2wm0p35JkLi0WHBcMVvRuKLsd71bB&#10;X/Z5kT8zR3vjv+3CzJpwb/dKDQfdbgUiUBde4f/2l1Ywny7geSYeAbl5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8/9n5sQAAADcAAAADwAAAAAAAAAAAAAAAACXAgAAZHJzL2Rv&#10;d25yZXYueG1sUEsFBgAAAAAEAAQA9QAAAIgDAAAAAA==&#10;" filled="f" strokecolor="#e5e4e4" strokeweight="4141emu">
                                                                                                                    <v:path arrowok="t" o:connecttype="custom" o:connectlocs="0,0;2153,0" o:connectangles="0,0"/>
                                                                                                                    <o:lock v:ext="edit" verticies="t"/>
                                                                                                                  </v:polyline>
                                                                                                                  <v:group id="Group 576" o:spid="_x0000_s1134" style="position:absolute;left:5808;top:-943;width:2153;height:0" coordorigin="5808,-943" coordsize="2153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Lt0kYLDAAAA3AAAAA8A&#10;AAAAAAAAAAAAAAAAqQIAAGRycy9kb3ducmV2LnhtbFBLBQYAAAAABAAEAPoAAACZAwAAAAA=&#10;">
                                                                                                                    <v:polyline id="Freeform 723" o:spid="_x0000_s1135" style="position:absolute;visibility:visible;mso-wrap-style:square;v-text-anchor:top" points="13769,-1886,11616,-1886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LFYPxAAA&#10;ANwAAAAPAAAAZHJzL2Rvd25yZXYueG1sRI/dasJAFITvC77DcgTvdKNFramriFAp9MKf+gCn2WM2&#10;mD0bsmuS+vRuQejlMDPfMMt1Z0vRUO0LxwrGowQEceZ0wbmC8/fH8A2ED8gaS8ek4Jc8rFe9lyWm&#10;2rV8pOYUchEh7FNUYEKoUil9ZsiiH7mKOHoXV1sMUda51DW2EW5LOUmSmbRYcFwwWNHWUHY93ayC&#10;e7b7kYepo73xX3Zupk24tXulBv1u8w4iUBf+w8/2p1Ywe13A35l4BOTq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7SxWD8QAAADcAAAADwAAAAAAAAAAAAAAAACXAgAAZHJzL2Rv&#10;d25yZXYueG1sUEsFBgAAAAAEAAQA9QAAAIgDAAAAAA==&#10;" filled="f" strokecolor="#e5e4e4" strokeweight="4141emu">
                                                                                                                      <v:path arrowok="t" o:connecttype="custom" o:connectlocs="2153,0;0,0" o:connectangles="0,0"/>
                                                                                                                      <o:lock v:ext="edit" verticies="t"/>
                                                                                                                    </v:polyline>
                                                                                                                    <v:polyline id="Freeform 722" o:spid="_x0000_s1136" style="position:absolute;visibility:visible;mso-wrap-style:square;v-text-anchor:top" points="11616,-1886,13769,-1886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EIzvwgAA&#10;ANwAAAAPAAAAZHJzL2Rvd25yZXYueG1sRE/dasIwFL4f+A7hDHa3ppNVR2cUETYEL6p1D3DWnDVl&#10;zUlpYlt9+uVi4OXH97/aTLYVA/W+cazgJUlBEFdON1wr+Dp/PL+B8AFZY+uYFFzJw2Y9e1hhrt3I&#10;JxrKUIsYwj5HBSaELpfSV4Ys+sR1xJH7cb3FEGFfS93jGMNtK+dpupAWG44NBjvaGap+y4tVcKs+&#10;v+Uxc1QYf7BLkw3hMhZKPT1O23cQgaZwF/+791rB4jXOj2fiEZDrP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QQjO/CAAAA3AAAAA8AAAAAAAAAAAAAAAAAlwIAAGRycy9kb3du&#10;cmV2LnhtbFBLBQYAAAAABAAEAPUAAACGAwAAAAA=&#10;" filled="f" strokecolor="#e5e4e4" strokeweight="4141emu">
                                                                                                                      <v:path arrowok="t" o:connecttype="custom" o:connectlocs="0,0;2153,0" o:connectangles="0,0"/>
                                                                                                                      <o:lock v:ext="edit" verticies="t"/>
                                                                                                                    </v:polyline>
                                                                                                                    <v:group id="Group 577" o:spid="_x0000_s1137" style="position:absolute;left:5808;top:-1357;width:2153;height:0" coordorigin="5808,-1357" coordsize="2153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HJIS2LGAAAA3AAA&#10;AA8AAAAAAAAAAAAAAAAAqQIAAGRycy9kb3ducmV2LnhtbFBLBQYAAAAABAAEAPoAAACcAwAAAAA=&#10;">
                                                                                                                      <v:polyline id="Freeform 721" o:spid="_x0000_s1138" style="position:absolute;visibility:visible;mso-wrap-style:square;v-text-anchor:top" points="13769,-2714,11616,-2714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7jrcDxQAA&#10;ANwAAAAPAAAAZHJzL2Rvd25yZXYueG1sRI/RasJAFETfC/7DcoW+1Y1SrUQ3QQRLoQ/W1A+4Zq/Z&#10;YPZuyK5J2q/vFgp9HGbmDLPNR9uInjpfO1YwnyUgiEuna64UnD8PT2sQPiBrbByTgi/ykGeThy2m&#10;2g18or4IlYgQ9ikqMCG0qZS+NGTRz1xLHL2r6yyGKLtK6g6HCLeNXCTJSlqsOS4YbGlvqLwVd6vg&#10;u3y9yI+lo6Px7/bFLPtwH45KPU7H3QZEoDH8h//ab1rB6nkBv2fiEZDZ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uOtwPFAAAA3AAAAA8AAAAAAAAAAAAAAAAAlwIAAGRycy9k&#10;b3ducmV2LnhtbFBLBQYAAAAABAAEAPUAAACJAwAAAAA=&#10;" filled="f" strokecolor="#e5e4e4" strokeweight="4141emu">
                                                                                                                        <v:path arrowok="t" o:connecttype="custom" o:connectlocs="2153,0;0,0" o:connectangles="0,0"/>
                                                                                                                        <o:lock v:ext="edit" verticies="t"/>
                                                                                                                      </v:polyline>
                                                                                                                      <v:polyline id="Freeform 720" o:spid="_x0000_s1139" style="position:absolute;visibility:visible;mso-wrap-style:square;v-text-anchor:top" points="11616,-2714,13769,-2714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whKYxAAA&#10;ANwAAAAPAAAAZHJzL2Rvd25yZXYueG1sRI/dasJAFITvhb7Dcgq9qxtt/SG6igiWghda6wMcs8ds&#10;MHs2ZNck9eldoeDlMDPfMPNlZ0vRUO0LxwoG/QQEceZ0wbmC4+/mfQrCB2SNpWNS8EcelouX3hxT&#10;7Vr+oeYQchEh7FNUYEKoUil9Zsii77uKOHpnV1sMUda51DW2EW5LOUySsbRYcFwwWNHaUHY5XK2C&#10;W/Z1kvuRo53xWzsxoyZc251Sb6/dagYiUBee4f/2t1Yw/vyAx5l4BOTiD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1MISmMQAAADcAAAADwAAAAAAAAAAAAAAAACXAgAAZHJzL2Rv&#10;d25yZXYueG1sUEsFBgAAAAAEAAQA9QAAAIgDAAAAAA==&#10;" filled="f" strokecolor="#e5e4e4" strokeweight="4141emu">
                                                                                                                        <v:path arrowok="t" o:connecttype="custom" o:connectlocs="0,0;2153,0" o:connectangles="0,0"/>
                                                                                                                        <o:lock v:ext="edit" verticies="t"/>
                                                                                                                      </v:polyline>
                                                                                                                      <v:group id="Group 578" o:spid="_x0000_s1140" style="position:absolute;left:5960;top:-1472;width:0;height:2274" coordorigin="5960,-1472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GI/6PrGAAAA3AAA&#10;AA8AAAAAAAAAAAAAAAAAqQIAAGRycy9kb3ducmV2LnhtbFBLBQYAAAAABAAEAPoAAACcAwAAAAA=&#10;">
                                                                                                                        <v:polyline id="Freeform 719" o:spid="_x0000_s1141" style="position:absolute;visibility:visible;mso-wrap-style:square;v-text-anchor:top" points="11920,-2944,11920,-670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mi1UxQAA&#10;ANwAAAAPAAAAZHJzL2Rvd25yZXYueG1sRI9Ba8JAFITvgv9heUJvZqO0UlJXEUEoRQpqPfT2kn1N&#10;grtvY3YT4793C4Ueh5n5hlmuB2tET62vHSuYJSkI4sLpmksFX6fd9BWED8gajWNScCcP69V4tMRM&#10;uxsfqD+GUkQI+wwVVCE0mZS+qMiiT1xDHL0f11oMUbal1C3eItwaOU/ThbRYc1yosKFtRcXl2FkF&#10;w7f/OH3W8mr4LM9N2eWXvcmVepoMmzcQgYbwH/5rv2sFi+cX+D0Tj4BcPQ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aaLVTFAAAA3AAAAA8AAAAAAAAAAAAAAAAAlwIAAGRycy9k&#10;b3ducmV2LnhtbFBLBQYAAAAABAAEAPUAAACJAwAAAAA=&#10;" filled="f" strokecolor="#e5e4e4" strokeweight="4141emu">
                                                                                                                          <v:path arrowok="t" o:connecttype="custom" o:connectlocs="0,-1472;0,802" o:connectangles="0,0"/>
                                                                                                                          <o:lock v:ext="edit" verticies="t"/>
                                                                                                                        </v:polyline>
                                                                                                                        <v:group id="Group 579" o:spid="_x0000_s1142" style="position:absolute;left:6345;top:-1472;width:0;height:2274" coordorigin="6345,-1472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/aHTFsUAAADcAAAA&#10;DwAAAAAAAAAAAAAAAACpAgAAZHJzL2Rvd25yZXYueG1sUEsFBgAAAAAEAAQA+gAAAJsDAAAAAA==&#10;">
                                                                                                                          <v:polyline id="Freeform 718" o:spid="_x0000_s1143" style="position:absolute;visibility:visible;mso-wrap-style:square;v-text-anchor:top" points="12690,-2944,12690,-670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BBa4xAAA&#10;ANwAAAAPAAAAZHJzL2Rvd25yZXYueG1sRI9Bi8IwFITvC/6H8ARva+oiKtUoIiyILMKqPXh7Ns+2&#10;mLzUJmr335sFweMwM98ws0VrjbhT4yvHCgb9BARx7nTFhYLD/vtzAsIHZI3GMSn4Iw+Leedjhql2&#10;D/6l+y4UIkLYp6igDKFOpfR5SRZ939XE0Tu7xmKIsimkbvAR4dbIryQZSYsVx4USa1qVlF92N6ug&#10;PfrNflvJq+FMZnVxO11+zEmpXrddTkEEasM7/GqvtYLRcAz/Z+IRkPMn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QQWuMQAAADcAAAADwAAAAAAAAAAAAAAAACXAgAAZHJzL2Rv&#10;d25yZXYueG1sUEsFBgAAAAAEAAQA9QAAAIgDAAAAAA==&#10;" filled="f" strokecolor="#e5e4e4" strokeweight="4141emu">
                                                                                                                            <v:path arrowok="t" o:connecttype="custom" o:connectlocs="0,-1472;0,802" o:connectangles="0,0"/>
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</v:polyline>
                                                                                                                          <v:group id="Group 580" o:spid="_x0000_s1144" style="position:absolute;left:6730;top:-1472;width:0;height:2274" coordorigin="6730,-1472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43Li/8IAAADcAAAADwAA&#10;AAAAAAAAAAAAAACpAgAAZHJzL2Rvd25yZXYueG1sUEsFBgAAAAAEAAQA+gAAAJgDAAAAAA==&#10;">
                                                                                                                            <v:polyline id="Freeform 717" o:spid="_x0000_s1145" style="position:absolute;visibility:visible;mso-wrap-style:square;v-text-anchor:top" points="13460,-2944,13460,-670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1ydRxAAA&#10;ANwAAAAPAAAAZHJzL2Rvd25yZXYueG1sRI9Bi8IwFITvC/6H8ARva+oiotUoIiyILMKqPXh7Ns+2&#10;mLzUJmr335sFweMwM98ws0VrjbhT4yvHCgb9BARx7nTFhYLD/vtzDMIHZI3GMSn4Iw+Leedjhql2&#10;D/6l+y4UIkLYp6igDKFOpfR5SRZ939XE0Tu7xmKIsimkbvAR4dbIryQZSYsVx4USa1qVlF92N6ug&#10;PfrNflvJq+FMZnVxO11+zEmpXrddTkEEasM7/GqvtYLRcAL/Z+IRkPMn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9cnUcQAAADcAAAADwAAAAAAAAAAAAAAAACXAgAAZHJzL2Rv&#10;d25yZXYueG1sUEsFBgAAAAAEAAQA9QAAAIgDAAAAAA==&#10;" filled="f" strokecolor="#e5e4e4" strokeweight="4141emu">
                                                                                                                              <v:path arrowok="t" o:connecttype="custom" o:connectlocs="0,-1472;0,802" o:connectangles="0,0"/>
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</v:polyline>
                                                                                                                            <v:group id="Group 581" o:spid="_x0000_s1146" style="position:absolute;left:7808;top:-1472;width:0;height:2274" coordorigin="7808,-1472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mN14JMIAAADcAAAADwAA&#10;AAAAAAAAAAAAAACpAgAAZHJzL2Rvd25yZXYueG1sUEsFBgAAAAAEAAQA+gAAAJgDAAAAAA==&#10;">
                                                                                                                              <v:polyline id="Freeform 716" o:spid="_x0000_s1147" style="position:absolute;visibility:visible;mso-wrap-style:square;v-text-anchor:top" points="15616,-2944,15616,-670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eL2KxQAA&#10;ANwAAAAPAAAAZHJzL2Rvd25yZXYueG1sRI9Ba8JAFITvQv/D8gq9mY2FBkndBBGEUkpBbQ69PbOv&#10;SXD3bcyuJv33bqHgcZiZb5hVOVkjrjT4zrGCRZKCIK6d7rhR8HXYzpcgfEDWaByTgl/yUBYPsxXm&#10;2o28o+s+NCJC2OeooA2hz6X0dUsWfeJ64uj9uMFiiHJopB5wjHBr5HOaZtJix3GhxZ42LdWn/cUq&#10;mL79++Gzk2fDlaz65nI8fZijUk+P0/oVRKAp3MP/7TetIHtZwN+ZeARkcQ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x4vYrFAAAA3AAAAA8AAAAAAAAAAAAAAAAAlwIAAGRycy9k&#10;b3ducmV2LnhtbFBLBQYAAAAABAAEAPUAAACJAwAAAAA=&#10;" filled="f" strokecolor="#e5e4e4" strokeweight="4141emu">
                                                                                                                                <v:path arrowok="t" o:connecttype="custom" o:connectlocs="0,-1472;0,802" o:connectangles="0,0"/>
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</v:polyline>
                                                                                                                              <v:group id="Group 582" o:spid="_x0000_s1148" style="position:absolute;left:5933;top:-528;width:55;height:0" coordorigin="5933,-528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AdDQ8jGAAAA3AAA&#10;AA8AAAAAAAAAAAAAAAAAqQIAAGRycy9kb3ducmV2LnhtbFBLBQYAAAAABAAEAPoAAACcAwAAAAA=&#10;">
                                                                                                                                <v:polyline id="Freeform 715" o:spid="_x0000_s1149" style="position:absolute;visibility:visible;mso-wrap-style:square;v-text-anchor:top" points="11866,-1056,11921,-1056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7qtdCxQAA&#10;ANwAAAAPAAAAZHJzL2Rvd25yZXYueG1sRI/dagIxFITvC75DOELvarYuStkaRQRBpAqrpbR3h+Ts&#10;D92cLJvorm9vCgUvh5n5hlmsBtuIK3W+dqzgdZKAINbO1Fwq+DxvX95A+IBssHFMCm7kYbUcPS0w&#10;M67nnK6nUIoIYZ+hgiqENpPS64os+olriaNXuM5iiLIrpemwj3DbyGmSzKXFmuNChS1tKtK/p4tV&#10;ENaX2aHIC/3z9aHzaZoe++89KfU8HtbvIAIN4RH+b++Mgvkshb8z8QjI5R0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uq10L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</v:polyline>
                                                                                                                                <v:group id="Group 583" o:spid="_x0000_s1150" style="position:absolute;left:5960;top:-528;width:0;height:570" coordorigin="5960,-528" coordsize="0,5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OfmfifGAAAA3AAA&#10;AA8AAAAAAAAAAAAAAAAAqQIAAGRycy9kb3ducmV2LnhtbFBLBQYAAAAABAAEAPoAAACcAwAAAAA=&#10;">
                                                                                                                                  <v:polyline id="Freeform 714" o:spid="_x0000_s1151" style="position:absolute;visibility:visible;mso-wrap-style:square;v-text-anchor:top" points="11920,-1056,11920,-486" coordsize="0,57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dgXDxQAA&#10;ANwAAAAPAAAAZHJzL2Rvd25yZXYueG1sRI9Ba8JAFITvQv/D8gRvulGISHSVUhWk1GJVxN4e2dck&#10;NPt2ya4m/vtuodDjMDPfMItVZ2pxp8ZXlhWMRwkI4tzqigsF59N2OAPhA7LG2jIpeJCH1fKpt8BM&#10;25Y/6H4MhYgQ9hkqKENwmZQ+L8mgH1lHHL0v2xgMUTaF1A22EW5qOUmSqTRYcVwo0dFLSfn38WYU&#10;fHaOr+2ru6Rvs/3hPbG7Yr25KjXod89zEIG68B/+a++0gmmawu+ZeATk8g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B2BcP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<v:path arrowok="t" o:connecttype="custom" o:connectlocs="0,-528;0,42" o:connectangles="0,0"/>
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</v:polyline>
                                                                                                                                  <v:group id="Group 584" o:spid="_x0000_s1152" style="position:absolute;left:5933;top:42;width:55;height:0" coordorigin="5933,42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4eEXLxAAAANwAAAAP&#10;AAAAAAAAAAAAAAAAAKkCAABkcnMvZG93bnJldi54bWxQSwUGAAAAAAQABAD6AAAAmgMAAAAA&#10;">
                                                                                                                                    <v:polyline id="Freeform 713" o:spid="_x0000_s1153" style="position:absolute;visibility:visible;mso-wrap-style:square;v-text-anchor:top" points="11866,84,11921,84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kdFBxgAA&#10;ANwAAAAPAAAAZHJzL2Rvd25yZXYueG1sRI/dagIxFITvBd8hHKF3mlXRlq1RpFAoYgu7LaW9OyRn&#10;f3Bzsmyiu769KRS8HGbmG2azG2wjLtT52rGC+SwBQaydqblU8PX5On0C4QOywcYxKbiSh912PNpg&#10;alzPGV3yUIoIYZ+igiqENpXS64os+plriaNXuM5iiLIrpemwj3DbyEWSrKXFmuNChS29VKRP+dkq&#10;CPvz6r3ICv37fdTZYrn86H8OpNTDZNg/gwg0hHv4v/1mFKxXj/B3Jh4Bub0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EkdFB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</v:polyline>
                                                                                                                                    <v:group id="Group 585" o:spid="_x0000_s1154" style="position:absolute;left:6318;top:-849;width:55;height:0" coordorigin="6318,-849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Zqt0IsIAAADcAAAADwAA&#10;AAAAAAAAAAAAAACpAgAAZHJzL2Rvd25yZXYueG1sUEsFBgAAAAAEAAQA+gAAAJgDAAAAAA==&#10;">
                                                                                                                                      <v:polyline id="Freeform 712" o:spid="_x0000_s1155" style="position:absolute;visibility:visible;mso-wrap-style:square;v-text-anchor:top" points="12636,-1698,12691,-1698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QuCoxgAA&#10;ANwAAAAPAAAAZHJzL2Rvd25yZXYueG1sRI/dagIxFITvBd8hHKF3mlVR2q1RpFAoYgu7LaW9OyRn&#10;f3Bzsmyiu769KRS8HGbmG2azG2wjLtT52rGC+SwBQaydqblU8PX5On0E4QOywcYxKbiSh912PNpg&#10;alzPGV3yUIoIYZ+igiqENpXS64os+plriaNXuM5iiLIrpemwj3DbyEWSrKXFmuNChS29VKRP+dkq&#10;CPvz6r3ICv37fdTZYrn86H8OpNTDZNg/gwg0hHv4v/1mFKxXT/B3Jh4Bub0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aQuCo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<v:group id="Group 586" o:spid="_x0000_s1156" style="position:absolute;left:6345;top:-849;width:0;height:736" coordorigin="6345,-849" coordsize="0,73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VrGymcIAAADcAAAADwAA&#10;AAAAAAAAAAAAAACpAgAAZHJzL2Rvd25yZXYueG1sUEsFBgAAAAAEAAQA+gAAAJgDAAAAAA==&#10;">
                                                                                                                                        <v:shape id="Freeform 711" o:spid="_x0000_s1157" style="position:absolute;left:12690;top:-1698;width:0;height:735;visibility:visible;mso-wrap-style:square;v-text-anchor:top" coordsize="0,73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Ws2CxgAA&#10;ANwAAAAPAAAAZHJzL2Rvd25yZXYueG1sRI9Pa8JAFMTvBb/D8oTe6iYKoaSuoRVFvQj1D+nxkX1N&#10;QrNv4+5W02/fFQo9DjPzG2ZeDKYTV3K+tawgnSQgiCurW64VnI7rp2cQPiBr7CyTgh/yUCxGD3PM&#10;tb3xO10PoRYRwj5HBU0IfS6lrxoy6Ce2J47ep3UGQ5SultrhLcJNJ6dJkkmDLceFBntaNlR9Hb6N&#10;gguVZUar48d596Yv+810Y92sVOpxPLy+gAg0hP/wX3urFWRZCvcz8QjIxS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nWs2CxgAAANwAAAAPAAAAAAAAAAAAAAAAAJcCAABkcnMv&#10;ZG93bnJldi54bWxQSwUGAAAAAAQABAD1AAAAigMAAAAA&#10;" path="m0,0l0,736e" filled="f" strokecolor="#999898" strokeweight="10209emu">
                                                                                                                                          <v:path arrowok="t" o:connecttype="custom" o:connectlocs="0,-848;0,-113" o:connectangles="0,0"/>
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<v:group id="Group 587" o:spid="_x0000_s1158" style="position:absolute;left:6318;top:-114;width:55;height:0" coordorigin="6318,-114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JL4l1xAAAANwAAAAP&#10;AAAAAAAAAAAAAAAAAKkCAABkcnMvZG93bnJldi54bWxQSwUGAAAAAAQABAD6AAAAmgMAAAAA&#10;">
                                                                                                                                          <v:polyline id="Freeform 710" o:spid="_x0000_s1159" style="position:absolute;visibility:visible;mso-wrap-style:square;v-text-anchor:top" points="12636,-228,12691,-228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1xh3/xgAA&#10;ANwAAAAPAAAAZHJzL2Rvd25yZXYueG1sRI/dasJAFITvhb7Dcgq9000NhpK6ihQKpagQW4reHXZP&#10;fmj2bMiuJr69Wyh4OczMN8xyPdpWXKj3jWMFz7MEBLF2puFKwffX+/QFhA/IBlvHpOBKHtarh8kS&#10;c+MGLuhyCJWIEPY5KqhD6HIpva7Jop+5jjh6pesthij7Spoehwi3rZwnSSYtNhwXauzorSb9ezhb&#10;BWFzXuzKotSnn60u5mm6H46fpNTT47h5BRFoDPfwf/vDKMiyFP7OxCMgVzc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1xh3/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<v:group id="Group 588" o:spid="_x0000_s1160" style="position:absolute;left:6703;top:-1237;width:55;height:0" coordorigin="6703,-1237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KYq0msUAAADcAAAA&#10;DwAAAAAAAAAAAAAAAACpAgAAZHJzL2Rvd25yZXYueG1sUEsFBgAAAAAEAAQA+gAAAJsDAAAAAA==&#10;">
                                                                                                                                            <v:polyline id="Freeform 709" o:spid="_x0000_s1161" style="position:absolute;visibility:visible;mso-wrap-style:square;v-text-anchor:top" points="13406,-2474,13461,-2474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YyAQxQAA&#10;ANwAAAAPAAAAZHJzL2Rvd25yZXYueG1sRI/dagIxFITvC75DOELvaraKS9kaRQRBpAqrpbR3h+Ts&#10;D92cLJvorm9vCgUvh5n5hlmsBtuIK3W+dqzgdZKAINbO1Fwq+DxvX95A+IBssHFMCm7kYbUcPS0w&#10;M67nnK6nUIoIYZ+hgiqENpPS64os+olriaNXuM5iiLIrpemwj3DbyGmSpNJizXGhwpY2Fenf08Uq&#10;COvL/FDkhf75+tD5dDY79t97Uup5PKzfQQQawiP8394ZBWk6h78z8QjI5R0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VjIBD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<v:group id="Group 589" o:spid="_x0000_s1162" style="position:absolute;left:6730;top:-1237;width:0;height:785" coordorigin="6730,-1237" coordsize="0,78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LYUj3bGAAAA3AAA&#10;AA8AAAAAAAAAAAAAAAAAqQIAAGRycy9kb3ducmV2LnhtbFBLBQYAAAAABAAEAPoAAACcAwAAAAA=&#10;">
                                                                                                                                              <v:polyline id="Freeform 708" o:spid="_x0000_s1163" style="position:absolute;visibility:visible;mso-wrap-style:square;v-text-anchor:top" points="13460,-2474,13460,-1689" coordsize="0,78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ILO0xAAA&#10;ANwAAAAPAAAAZHJzL2Rvd25yZXYueG1sRI/disIwFITvBd8hHGHvNFWwSjWK7LKs64348wCH5tgW&#10;m5PSRFP36TeC4OUwM98wy3VnanGn1lWWFYxHCQji3OqKCwXn0/dwDsJ5ZI21ZVLwIAfrVb+3xEzb&#10;wAe6H30hIoRdhgpK75tMSpeXZNCNbEMcvYttDfoo20LqFkOEm1pOkiSVBiuOCyU29FlSfj3ejILw&#10;+ycfYb51p+n0p94XwV13X7lSH4NuswDhqfPv8Ku91QrSdAbPM/EIyNU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TiCztMQAAADcAAAADwAAAAAAAAAAAAAAAACXAgAAZHJzL2Rv&#10;d25yZXYueG1sUEsFBgAAAAAEAAQA9QAAAIgDAAAAAA==&#10;" filled="f" strokecolor="#999898" strokeweight="10209emu">
                                                                                                                                                <v:path arrowok="t" o:connecttype="custom" o:connectlocs="0,-1237;0,-452" o:connectangles="0,0"/>
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<v:group id="Group 590" o:spid="_x0000_s1164" style="position:absolute;left:6703;top:-452;width:55;height:0" coordorigin="6703,-452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qMe+n8IAAADcAAAADwAA&#10;AAAAAAAAAAAAAACpAgAAZHJzL2Rvd25yZXYueG1sUEsFBgAAAAAEAAQA+gAAAJgDAAAAAA==&#10;">
                                                                                                                                                <v:polyline id="Freeform 707" o:spid="_x0000_s1165" style="position:absolute;visibility:visible;mso-wrap-style:square;v-text-anchor:top" points="13406,-904,13461,-904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LioVxgAA&#10;ANwAAAAPAAAAZHJzL2Rvd25yZXYueG1sRI/dagIxFITvBd8hnELvNFuli12NIoIgpRXWltLeHZKz&#10;P7g5WTbR3b59UxC8HGbmG2a1GWwjrtT52rGCp2kCglg7U3Op4PNjP1mA8AHZYOOYFPySh816PFph&#10;ZlzPOV1PoRQRwj5DBVUIbSal1xVZ9FPXEkevcJ3FEGVXStNhH+G2kbMkSaXFmuNChS3tKtLn08Uq&#10;CNvL83uRF/rn603ns/n82H+/klKPD8N2CSLQEO7hW/tgFKTpC/yfiUdArv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ULioV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<v:group id="Group 591" o:spid="_x0000_s1166" style="position:absolute;left:7780;top:-1369;width:55;height:0" coordorigin="7780,-1369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NNoJETDAAAA3AAAAA8A&#10;AAAAAAAAAAAAAAAAqQIAAGRycy9kb3ducmV2LnhtbFBLBQYAAAAABAAEAPoAAACZAwAAAAA=&#10;">
                                                                                                                                                  <v:polyline id="Freeform 706" o:spid="_x0000_s1167" style="position:absolute;visibility:visible;mso-wrap-style:square;v-text-anchor:top" points="15560,-2738,15615,-2738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gbDOxgAA&#10;ANwAAAAPAAAAZHJzL2Rvd25yZXYueG1sRI/dagIxFITvhb5DOIXeaValWlajSKFQSi2sFtG7Q3L2&#10;h25Olk1017c3QsHLYWa+YZbr3tbiQq2vHCsYjxIQxNqZigsFv/uP4RsIH5AN1o5JwZU8rFdPgyWm&#10;xnWc0WUXChEh7FNUUIbQpFJ6XZJFP3INcfRy11oMUbaFNC12EW5rOUmSmbRYcVwosaH3kvTf7mwV&#10;hM35dZtnuT4dvnU2mU5/uuMXKfXy3G8WIAL14RH+b38aBbP5GO5n4hGQqx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vgbDO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<v:group id="Group 592" o:spid="_x0000_s1168" style="position:absolute;left:7808;top:-1369;width:0;height:805" coordorigin="7808,-1369" coordsize="0,80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M9h+oxgAAANwAAAAPAAAAZHJzL2Rvd25yZXYueG1sRI9Ba8JAFITvBf/D8oTe&#10;mk0sTSVmFRErHkKhKpTeHtlnEsy+DdltEv99t1DocZiZb5h8M5lWDNS7xrKCJIpBEJdWN1wpuJzf&#10;npYgnEfW2FomBXdysFnPHnLMtB35g4aTr0SAsMtQQe19l0npypoMush2xMG72t6gD7KvpO5xDHDT&#10;ykUcp9Jgw2Ghxo52NZW307dRcBhx3D4n+6G4XXf3r/PL+2eRkFKP82m7AuFp8v/hv/ZRK0hfF/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Ez2H6jGAAAA3AAA&#10;AA8AAAAAAAAAAAAAAAAAqQIAAGRycy9kb3ducmV2LnhtbFBLBQYAAAAABAAEAPoAAACcAwAAAAA=&#10;">
                                                                                                                                                    <v:polyline id="Freeform 705" o:spid="_x0000_s1169" style="position:absolute;visibility:visible;mso-wrap-style:square;v-text-anchor:top" points="15616,-2738,15616,-1933" coordsize="0,80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hzP8xgAA&#10;ANwAAAAPAAAAZHJzL2Rvd25yZXYueG1sRI9Ba8JAFITvBf/D8oTe6kZrVaKr2FbRgwdNBK+P7DMJ&#10;Zt+G7Nak/fVuodDjMDPfMItVZypxp8aVlhUMBxEI4szqknMF53T7MgPhPLLGyjIp+CYHq2XvaYGx&#10;ti2f6J74XAQIuxgVFN7XsZQuK8igG9iaOHhX2xj0QTa51A22AW4qOYqiiTRYclgosKaPgrJb8mUU&#10;7C6HZN8Ox++faf2THkc62mzfzko997v1HISnzv+H/9p7rWAyfYXfM+EIyOUD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VhzP8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<v:path arrowok="t" o:connecttype="custom" o:connectlocs="0,-1369;0,-564" o:connectangles="0,0"/>
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<v:group id="Group 593" o:spid="_x0000_s1170" style="position:absolute;left:7780;top:-564;width:55;height:0" coordorigin="7780,-564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KxTIkfGAAAA3AAA&#10;AA8AAAAAAAAAAAAAAAAAqQIAAGRycy9kb3ducmV2LnhtbFBLBQYAAAAABAAEAPoAAACcAwAAAAA=&#10;">
                                                                                                                                                      <v:polyline id="Freeform 704" o:spid="_x0000_s1171" style="position:absolute;visibility:visible;mso-wrap-style:square;v-text-anchor:top" points="15560,-1128,15615,-1128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urbNxgAA&#10;ANwAAAAPAAAAZHJzL2Rvd25yZXYueG1sRI/dagIxFITvBd8hHKF3mlXRlq1RpFAoYgu7LaW9OyRn&#10;f3Bzsmyiu769KRS8HGbmG2azG2wjLtT52rGC+SwBQaydqblU8PX5On0C4QOywcYxKbiSh912PNpg&#10;alzPGV3yUIoIYZ+igiqENpXS64os+plriaNXuM5iiLIrpemwj3DbyEWSrKXFmuNChS29VKRP+dkq&#10;CPvz6r3ICv37fdTZYrn86H8OpNTDZNg/gwg0hHv4v/1mFKwfV/B3Jh4Bub0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QurbN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<v:group id="Group 594" o:spid="_x0000_s1172" style="position:absolute;left:5933;top:-24;width:55;height:0" coordorigin="5933,-24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M80Zq8UAAADcAAAA&#10;DwAAAAAAAAAAAAAAAACpAgAAZHJzL2Rvd25yZXYueG1sUEsFBgAAAAAEAAQA+gAAAJsDAAAAAA==&#10;">
                                                                                                                                                        <v:polyline id="Freeform 703" o:spid="_x0000_s1173" style="position:absolute;visibility:visible;mso-wrap-style:square;v-text-anchor:top" points="11866,-48,11921,-48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JI0hxgAA&#10;ANwAAAAPAAAAZHJzL2Rvd25yZXYueG1sRI/dagIxFITvBd8hHKF3mlWplq1RpFAoYoXdltLeHZKz&#10;P7g5WTbR3b59Iwi9HGbmG2azG2wjrtT52rGC+SwBQaydqblU8PnxOn0C4QOywcYxKfglD7vteLTB&#10;1LieM7rmoRQRwj5FBVUIbSql1xVZ9DPXEkevcJ3FEGVXStNhH+G2kYskWUmLNceFClt6qUif84tV&#10;EPaXx/ciK/TP11Fni+Xy1H8fSKmHybB/BhFoCP/he/vNKFit13A7E4+A3P4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PJI0h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<v:group id="Group 595" o:spid="_x0000_s1174" style="position:absolute;left:5960;top:-24;width:0;height:329" coordorigin="5960,-24" coordsize="0,329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C0eKELDAAAA3AAAAA8A&#10;AAAAAAAAAAAAAAAAqQIAAGRycy9kb3ducmV2LnhtbFBLBQYAAAAABAAEAPoAAACZAwAAAAA=&#10;">
                                                                                                                                                          <v:polyline id="Freeform 702" o:spid="_x0000_s1175" style="position:absolute;visibility:visible;mso-wrap-style:square;v-text-anchor:top" points="11920,-48,11920,281" coordsize="0,32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0rjOAxQAA&#10;ANwAAAAPAAAAZHJzL2Rvd25yZXYueG1sRI/RasJAFETfC/7DcoW+1Y19sJq6CaK0lIqisR9wm70m&#10;S7N3Q3aN8e+7QqGPw8ycYZb5YBvRU+eNYwXTSQKCuHTacKXg6/T2NAfhA7LGxjEpuJGHPBs9LDHV&#10;7spH6otQiQhhn6KCOoQ2ldKXNVn0E9cSR+/sOoshyq6SusNrhNtGPifJTFo0HBdqbGldU/lTXKwC&#10;t9q8H3b9517ezt9bczkV1mwKpR7Hw+oVRKAh/If/2h9awexlAfcz8QjI7B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SuM4D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                        <v:path arrowok="t" o:connecttype="custom" o:connectlocs="0,-24;0,305" o:connectangles="0,0"/>
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<v:group id="Group 596" o:spid="_x0000_s1176" style="position:absolute;left:5933;top:305;width:55;height:0" coordorigin="5933,305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5r1UY8IAAADcAAAADwAA&#10;AAAAAAAAAAAAAACpAgAAZHJzL2Rvd25yZXYueG1sUEsFBgAAAAAEAAQA+gAAAJgDAAAAAA==&#10;">
                                                                                                                                                            <v:polyline id="Freeform 701" o:spid="_x0000_s1177" style="position:absolute;visibility:visible;mso-wrap-style:square;v-text-anchor:top" points="11866,610,11921,610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VMDpxgAA&#10;ANwAAAAPAAAAZHJzL2Rvd25yZXYueG1sRI/dasJAFITvBd9hOQXvdKNSkdQ1BKFQxBZiS2nvDrsn&#10;PzR7NmRXE9++Wyh4OczMN8wuG20rrtT7xrGC5SIBQaydabhS8PH+PN+C8AHZYOuYFNzIQ7afTnaY&#10;GjdwQddzqESEsE9RQR1Cl0rpdU0W/cJ1xNErXW8xRNlX0vQ4RLht5SpJNtJiw3Ghxo4ONemf88Uq&#10;CPnl8bUsSv39edLFar1+G76OpNTsYcyfQAQawz38334xCjbbJfydiUdA7n8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aVMDp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<v:group id="Group 597" o:spid="_x0000_s1178" style="position:absolute;left:6318;top:-433;width:55;height:0" coordorigin="6318,-433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5I2+PxAAAANwAAAAP&#10;AAAAAAAAAAAAAAAAAKkCAABkcnMvZG93bnJldi54bWxQSwUGAAAAAAQABAD6AAAAmgMAAAAA&#10;">
                                                                                                                                                              <v:polyline id="Freeform 700" o:spid="_x0000_s1179" style="position:absolute;visibility:visible;mso-wrap-style:square;v-text-anchor:top" points="12636,-866,12691,-866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yvsFxQAA&#10;ANwAAAAPAAAAZHJzL2Rvd25yZXYueG1sRI/dagIxFITvBd8hnIJ3mq1LRVajiFAoYgtrS9G7Q3L2&#10;Bzcnyya669s3hUIvh5n5hllvB9uIO3W+dqzgeZaAINbO1Fwq+Pp8nS5B+IBssHFMCh7kYbsZj9aY&#10;GddzTvdTKEWEsM9QQRVCm0npdUUW/cy1xNErXGcxRNmV0nTYR7ht5DxJFtJizXGhwpb2Fenr6WYV&#10;hN3t5b3IC335Pup8nqYf/flASk2eht0KRKAh/If/2m9GwWKZwu+ZeATk5g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XK+wX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<v:group id="Group 598" o:spid="_x0000_s1180" style="position:absolute;left:6345;top:-433;width:0;height:628" coordorigin="6345,-433" coordsize="0,62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JmGUmDGAAAA3AAA&#10;AA8AAAAAAAAAAAAAAAAAqQIAAGRycy9kb3ducmV2LnhtbFBLBQYAAAAABAAEAPoAAACcAwAAAAA=&#10;">
                                                                                                                                                                <v:shape id="Freeform 699" o:spid="_x0000_s1181" style="position:absolute;left:12690;top:-866;width:0;height:627;visibility:visible;mso-wrap-style:square;v-text-anchor:top" coordsize="0,62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9fGn0xAAA&#10;ANwAAAAPAAAAZHJzL2Rvd25yZXYueG1sRI9PawIxFMTvBb9DeIXearal/mE1ihQKPZW6Cl4fyXN3&#10;dfOyJFFjP30jCB6HmfkNM18m24kz+dA6VvA2LEAQa2darhVsN1+vUxAhIhvsHJOCKwVYLgZPcyyN&#10;u/CazlWsRYZwKFFBE2NfShl0QxbD0PXE2ds7bzFm6WtpPF4y3HbyvSjG0mLLeaHBnj4b0sfqZBVU&#10;3frj+pPcTv/9upMOyR/SZqLUy3NazUBESvERvre/jYLxdAS3M/kIyMU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PXxp9MQAAADcAAAADwAAAAAAAAAAAAAAAACXAgAAZHJzL2Rv&#10;d25yZXYueG1sUEsFBgAAAAAEAAQA9QAAAIgDAAAAAA==&#10;" path="m0,0l0,628e" filled="f" strokecolor="#999898" strokeweight="10209emu">
                                                                                                                                                                  <v:path arrowok="t" o:connecttype="custom" o:connectlocs="0,-432;0,195" o:connectangles="0,0"/>
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<v:group id="Group 599" o:spid="_x0000_s1182" style="position:absolute;left:6318;top:194;width:55;height:0" coordorigin="6318,194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GGGmMxAAAANwAAAAP&#10;AAAAAAAAAAAAAAAAAKkCAABkcnMvZG93bnJldi54bWxQSwUGAAAAAAQABAD6AAAAmgMAAAAA&#10;">
                                                                                                                                                                  <v:polyline id="Freeform 698" o:spid="_x0000_s1183" style="position:absolute;visibility:visible;mso-wrap-style:square;v-text-anchor:top" points="12636,388,12691,388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68f0GxgAA&#10;ANwAAAAPAAAAZHJzL2Rvd25yZXYueG1sRI/dagIxFITvBd8hnELvNFulVlajiFAopRbWiujdITn7&#10;g5uTZRPd7ds3QsHLYWa+YZbr3tbiRq2vHCt4GScgiLUzFRcKDj/vozkIH5AN1o5JwS95WK+GgyWm&#10;xnWc0W0fChEh7FNUUIbQpFJ6XZJFP3YNcfRy11oMUbaFNC12EW5rOUmSmbRYcVwosaFtSfqyv1oF&#10;YXN93eVZrs/HL51NptPv7vRJSj0/9ZsFiEB9eIT/2x9GwWz+Bvcz8QjI1R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68f0G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<v:group id="Group 600" o:spid="_x0000_s1184" style="position:absolute;left:6703;top:-10;width:55;height:0" coordorigin="6703,-10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GMtYZcIAAADcAAAADwAA&#10;AAAAAAAAAAAAAACpAgAAZHJzL2Rvd25yZXYueG1sUEsFBgAAAAAEAAQA+gAAAJgDAAAAAA==&#10;">
                                                                                                                                                                    <v:polyline id="Freeform 697" o:spid="_x0000_s1185" style="position:absolute;visibility:visible;mso-wrap-style:square;v-text-anchor:top" points="13406,-20,13461,-20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IszvxgAA&#10;ANwAAAAPAAAAZHJzL2Rvd25yZXYueG1sRI/dagIxFITvBd8hHKF3mlWp2K1RpFAoYoXdltLeHZKz&#10;P7g5WTbR3b59Iwi9HGbmG2azG2wjrtT52rGC+SwBQaydqblU8PnxOl2D8AHZYOOYFPySh912PNpg&#10;alzPGV3zUIoIYZ+igiqENpXS64os+plriaNXuM5iiLIrpemwj3DbyEWSrKTFmuNChS29VKTP+cUq&#10;CPvL43uRFfrn66izxXJ56r8PpNTDZNg/gwg0hP/wvf1mFKzWT3A7E4+A3P4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kIszv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<v:group id="Group 601" o:spid="_x0000_s1186" style="position:absolute;left:6730;top:-10;width:0;height:453" coordorigin="6730,-10" coordsize="0,45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GNkwr7DAAAA3AAAAA8A&#10;AAAAAAAAAAAAAAAAqQIAAGRycy9kb3ducmV2LnhtbFBLBQYAAAAABAAEAPoAAACZAwAAAAA=&#10;">
                                                                                                                                                                      <v:shape id="Freeform 696" o:spid="_x0000_s1187" style="position:absolute;left:13460;top:-20;width:0;height:452;visibility:visible;mso-wrap-style:square;v-text-anchor:top" coordsize="0,45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XCUFxAAA&#10;ANwAAAAPAAAAZHJzL2Rvd25yZXYueG1sRI9BawIxFITvBf9DeIKXUrN6EN0aRZRKTwVXvT82z822&#10;m5d1k67pv28EweMwM98wy3W0jeip87VjBZNxBoK4dLrmSsHp+PE2B+EDssbGMSn4Iw/r1eBlibl2&#10;Nz5QX4RKJAj7HBWYENpcSl8asujHriVO3sV1FkOSXSV1h7cEt42cZtlMWqw5LRhsaWuo/Cl+rYKi&#10;2emv/UG/Xk/9dTP9PseLNVGp0TBu3kEEiuEZfrQ/tYLZYgL3M+kIyNU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lwlBcQAAADcAAAADwAAAAAAAAAAAAAAAACXAgAAZHJzL2Rv&#10;d25yZXYueG1sUEsFBgAAAAAEAAQA9QAAAIgDAAAAAA==&#10;" path="m0,0l0,453e" filled="f" strokecolor="#999898" strokeweight="10209emu">
                                                                                                                                                                        <v:path arrowok="t" o:connecttype="custom" o:connectlocs="0,-10;0,442" o:connectangles="0,0"/>
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<v:group id="Group 602" o:spid="_x0000_s1188" style="position:absolute;left:6703;top:442;width:55;height:0" coordorigin="6703,442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8+vlSxgAAANwAAAAPAAAAZHJzL2Rvd25yZXYueG1sRI9Ba8JAFITvBf/D8oTe&#10;mk0sDTVmFRErHkKhKpTeHtlnEsy+DdltEv99t1DocZiZb5h8M5lWDNS7xrKCJIpBEJdWN1wpuJzf&#10;nl5BOI+ssbVMCu7kYLOePeSYaTvyBw0nX4kAYZehgtr7LpPSlTUZdJHtiIN3tb1BH2RfSd3jGOCm&#10;lYs4TqXBhsNCjR3taipvp2+j4DDiuH1O9kNxu+7uX+eX988iIaUe59N2BcLT5P/Df+2jVpAuF/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Pz6+VLGAAAA3AAA&#10;AA8AAAAAAAAAAAAAAAAAqQIAAGRycy9kb3ducmV2LnhtbFBLBQYAAAAABAAEAPoAAACcAwAAAAA=&#10;">
                                                                                                                                                                        <v:polyline id="Freeform 695" o:spid="_x0000_s1189" style="position:absolute;visibility:visible;mso-wrap-style:square;v-text-anchor:top" points="13406,884,13461,884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E23YxgAA&#10;ANwAAAAPAAAAZHJzL2Rvd25yZXYueG1sRI/dagIxFITvC32HcAq9q9m6VHQ1ihQKpdTCqkh7d0jO&#10;/uDmZNlEd317IxS8HGbmG2axGmwjztT52rGC11ECglg7U3OpYL/7eJmC8AHZYOOYFFzIw2r5+LDA&#10;zLieczpvQykihH2GCqoQ2kxKryuy6EeuJY5e4TqLIcqulKbDPsJtI8dJMpEWa44LFbb0XpE+bk9W&#10;QVif3jZFXui/w7fOx2n60/9+kVLPT8N6DiLQEO7h//anUTCZpXA7E4+AXF4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AE23Y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<v:group id="Group 603" o:spid="_x0000_s1190" style="position:absolute;left:7780;top:-257;width:55;height:0" coordorigin="7780,-257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BxfxL3GAAAA3AAA&#10;AA8AAAAAAAAAAAAAAAAAqQIAAGRycy9kb3ducmV2LnhtbFBLBQYAAAAABAAEAPoAAACcAwAAAAA=&#10;">
                                                                                                                                                                          <v:polyline id="Freeform 694" o:spid="_x0000_s1191" style="position:absolute;visibility:visible;mso-wrap-style:square;v-text-anchor:top" points="15560,-514,15615,-514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tlA3xgAA&#10;ANwAAAAPAAAAZHJzL2Rvd25yZXYueG1sRI/dagIxFITvBd8hHKF3mlVR2q1RpFAoYgu7LaW9OyRn&#10;f3Bzsmyiu769KRS8HGbmG2azG2wjLtT52rGC+SwBQaydqblU8PX5On0E4QOywcYxKbiSh912PNpg&#10;alzPGV3yUIoIYZ+igiqENpXS64os+plriaNXuM5iiLIrpemwj3DbyEWSrKXFmuNChS29VKRP+dkq&#10;CPvz6r3ICv37fdTZYrn86H8OpNTDZNg/gwg0hHv4v/1mFKyfVvB3Jh4Bub0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gtlA3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<v:group id="Group 604" o:spid="_x0000_s1192" style="position:absolute;left:7808;top:-257;width:0;height:531" coordorigin="7808,-257" coordsize="0,53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g8H/UcUAAADcAAAA&#10;DwAAAAAAAAAAAAAAAACpAgAAZHJzL2Rvd25yZXYueG1sUEsFBgAAAAAEAAQA+gAAAJsDAAAAAA==&#10;">
                                                                                                                                                                            <v:polyline id="Freeform 693" o:spid="_x0000_s1193" style="position:absolute;visibility:visible;mso-wrap-style:square;v-text-anchor:top" points="15616,-514,15616,17" coordsize="0,53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1ZhurxQAA&#10;ANwAAAAPAAAAZHJzL2Rvd25yZXYueG1sRI9BS8NAFITvBf/D8gQvxW7qodXYbSnSoniqSX/AM/tM&#10;QrNvQ96mG/+9Kwgeh5n5htnsJtepKw3SejawXGSgiCtvW64NnMvj/SMoCcgWO89k4JsEdtub2QZz&#10;6yN/0LUItUoQlhwNNCH0udZSNeRQFr4nTt6XHxyGJIda2wFjgrtOP2TZSjtsOS002NNLQ9WlGJ2B&#10;w7G8fEp8HYXKMZN4PsX5+96Yu9tp/wwq0BT+w3/tN2tg9bSG3zPpCOjt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VmG6v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                                          <v:path arrowok="t" o:connecttype="custom" o:connectlocs="0,-257;0,274" o:connectangles="0,0"/>
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<v:group id="Group 605" o:spid="_x0000_s1194" style="position:absolute;left:7780;top:274;width:55;height:0" coordorigin="7780,274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J0SzrjDAAAA3AAAAA8A&#10;AAAAAAAAAAAAAAAAqQIAAGRycy9kb3ducmV2LnhtbFBLBQYAAAAABAAEAPoAAACZAwAAAAA=&#10;">
                                                                                                                                                                              <v:polyline id="Freeform 692" o:spid="_x0000_s1195" style="position:absolute;visibility:visible;mso-wrap-style:square;v-text-anchor:top" points="15560,548,15615,548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+1oyxgAA&#10;ANwAAAAPAAAAZHJzL2Rvd25yZXYueG1sRI/dagIxFITvBd8hnELvNFulUlejiFAopRbWiujdITn7&#10;g5uTZRPd7ds3QsHLYWa+YZbr3tbiRq2vHCt4GScgiLUzFRcKDj/vozcQPiAbrB2Tgl/ysF4NB0tM&#10;jes4o9s+FCJC2KeooAyhSaX0uiSLfuwa4ujlrrUYomwLaVrsItzWcpIkM2mx4rhQYkPbkvRlf7UK&#10;wub6usuzXJ+PXzqbTKff3emTlHp+6jcLEIH68Aj/tz+Mgtl8Dvcz8QjI1R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h+1oy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<v:group id="Group 606" o:spid="_x0000_s1196" style="position:absolute;left:5933;top:228;width:55;height:0" coordorigin="5933,228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/Y9YpMIAAADcAAAADwAA&#10;AAAAAAAAAAAAAACpAgAAZHJzL2Rvd25yZXYueG1sUEsFBgAAAAAEAAQA+gAAAJgDAAAAAA==&#10;">
                                                                                                                                                                                <v:polyline id="Freeform 691" o:spid="_x0000_s1197" style="position:absolute;visibility:visible;mso-wrap-style:square;v-text-anchor:top" points="11866,456,11921,456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ZswuxgAA&#10;ANwAAAAPAAAAZHJzL2Rvd25yZXYueG1sRI9bawIxFITfC/0P4RT6VrMqXtgaRQShlFrYbZH27ZCc&#10;vdDNybKJ7vrvTUHwcZiZb5jVZrCNOFPna8cKxqMEBLF2puZSwffX/mUJwgdkg41jUnAhD5v148MK&#10;U+N6zuich1JECPsUFVQhtKmUXldk0Y9cSxy9wnUWQ5RdKU2HfYTbRk6SZC4t1hwXKmxpV5H+y09W&#10;QdieZociK/Tv8UNnk+n0s/95J6Wen4btK4hAQ7iHb+03o2CRjOH/TDwCcn0F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BZswu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<v:group id="Group 607" o:spid="_x0000_s1198" style="position:absolute;left:5960;top:228;width:0;height:470" coordorigin="5960,228" coordsize="0,4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GIRY0jGAAAA3AAA&#10;AA8AAAAAAAAAAAAAAAAAqQIAAGRycy9kb3ducmV2LnhtbFBLBQYAAAAABAAEAPoAAACcAwAAAAA=&#10;">
                                                                                                                                                                                  <v:polyline id="Freeform 690" o:spid="_x0000_s1199" style="position:absolute;visibility:visible;mso-wrap-style:square;v-text-anchor:top" points="11920,456,11920,926" coordsize="0,47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JPQHxQAA&#10;ANwAAAAPAAAAZHJzL2Rvd25yZXYueG1sRI9Ba8JAFITvBf/D8gRvdVelWtJsRKSCeClVwR4f2dck&#10;JPs2ZLea+Ou7hYLHYWa+YdJ1bxtxpc5XjjXMpgoEce5MxYWG82n3/ArCB2SDjWPSMJCHdTZ6SjEx&#10;7safdD2GQkQI+wQ1lCG0iZQ+L8min7qWOHrfrrMYouwKaTq8Rbht5FyppbRYcVwosaVtSXl9/LEa&#10;eOU3L4fL9u6+luchDFirj/pd68m437yBCNSHR/i/vTcaVmoBf2fiEZDZL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0k9Af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                                                <v:path arrowok="t" o:connecttype="custom" o:connectlocs="0,228;0,698" o:connectangles="0,0"/>
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<v:group id="Group 608" o:spid="_x0000_s1200" style="position:absolute;left:5933;top:698;width:55;height:0" coordorigin="5933,698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IK0XqfGAAAA3AAA&#10;AA8AAAAAAAAAAAAAAAAAqQIAAGRycy9kb3ducmV2LnhtbFBLBQYAAAAABAAEAPoAAACcAwAAAAA=&#10;">
                                                                                                                                                                                    <v:polyline id="Freeform 689" o:spid="_x0000_s1201" style="position:absolute;visibility:visible;mso-wrap-style:square;v-text-anchor:top" points="11866,1396,11921,1396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+XcotxgAA&#10;ANwAAAAPAAAAZHJzL2Rvd25yZXYueG1sRI/dagIxFITvC75DOAXvaraKrWyNIoIgUoXdFmnvDsnZ&#10;H7o5WTbR3b69EQq9HGbmG2a5HmwjrtT52rGC50kCglg7U3Op4PNj97QA4QOywcYxKfglD+vV6GGJ&#10;qXE9Z3TNQykihH2KCqoQ2lRKryuy6CeuJY5e4TqLIcqulKbDPsJtI6dJ8iIt1hwXKmxpW5H+yS9W&#10;Qdhc5sciK/T3+V1n09ns1H8dSKnx47B5AxFoCP/hv/beKHhN5nA/E4+AXN0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+Xcot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<v:group id="Group 609" o:spid="_x0000_s1202" style="position:absolute;left:6318;top:170;width:55;height:0" coordorigin="6318,170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B0qZUv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<v:polyline id="Freeform 688" o:spid="_x0000_s1203" style="position:absolute;visibility:visible;mso-wrap-style:square;v-text-anchor:top" points="12636,340,12691,340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w/HBxgAA&#10;ANwAAAAPAAAAZHJzL2Rvd25yZXYueG1sRI/dagIxFITvBd8hnELvNFulKqtRRCiU0gq7LdLeHZKz&#10;P7g5WTbR3b59UxC8HGbmG2azG2wjrtT52rGCp2kCglg7U3Op4OvzZbIC4QOywcYxKfglD7vteLTB&#10;1LieM7rmoRQRwj5FBVUIbSql1xVZ9FPXEkevcJ3FEGVXStNhH+G2kbMkWUiLNceFCls6VKTP+cUq&#10;CPvL80eRFfrn9K6z2Xx+7L/fSKnHh2G/BhFoCPfwrf1qFCyTJfyfiUdAbv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hw/HB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<v:group id="Group 610" o:spid="_x0000_s1204" style="position:absolute;left:6345;top:170;width:0;height:317" coordorigin="6345,170" coordsize="0,31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A/lUosIAAADcAAAADwAA&#10;AAAAAAAAAAAAAACpAgAAZHJzL2Rvd25yZXYueG1sUEsFBgAAAAAEAAQA+gAAAJgDAAAAAA==&#10;">
                                                                                                                                                                                        <v:shape id="Freeform 687" o:spid="_x0000_s1205" style="position:absolute;left:12690;top:340;width:0;height:316;visibility:visible;mso-wrap-style:square;v-text-anchor:top" coordsize="0,31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24XkxgAA&#10;ANwAAAAPAAAAZHJzL2Rvd25yZXYueG1sRI/dasJAFITvhb7Dcgre1U2iWE1dRYViqVLwl14esqdJ&#10;aPZsyG5j+vZdoeDlMDPfMLNFZyrRUuNKywriQQSCOLO65FzB6fj6NAHhPLLGyjIp+CUHi/lDb4ap&#10;tlfeU3vwuQgQdikqKLyvUyldVpBBN7A1cfC+bGPQB9nkUjd4DXBTySSKxtJgyWGhwJrWBWXfhx+j&#10;YHncnLe7JH7/vAwz047ihD5WRqn+Y7d8AeGp8/fwf/tNK3iOpnA7E46AnP8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U24XkxgAAANwAAAAPAAAAAAAAAAAAAAAAAJcCAABkcnMv&#10;ZG93bnJldi54bWxQSwUGAAAAAAQABAD1AAAAigMAAAAA&#10;" path="m0,0l0,317e" filled="f" strokecolor="#999898" strokeweight="10209emu">
                                                                                                                                                                                          <v:path arrowok="t" o:connecttype="custom" o:connectlocs="0,169;0,485" o:connectangles="0,0"/>
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<v:group id="Group 611" o:spid="_x0000_s1206" style="position:absolute;left:6318;top:486;width:55;height:0" coordorigin="6318,486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HhWznnDAAAA3AAAAA8A&#10;AAAAAAAAAAAAAAAAqQIAAGRycy9kb3ducmV2LnhtbFBLBQYAAAAABAAEAPoAAACZAwAAAAA=&#10;">
                                                                                                                                                                                          <v:polyline id="Freeform 686" o:spid="_x0000_s1207" style="position:absolute;visibility:visible;mso-wrap-style:square;v-text-anchor:top" points="12636,972,12691,972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v1rzxgAA&#10;ANwAAAAPAAAAZHJzL2Rvd25yZXYueG1sRI/dagIxFITvhb5DOAXvNLuKbVmNIoIgpRbWltLeHZKz&#10;P7g5WTbRXd/eFAq9HGbmG2a1GWwjrtT52rGCdJqAINbO1Fwq+PzYT15A+IBssHFMCm7kYbN+GK0w&#10;M67nnK6nUIoIYZ+hgiqENpPS64os+qlriaNXuM5iiLIrpemwj3DbyFmSPEmLNceFClvaVaTPp4tV&#10;ELaXxbHIC/3z9abz2Xz+3n+/klLjx2G7BBFoCP/hv/bBKHhOU/g9E4+AXN8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Ev1rz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<v:group id="Group 612" o:spid="_x0000_s1208" style="position:absolute;left:6703;top:36;width:55;height:0" coordorigin="6703,36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nyPWVxAAAANwAAAAP&#10;AAAAAAAAAAAAAAAAAKkCAABkcnMvZG93bnJldi54bWxQSwUGAAAAAAQABAD6AAAAmgMAAAAA&#10;">
                                                                                                                                                                                            <v:polyline id="Freeform 685" o:spid="_x0000_s1209" style="position:absolute;visibility:visible;mso-wrap-style:square;v-text-anchor:top" points="13406,72,13461,72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IWEfxgAA&#10;ANwAAAAPAAAAZHJzL2Rvd25yZXYueG1sRI/dagIxFITvhb5DOIXeaVYX27IaRQShiBbWltLeHZKz&#10;P7g5WTbRXd/eFAq9HGbmG2a5HmwjrtT52rGC6SQBQaydqblU8PmxG7+C8AHZYOOYFNzIw3r1MFpi&#10;ZlzPOV1PoRQRwj5DBVUIbSal1xVZ9BPXEkevcJ3FEGVXStNhH+G2kbMkeZYWa44LFba0rUifTxer&#10;IGwu82ORF/rn66DzWZq+9997UurpcdgsQAQawn/4r/1mFLxMU/g9E4+AXN0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bIWEf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<v:group id="Group 613" o:spid="_x0000_s1210" style="position:absolute;left:6730;top:36;width:0;height:521" coordorigin="6730,36" coordsize="0,52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AdtyHr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<v:shape id="Freeform 684" o:spid="_x0000_s1211" style="position:absolute;left:13460;top:72;width:0;height:520;visibility:visible;mso-wrap-style:square;v-text-anchor:top" coordsize="0,52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7yPgxQAA&#10;ANwAAAAPAAAAZHJzL2Rvd25yZXYueG1sRI9BawIxFITvhf6H8ApepGYV1Lo1ShFEQRHctp4fm+dm&#10;6eZl3URd/70RhB6HmfmGmc5bW4kLNb50rKDfS0AQ506XXCj4+V6+f4DwAVlj5ZgU3MjDfPb6MsVU&#10;uyvv6ZKFQkQI+xQVmBDqVEqfG7Loe64mjt7RNRZDlE0hdYPXCLeVHCTJSFosOS4YrGlhKP/LzlZB&#10;0V3vTqvfkRnWh8n2OMks681Bqc5b+/UJIlAb/sPP9lorGPeH8DgTj4Cc3Q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HvI+DFAAAA3AAAAA8AAAAAAAAAAAAAAAAAlwIAAGRycy9k&#10;b3ducmV2LnhtbFBLBQYAAAAABAAEAPUAAACJAwAAAAA=&#10;" path="m0,0l0,521e" filled="f" strokecolor="#999898" strokeweight="10209emu">
                                                                                                                                                                                                <v:path arrowok="t" o:connecttype="custom" o:connectlocs="0,36;0,556" o:connectangles="0,0"/>
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<v:group id="Group 614" o:spid="_x0000_s1212" style="position:absolute;left:6703;top:556;width:55;height:0" coordorigin="6703,556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Jjz85b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<v:polyline id="Freeform 683" o:spid="_x0000_s1213" style="position:absolute;visibility:visible;mso-wrap-style:square;v-text-anchor:top" points="13406,1112,13461,1112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GmccxgAA&#10;ANwAAAAPAAAAZHJzL2Rvd25yZXYueG1sRI/dagIxFITvC32HcAq9q1kVtWyNIgVBigqrpbR3h+Ts&#10;D92cLJvorm9vBMHLYWa+YebL3tbiTK2vHCsYDhIQxNqZigsF38f12zsIH5AN1o5JwYU8LBfPT3NM&#10;jes4o/MhFCJC2KeooAyhSaX0uiSLfuAa4ujlrrUYomwLaVrsItzWcpQkU2mx4rhQYkOfJen/w8kq&#10;CKvTZJdnuf772epsNB7vu98vUur1pV99gAjUh0f43t4YBbPhDG5n4hGQiy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kGmcc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<v:group id="Group 615" o:spid="_x0000_s1214" style="position:absolute;left:7780;top:82;width:55;height:0" coordorigin="7780,82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IYgwn/DAAAA3AAAAA8A&#10;AAAAAAAAAAAAAAAAqQIAAGRycy9kb3ducmV2LnhtbFBLBQYAAAAABAAEAPoAAACZAwAAAAA=&#10;">
                                                                                                                                                                                                  <v:polyline id="Freeform 682" o:spid="_x0000_s1215" style="position:absolute;visibility:visible;mso-wrap-style:square;v-text-anchor:top" points="15560,164,15615,164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6yVb1xgAA&#10;ANwAAAAPAAAAZHJzL2Rvd25yZXYueG1sRI9bawIxFITfC/0P4RR8q1kVe1mNIoIgYoW1pdS3Q3L2&#10;gpuTZRPd9d+bQqGPw8x8w8yXva3FlVpfOVYwGiYgiLUzFRcKvj43z28gfEA2WDsmBTfysFw8Pswx&#10;Na7jjK7HUIgIYZ+igjKEJpXS65Is+qFriKOXu9ZiiLItpGmxi3Bby3GSvEiLFceFEhtal6TPx4tV&#10;EFaX6Uee5fr0vdfZeDI5dD87Umrw1K9mIAL14T/8194aBa+jd/g9E4+AXNw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6yVb1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<v:group id="Group 616" o:spid="_x0000_s1216" style="position:absolute;left:7808;top:82;width:0;height:420" coordorigin="7808,82" coordsize="0,42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tjoExMIAAADcAAAADwAA&#10;AAAAAAAAAAAAAACpAgAAZHJzL2Rvd25yZXYueG1sUEsFBgAAAAAEAAQA+gAAAJgDAAAAAA==&#10;">
                                                                                                                                                                                                    <v:polyline id="Freeform 681" o:spid="_x0000_s1217" style="position:absolute;visibility:visible;mso-wrap-style:square;v-text-anchor:top" points="15616,164,15616,584" coordsize="0,42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3CsRxQAA&#10;ANwAAAAPAAAAZHJzL2Rvd25yZXYueG1sRI9Ba8JAFITvBf/D8oTemo1bsBpdRQRpD72oAT0+ss8k&#10;mn0bsltN++tdoeBxmJlvmPmyt424UudrxxpGSQqCuHCm5lJDvt+8TUD4gGywcUwafsnDcjF4mWNm&#10;3I23dN2FUkQI+ww1VCG0mZS+qMiiT1xLHL2T6yyGKLtSmg5vEW4bqdJ0LC3WHBcqbGldUXHZ/VgN&#10;5YTO+fRd/bnpJlff9fGg+uJT69dhv5qBCNSHZ/i//WU0fKgRPM7EIyAX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zcKxH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                                                                  <v:path arrowok="t" o:connecttype="custom" o:connectlocs="0,82;0,502" o:connectangles="0,0"/>
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<v:group id="Group 617" o:spid="_x0000_s1218" style="position:absolute;left:7780;top:502;width:55;height:0" coordorigin="7780,502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KaQ/KMUAAADcAAAA&#10;DwAAAAAAAAAAAAAAAACpAgAAZHJzL2Rvd25yZXYueG1sUEsFBgAAAAAEAAQA+gAAAJsDAAAAAA==&#10;">
                                                                                                                                                                                                      <v:polyline id="Freeform 680" o:spid="_x0000_s1219" style="position:absolute;visibility:visible;mso-wrap-style:square;v-text-anchor:top" points="15560,1004,15615,1004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TauixgAA&#10;ANwAAAAPAAAAZHJzL2Rvd25yZXYueG1sRI/dasJAFITvC32H5RS8q5sm1Ep0FSkUpLSFWBG9O+ye&#10;/NDs2ZBdTfr23YLg5TAz3zDL9WhbcaHeN44VPE0TEMTamYYrBfvvt8c5CB+QDbaOScEveViv7u+W&#10;mBs3cEGXXahEhLDPUUEdQpdL6XVNFv3UdcTRK11vMUTZV9L0OES4bWWaJDNpseG4UGNHrzXpn93Z&#10;Kgib8/NnWZT6dPjQRZplX8PxnZSaPIybBYhAY7iFr+2tUfCSZvB/Jh4BufoD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VTaui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<v:group id="Group 618" o:spid="_x0000_s1220" style="position:absolute;left:5933;top:314;width:55;height:0" coordorigin="5933,314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yQECx8UAAADcAAAA&#10;DwAAAAAAAAAAAAAAAACpAgAAZHJzL2Rvd25yZXYueG1sUEsFBgAAAAAEAAQA+gAAAJsDAAAAAA==&#10;">
                                                                                                                                                                                                        <v:polyline id="Freeform 679" o:spid="_x0000_s1221" style="position:absolute;visibility:visible;mso-wrap-style:square;v-text-anchor:top" points="11866,628,11921,628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16JZNxgAA&#10;ANwAAAAPAAAAZHJzL2Rvd25yZXYueG1sRI/dagIxFITvC75DOIXe1WxXrLIaRYRCKbWwKtLeHZKz&#10;P7g5WTbR3b69KRS8HGbmG2a5HmwjrtT52rGCl3ECglg7U3Op4Hh4e56D8AHZYOOYFPySh/Vq9LDE&#10;zLiec7ruQykihH2GCqoQ2kxKryuy6MeuJY5e4TqLIcqulKbDPsJtI9MkeZUWa44LFba0rUif9xer&#10;IGwu012RF/rn9KnzdDL56r8/SKmnx2GzABFoCPfwf/vdKJilU/g7E4+AXN0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16JZN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<v:group id="Group 619" o:spid="_x0000_s1222" style="position:absolute;left:5960;top:314;width:0;height:363" coordorigin="5960,314" coordsize="0,36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WnzkrxgAAANwAAAAPAAAAZHJzL2Rvd25yZXYueG1sRI9Ba8JAFITvBf/D8oTe&#10;mk0sTSVmFRErHkKhKpTeHtlnEsy+DdltEv99t1DocZiZb5h8M5lWDNS7xrKCJIpBEJdWN1wpuJzf&#10;npYgnEfW2FomBXdysFnPHnLMtB35g4aTr0SAsMtQQe19l0npypoMush2xMG72t6gD7KvpO5xDHDT&#10;ykUcp9Jgw2Ghxo52NZW307dRcBhx3D4n+6G4XXf3r/PL+2eRkFKP82m7AuFp8v/hv/ZRK3hdpP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FafOSv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        <v:shape id="Freeform 678" o:spid="_x0000_s1223" style="position:absolute;left:11920;top:628;width:0;height:362;visibility:visible;mso-wrap-style:square;v-text-anchor:top" coordsize="0,36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0xtvYxgAA&#10;ANwAAAAPAAAAZHJzL2Rvd25yZXYueG1sRI9Ba8JAFITvBf/D8oTe6katVVJXEbG20JZibO+P3dck&#10;mn0bsmuS/vtuQehxmJlvmOW6t5VoqfGlYwXjUQKCWDtTcq7g8/h0twDhA7LByjEp+CEP69XgZomp&#10;cR0fqM1CLiKEfYoKihDqVEqvC7LoR64mjt63ayyGKJtcmga7CLeVnCTJg7RYclwosKZtQfqcXayC&#10;XdCvs+fp18e+vU+ynTvp927xptTtsN88ggjUh//wtf1iFMwnc/g7E4+AXP0C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0xtvYxgAAANwAAAAPAAAAAAAAAAAAAAAAAJcCAABkcnMv&#10;ZG93bnJldi54bWxQSwUGAAAAAAQABAD1AAAAigMAAAAA&#10;" path="m0,0l0,363e" filled="f" strokecolor="#999898" strokeweight="10209emu">
                                                                                                                                                                                                            <v:path arrowok="t" o:connecttype="custom" o:connectlocs="0,313;0,675" o:connectangles="0,0"/>
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<v:group id="Group 620" o:spid="_x0000_s1224" style="position:absolute;left:5933;top:676;width:55;height:0" coordorigin="5933,676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SEwIwsIAAADcAAAADwAA&#10;AAAAAAAAAAAAAACpAgAAZHJzL2Rvd25yZXYueG1sUEsFBgAAAAAEAAQA+gAAAJgDAAAAAA==&#10;">
                                                                                                                                                                                                            <v:polyline id="Freeform 677" o:spid="_x0000_s1225" style="position:absolute;visibility:visible;mso-wrap-style:square;v-text-anchor:top" points="11866,1352,11921,1352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0pZxIxwAA&#10;ANwAAAAPAAAAZHJzL2Rvd25yZXYueG1sRI9La8MwEITvhf4HsYXeGrkO6cONEkKgUEoasFtKcluk&#10;9YNYK2MpsfPvo0Ihx2FmvmHmy9G24kS9bxwreJwkIIi1Mw1XCn6+3x9eQPiAbLB1TArO5GG5uL2Z&#10;Y2bcwDmdilCJCGGfoYI6hC6T0uuaLPqJ64ijV7reYoiyr6TpcYhw28o0SZ6kxYbjQo0drWvSh+Jo&#10;FYTVcfZV5qXe/250nk6n22H3SUrd342rNxCBxnAN/7c/jILn9BX+zsQjIBcX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dKWcSMcAAADcAAAADwAAAAAAAAAAAAAAAACXAgAAZHJz&#10;L2Rvd25yZXYueG1sUEsFBgAAAAAEAAQA9QAAAIsDAAAAAA==&#10;" filled="f" strokecolor="#999898" strokeweight="10209emu">
                                                                      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<v:group id="Group 621" o:spid="_x0000_s1226" style="position:absolute;left:6318;top:214;width:55;height:0" coordorigin="6318,214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M+OSGcIAAADcAAAADwAA&#10;AAAAAAAAAAAAAACpAgAAZHJzL2Rvd25yZXYueG1sUEsFBgAAAAAEAAQA+gAAAJgDAAAAAA==&#10;">
                                                                                                                                                                                                              <v:polyline id="Freeform 676" o:spid="_x0000_s1227" style="position:absolute;visibility:visible;mso-wrap-style:square;v-text-anchor:top" points="12636,428,12691,428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CgaTxgAA&#10;ANwAAAAPAAAAZHJzL2Rvd25yZXYueG1sRI/dagIxFITvhb5DOIXeaVYX27IaRQShiBbWltLeHZKz&#10;P7g5WTbRXd/eFAq9HGbmG2a5HmwjrtT52rGC6SQBQaydqblU8PmxG7+C8AHZYOOYFNzIw3r1MFpi&#10;ZlzPOV1PoRQRwj5DBVUIbSal1xVZ9BPXEkevcJ3FEGVXStNhH+G2kbMkeZYWa44LFba0rUifTxer&#10;IGwu82ORF/rn66DzWZq+9997UurpcdgsQAQawn/4r/1mFLykU/g9E4+AXN0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PCgaT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<v:group id="Group 622" o:spid="_x0000_s1228" style="position:absolute;left:6345;top:214;width:0;height:318" coordorigin="6345,214" coordsize="0,31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Kx9qfX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              <v:polyline id="Freeform 675" o:spid="_x0000_s1229" style="position:absolute;visibility:visible;mso-wrap-style:square;v-text-anchor:top" points="12690,428,12690,746" coordsize="0,31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ECh9xQAA&#10;ANwAAAAPAAAAZHJzL2Rvd25yZXYueG1sRI9Ba8JAFITvQv/D8oRepG7StCqpq5QWQczJtBdvj+xr&#10;Esy+TbPbJP57Vyh4HGbmG2a9HU0jeupcbVlBPI9AEBdW11wq+P7aPa1AOI+ssbFMCi7kYLt5mKwx&#10;1XbgI/W5L0WAsEtRQeV9m0rpiooMurltiYP3YzuDPsiulLrDIcBNI5+jaCEN1hwWKmzpo6LinP8Z&#10;BY2Jh89Fgfnh9Jux5tfTSzZrlXqcju9vIDyN/h7+b++1gmWSwO1MOAJycw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AQKH3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                                                                              <v:path arrowok="t" o:connecttype="custom" o:connectlocs="0,214;0,532" o:connectangles="0,0"/>
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<v:group id="Group 623" o:spid="_x0000_s1230" style="position:absolute;left:6318;top:532;width:55;height:0" coordorigin="6318,532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TNiUGsUAAADcAAAA&#10;DwAAAAAAAAAAAAAAAACpAgAAZHJzL2Rvd25yZXYueG1sUEsFBgAAAAAEAAQA+gAAAJsDAAAAAA==&#10;">
                                                                                                                                                                                                                  <v:polyline id="Freeform 674" o:spid="_x0000_s1231" style="position:absolute;visibility:visible;mso-wrap-style:square;v-text-anchor:top" points="12636,1064,12691,1064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MQCQxgAA&#10;ANwAAAAPAAAAZHJzL2Rvd25yZXYueG1sRI/dagIxFITvC75DOIXe1WxdrLIaRYRCKbWwKtLeHZKz&#10;P7g5WTbR3b69KRS8HGbmG2a5HmwjrtT52rGCl3ECglg7U3Op4Hh4e56D8AHZYOOYFPySh/Vq9LDE&#10;zLiec7ruQykihH2GCqoQ2kxKryuy6MeuJY5e4TqLIcqulKbDPsJtIydJ8iot1hwXKmxpW5E+7y9W&#10;QdhcprsiL/TP6VPnkzT96r8/SKmnx2GzABFoCPfwf/vdKJilU/g7E4+AXN0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wMQCQ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<v:group id="Group 624" o:spid="_x0000_s1232" style="position:absolute;left:6703;top:-98;width:55;height:0" coordorigin="6703,-98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TRq/2xQAAANwAAAAPAAAAZHJzL2Rvd25yZXYueG1sRI9Bi8IwFITvwv6H8IS9&#10;adoVdalGEXGXPYigLoi3R/Nsi81LaWJb/70RBI/DzHzDzJedKUVDtSssK4iHEQji1OqCMwX/x5/B&#10;NwjnkTWWlknBnRwsFx+9OSbatryn5uAzESDsElSQe18lUro0J4NuaCvi4F1sbdAHWWdS19gGuCnl&#10;VxRNpMGCw0KOFa1zSq+Hm1Hw22K7GsWbZnu9rO/n43h32sak1Ge/W81AeOr8O/xq/2kF09EE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00av9sUAAADcAAAA&#10;DwAAAAAAAAAAAAAAAACpAgAAZHJzL2Rvd25yZXYueG1sUEsFBgAAAAAEAAQA+gAAAJsDAAAAAA==&#10;">
                                                                                                                                                                                                                    <v:polyline id="Freeform 673" o:spid="_x0000_s1233" style="position:absolute;visibility:visible;mso-wrap-style:square;v-text-anchor:top" points="13406,-196,13461,-196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rzt8xgAA&#10;ANwAAAAPAAAAZHJzL2Rvd25yZXYueG1sRI/dagIxFITvC32HcAq9q9m6tMpqFCkUSqmFVZH27pCc&#10;/cHNybKJ7vr2RhC8HGbmG2a+HGwjTtT52rGC11ECglg7U3OpYLf9fJmC8AHZYOOYFJzJw3Lx+DDH&#10;zLieczptQikihH2GCqoQ2kxKryuy6EeuJY5e4TqLIcqulKbDPsJtI8dJ8i4t1hwXKmzpoyJ92Byt&#10;grA6vq2LvND/+x+dj9P0t//7JqWen4bVDESgIdzDt/aXUTBJJ3A9E4+AXFw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vrzt8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<v:group id="Group 625" o:spid="_x0000_s1234" style="position:absolute;left:6730;top:-98;width:0;height:526" coordorigin="6730,-98" coordsize="0,52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zZWeH8IAAADcAAAADwAA&#10;AAAAAAAAAAAAAACpAgAAZHJzL2Rvd25yZXYueG1sUEsFBgAAAAAEAAQA+gAAAJgDAAAAAA==&#10;">
                                                                                                                                                                                                                      <v:polyline id="Freeform 672" o:spid="_x0000_s1235" style="position:absolute;visibility:visible;mso-wrap-style:square;v-text-anchor:top" points="13460,-196,13460,330" coordsize="0,52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qRGSxgAA&#10;ANwAAAAPAAAAZHJzL2Rvd25yZXYueG1sRI9Ba8JAFITvhf6H5RW81U0Vqk1dpUYED0LVinh8ZF+T&#10;YPZt3F1N+u/dguBxmJlvmMmsM7W4kvOVZQVv/QQEcW51xYWC/c/ydQzCB2SNtWVS8EceZtPnpwmm&#10;2ra8pesuFCJC2KeooAyhSaX0eUkGfd82xNH7tc5giNIVUjtsI9zUcpAk79JgxXGhxIaykvLT7mIU&#10;VOfztz9mW3fJ9svTYr5uD5nbKNV76b4+QQTqwiN8b6+0gtHwA/7PxCMgpzc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yqRGS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                                              <v:path arrowok="t" o:connecttype="custom" o:connectlocs="0,-98;0,428" o:connectangles="0,0"/>
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<v:group id="Group 626" o:spid="_x0000_s1236" style="position:absolute;left:6703;top:428;width:55;height:0" coordorigin="6703,428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a+XhZMIAAADcAAAADwAA&#10;AAAAAAAAAAAAAACpAgAAZHJzL2Rvd25yZXYueG1sUEsFBgAAAAAEAAQA+gAAAJgDAAAAAA==&#10;">
                                                                                                                                                                                                                        <v:polyline id="Freeform 671" o:spid="_x0000_s1237" style="position:absolute;visibility:visible;mso-wrap-style:square;v-text-anchor:top" points="13406,856,13461,856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DHXuxgAA&#10;ANwAAAAPAAAAZHJzL2Rvd25yZXYueG1sRI9bawIxFITfC/0P4RR8q1kvvbAaRQRBxAprS6lvh+Ts&#10;BTcnyya66783hUIfh5n5hpkve1uLK7W+cqxgNExAEGtnKi4UfH1unt9B+IBssHZMCm7kYbl4fJhj&#10;alzHGV2PoRARwj5FBWUITSql1yVZ9EPXEEcvd63FEGVbSNNiF+G2luMkeZUWK44LJTa0Lkmfjxer&#10;IKwuLx95luvT915n48nk0P3sSKnBU7+agQjUh//wX3trFLxNR/B7Jh4BubgD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XDHXu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  <v:group id="Group 627" o:spid="_x0000_s1238" style="position:absolute;left:7780;top:133;width:55;height:0" coordorigin="7780,133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9HvaiMUAAADcAAAA&#10;DwAAAAAAAAAAAAAAAACpAgAAZHJzL2Rvd25yZXYueG1sUEsFBgAAAAAEAAQA+gAAAJsDAAAAAA==&#10;">
                                                                                                                                                                                                                          <v:polyline id="Freeform 670" o:spid="_x0000_s1239" style="position:absolute;visibility:visible;mso-wrap-style:square;v-text-anchor:top" points="15560,266,15615,266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kk4CxwAA&#10;ANwAAAAPAAAAZHJzL2Rvd25yZXYueG1sRI9La8MwEITvhf4HsYXeGrlx+sCNEkKgUEoasFtKcluk&#10;9YNYK2MpsfPvo0Ihx2FmvmHmy9G24kS9bxwreJwkIIi1Mw1XCn6+3x9eQfiAbLB1TArO5GG5uL2Z&#10;Y2bcwDmdilCJCGGfoYI6hC6T0uuaLPqJ64ijV7reYoiyr6TpcYhw28ppkjxLiw3HhRo7WtekD8XR&#10;Kgir49NXmZd6/7vR+TRNt8Puk5S6vxtXbyACjeEa/m9/GAUvsxT+zsQjIBcX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yJJOAscAAADcAAAADwAAAAAAAAAAAAAAAACXAgAAZHJz&#10;L2Rvd25yZXYueG1sUEsFBgAAAAAEAAQA9QAAAIsDAAAAAA==&#10;" filled="f" strokecolor="#999898" strokeweight="10209emu">
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    <v:group id="Group 628" o:spid="_x0000_s1240" style="position:absolute;left:7808;top:133;width:0;height:336" coordorigin="7808,133" coordsize="0,33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BTe52f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                          <v:polyline id="Freeform 669" o:spid="_x0000_s1241" style="position:absolute;visibility:visible;mso-wrap-style:square;v-text-anchor:top" points="15616,266,15616,602" coordsize="0,33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fbMsxgAA&#10;ANwAAAAPAAAAZHJzL2Rvd25yZXYueG1sRI9Ba8JAFITvQv/D8gq9SN1UrUp0lSoGPAlqq9dH9pmk&#10;zb4N2dVEf31XKPQ4zMw3zGzRmlJcqXaFZQVvvQgEcWp1wZmCz0PyOgHhPLLG0jIpuJGDxfypM8NY&#10;24Z3dN37TAQIuxgV5N5XsZQuzcmg69mKOHhnWxv0QdaZ1DU2AW5K2Y+ikTRYcFjIsaJVTunP/mIU&#10;YPe43B22t0gPm+/RaX1PBsnqS6mX5/ZjCsJT6//Df+2NVjAevsPjTDgCcv4L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EfbMs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133;0,469" o:connectangles="0,0"/>
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      <v:group id="Group 629" o:spid="_x0000_s1242" style="position:absolute;left:7780;top:469;width:55;height:0" coordorigin="7780,469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ItA3Iv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                            <v:polyline id="Freeform 668" o:spid="_x0000_s1243" style="position:absolute;visibility:visible;mso-wrap-style:square;v-text-anchor:top" points="15560,938,15615,938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3qUgBxgAA&#10;ANwAAAAPAAAAZHJzL2Rvd25yZXYueG1sRI/dagIxFITvC32HcAre1WzVatkaRQRBxAprS2nvDsnZ&#10;H9ycLJvorm9vCgUvh5n5hpkve1uLC7W+cqzgZZiAINbOVFwo+PrcPL+B8AHZYO2YFFzJw3Lx+DDH&#10;1LiOM7ocQyEihH2KCsoQmlRKr0uy6IeuIY5e7lqLIcq2kKbFLsJtLUdJMpUWK44LJTa0Lkmfjmer&#10;IKzOrx95luvf773ORuPxofvZkVKDp371DiJQH+7h//bWKJhNZvB3Jh4Bubg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3qUgB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        <v:group id="Group 630" o:spid="_x0000_s1244" style="position:absolute;left:5960;top:-1035;width:1847;height:705" coordorigin="5960,-1035" coordsize="1847,70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lZPtYsIAAADcAAAADwAA&#10;AAAAAAAAAAAAAACpAgAAZHJzL2Rvd25yZXYueG1sUEsFBgAAAAAEAAQA+gAAAJgDAAAAAA==&#10;">
                                                                                                                                                                                                                                <v:shape id="Freeform 667" o:spid="_x0000_s1245" style="position:absolute;left:11920;top:-2070;width:1848;height:705;visibility:visible;mso-wrap-style:square;v-text-anchor:top" coordsize="1847,70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/a5nxwAA&#10;ANwAAAAPAAAAZHJzL2Rvd25yZXYueG1sRI/dasJAFITvC32H5RR6I7qxFH+iq4i0VAXBnzzAMXua&#10;hGbPht2tSfv0XUHo5TAz3zDzZWdqcSXnK8sKhoMEBHFudcWFguz83p+A8AFZY22ZFPyQh+Xi8WGO&#10;qbYtH+l6CoWIEPYpKihDaFIpfV6SQT+wDXH0Pq0zGKJ0hdQO2wg3tXxJkpE0WHFcKLGhdUn51+nb&#10;KOgdQjv8cLT3u42c/r5dtlmWbJV6fupWMxCBuvAfvrc3WsH4dQq3M/EIyMUf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r/2uZ8cAAADcAAAADwAAAAAAAAAAAAAAAACXAgAAZHJz&#10;L2Rvd25yZXYueG1sUEsFBgAAAAAEAAQA9QAAAIsDAAAAAA==&#10;" path="m0,705l24,696,47,687,71,678,94,669,117,660,141,651,164,642,188,633,211,624,234,616,258,607,281,598,304,589,328,580,351,571,375,562,398,553,421,544,445,535,468,526,492,518,515,509,538,500,562,491,585,482,608,473,632,464,655,455,679,446,702,437,725,428,749,419,772,410,795,402,819,393,842,384,866,375,889,366,912,357,935,348,958,339,982,330,1005,321,1028,312,1052,303,1075,294,1098,285,1122,277,1145,268,1169,259,1192,250,1215,241,1239,232,1262,223,1286,214,1309,205,1332,196,1356,187,1379,178,1403,169,1426,161,1449,152,1473,143,1496,134,1519,125,1543,116,1566,107,1590,98,1613,89,1636,80,1660,71,1683,63,1706,54,1730,45,1753,36,1777,27,1800,18,1823,9,1847,0e" filled="f" strokecolor="#f8766c" strokeweight="10209emu">
                                                                                                                                                                                                                                  <v:stroke dashstyle="longDash"/>
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24,-339;71,-357;117,-375;164,-393;211,-411;258,-428;304,-446;351,-464;398,-482;445,-500;492,-517;538,-535;585,-553;632,-571;679,-589;725,-607;772,-625;819,-642;866,-660;912,-678;959,-696;1006,-714;1053,-732;1099,-750;1146,-767;1193,-785;1240,-803;1287,-821;1333,-839;1380,-857;1427,-874;1474,-892;1520,-910;1567,-928;1614,-946;1661,-964;1707,-981;1754,-999;1801,-1017;1848,-1035" o:connectangles="0,0,0,0,0,0,0,0,0,0,0,0,0,0,0,0,0,0,0,0,0,0,0,0,0,0,0,0,0,0,0,0,0,0,0,0,0,0,0,0"/>
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                <v:group id="Group 631" o:spid="_x0000_s1246" style="position:absolute;left:5960;top:31;width:1847;height:66" coordorigin="5960,31" coordsize="1847,6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O48d7nDAAAA3AAAAA8A&#10;AAAAAAAAAAAAAAAAqQIAAGRycy9kb3ducmV2LnhtbFBLBQYAAAAABAAEAPoAAACZAwAAAAA=&#10;">
                                                                                                                                                                                                                                  <v:shape id="Freeform 666" o:spid="_x0000_s1247" style="position:absolute;left:11920;top:62;width:1848;height:66;visibility:visible;mso-wrap-style:square;v-text-anchor:top" coordsize="1847,6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zMq2xgAA&#10;ANwAAAAPAAAAZHJzL2Rvd25yZXYueG1sRI9Ba8JAFITvgv9heYK3uklBI6mrlECgUKFo66G3Z/Y1&#10;mzb7Ns2uGv99Vyh4HGbmG2a1GWwrztT7xrGCdJaAIK6cbrhW8PFePixB+ICssXVMCq7kYbMej1aY&#10;a3fhHZ33oRYRwj5HBSaELpfSV4Ys+pnriKP35XqLIcq+lrrHS4TbVj4myUJabDguGOyoMFT97E9W&#10;QZktzIGqY7Etjp9vv+U1S79fM6Wmk+H5CUSgIdzD/+0XrSCbp3A7E4+AXP8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rzMq2xgAAANwAAAAPAAAAAAAAAAAAAAAAAJcCAABkcnMv&#10;ZG93bnJldi54bWxQSwUGAAAAAAQABAD1AAAAigMAAAAA&#10;" path="m0,66l24,65,47,64,71,63,94,62,117,62,141,61,164,60,188,59,211,58,234,57,258,57,281,56,304,55,328,54,351,53,375,53,398,52,421,51,445,50,468,49,492,48,515,48,538,47,562,46,585,45,608,44,632,43,655,43,679,42,702,41,725,40,749,39,772,38,795,38,819,37,842,36,866,35,889,34,912,33,935,33,958,32,982,31,1005,30,1028,29,1052,29,1075,28,1098,27,1122,26,1145,25,1169,24,1192,24,1215,23,1239,22,1262,21,1286,20,1309,19,1332,19,1356,18,1379,17,1403,16,1426,15,1449,14,1473,13,1496,13,1519,12,1543,11,1566,10,1590,9,1613,8,1636,8,1660,7,1683,6,1706,5,1730,4,1753,3,1777,3,1800,2,1823,1,1847,0e" filled="f" strokecolor="#7bad00" strokeweight="10209emu">
                                                                                                                                                                                                                                    <v:stroke dashstyle="longDash"/>
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24,96;71,94;117,93;164,91;211,89;258,88;304,86;351,84;398,83;445,81;492,79;538,78;585,76;632,74;679,73;725,71;772,69;819,68;866,66;912,64;959,63;1006,61;1053,60;1099,58;1146,56;1193,55;1240,53;1287,51;1333,50;1380,48;1427,46;1474,44;1520,43;1567,41;1614,39;1661,38;1707,36;1754,34;1801,33;1848,31" o:connectangles="0,0,0,0,0,0,0,0,0,0,0,0,0,0,0,0,0,0,0,0,0,0,0,0,0,0,0,0,0,0,0,0,0,0,0,0,0,0,0,0"/>
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                  <v:group id="Group 632" o:spid="_x0000_s1248" style="position:absolute;left:5960;top:252;width:1847;height:141" coordorigin="5960,252" coordsize="1847,14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xokxVxQAAANwAAAAPAAAAZHJzL2Rvd25yZXYueG1sRI9Bi8IwFITvwv6H8IS9&#10;aVoXdalGEVmXPYigLoi3R/Nsi81LaWJb/70RBI/DzHzDzJedKUVDtSssK4iHEQji1OqCMwX/x83g&#10;G4TzyBpLy6TgTg6Wi4/eHBNtW95Tc/CZCBB2CSrIva8SKV2ak0E3tBVx8C62NuiDrDOpa2wD3JRy&#10;FEUTabDgsJBjReuc0uvhZhT8ttiuvuKfZnu9rO/n43h32sak1Ge/W81AeOr8O/xq/2kF0/EI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caJMVcUAAADcAAAA&#10;DwAAAAAAAAAAAAAAAACpAgAAZHJzL2Rvd25yZXYueG1sUEsFBgAAAAAEAAQA+gAAAJsDAAAAAA==&#10;">
                                                                                                                                                                                                                                    <v:shape id="Freeform 665" o:spid="_x0000_s1249" style="position:absolute;left:11920;top:504;width:1848;height:142;visibility:visible;mso-wrap-style:square;v-text-anchor:top" coordsize="1847,14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5QCHIxAAA&#10;ANwAAAAPAAAAZHJzL2Rvd25yZXYueG1sRI9Bi8IwFITvC/6H8ARva2plV6lGkQVXDx60evD4aJ5t&#10;sXmpTbT1328EYY/DzHzDzJedqcSDGldaVjAaRiCIM6tLzhWcjuvPKQjnkTVWlknBkxwsF72POSba&#10;tnygR+pzESDsElRQeF8nUrqsIINuaGvi4F1sY9AH2eRSN9gGuKlkHEXf0mDJYaHAmn4Kyq7p3SjA&#10;zc38bnZydb7jeP8ctfHaxbFSg363moHw1Pn/8Lu91QomX2N4nQlHQC7+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+UAhyMQAAADcAAAADwAAAAAAAAAAAAAAAACXAgAAZHJzL2Rv&#10;d25yZXYueG1sUEsFBgAAAAAEAAQA9QAAAIgDAAAAAA==&#10;" path="m0,141l24,139,47,137,71,135,94,134,117,132,141,130,164,128,188,127,211,125,234,123,258,121,281,119,304,118,328,116,351,114,375,112,398,110,421,109,445,107,468,105,492,103,515,102,538,100,562,98,585,96,608,94,632,93,655,91,679,89,702,87,725,85,749,84,772,82,795,80,819,78,842,76,866,75,889,73,912,71,935,70,958,68,982,67,1005,65,1028,63,1052,61,1075,59,1098,58,1122,56,1145,54,1169,52,1192,50,1215,49,1239,47,1262,45,1286,43,1309,42,1332,40,1356,38,1379,36,1403,34,1426,33,1449,31,1473,29,1496,27,1519,25,1543,24,1566,22,1590,20,1613,18,1636,17,1660,15,1683,13,1706,11,1730,9,1753,8,1777,6,1800,4,1823,2,1847,0e" filled="f" strokecolor="#00bec4" strokeweight="10209emu">
                                                                                                                                                                                                                                      <v:stroke dashstyle="longDash"/>
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24,394;71,390;117,387;164,383;211,380;258,376;304,373;351,369;398,365;445,362;492,358;538,354;585,350;632,347;679,343;725,339;772,336;819,332;866,329;912,325;959,322;1006,319;1053,315;1099,312;1146,308;1193,304;1240,301;1287,297;1333,294;1380,290;1427,287;1474,283;1520,279;1567,276;1614,272;1661,269;1707,265;1754,262;1801,258;1848,254" o:connectangles="0,0,0,0,0,0,0,0,0,0,0,0,0,0,0,0,0,0,0,0,0,0,0,0,0,0,0,0,0,0,0,0,0,0,0,0,0,0,0,0"/>
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                    <v:group id="Group 633" o:spid="_x0000_s1250" style="position:absolute;left:5960;top:258;width:1847;height:134" coordorigin="5960,258" coordsize="1847,13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JEHcbr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                                    <v:shape id="Freeform 664" o:spid="_x0000_s1251" style="position:absolute;left:11920;top:516;width:1848;height:134;visibility:visible;mso-wrap-style:square;v-text-anchor:top" coordsize="1847,13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u5CdxgAA&#10;ANwAAAAPAAAAZHJzL2Rvd25yZXYueG1sRI9Ba8JAFITvhf6H5RV6azaWakt0I1Ip9OBBbRF6e2Sf&#10;SUj2bcg+NfrrXUHocZiZb5jZfHCtOlIfas8GRkkKirjwtubSwO/P18sHqCDIFlvPZOBMAeb548MM&#10;M+tPvKHjVkoVIRwyNFCJdJnWoajIYUh8Rxy9ve8dSpR9qW2Ppwh3rX5N04l2WHNcqLCjz4qKZntw&#10;BorVaPe2Xu4WG5FLk0rdXXj1Z8zz07CYghIa5D98b39bA+/jMdzOxCOg8y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Ju5CdxgAAANwAAAAPAAAAAAAAAAAAAAAAAJcCAABkcnMv&#10;ZG93bnJldi54bWxQSwUGAAAAAAQABAD1AAAAigMAAAAA&#10;" path="m0,134l24,132,47,130,71,129,94,127,117,125,141,123,164,122,188,120,211,118,234,117,258,115,281,113,304,112,328,110,351,108,375,106,398,105,421,103,445,101,468,100,492,98,515,96,538,95,562,93,585,91,608,90,632,88,655,86,679,84,702,83,725,81,749,79,772,78,795,76,819,74,842,73,866,71,889,69,912,68,935,66,958,64,982,62,1005,61,1028,59,1052,57,1075,56,1098,54,1122,52,1145,51,1169,49,1192,47,1215,45,1239,44,1262,42,1286,40,1309,39,1332,37,1356,35,1379,34,1403,32,1426,30,1449,29,1473,27,1496,25,1519,23,1543,22,1566,20,1590,18,1613,17,1636,15,1660,13,1683,12,1706,10,1730,8,1753,6,1777,5,1800,3,1823,1,1847,0e" filled="f" strokecolor="#c67bfe" strokeweight="10209emu">
                                                                                                                                                                                                                                        <v:stroke dashstyle="longDash"/>
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24,390;71,387;117,383;164,380;211,376;258,373;304,370;351,366;398,363;445,359;492,356;538,353;585,349;632,346;679,342;725,339;772,336;819,332;866,329;912,326;959,322;1006,319;1053,315;1099,312;1146,309;1193,305;1240,302;1287,298;1333,295;1380,292;1427,288;1474,285;1520,281;1567,278;1614,275;1661,271;1707,268;1754,264;1801,261;1848,258" o:connectangles="0,0,0,0,0,0,0,0,0,0,0,0,0,0,0,0,0,0,0,0,0,0,0,0,0,0,0,0,0,0,0,0,0,0,0,0,0,0,0,0"/>
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                      <v:group id="Group 634" o:spid="_x0000_s1252" style="position:absolute;left:5808;top:-1472;width:2153;height:2274" coordorigin="5808,-1472" coordsize="2153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DplKVsUAAADcAAAA&#10;DwAAAAAAAAAAAAAAAACpAgAAZHJzL2Rvd25yZXYueG1sUEsFBgAAAAAEAAQA+gAAAJsDAAAAAA==&#10;">
                                                                                                                                                                                                                                        <v:polyline id="Freeform 663" o:spid="_x0000_s1253" style="position:absolute;visibility:visible;mso-wrap-style:square;v-text-anchor:top" points="13769,-2944,11616,-2944,11616,-670,13769,-670,13769,-2944" coordsize="2153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18MTlxQAA&#10;ANwAAAAPAAAAZHJzL2Rvd25yZXYueG1sRI/disIwFITvhX2HcBa8WTRVcZVqFFGEirjgD3h7aI5t&#10;sTkpTdT69kZY8HKYmW+Y6bwxpbhT7QrLCnrdCARxanXBmYLTcd0Zg3AeWWNpmRQ8ycF89tWaYqzt&#10;g/d0P/hMBAi7GBXk3lexlC7NyaDr2oo4eBdbG/RB1pnUNT4C3JSyH0W/0mDBYSHHipY5pdfDzSjY&#10;XRse/JzHSW+/SNarwXO4/dtslGp/N4sJCE+N/4T/24lWMBqO4H0mHAE5e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XwxOXFAAAA3AAAAA8AAAAAAAAAAAAAAAAAlwIAAGRycy9k&#10;b3ducmV2LnhtbFBLBQYAAAAABAAEAPUAAACJAwAAAAA=&#10;" filled="f" strokecolor="#7f7e7e" strokeweight="10209emu">
  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2153,-1472;0,-1472;0,802;2153,802;2153,-1472" o:connectangles="0,0,0,0,0"/>
  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                  <v:group id="Group 635" o:spid="_x0000_s1254" style="position:absolute;left:3535;top:715;width:64;height:0" coordorigin="3535,715" coordsize="64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BBKe7/DAAAA3AAAAA8A&#10;AAAAAAAAAAAAAAAAqQIAAGRycy9kb3ducmV2LnhtbFBLBQYAAAAABAAEAPoAAACZAwAAAAA=&#10;">
                                                                                                                                                                                                                                          <v:shape id="Freeform 662" o:spid="_x0000_s1255" style="position:absolute;left:7070;top:1430;width:65;height:0;visibility:visible;mso-wrap-style:square;v-text-anchor:top" coordsize="64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laD/xgAA&#10;ANwAAAAPAAAAZHJzL2Rvd25yZXYueG1sRI9BTwIxFITvJv6H5pl4ky4QFRYKAaOJXogLHDg+to/t&#10;hu3rpq3L6q+3JCYeJzPzTWa+7G0jOvKhdqxgOMhAEJdO11wp2O/eHiYgQkTW2DgmBd8UYLm4vZlj&#10;rt2FC+q2sRIJwiFHBSbGNpcylIYshoFriZN3ct5iTNJXUnu8JLht5CjLnqTFmtOCwZZeDJXn7ZdV&#10;MO7GG1yb4idbbfy6+Ny714/jQan7u341AxGpj//hv/a7VvD8OIXrmXQE5OIX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klaD/xgAAANwAAAAPAAAAAAAAAAAAAAAAAJcCAABkcnMv&#10;ZG93bnJldi54bWxQSwUGAAAAAAQABAD1AAAAigMAAAAA&#10;" path="m0,0l64,0e" filled="f" strokeweight="10209emu">
    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0;65,0" o:connectangles="0,0"/>
    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                          <v:group id="Group 636" o:spid="_x0000_s1256" style="position:absolute;left:3535;top:301;width:64;height:0" coordorigin="3535,301" coordsize="64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CBQvQTDAAAA3AAAAA8A&#10;AAAAAAAAAAAAAAAAqQIAAGRycy9kb3ducmV2LnhtbFBLBQYAAAAABAAEAPoAAACZAwAAAAA=&#10;">
                                                                                                                                                                                                                                            <v:shape id="Freeform 661" o:spid="_x0000_s1257" style="position:absolute;left:7070;top:602;width:65;height:0;visibility:visible;mso-wrap-style:square;v-text-anchor:top" coordsize="64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j2ZExgAA&#10;ANwAAAAPAAAAZHJzL2Rvd25yZXYueG1sRI9BawIxFITvhf6H8Aq91awKtmyNokWhvYhrPfT43Dw3&#10;SzcvSxLXrb/eCAWPw8x8w0znvW1ERz7UjhUMBxkI4tLpmisF++/1yxuIEJE1No5JwR8FmM8eH6aY&#10;a3fmgrpdrESCcMhRgYmxzaUMpSGLYeBa4uQdnbcYk/SV1B7PCW4bOcqyibRYc1ow2NKHofJ3d7IK&#10;xt14g0tTXLLFxi+L7d6tvg4/Sj0/9Yt3EJH6eA//tz+1gtfJEG5n0hGQsy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Uj2ZExgAAANwAAAAPAAAAAAAAAAAAAAAAAJcCAABkcnMv&#10;ZG93bnJldi54bWxQSwUGAAAAAAQABAD1AAAAigMAAAAA&#10;" path="m0,0l64,0e" filled="f" strokeweight="10209emu">
      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0;65,0" o:connectangles="0,0"/>
      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                            <v:group id="Group 637" o:spid="_x0000_s1258" style="position:absolute;left:3535;top:-114;width:64;height:0" coordorigin="3535,-114" coordsize="64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/zoboxgAAANwAAAAPAAAAZHJzL2Rvd25yZXYueG1sRI9Ba8JAFITvBf/D8oTe&#10;mk0sTSVmFRErHkKhKpTeHtlnEsy+DdltEv99t1DocZiZb5h8M5lWDNS7xrKCJIpBEJdWN1wpuJzf&#10;npYgnEfW2FomBXdysFnPHnLMtB35g4aTr0SAsMtQQe19l0npypoMush2xMG72t6gD7KvpO5xDHDT&#10;ykUcp9Jgw2Ghxo52NZW307dRcBhx3D4n+6G4XXf3r/PL+2eRkFKP82m7AuFp8v/hv/ZRK3hNF/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L/Ohuj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                                            <v:shape id="Freeform 660" o:spid="_x0000_s1259" style="position:absolute;left:7070;top:-228;width:65;height:0;visibility:visible;mso-wrap-style:square;v-text-anchor:top" coordsize="64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LEV2oxgAA&#10;ANwAAAAPAAAAZHJzL2Rvd25yZXYueG1sRI9BawIxFITvhf6H8Aq91WxdsGU1ihYL7UW66sHjc/Pc&#10;LG5eliRdt/56Uyj0OMzMN8xsMdhW9ORD41jB8ygDQVw53XCtYL97f3oFESKyxtYxKfihAIv5/d0M&#10;C+0uXFK/jbVIEA4FKjAxdoWUoTJkMYxcR5y8k/MWY5K+ltrjJcFtK8dZNpEWG04LBjt6M1Sdt99W&#10;Qd7nG1yZ8potN35Vfu3d+vN4UOrxYVhOQUQa4n/4r/2hFbxMcvg9k46AnN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LEV2oxgAAANwAAAAPAAAAAAAAAAAAAAAAAJcCAABkcnMv&#10;ZG93bnJldi54bWxQSwUGAAAAAAQABAD1AAAAigMAAAAA&#10;" path="m0,0l64,0e" filled="f" strokeweight="10209emu">
        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0;65,0" o:connectangles="0,0"/>
        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                              <v:group id="Group 638" o:spid="_x0000_s1260" style="position:absolute;left:3535;top:-528;width:64;height:0" coordorigin="3535,-528" coordsize="64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F9ruwf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                                              <v:shape id="Freeform 659" o:spid="_x0000_s1261" style="position:absolute;left:7070;top:-1056;width:65;height:0;visibility:visible;mso-wrap-style:square;v-text-anchor:top" coordsize="64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tGBHxgAA&#10;ANwAAAAPAAAAZHJzL2Rvd25yZXYueG1sRI9BawIxFITvhf6H8Aq91WwrVVmNoqVCexFXPXh8bp6b&#10;pZuXJYnrtr++KRQ8DjPzDTNb9LYRHflQO1bwPMhAEJdO11wpOOzXTxMQISJrbByTgm8KsJjf380w&#10;1+7KBXW7WIkE4ZCjAhNjm0sZSkMWw8C1xMk7O28xJukrqT1eE9w28iXLRtJizWnBYEtvhsqv3cUq&#10;GHbDDa5M8ZMtN35VbA/u/fN0VOrxoV9OQUTq4y383/7QCsajV/g7k46AnP8C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rtGBHxgAAANwAAAAPAAAAAAAAAAAAAAAAAJcCAABkcnMv&#10;ZG93bnJldi54bWxQSwUGAAAAAAQABAD1AAAAigMAAAAA&#10;" path="m0,0l64,0e" filled="f" strokeweight="10209emu">
          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0;65,0" o:connectangles="0,0"/>
          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                                <v:group id="Group 639" o:spid="_x0000_s1262" style="position:absolute;left:3535;top:-943;width:64;height:0" coordorigin="3535,-943" coordsize="64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wPWA68UAAADcAAAA&#10;DwAAAAAAAAAAAAAAAACpAgAAZHJzL2Rvd25yZXYueG1sUEsFBgAAAAAEAAQA+gAAAJsDAAAAAA==&#10;">
                                                                                                                                                                                                                                                  <v:shape id="Freeform 658" o:spid="_x0000_s1263" style="position:absolute;left:7070;top:-1886;width:65;height:0;visibility:visible;mso-wrap-style:square;v-text-anchor:top" coordsize="64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0KlurxgAA&#10;ANwAAAAPAAAAZHJzL2Rvd25yZXYueG1sRI9BawIxFITvhf6H8ArearYVVLZG0VLBXqSrHnp8bp6b&#10;pZuXJUnXtb/eCAWPw8x8w8wWvW1ERz7UjhW8DDMQxKXTNVcKDvv18xREiMgaG8ek4EIBFvPHhxnm&#10;2p25oG4XK5EgHHJUYGJscylDachiGLqWOHkn5y3GJH0ltcdzgttGvmbZWFqsOS0YbOndUPmz+7UK&#10;Rt1oiytT/GXLrV8VXwf38Xn8Vmrw1C/fQETq4z38395oBZPxBG5n0hGQ8y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0KlurxgAAANwAAAAPAAAAAAAAAAAAAAAAAJcCAABkcnMv&#10;ZG93bnJldi54bWxQSwUGAAAAAAQABAD1AAAAigMAAAAA&#10;" path="m0,0l64,0e" filled="f" strokeweight="10209emu">
            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0;65,0" o:connectangles="0,0"/>
            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                                  <v:group id="Group 640" o:spid="_x0000_s1264" style="position:absolute;left:3535;top:-1357;width:64;height:0" coordorigin="3535,-1357" coordsize="64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N4msQLDAAAA3AAAAA8A&#10;AAAAAAAAAAAAAAAAqQIAAGRycy9kb3ducmV2LnhtbFBLBQYAAAAABAAEAPoAAACZAwAAAAA=&#10;">
                                                                                                                                                                                                                                                    <v:shape id="Freeform 657" o:spid="_x0000_s1265" style="position:absolute;left:7070;top:-2714;width:65;height:0;visibility:visible;mso-wrap-style:square;v-text-anchor:top" coordsize="64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+WpCxgAA&#10;ANwAAAAPAAAAZHJzL2Rvd25yZXYueG1sRI9BS8NAFITvgv9heYI3u9FC1ZhNaUWhXkoTe+jxNfvM&#10;BrNvw+6apv56VxA8DjPzDVMsJ9uLkXzoHCu4nWUgiBunO24V7N9fbx5AhIissXdMCs4UYFleXhSY&#10;a3fiisY6tiJBOOSowMQ45FKGxpDFMHMDcfI+nLcYk/St1B5PCW57eZdlC2mx47RgcKBnQ81n/WUV&#10;zMf5Ftem+s5WW7+udnv38nY8KHV9Na2eQESa4n/4r73RCu4Xj/B7Jh0BWf4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q+WpCxgAAANwAAAAPAAAAAAAAAAAAAAAAAJcCAABkcnMv&#10;ZG93bnJldi54bWxQSwUGAAAAAAQABAD1AAAAigMAAAAA&#10;" path="m0,0l64,0e" filled="f" strokeweight="10209emu">
              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0;65,0" o:connectangles="0,0"/>
              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                                    <v:group id="Group 641" o:spid="_x0000_s1266" style="position:absolute;left:3753;top:802;width:0;height:64" coordorigin="3753,802" coordsize="0,6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pYkr2cIAAADcAAAADwAA&#10;AAAAAAAAAAAAAACpAgAAZHJzL2Rvd25yZXYueG1sUEsFBgAAAAAEAAQA+gAAAJgDAAAAAA==&#10;">
                                                                                                                                                                                                                                                      <v:polyline id="Freeform 656" o:spid="_x0000_s1267" style="position:absolute;visibility:visible;mso-wrap-style:square;v-text-anchor:top" points="7506,1668,7506,1604" coordsize="0,6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KbQwxAAA&#10;ANwAAAAPAAAAZHJzL2Rvd25yZXYueG1sRI9Ba8JAFITvBf/D8gRvdZOARqKriEWxp1LNweMj+5qk&#10;Zt+G3a3Gf98VCj0OM/MNs9oMphM3cr61rCCdJiCIK6tbrhWU5/3rAoQPyBo7y6TgQR4269HLCgtt&#10;7/xJt1OoRYSwL1BBE0JfSOmrhgz6qe2Jo/dlncEQpauldniPcNPJLEnm0mDLcaHBnnYNVdfTj1Fw&#10;vXxXb+YS8vLDlel+dsiO+Xum1GQ8bJcgAg3hP/zXPmoFeZ7C80w8AnL9C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Cm0MMQAAADcAAAADwAAAAAAAAAAAAAAAACXAgAAZHJzL2Rv&#10;d25yZXYueG1sUEsFBgAAAAAEAAQA9QAAAIgDAAAAAA==&#10;" filled="f" strokeweight="10209emu">
                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866;0,802" o:connectangles="0,0"/>
                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                                <v:group id="Group 642" o:spid="_x0000_s1268" style="position:absolute;left:4138;top:802;width:0;height:64" coordorigin="4138,802" coordsize="0,6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6FxA1xQAAANwAAAAPAAAAZHJzL2Rvd25yZXYueG1sRI9Bi8IwFITvwv6H8IS9&#10;aVoXdalGEVmXPYigLoi3R/Nsi81LaWJb/70RBI/DzHzDzJedKUVDtSssK4iHEQji1OqCMwX/x83g&#10;G4TzyBpLy6TgTg6Wi4/eHBNtW95Tc/CZCBB2CSrIva8SKV2ak0E3tBVx8C62NuiDrDOpa2wD3JRy&#10;FEUTabDgsJBjReuc0uvhZhT8ttiuvuKfZnu9rO/n43h32sak1Ge/W81AeOr8O/xq/2kF0+kI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OhcQNcUAAADcAAAA&#10;DwAAAAAAAAAAAAAAAACpAgAAZHJzL2Rvd25yZXYueG1sUEsFBgAAAAAEAAQA+gAAAJsDAAAAAA==&#10;">
                                                                                                                                                                                                                                                        <v:polyline id="Freeform 655" o:spid="_x0000_s1269" style="position:absolute;visibility:visible;mso-wrap-style:square;v-text-anchor:top" points="8276,1668,8276,1604" coordsize="0,6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t4/cxQAA&#10;ANwAAAAPAAAAZHJzL2Rvd25yZXYueG1sRI9Ba8JAFITvBf/D8gq91U0iNiW6EWmx2FOpzcHjI/tM&#10;UrNvw+6q8d93BaHHYWa+YZar0fTiTM53lhWk0wQEcW11x42C6mfz/ArCB2SNvWVScCUPq3LysMRC&#10;2wt/03kXGhEh7AtU0IYwFFL6uiWDfmoH4ugdrDMYonSN1A4vEW56mSXJizTYcVxocaC3lurj7mQU&#10;HPe/9bvZh7z6clW6mX9k2/wzU+rpcVwvQAQaw3/43t5qBXk+g9uZeARk+Q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e3j9zFAAAA3AAAAA8AAAAAAAAAAAAAAAAAlwIAAGRycy9k&#10;b3ducmV2LnhtbFBLBQYAAAAABAAEAPUAAACJAwAAAAA=&#10;" filled="f" strokeweight="10209emu">
                  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866;0,802" o:connectangles="0,0"/>
                  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                                  <v:group id="Group 643" o:spid="_x0000_s1270" style="position:absolute;left:4523;top:802;width:0;height:64" coordorigin="4523,802" coordsize="0,6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NqyLdr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                                                        <v:polyline id="Freeform 654" o:spid="_x0000_s1271" style="position:absolute;visibility:visible;mso-wrap-style:square;v-text-anchor:top" points="9046,1668,9046,1604" coordsize="0,6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3ErIzxAAA&#10;ANwAAAAPAAAAZHJzL2Rvd25yZXYueG1sRI9Ba8JAFITvBf/D8gRvdWPApkRXEUXRU6nNweMj+0yi&#10;2bdhd9X4791CocdhZr5h5svetOJOzjeWFUzGCQji0uqGKwXFz/b9E4QPyBpby6TgSR6Wi8HbHHNt&#10;H/xN92OoRISwz1FBHUKXS+nLmgz6se2Io3e2zmCI0lVSO3xEuGllmiQf0mDDcaHGjtY1ldfjzSi4&#10;ni7lxpxCVny5YrKd7tJ9dkiVGg371QxEoD78h//ae60gy6bweyYeAbl4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txKyM8QAAADcAAAADwAAAAAAAAAAAAAAAACXAgAAZHJzL2Rv&#10;d25yZXYueG1sUEsFBgAAAAAEAAQA9QAAAIgDAAAAAA==&#10;" filled="f" strokeweight="10209emu">
                    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866;0,802" o:connectangles="0,0"/>
                    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                                    <v:group id="Group 644" o:spid="_x0000_s1272" style="position:absolute;left:5600;top:802;width:0;height:64" coordorigin="5600,802" coordsize="0,6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EUsFjb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                                                          <v:polyline id="Freeform 653" o:spid="_x0000_s1273" style="position:absolute;visibility:visible;mso-wrap-style:square;v-text-anchor:top" points="11200,1668,11200,1604" coordsize="0,6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jInfxAAA&#10;ANwAAAAPAAAAZHJzL2Rvd25yZXYueG1sRI9BawIxFITvBf9DeEJvNetCG1mNIhaLnkp1Dx4fm+fu&#10;6uZlSVLd/ntTKPQ4zMw3zGI12E7cyIfWsYbpJANBXDnTcq2hPG5fZiBCRDbYOSYNPxRgtRw9LbAw&#10;7s5fdDvEWiQIhwI1NDH2hZShashimLieOHln5y3GJH0tjcd7gttO5ln2Ji22nBYa7GnTUHU9fFsN&#10;19OlerenqMpPX063rx/5Tu1zrZ/Hw3oOItIQ/8N/7Z3RoJSC3zPpCMjl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IyJ38QAAADcAAAADwAAAAAAAAAAAAAAAACXAgAAZHJzL2Rv&#10;d25yZXYueG1sUEsFBgAAAAAEAAQA9QAAAIgDAAAAAA==&#10;" filled="f" strokeweight="10209emu">
                      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866;0,802" o:connectangles="0,0"/>
                      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                                      <v:group id="Group 645" o:spid="_x0000_s1274" style="position:absolute;left:5960;top:802;width:0;height:64" coordorigin="5960,802" coordsize="0,6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W/8n38IAAADcAAAADwAA&#10;AAAAAAAAAAAAAACpAgAAZHJzL2Rvd25yZXYueG1sUEsFBgAAAAAEAAQA+gAAAJgDAAAAAA==&#10;">
                                                                                                                                                                                                                                                              <v:polyline id="Freeform 652" o:spid="_x0000_s1275" style="position:absolute;visibility:visible;mso-wrap-style:square;v-text-anchor:top" points="11920,1668,11920,1604" coordsize="0,6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2X7g2xQAA&#10;ANwAAAAPAAAAZHJzL2Rvd25yZXYueG1sRI9Ba8JAFITvBf/D8gRvdWPApkZXEUWxp1LNweMj+0yi&#10;2bdhd9X033cLhR6HmfmGWax604oHOd9YVjAZJyCIS6sbrhQUp93rOwgfkDW2lknBN3lYLQcvC8y1&#10;ffIXPY6hEhHCPkcFdQhdLqUvazLox7Yjjt7FOoMhSldJ7fAZ4aaVaZK8SYMNx4UaO9rUVN6Od6Pg&#10;dr6WW3MOWfHpisluuk8P2Ueq1GjYr+cgAvXhP/zXPmgFWTaD3zPxCMjl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ZfuDbFAAAA3AAAAA8AAAAAAAAAAAAAAAAAlwIAAGRycy9k&#10;b3ducmV2LnhtbFBLBQYAAAAABAAEAPUAAACJAwAAAAA=&#10;" filled="f" strokeweight="10209emu">
                        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866;0,802" o:connectangles="0,0"/>
                        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                                        <v:group id="Group 646" o:spid="_x0000_s1276" style="position:absolute;left:6345;top:802;width:0;height:64" coordorigin="6345,802" coordsize="0,6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kFxb/sIAAADcAAAADwAA&#10;AAAAAAAAAAAAAACpAgAAZHJzL2Rvd25yZXYueG1sUEsFBgAAAAAEAAQA+gAAAJgDAAAAAA==&#10;">
                                                                                                                                                                                                                                                                <v:polyline id="Freeform 651" o:spid="_x0000_s1277" style="position:absolute;visibility:visible;mso-wrap-style:square;v-text-anchor:top" points="12690,1668,12690,1604" coordsize="0,6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/MQXxAAA&#10;ANwAAAAPAAAAZHJzL2Rvd25yZXYueG1sRI9Ba8JAFITvBf/D8gRvdZOARlJXEYtiT1Kbg8dH9jVJ&#10;zb4Nu1uN/74rCD0OM/MNs1wPphNXcr61rCCdJiCIK6tbrhWUX7vXBQgfkDV2lknBnTysV6OXJRba&#10;3viTrqdQiwhhX6CCJoS+kNJXDRn0U9sTR+/bOoMhSldL7fAW4aaTWZLMpcGW40KDPW0bqi6nX6Pg&#10;cv6p3s055OXRleluts8O+Uem1GQ8bN5ABBrCf/jZPmgF+SKFx5l4BOTq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fzEF8QAAADcAAAADwAAAAAAAAAAAAAAAACXAgAAZHJzL2Rv&#10;d25yZXYueG1sUEsFBgAAAAAEAAQA9QAAAIgDAAAAAA==&#10;" filled="f" strokeweight="10209emu">
                          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866;0,802" o:connectangles="0,0"/>
                          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                                          <v:group id="Group 647" o:spid="_x0000_s1278" style="position:absolute;left:6730;top:802;width:0;height:64" coordorigin="6730,802" coordsize="0,6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D8JgEsUAAADcAAAA&#10;DwAAAAAAAAAAAAAAAACpAgAAZHJzL2Rvd25yZXYueG1sUEsFBgAAAAAEAAQA+gAAAJsDAAAAAA==&#10;">
                                                                                                                                                                                                                                                                  <v:polyline id="Freeform 650" o:spid="_x0000_s1279" style="position:absolute;visibility:visible;mso-wrap-style:square;v-text-anchor:top" points="13460,1668,13460,1604" coordsize="0,6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Yv/7xQAA&#10;ANwAAAAPAAAAZHJzL2Rvd25yZXYueG1sRI9Ba8JAFITvBf/D8oTe6sZIG4muIi0WeypqDh4f2WcS&#10;zb4Nu6um/74rCB6HmfmGmS9704orOd9YVjAeJSCIS6sbrhQU+/XbFIQPyBpby6TgjzwsF4OXOeba&#10;3nhL112oRISwz1FBHUKXS+nLmgz6ke2Io3e0zmCI0lVSO7xFuGllmiQf0mDDcaHGjj5rKs+7i1Fw&#10;PpzKL3MIWfHrivH6/TvdZD+pUq/DfjUDEagPz/CjvdEKsukE7mfiEZCL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Ji//vFAAAA3AAAAA8AAAAAAAAAAAAAAAAAlwIAAGRycy9k&#10;b3ducmV2LnhtbFBLBQYAAAAABAAEAPUAAACJAwAAAAA=&#10;" filled="f" strokeweight="10209emu">
                            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866;0,802" o:connectangles="0,0"/>
                            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                                            <v:group id="Group 648" o:spid="_x0000_s1280" style="position:absolute;left:7808;top:802;width:0;height:64" coordorigin="7808,802" coordsize="0,6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O9nXf3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                                                                  <v:polyline id="Freeform 649" o:spid="_x0000_s1281" style="position:absolute;visibility:visible;mso-wrap-style:square;v-text-anchor:top" points="15616,1668,15616,1604" coordsize="0,6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x8IUxQAA&#10;ANwAAAAPAAAAZHJzL2Rvd25yZXYueG1sRI9Ba8JAFITvhf6H5RW81Y0BjaRuQmlR9FSqOXh8ZF+T&#10;1OzbsLtq/PeuUOhxmJlvmFU5ml5cyPnOsoLZNAFBXFvdcaOgOqxflyB8QNbYWyYFN/JQFs9PK8y1&#10;vfI3XfahERHCPkcFbQhDLqWvWzLop3Ygjt6PdQZDlK6R2uE1wk0v0yRZSIMdx4UWB/poqT7tz0bB&#10;6fhbf5pjyKovV83W8026zXapUpOX8f0NRKAx/If/2lutIFvO4XEmHgFZ3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LHwhTFAAAA3AAAAA8AAAAAAAAAAAAAAAAAlwIAAGRycy9k&#10;b3ducmV2LnhtbFBLBQYAAAAABAAEAPUAAACJAwAAAAA=&#10;" filled="f" strokeweight="10209emu">
                              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866;0,802" o:connectangles="0,0"/>
                              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</v:group>
                                                                                                                                    </v:group>
                                                                                                                                  </v:group>
                                                                                                                                </v:group>
                                                                                                                              </v:group>
                                                                                                                            </v:group>
                                                                                                                          </v:group>
                                                                                                                        </v:group>
                                                                                                                      </v:group>
                                                                                                                    </v:group>
                                                                                                                  </v:group>
                                                                                                                </v:group>
                                                                                                              </v:group>
                                                                                                            </v:group>
                                                                                                          </v:group>
                                                                                                        </v:group>
                                                                                                      </v:group>
                                                                                                    </v:group>
                                                                                                  </v:group>
                                                                                                </v:group>
                                                                                              </v:group>
                                                                                            </v:group>
                                                                                          </v:group>
                                                                                        </v:group>
                                                                                      </v:group>
                                                                                    </v:group>
                                                                                  </v:group>
                                                                                </v:group>
                                                                              </v:group>
                                                                            </v:group>
                                                                          </v:group>
                                                                        </v:group>
                                                                      </v:group>
                                                                    </v:group>
                                                                  </v:group>
                                                                </v:group>
                                                              </v:group>
                                                            </v:group>
                                                          </v:group>
                                                        </v:group>
                                                      </v:group>
                                                    </v:group>
                                                  </v:group>
                                                </v:group>
                                              </v:group>
                                            </v:group>
                                          </v:group>
                                        </v:group>
                                      </v:group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6839DC">
        <w:rPr>
          <w:rFonts w:ascii="Arial" w:eastAsia="Arial" w:hAnsi="Arial" w:cs="Arial"/>
          <w:w w:val="101"/>
          <w:position w:val="-2"/>
          <w:sz w:val="21"/>
          <w:szCs w:val="21"/>
        </w:rPr>
        <w:t>2</w:t>
      </w:r>
    </w:p>
    <w:p w:rsidR="00273D53" w:rsidRDefault="006839DC">
      <w:pPr>
        <w:spacing w:line="340" w:lineRule="exact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pacing w:val="-118"/>
          <w:position w:val="-2"/>
          <w:sz w:val="21"/>
          <w:szCs w:val="21"/>
        </w:rPr>
        <w:t>0</w:t>
      </w:r>
      <w:r>
        <w:rPr>
          <w:rFonts w:ascii="Arial" w:eastAsia="Arial" w:hAnsi="Arial" w:cs="Arial"/>
          <w:sz w:val="21"/>
          <w:szCs w:val="21"/>
        </w:rPr>
        <w:t xml:space="preserve">1   </w:t>
      </w:r>
      <w:r>
        <w:rPr>
          <w:rFonts w:ascii="Arial" w:eastAsia="Arial" w:hAnsi="Arial" w:cs="Arial"/>
          <w:spacing w:val="35"/>
          <w:sz w:val="21"/>
          <w:szCs w:val="21"/>
        </w:rPr>
        <w:t xml:space="preserve"> </w:t>
      </w:r>
      <w:r>
        <w:rPr>
          <w:rFonts w:ascii="Arial" w:eastAsia="Arial" w:hAnsi="Arial" w:cs="Arial"/>
          <w:spacing w:val="-118"/>
          <w:w w:val="101"/>
          <w:position w:val="13"/>
          <w:sz w:val="21"/>
          <w:szCs w:val="21"/>
        </w:rPr>
        <w:t>1</w:t>
      </w:r>
      <w:r>
        <w:rPr>
          <w:rFonts w:ascii="Arial" w:eastAsia="Arial" w:hAnsi="Arial" w:cs="Arial"/>
          <w:spacing w:val="-118"/>
          <w:w w:val="101"/>
          <w:position w:val="8"/>
          <w:sz w:val="21"/>
          <w:szCs w:val="21"/>
        </w:rPr>
        <w:t>0</w:t>
      </w:r>
    </w:p>
    <w:p w:rsidR="00273D53" w:rsidRDefault="006839DC">
      <w:pPr>
        <w:spacing w:before="4" w:line="120" w:lineRule="exact"/>
        <w:rPr>
          <w:sz w:val="12"/>
          <w:szCs w:val="12"/>
        </w:rPr>
      </w:pPr>
      <w:r>
        <w:br w:type="column"/>
      </w:r>
    </w:p>
    <w:p w:rsidR="00273D53" w:rsidRDefault="00273D53">
      <w:pPr>
        <w:spacing w:line="200" w:lineRule="exact"/>
      </w:pPr>
    </w:p>
    <w:p w:rsidR="00273D53" w:rsidRDefault="00273D53">
      <w:pPr>
        <w:spacing w:line="200" w:lineRule="exact"/>
      </w:pPr>
    </w:p>
    <w:p w:rsidR="00273D53" w:rsidRDefault="006839DC">
      <w:pPr>
        <w:spacing w:line="220" w:lineRule="exact"/>
        <w:jc w:val="right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w w:val="101"/>
          <w:position w:val="-2"/>
          <w:sz w:val="21"/>
          <w:szCs w:val="21"/>
        </w:rPr>
        <w:t>2</w:t>
      </w:r>
    </w:p>
    <w:p w:rsidR="00273D53" w:rsidRDefault="006839DC">
      <w:pPr>
        <w:spacing w:line="300" w:lineRule="exact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pacing w:val="-118"/>
          <w:position w:val="7"/>
          <w:sz w:val="21"/>
          <w:szCs w:val="21"/>
        </w:rPr>
        <w:t>2</w:t>
      </w:r>
      <w:r>
        <w:rPr>
          <w:rFonts w:ascii="Arial" w:eastAsia="Arial" w:hAnsi="Arial" w:cs="Arial"/>
          <w:spacing w:val="-118"/>
          <w:position w:val="10"/>
          <w:sz w:val="21"/>
          <w:szCs w:val="21"/>
        </w:rPr>
        <w:t>0</w:t>
      </w:r>
      <w:r>
        <w:rPr>
          <w:rFonts w:ascii="Arial" w:eastAsia="Arial" w:hAnsi="Arial" w:cs="Arial"/>
          <w:sz w:val="21"/>
          <w:szCs w:val="21"/>
        </w:rPr>
        <w:t xml:space="preserve">1               </w:t>
      </w:r>
      <w:r>
        <w:rPr>
          <w:rFonts w:ascii="Arial" w:eastAsia="Arial" w:hAnsi="Arial" w:cs="Arial"/>
          <w:spacing w:val="30"/>
          <w:sz w:val="21"/>
          <w:szCs w:val="21"/>
        </w:rPr>
        <w:t xml:space="preserve"> </w:t>
      </w:r>
      <w:r>
        <w:rPr>
          <w:rFonts w:ascii="Arial" w:eastAsia="Arial" w:hAnsi="Arial" w:cs="Arial"/>
          <w:spacing w:val="-118"/>
          <w:w w:val="101"/>
          <w:position w:val="-2"/>
          <w:sz w:val="21"/>
          <w:szCs w:val="21"/>
        </w:rPr>
        <w:t>0</w:t>
      </w:r>
      <w:r>
        <w:rPr>
          <w:rFonts w:ascii="Arial" w:eastAsia="Arial" w:hAnsi="Arial" w:cs="Arial"/>
          <w:spacing w:val="-118"/>
          <w:w w:val="101"/>
          <w:position w:val="1"/>
          <w:sz w:val="21"/>
          <w:szCs w:val="21"/>
        </w:rPr>
        <w:t>1</w:t>
      </w:r>
    </w:p>
    <w:p w:rsidR="00273D53" w:rsidRDefault="006839DC">
      <w:pPr>
        <w:spacing w:before="6" w:line="120" w:lineRule="exact"/>
        <w:rPr>
          <w:sz w:val="13"/>
          <w:szCs w:val="13"/>
        </w:rPr>
      </w:pPr>
      <w:r>
        <w:br w:type="column"/>
      </w:r>
    </w:p>
    <w:p w:rsidR="00273D53" w:rsidRDefault="006839DC">
      <w:pPr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spacing w:val="4"/>
          <w:w w:val="101"/>
          <w:sz w:val="15"/>
          <w:szCs w:val="15"/>
        </w:rPr>
        <w:t xml:space="preserve"> </w:t>
      </w:r>
      <w:r>
        <w:rPr>
          <w:rFonts w:ascii="Arial" w:eastAsia="Arial" w:hAnsi="Arial" w:cs="Arial"/>
          <w:position w:val="-2"/>
          <w:sz w:val="21"/>
          <w:szCs w:val="21"/>
        </w:rPr>
        <w:t>2</w:t>
      </w:r>
      <w:r>
        <w:rPr>
          <w:rFonts w:ascii="Arial" w:eastAsia="Arial" w:hAnsi="Arial" w:cs="Arial"/>
          <w:spacing w:val="47"/>
          <w:position w:val="-2"/>
          <w:sz w:val="21"/>
          <w:szCs w:val="21"/>
        </w:rPr>
        <w:t xml:space="preserve"> </w:t>
      </w:r>
      <w:r>
        <w:rPr>
          <w:rFonts w:ascii="Arial" w:eastAsia="Arial" w:hAnsi="Arial" w:cs="Arial"/>
          <w:w w:val="101"/>
          <w:sz w:val="15"/>
          <w:szCs w:val="15"/>
        </w:rPr>
        <w:t>2/3</w:t>
      </w:r>
    </w:p>
    <w:p w:rsidR="00273D53" w:rsidRDefault="00F14C79">
      <w:pPr>
        <w:spacing w:before="20"/>
        <w:rPr>
          <w:rFonts w:ascii="Arial" w:eastAsia="Arial" w:hAnsi="Arial" w:cs="Arial"/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4346" behindDoc="1" locked="0" layoutInCell="1" allowOverlap="1">
                <wp:simplePos x="0" y="0"/>
                <wp:positionH relativeFrom="page">
                  <wp:posOffset>5187315</wp:posOffset>
                </wp:positionH>
                <wp:positionV relativeFrom="paragraph">
                  <wp:posOffset>-330200</wp:posOffset>
                </wp:positionV>
                <wp:extent cx="176530" cy="675640"/>
                <wp:effectExtent l="0" t="0" r="5202555" b="187960"/>
                <wp:wrapNone/>
                <wp:docPr id="515" name="Group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6530" cy="675640"/>
                          <a:chOff x="8169" y="-521"/>
                          <a:chExt cx="278" cy="1064"/>
                        </a:xfrm>
                      </wpg:grpSpPr>
                      <wpg:grpSp>
                        <wpg:cNvPr id="516" name="Group 512"/>
                        <wpg:cNvGrpSpPr>
                          <a:grpSpLocks/>
                        </wpg:cNvGrpSpPr>
                        <wpg:grpSpPr bwMode="auto">
                          <a:xfrm>
                            <a:off x="8177" y="-513"/>
                            <a:ext cx="262" cy="262"/>
                            <a:chOff x="8177" y="-513"/>
                            <a:chExt cx="262" cy="262"/>
                          </a:xfrm>
                        </wpg:grpSpPr>
                        <wps:wsp>
                          <wps:cNvPr id="517" name="Freeform 525"/>
                          <wps:cNvSpPr>
                            <a:spLocks/>
                          </wps:cNvSpPr>
                          <wps:spPr bwMode="auto">
                            <a:xfrm>
                              <a:off x="8177" y="-513"/>
                              <a:ext cx="262" cy="262"/>
                            </a:xfrm>
                            <a:custGeom>
                              <a:avLst/>
                              <a:gdLst>
                                <a:gd name="T0" fmla="+- 0 8177 8177"/>
                                <a:gd name="T1" fmla="*/ T0 w 262"/>
                                <a:gd name="T2" fmla="+- 0 -251 -513"/>
                                <a:gd name="T3" fmla="*/ -251 h 262"/>
                                <a:gd name="T4" fmla="+- 0 8439 8177"/>
                                <a:gd name="T5" fmla="*/ T4 w 262"/>
                                <a:gd name="T6" fmla="+- 0 -251 -513"/>
                                <a:gd name="T7" fmla="*/ -251 h 262"/>
                                <a:gd name="T8" fmla="+- 0 8439 8177"/>
                                <a:gd name="T9" fmla="*/ T8 w 262"/>
                                <a:gd name="T10" fmla="+- 0 -513 -513"/>
                                <a:gd name="T11" fmla="*/ -513 h 262"/>
                                <a:gd name="T12" fmla="+- 0 8177 8177"/>
                                <a:gd name="T13" fmla="*/ T12 w 262"/>
                                <a:gd name="T14" fmla="+- 0 -513 -513"/>
                                <a:gd name="T15" fmla="*/ -513 h 262"/>
                                <a:gd name="T16" fmla="+- 0 8177 8177"/>
                                <a:gd name="T17" fmla="*/ T16 w 262"/>
                                <a:gd name="T18" fmla="+- 0 -251 -513"/>
                                <a:gd name="T19" fmla="*/ -251 h 2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62" h="262">
                                  <a:moveTo>
                                    <a:pt x="0" y="262"/>
                                  </a:moveTo>
                                  <a:lnTo>
                                    <a:pt x="262" y="262"/>
                                  </a:lnTo>
                                  <a:lnTo>
                                    <a:pt x="26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6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0209">
                              <a:solidFill>
                                <a:srgbClr val="CCCBC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518" name="Group 513"/>
                          <wpg:cNvGrpSpPr>
                            <a:grpSpLocks/>
                          </wpg:cNvGrpSpPr>
                          <wpg:grpSpPr bwMode="auto">
                            <a:xfrm>
                              <a:off x="8177" y="-251"/>
                              <a:ext cx="262" cy="262"/>
                              <a:chOff x="8177" y="-251"/>
                              <a:chExt cx="262" cy="262"/>
                            </a:xfrm>
                          </wpg:grpSpPr>
                          <wps:wsp>
                            <wps:cNvPr id="519" name="Freeform 524"/>
                            <wps:cNvSpPr>
                              <a:spLocks/>
                            </wps:cNvSpPr>
                            <wps:spPr bwMode="auto">
                              <a:xfrm>
                                <a:off x="8177" y="-251"/>
                                <a:ext cx="262" cy="262"/>
                              </a:xfrm>
                              <a:custGeom>
                                <a:avLst/>
                                <a:gdLst>
                                  <a:gd name="T0" fmla="+- 0 8177 8177"/>
                                  <a:gd name="T1" fmla="*/ T0 w 262"/>
                                  <a:gd name="T2" fmla="+- 0 11 -251"/>
                                  <a:gd name="T3" fmla="*/ 11 h 262"/>
                                  <a:gd name="T4" fmla="+- 0 8439 8177"/>
                                  <a:gd name="T5" fmla="*/ T4 w 262"/>
                                  <a:gd name="T6" fmla="+- 0 11 -251"/>
                                  <a:gd name="T7" fmla="*/ 11 h 262"/>
                                  <a:gd name="T8" fmla="+- 0 8439 8177"/>
                                  <a:gd name="T9" fmla="*/ T8 w 262"/>
                                  <a:gd name="T10" fmla="+- 0 -251 -251"/>
                                  <a:gd name="T11" fmla="*/ -251 h 262"/>
                                  <a:gd name="T12" fmla="+- 0 8177 8177"/>
                                  <a:gd name="T13" fmla="*/ T12 w 262"/>
                                  <a:gd name="T14" fmla="+- 0 -251 -251"/>
                                  <a:gd name="T15" fmla="*/ -251 h 262"/>
                                  <a:gd name="T16" fmla="+- 0 8177 8177"/>
                                  <a:gd name="T17" fmla="*/ T16 w 262"/>
                                  <a:gd name="T18" fmla="+- 0 11 -251"/>
                                  <a:gd name="T19" fmla="*/ 11 h 262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262" h="262">
                                    <a:moveTo>
                                      <a:pt x="0" y="262"/>
                                    </a:moveTo>
                                    <a:lnTo>
                                      <a:pt x="262" y="262"/>
                                    </a:lnTo>
                                    <a:lnTo>
                                      <a:pt x="262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262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10209">
                                <a:solidFill>
                                  <a:srgbClr val="CCCBCB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520" name="Group 5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8204" y="-120"/>
                                <a:ext cx="210" cy="0"/>
                                <a:chOff x="8204" y="-120"/>
                                <a:chExt cx="210" cy="0"/>
                              </a:xfrm>
                            </wpg:grpSpPr>
                            <wps:wsp>
                              <wps:cNvPr id="521" name="Freeform 523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6408" y="-240"/>
                                  <a:ext cx="209" cy="0"/>
                                </a:xfrm>
                                <a:custGeom>
                                  <a:avLst/>
                                  <a:gdLst>
                                    <a:gd name="T0" fmla="+- 0 8204 8204"/>
                                    <a:gd name="T1" fmla="*/ T0 w 210"/>
                                    <a:gd name="T2" fmla="+- 0 8414 8204"/>
                                    <a:gd name="T3" fmla="*/ T2 w 210"/>
                                  </a:gdLst>
                                  <a:ahLst/>
                                  <a:cxnLst>
                                    <a:cxn ang="0">
                                      <a:pos x="T1" y="0"/>
                                    </a:cxn>
                                    <a:cxn ang="0">
                                      <a:pos x="T3" y="0"/>
                                    </a:cxn>
                                  </a:cxnLst>
                                  <a:rect l="0" t="0" r="r" b="b"/>
                                  <a:pathLst>
                                    <a:path w="210">
                                      <a:moveTo>
                                        <a:pt x="0" y="0"/>
                                      </a:moveTo>
                                      <a:lnTo>
                                        <a:pt x="210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10209">
                                  <a:solidFill>
                                    <a:srgbClr val="7BAD00"/>
                                  </a:solidFill>
                                  <a:prstDash val="lg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522" name="Group 51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177" y="11"/>
                                  <a:ext cx="262" cy="262"/>
                                  <a:chOff x="8177" y="11"/>
                                  <a:chExt cx="262" cy="262"/>
                                </a:xfrm>
                              </wpg:grpSpPr>
                              <wps:wsp>
                                <wps:cNvPr id="523" name="Freeform 5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177" y="11"/>
                                    <a:ext cx="262" cy="262"/>
                                  </a:xfrm>
                                  <a:custGeom>
                                    <a:avLst/>
                                    <a:gdLst>
                                      <a:gd name="T0" fmla="+- 0 8177 8177"/>
                                      <a:gd name="T1" fmla="*/ T0 w 262"/>
                                      <a:gd name="T2" fmla="+- 0 274 11"/>
                                      <a:gd name="T3" fmla="*/ 274 h 262"/>
                                      <a:gd name="T4" fmla="+- 0 8439 8177"/>
                                      <a:gd name="T5" fmla="*/ T4 w 262"/>
                                      <a:gd name="T6" fmla="+- 0 274 11"/>
                                      <a:gd name="T7" fmla="*/ 274 h 262"/>
                                      <a:gd name="T8" fmla="+- 0 8439 8177"/>
                                      <a:gd name="T9" fmla="*/ T8 w 262"/>
                                      <a:gd name="T10" fmla="+- 0 11 11"/>
                                      <a:gd name="T11" fmla="*/ 11 h 262"/>
                                      <a:gd name="T12" fmla="+- 0 8177 8177"/>
                                      <a:gd name="T13" fmla="*/ T12 w 262"/>
                                      <a:gd name="T14" fmla="+- 0 11 11"/>
                                      <a:gd name="T15" fmla="*/ 11 h 262"/>
                                      <a:gd name="T16" fmla="+- 0 8177 8177"/>
                                      <a:gd name="T17" fmla="*/ T16 w 262"/>
                                      <a:gd name="T18" fmla="+- 0 274 11"/>
                                      <a:gd name="T19" fmla="*/ 274 h 262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</a:cxnLst>
                                    <a:rect l="0" t="0" r="r" b="b"/>
                                    <a:pathLst>
                                      <a:path w="262" h="262">
                                        <a:moveTo>
                                          <a:pt x="0" y="263"/>
                                        </a:moveTo>
                                        <a:lnTo>
                                          <a:pt x="262" y="263"/>
                                        </a:lnTo>
                                        <a:lnTo>
                                          <a:pt x="262" y="0"/>
                                        </a:lnTo>
                                        <a:lnTo>
                                          <a:pt x="0" y="0"/>
                                        </a:lnTo>
                                        <a:lnTo>
                                          <a:pt x="0" y="263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0209">
                                    <a:solidFill>
                                      <a:srgbClr val="CCCBCB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524" name="Group 51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8204" y="143"/>
                                    <a:ext cx="210" cy="0"/>
                                    <a:chOff x="8204" y="143"/>
                                    <a:chExt cx="210" cy="0"/>
                                  </a:xfrm>
                                </wpg:grpSpPr>
                                <wps:wsp>
                                  <wps:cNvPr id="525" name="Freeform 52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6408" y="286"/>
                                      <a:ext cx="209" cy="0"/>
                                    </a:xfrm>
                                    <a:custGeom>
                                      <a:avLst/>
                                      <a:gdLst>
                                        <a:gd name="T0" fmla="+- 0 8204 8204"/>
                                        <a:gd name="T1" fmla="*/ T0 w 210"/>
                                        <a:gd name="T2" fmla="+- 0 8414 8204"/>
                                        <a:gd name="T3" fmla="*/ T2 w 210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210">
                                          <a:moveTo>
                                            <a:pt x="0" y="0"/>
                                          </a:moveTo>
                                          <a:lnTo>
                                            <a:pt x="210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10209">
                                      <a:solidFill>
                                        <a:srgbClr val="00BEC4"/>
                                      </a:solidFill>
                                      <a:prstDash val="lgDash"/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526" name="Group 517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8177" y="274"/>
                                      <a:ext cx="262" cy="262"/>
                                      <a:chOff x="8177" y="274"/>
                                      <a:chExt cx="262" cy="262"/>
                                    </a:xfrm>
                                  </wpg:grpSpPr>
                                  <wps:wsp>
                                    <wps:cNvPr id="527" name="Freeform 520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8177" y="274"/>
                                        <a:ext cx="262" cy="262"/>
                                      </a:xfrm>
                                      <a:custGeom>
                                        <a:avLst/>
                                        <a:gdLst>
                                          <a:gd name="T0" fmla="+- 0 8177 8177"/>
                                          <a:gd name="T1" fmla="*/ T0 w 262"/>
                                          <a:gd name="T2" fmla="+- 0 536 274"/>
                                          <a:gd name="T3" fmla="*/ 536 h 262"/>
                                          <a:gd name="T4" fmla="+- 0 8439 8177"/>
                                          <a:gd name="T5" fmla="*/ T4 w 262"/>
                                          <a:gd name="T6" fmla="+- 0 536 274"/>
                                          <a:gd name="T7" fmla="*/ 536 h 262"/>
                                          <a:gd name="T8" fmla="+- 0 8439 8177"/>
                                          <a:gd name="T9" fmla="*/ T8 w 262"/>
                                          <a:gd name="T10" fmla="+- 0 274 274"/>
                                          <a:gd name="T11" fmla="*/ 274 h 262"/>
                                          <a:gd name="T12" fmla="+- 0 8177 8177"/>
                                          <a:gd name="T13" fmla="*/ T12 w 262"/>
                                          <a:gd name="T14" fmla="+- 0 274 274"/>
                                          <a:gd name="T15" fmla="*/ 274 h 262"/>
                                          <a:gd name="T16" fmla="+- 0 8177 8177"/>
                                          <a:gd name="T17" fmla="*/ T16 w 262"/>
                                          <a:gd name="T18" fmla="+- 0 536 274"/>
                                          <a:gd name="T19" fmla="*/ 536 h 262"/>
                                        </a:gdLst>
                                        <a:ahLst/>
                                        <a:cxnLst>
                                          <a:cxn ang="0">
                                            <a:pos x="T1" y="T3"/>
                                          </a:cxn>
                                          <a:cxn ang="0">
                                            <a:pos x="T5" y="T7"/>
                                          </a:cxn>
                                          <a:cxn ang="0">
                                            <a:pos x="T9" y="T11"/>
                                          </a:cxn>
                                          <a:cxn ang="0">
                                            <a:pos x="T13" y="T15"/>
                                          </a:cxn>
                                          <a:cxn ang="0">
                                            <a:pos x="T17" y="T19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62" h="262">
                                            <a:moveTo>
                                              <a:pt x="0" y="262"/>
                                            </a:moveTo>
                                            <a:lnTo>
                                              <a:pt x="262" y="262"/>
                                            </a:lnTo>
                                            <a:lnTo>
                                              <a:pt x="262" y="0"/>
                                            </a:lnTo>
                                            <a:lnTo>
                                              <a:pt x="0" y="0"/>
                                            </a:lnTo>
                                            <a:lnTo>
                                              <a:pt x="0" y="262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 w="10209">
                                        <a:solidFill>
                                          <a:srgbClr val="CCCBCB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528" name="Group 518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8204" y="405"/>
                                        <a:ext cx="210" cy="0"/>
                                        <a:chOff x="8204" y="405"/>
                                        <a:chExt cx="210" cy="0"/>
                                      </a:xfrm>
                                    </wpg:grpSpPr>
                                    <wps:wsp>
                                      <wps:cNvPr id="529" name="Freeform 519"/>
                                      <wps:cNvSpPr>
                                        <a:spLocks noEditPoints="1"/>
                                      </wps:cNvSpPr>
                                      <wps:spPr bwMode="auto">
                                        <a:xfrm>
                                          <a:off x="16408" y="810"/>
                                          <a:ext cx="209" cy="0"/>
                                        </a:xfrm>
                                        <a:custGeom>
                                          <a:avLst/>
                                          <a:gdLst>
                                            <a:gd name="T0" fmla="+- 0 8204 8204"/>
                                            <a:gd name="T1" fmla="*/ T0 w 210"/>
                                            <a:gd name="T2" fmla="+- 0 8414 8204"/>
                                            <a:gd name="T3" fmla="*/ T2 w 210"/>
                                          </a:gdLst>
                                          <a:ahLst/>
                                          <a:cxnLst>
                                            <a:cxn ang="0">
                                              <a:pos x="T1" y="0"/>
                                            </a:cxn>
                                            <a:cxn ang="0">
                                              <a:pos x="T3" y="0"/>
                                            </a:cxn>
                                          </a:cxnLst>
                                          <a:rect l="0" t="0" r="r" b="b"/>
                                          <a:pathLst>
                                            <a:path w="210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210" y="0"/>
                                              </a:lnTo>
                                            </a:path>
                                          </a:pathLst>
                                        </a:custGeom>
                                        <a:noFill/>
                                        <a:ln w="10209">
                                          <a:solidFill>
                                            <a:srgbClr val="C67BFE"/>
                                          </a:solidFill>
                                          <a:prstDash val="lgDash"/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11" o:spid="_x0000_s1026" style="position:absolute;margin-left:408.45pt;margin-top:-25.95pt;width:13.9pt;height:53.2pt;z-index:-2134;mso-position-horizontal-relative:page" coordorigin="8169,-521" coordsize="278,106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">
                <v:group id="Group 512" o:spid="_x0000_s1027" style="position:absolute;left:8177;top:-513;width:262;height:262" coordorigin="8177,-513" coordsize="262,26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DU3nXfGAAAA3AAA&#10;AA8AAAAAAAAAAAAAAAAAqQIAAGRycy9kb3ducmV2LnhtbFBLBQYAAAAABAAEAPoAAACcAwAAAAA=&#10;">
                  <v:shape id="Freeform 525" o:spid="_x0000_s1028" style="position:absolute;left:8177;top:-513;width:262;height:262;visibility:visible;mso-wrap-style:square;v-text-anchor:top" coordsize="262,26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jrLbxAAA&#10;ANwAAAAPAAAAZHJzL2Rvd25yZXYueG1sRI9BawIxFITvQv9DeII3zSqoZTWKCKWCpeBq6fWxeW4W&#10;Ny9Lkrprf31TKPQ4zMw3zHrb20bcyYfasYLpJANBXDpdc6Xgcn4ZP4MIEVlj45gUPCjAdvM0WGOu&#10;XccnuhexEgnCIUcFJsY2lzKUhiyGiWuJk3d13mJM0ldSe+wS3DZylmULabHmtGCwpb2h8lZ8WQXt&#10;d/ER6GoW/LY/v3efr/4yOx6VGg373QpEpD7+h//aB61gPl3C75l0BOTm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o6y28QAAADcAAAADwAAAAAAAAAAAAAAAACXAgAAZHJzL2Rv&#10;d25yZXYueG1sUEsFBgAAAAAEAAQA9QAAAIgDAAAAAA==&#10;" path="m0,262l262,262,262,,,,,262xe" filled="f" strokecolor="#cccbcb" strokeweight="10209emu">
                    <v:path arrowok="t" o:connecttype="custom" o:connectlocs="0,-251;262,-251;262,-513;0,-513;0,-251" o:connectangles="0,0,0,0,0"/>
                  </v:shape>
                  <v:group id="Group 513" o:spid="_x0000_s1029" style="position:absolute;left:8177;top:-251;width:262;height:262" coordorigin="8177,-251" coordsize="262,26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K+SsnsIAAADcAAAADwAA&#10;AAAAAAAAAAAAAACpAgAAZHJzL2Rvd25yZXYueG1sUEsFBgAAAAAEAAQA+gAAAJgDAAAAAA==&#10;">
                    <v:shape id="Freeform 524" o:spid="_x0000_s1030" style="position:absolute;left:8177;top:-251;width:262;height:262;visibility:visible;mso-wrap-style:square;v-text-anchor:top" coordsize="262,26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4XYMyxAAA&#10;ANwAAAAPAAAAZHJzL2Rvd25yZXYueG1sRI9BawIxFITvQv9DeII3zSoodjWKCKWCpeBq6fWxeW4W&#10;Ny9Lkrprf31TKPQ4zMw3zHrb20bcyYfasYLpJANBXDpdc6Xgcn4ZL0GEiKyxcUwKHhRgu3karDHX&#10;ruMT3YtYiQThkKMCE2ObSxlKQxbDxLXEybs6bzEm6SupPXYJbhs5y7KFtFhzWjDY0t5QeSu+rIL2&#10;u/gIdDULftuf37vPV3+ZHY9KjYb9bgUiUh//w3/tg1Ywnz7D75l0BOTm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F2DMsQAAADcAAAADwAAAAAAAAAAAAAAAACXAgAAZHJzL2Rv&#10;d25yZXYueG1sUEsFBgAAAAAEAAQA9QAAAIgDAAAAAA==&#10;" path="m0,262l262,262,262,,,,,262xe" filled="f" strokecolor="#cccbcb" strokeweight="10209emu">
                      <v:path arrowok="t" o:connecttype="custom" o:connectlocs="0,11;262,11;262,-251;0,-251;0,11" o:connectangles="0,0,0,0,0"/>
                    </v:shape>
                    <v:group id="Group 514" o:spid="_x0000_s1031" style="position:absolute;left:8204;top:-120;width:210;height:0" coordorigin="8204,-120" coordsize="210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Bv+aiXDAAAA3AAAAA8A&#10;AAAAAAAAAAAAAAAAqQIAAGRycy9kb3ducmV2LnhtbFBLBQYAAAAABAAEAPoAAACZAwAAAAA=&#10;">
                      <v:shape id="Freeform 523" o:spid="_x0000_s1032" style="position:absolute;left:16408;top:-240;width:209;height:0;visibility:visible;mso-wrap-style:square;v-text-anchor:top" coordsize="21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22dMRxQAA&#10;ANwAAAAPAAAAZHJzL2Rvd25yZXYueG1sRI9Ba8JAFITvBf/D8gQvRTcKtRJdRQtSLwYSBa+P7DMJ&#10;Zt+G7Nak/fWuIPQ4zMw3zGrTm1rcqXWVZQXTSQSCOLe64kLB+bQfL0A4j6yxtkwKfsnBZj14W2Gs&#10;bccp3TNfiABhF6OC0vsmltLlJRl0E9sQB+9qW4M+yLaQusUuwE0tZ1E0lwYrDgslNvRVUn7LfoyC&#10;S5Qe/y5pknSL72yX6+P756FPlBoN++0ShKfe/4df7YNW8DGbwvNMOAJy/Q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bZ0xHFAAAA3AAAAA8AAAAAAAAAAAAAAAAAlwIAAGRycy9k&#10;b3ducmV2LnhtbFBLBQYAAAAABAAEAPUAAACJAwAAAAA=&#10;" path="m0,0l210,0e" filled="f" strokecolor="#7bad00" strokeweight="10209emu">
                        <v:stroke dashstyle="longDash"/>
                        <v:path arrowok="t" o:connecttype="custom" o:connectlocs="0,0;209,0" o:connectangles="0,0"/>
                        <o:lock v:ext="edit" verticies="t"/>
                      </v:shape>
                      <v:group id="Group 515" o:spid="_x0000_s1033" style="position:absolute;left:8177;top:11;width:262;height:262" coordorigin="8177,11" coordsize="262,26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EYFHJxAAAANwAAAAP&#10;AAAAAAAAAAAAAAAAAKkCAABkcnMvZG93bnJldi54bWxQSwUGAAAAAAQABAD6AAAAmgMAAAAA&#10;">
                        <v:shape id="Freeform 522" o:spid="_x0000_s1034" style="position:absolute;left:8177;top:11;width:262;height:262;visibility:visible;mso-wrap-style:square;v-text-anchor:top" coordsize="262,26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2X5lxQAA&#10;ANwAAAAPAAAAZHJzL2Rvd25yZXYueG1sRI9Ra8IwFIXfB/sP4Q72NtN1KFKNIsLYQBmsKr5emmtT&#10;bG5KktnOX28GAx8P55zvcObLwbbiQj40jhW8jjIQxJXTDdcK9rv3lymIEJE1to5JwS8FWC4eH+ZY&#10;aNfzN13KWIsE4VCgAhNjV0gZKkMWw8h1xMk7OW8xJulrqT32CW5bmWfZRFpsOC0Y7GhtqDqXP1ZB&#10;dy0PgU5mwtv17qs/fvh9vtko9fw0rGYgIg3xHv5vf2oF4/wN/s6kIyAXN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fZfmXFAAAA3AAAAA8AAAAAAAAAAAAAAAAAlwIAAGRycy9k&#10;b3ducmV2LnhtbFBLBQYAAAAABAAEAPUAAACJAwAAAAA=&#10;" path="m0,263l262,263,262,,,,,263xe" filled="f" strokecolor="#cccbcb" strokeweight="10209emu">
                          <v:path arrowok="t" o:connecttype="custom" o:connectlocs="0,274;262,274;262,11;0,11;0,274" o:connectangles="0,0,0,0,0"/>
                        </v:shape>
                        <v:group id="Group 516" o:spid="_x0000_s1035" style="position:absolute;left:8204;top:143;width:210;height:0" coordorigin="8204,143" coordsize="210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kxWwmxgAAANwAAAAPAAAAZHJzL2Rvd25yZXYueG1sRI9Ba8JAFITvBf/D8oTe&#10;mk1sUyRmFRErHkKhKpTeHtlnEsy+DdltEv99t1DocZiZb5h8M5lWDNS7xrKCJIpBEJdWN1wpuJzf&#10;npYgnEfW2FomBXdysFnPHnLMtB35g4aTr0SAsMtQQe19l0npypoMush2xMG72t6gD7KvpO5xDHDT&#10;ykUcv0qDDYeFGjva1VTeTt9GwWHEcfuc7Ifidt3dv87p+2eRkFKP82m7AuFp8v/hv/ZRK0gXL/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GTFbCbGAAAA3AAA&#10;AA8AAAAAAAAAAAAAAAAAqQIAAGRycy9kb3ducmV2LnhtbFBLBQYAAAAABAAEAPoAAACcAwAAAAA=&#10;">
                          <v:shape id="Freeform 521" o:spid="_x0000_s1036" style="position:absolute;left:16408;top:286;width:209;height:0;visibility:visible;mso-wrap-style:square;v-text-anchor:top" coordsize="21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0Gu2xQAA&#10;ANwAAAAPAAAAZHJzL2Rvd25yZXYueG1sRI9BawIxFITvBf9DeAVvNatgKVujtKJgD4V2a/H62Dx3&#10;lyYvSxLj2l/fCEKPw8x8wyxWgzUikQ+dYwXTSQGCuHa640bB/mv78AQiRGSNxjEpuFCA1XJ0t8BS&#10;uzN/UqpiIzKEQ4kK2hj7UspQt2QxTFxPnL2j8xZjlr6R2uM5w62Rs6J4lBY7zgst9rRuqf6pTlbB&#10;e3r72GDy1e/0Yr7T/jCYrXtVanw/vDyDiDTE//CtvdMK5rM5XM/kIyCX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jQa7bFAAAA3AAAAA8AAAAAAAAAAAAAAAAAlwIAAGRycy9k&#10;b3ducmV2LnhtbFBLBQYAAAAABAAEAPUAAACJAwAAAAA=&#10;" path="m0,0l210,0e" filled="f" strokecolor="#00bec4" strokeweight="10209emu">
                            <v:stroke dashstyle="longDash"/>
                            <v:path arrowok="t" o:connecttype="custom" o:connectlocs="0,0;209,0" o:connectangles="0,0"/>
                            <o:lock v:ext="edit" verticies="t"/>
                          </v:shape>
                          <v:group id="Group 517" o:spid="_x0000_s1037" style="position:absolute;left:8177;top:274;width:262;height:262" coordorigin="8177,274" coordsize="262,26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PtbV8rGAAAA3AAA&#10;AA8AAAAAAAAAAAAAAAAAqQIAAGRycy9kb3ducmV2LnhtbFBLBQYAAAAABAAEAPoAAACcAwAAAAA=&#10;">
                            <v:shape id="Freeform 520" o:spid="_x0000_s1038" style="position:absolute;left:8177;top:274;width:262;height:262;visibility:visible;mso-wrap-style:square;v-text-anchor:top" coordsize="262,26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4nhmxQAA&#10;ANwAAAAPAAAAZHJzL2Rvd25yZXYueG1sRI9Ra8IwFIXfB/sP4Q72NtMV5qQaRYSxgTJYVXy9NNem&#10;2NyUJLOdv34RBB8P55zvcGaLwbbiTD40jhW8jjIQxJXTDdcKdtuPlwmIEJE1to5JwR8FWMwfH2ZY&#10;aNfzD53LWIsE4VCgAhNjV0gZKkMWw8h1xMk7Om8xJulrqT32CW5bmWfZWFpsOC0Y7GhlqDqVv1ZB&#10;dyn3gY5mzJvV9rs/fPpdvl4r9fw0LKcgIg3xHr61v7SCt/wdrmfSEZDz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jieGbFAAAA3AAAAA8AAAAAAAAAAAAAAAAAlwIAAGRycy9k&#10;b3ducmV2LnhtbFBLBQYAAAAABAAEAPUAAACJAwAAAAA=&#10;" path="m0,262l262,262,262,,,,,262xe" filled="f" strokecolor="#cccbcb" strokeweight="10209emu">
                              <v:path arrowok="t" o:connecttype="custom" o:connectlocs="0,536;262,536;262,274;0,274;0,536" o:connectangles="0,0,0,0,0"/>
                            </v:shape>
                            <v:group id="Group 518" o:spid="_x0000_s1039" style="position:absolute;left:8204;top:405;width:210;height:0" coordorigin="8204,405" coordsize="210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OWIZiPDAAAA3AAAAA8A&#10;AAAAAAAAAAAAAAAAqQIAAGRycy9kb3ducmV2LnhtbFBLBQYAAAAABAAEAPoAAACZAwAAAAA=&#10;">
                              <v:shape id="Freeform 519" o:spid="_x0000_s1040" style="position:absolute;left:16408;top:810;width:209;height:0;visibility:visible;mso-wrap-style:square;v-text-anchor:top" coordsize="21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QUKGxQAA&#10;ANwAAAAPAAAAZHJzL2Rvd25yZXYueG1sRI9BS8NAFITvgv9heYKX0m4sVGzabRFFsCdpUtvrI/tM&#10;FrNv0+yzjf/eFQo9DjPzDbNcD75VJ+qjC2zgYZKBIq6CdVwb2JVv4ydQUZAttoHJwC9FWK9ub5aY&#10;23DmLZ0KqVWCcMzRQCPS5VrHqiGPcRI64uR9hd6jJNnX2vZ4TnDf6mmWPWqPjtNCgx29NFR9Fz/e&#10;QLFxR3dg+fzYvbbzoxuVo72UxtzfDc8LUEKDXMOX9rs1MJvO4f9MOgJ69Q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xBQobFAAAA3AAAAA8AAAAAAAAAAAAAAAAAlwIAAGRycy9k&#10;b3ducmV2LnhtbFBLBQYAAAAABAAEAPUAAACJAwAAAAA=&#10;" path="m0,0l210,0e" filled="f" strokecolor="#c67bfe" strokeweight="10209emu">
                                <v:stroke dashstyle="longDash"/>
                                <v:path arrowok="t" o:connecttype="custom" o:connectlocs="0,0;209,0" o:connectangles="0,0"/>
                                <o:lock v:ext="edit" verticies="t"/>
                              </v:shape>
                            </v:group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6839DC">
        <w:rPr>
          <w:rFonts w:ascii="Arial" w:eastAsia="Arial" w:hAnsi="Arial" w:cs="Arial"/>
          <w:spacing w:val="4"/>
          <w:w w:val="101"/>
          <w:sz w:val="15"/>
          <w:szCs w:val="15"/>
        </w:rPr>
        <w:t xml:space="preserve"> </w:t>
      </w:r>
      <w:r w:rsidR="006839DC">
        <w:rPr>
          <w:rFonts w:ascii="Arial" w:eastAsia="Arial" w:hAnsi="Arial" w:cs="Arial"/>
          <w:position w:val="-2"/>
          <w:sz w:val="21"/>
          <w:szCs w:val="21"/>
        </w:rPr>
        <w:t>1</w:t>
      </w:r>
      <w:r w:rsidR="006839DC">
        <w:rPr>
          <w:rFonts w:ascii="Arial" w:eastAsia="Arial" w:hAnsi="Arial" w:cs="Arial"/>
          <w:spacing w:val="47"/>
          <w:position w:val="-2"/>
          <w:sz w:val="21"/>
          <w:szCs w:val="21"/>
        </w:rPr>
        <w:t xml:space="preserve"> </w:t>
      </w:r>
      <w:r w:rsidR="006839DC">
        <w:rPr>
          <w:rFonts w:ascii="Arial" w:eastAsia="Arial" w:hAnsi="Arial" w:cs="Arial"/>
          <w:w w:val="101"/>
          <w:sz w:val="15"/>
          <w:szCs w:val="15"/>
        </w:rPr>
        <w:t>1/3</w:t>
      </w:r>
    </w:p>
    <w:p w:rsidR="00273D53" w:rsidRDefault="006839DC">
      <w:pPr>
        <w:spacing w:before="19"/>
        <w:ind w:left="46"/>
        <w:rPr>
          <w:rFonts w:ascii="Arial" w:eastAsia="Arial" w:hAnsi="Arial" w:cs="Arial"/>
          <w:sz w:val="15"/>
          <w:szCs w:val="15"/>
        </w:rPr>
        <w:sectPr w:rsidR="00273D53">
          <w:type w:val="continuous"/>
          <w:pgSz w:w="12240" w:h="15840"/>
          <w:pgMar w:top="960" w:right="1340" w:bottom="280" w:left="1340" w:header="720" w:footer="720" w:gutter="0"/>
          <w:cols w:num="4" w:space="720" w:equalWidth="0">
            <w:col w:w="3242" w:space="1319"/>
            <w:col w:w="503" w:space="266"/>
            <w:col w:w="1196" w:space="336"/>
            <w:col w:w="2698"/>
          </w:cols>
        </w:sectPr>
      </w:pPr>
      <w:r>
        <w:rPr>
          <w:rFonts w:ascii="Arial" w:eastAsia="Arial" w:hAnsi="Arial" w:cs="Arial"/>
          <w:sz w:val="21"/>
          <w:szCs w:val="21"/>
        </w:rPr>
        <w:t>0</w:t>
      </w:r>
      <w:r>
        <w:rPr>
          <w:rFonts w:ascii="Arial" w:eastAsia="Arial" w:hAnsi="Arial" w:cs="Arial"/>
          <w:spacing w:val="47"/>
          <w:sz w:val="21"/>
          <w:szCs w:val="21"/>
        </w:rPr>
        <w:t xml:space="preserve"> </w:t>
      </w:r>
      <w:r>
        <w:rPr>
          <w:rFonts w:ascii="Arial" w:eastAsia="Arial" w:hAnsi="Arial" w:cs="Arial"/>
          <w:w w:val="101"/>
          <w:position w:val="2"/>
          <w:sz w:val="15"/>
          <w:szCs w:val="15"/>
        </w:rPr>
        <w:t>0/3</w:t>
      </w:r>
    </w:p>
    <w:p w:rsidR="00273D53" w:rsidRDefault="006839DC">
      <w:pPr>
        <w:spacing w:before="79"/>
        <w:ind w:left="2297" w:right="2934"/>
        <w:jc w:val="center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sz w:val="15"/>
          <w:szCs w:val="15"/>
        </w:rPr>
        <w:lastRenderedPageBreak/>
        <w:t xml:space="preserve">56   </w:t>
      </w:r>
      <w:r>
        <w:rPr>
          <w:rFonts w:ascii="Arial" w:eastAsia="Arial" w:hAnsi="Arial" w:cs="Arial"/>
          <w:spacing w:val="10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 xml:space="preserve">126  </w:t>
      </w:r>
      <w:r>
        <w:rPr>
          <w:rFonts w:ascii="Arial" w:eastAsia="Arial" w:hAnsi="Arial" w:cs="Arial"/>
          <w:spacing w:val="9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 xml:space="preserve">196                  </w:t>
      </w:r>
      <w:r>
        <w:rPr>
          <w:rFonts w:ascii="Arial" w:eastAsia="Arial" w:hAnsi="Arial" w:cs="Arial"/>
          <w:spacing w:val="38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 xml:space="preserve">392  </w:t>
      </w:r>
      <w:r>
        <w:rPr>
          <w:rFonts w:ascii="Arial" w:eastAsia="Arial" w:hAnsi="Arial" w:cs="Arial"/>
          <w:spacing w:val="27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 xml:space="preserve">56   </w:t>
      </w:r>
      <w:r>
        <w:rPr>
          <w:rFonts w:ascii="Arial" w:eastAsia="Arial" w:hAnsi="Arial" w:cs="Arial"/>
          <w:spacing w:val="10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 xml:space="preserve">126  </w:t>
      </w:r>
      <w:r>
        <w:rPr>
          <w:rFonts w:ascii="Arial" w:eastAsia="Arial" w:hAnsi="Arial" w:cs="Arial"/>
          <w:spacing w:val="9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 xml:space="preserve">196                  </w:t>
      </w:r>
      <w:r>
        <w:rPr>
          <w:rFonts w:ascii="Arial" w:eastAsia="Arial" w:hAnsi="Arial" w:cs="Arial"/>
          <w:spacing w:val="38"/>
          <w:sz w:val="15"/>
          <w:szCs w:val="15"/>
        </w:rPr>
        <w:t xml:space="preserve"> </w:t>
      </w:r>
      <w:r>
        <w:rPr>
          <w:rFonts w:ascii="Arial" w:eastAsia="Arial" w:hAnsi="Arial" w:cs="Arial"/>
          <w:w w:val="101"/>
          <w:sz w:val="15"/>
          <w:szCs w:val="15"/>
        </w:rPr>
        <w:t>392</w:t>
      </w:r>
    </w:p>
    <w:p w:rsidR="00273D53" w:rsidRDefault="006839DC">
      <w:pPr>
        <w:spacing w:line="180" w:lineRule="exact"/>
        <w:ind w:left="3977" w:right="4656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w w:val="101"/>
          <w:sz w:val="18"/>
          <w:szCs w:val="18"/>
        </w:rPr>
        <w:t>Exposures</w:t>
      </w:r>
    </w:p>
    <w:p w:rsidR="00273D53" w:rsidRDefault="00273D53">
      <w:pPr>
        <w:spacing w:before="8" w:line="140" w:lineRule="exact"/>
        <w:rPr>
          <w:sz w:val="14"/>
          <w:szCs w:val="14"/>
        </w:rPr>
      </w:pPr>
    </w:p>
    <w:p w:rsidR="00273D53" w:rsidRDefault="00273D53">
      <w:pPr>
        <w:spacing w:line="200" w:lineRule="exact"/>
      </w:pPr>
    </w:p>
    <w:p w:rsidR="00273D53" w:rsidRDefault="006839DC">
      <w:pPr>
        <w:spacing w:before="42"/>
        <w:ind w:left="2790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sz w:val="15"/>
          <w:szCs w:val="15"/>
        </w:rPr>
        <w:t>N</w:t>
      </w:r>
      <w:r>
        <w:rPr>
          <w:rFonts w:ascii="Arial" w:eastAsia="Arial" w:hAnsi="Arial" w:cs="Arial"/>
          <w:spacing w:val="-3"/>
          <w:sz w:val="15"/>
          <w:szCs w:val="15"/>
        </w:rPr>
        <w:t>e</w:t>
      </w:r>
      <w:r>
        <w:rPr>
          <w:rFonts w:ascii="Arial" w:eastAsia="Arial" w:hAnsi="Arial" w:cs="Arial"/>
          <w:sz w:val="15"/>
          <w:szCs w:val="15"/>
        </w:rPr>
        <w:t>w</w:t>
      </w:r>
      <w:r>
        <w:rPr>
          <w:rFonts w:ascii="Arial" w:eastAsia="Arial" w:hAnsi="Arial" w:cs="Arial"/>
          <w:spacing w:val="4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sti</w:t>
      </w:r>
      <w:r>
        <w:rPr>
          <w:rFonts w:ascii="Arial" w:eastAsia="Arial" w:hAnsi="Arial" w:cs="Arial"/>
          <w:spacing w:val="-2"/>
          <w:sz w:val="15"/>
          <w:szCs w:val="15"/>
        </w:rPr>
        <w:t>m</w:t>
      </w:r>
      <w:r>
        <w:rPr>
          <w:rFonts w:ascii="Arial" w:eastAsia="Arial" w:hAnsi="Arial" w:cs="Arial"/>
          <w:sz w:val="15"/>
          <w:szCs w:val="15"/>
        </w:rPr>
        <w:t xml:space="preserve">uli                                     </w:t>
      </w:r>
      <w:r>
        <w:rPr>
          <w:rFonts w:ascii="Arial" w:eastAsia="Arial" w:hAnsi="Arial" w:cs="Arial"/>
          <w:spacing w:val="2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Old</w:t>
      </w:r>
      <w:r>
        <w:rPr>
          <w:rFonts w:ascii="Arial" w:eastAsia="Arial" w:hAnsi="Arial" w:cs="Arial"/>
          <w:spacing w:val="3"/>
          <w:sz w:val="15"/>
          <w:szCs w:val="15"/>
        </w:rPr>
        <w:t xml:space="preserve"> </w:t>
      </w:r>
      <w:r>
        <w:rPr>
          <w:rFonts w:ascii="Arial" w:eastAsia="Arial" w:hAnsi="Arial" w:cs="Arial"/>
          <w:w w:val="101"/>
          <w:sz w:val="15"/>
          <w:szCs w:val="15"/>
        </w:rPr>
        <w:t>sti</w:t>
      </w:r>
      <w:r>
        <w:rPr>
          <w:rFonts w:ascii="Arial" w:eastAsia="Arial" w:hAnsi="Arial" w:cs="Arial"/>
          <w:spacing w:val="-2"/>
          <w:w w:val="101"/>
          <w:sz w:val="15"/>
          <w:szCs w:val="15"/>
        </w:rPr>
        <w:t>m</w:t>
      </w:r>
      <w:r>
        <w:rPr>
          <w:rFonts w:ascii="Arial" w:eastAsia="Arial" w:hAnsi="Arial" w:cs="Arial"/>
          <w:w w:val="101"/>
          <w:sz w:val="15"/>
          <w:szCs w:val="15"/>
        </w:rPr>
        <w:t>uli</w:t>
      </w:r>
    </w:p>
    <w:p w:rsidR="00273D53" w:rsidRDefault="006839DC">
      <w:pPr>
        <w:spacing w:before="85" w:line="160" w:lineRule="exact"/>
        <w:ind w:left="1853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101"/>
          <w:position w:val="-1"/>
          <w:sz w:val="15"/>
          <w:szCs w:val="15"/>
        </w:rPr>
        <w:t>5</w:t>
      </w:r>
    </w:p>
    <w:p w:rsidR="00273D53" w:rsidRDefault="00273D53">
      <w:pPr>
        <w:spacing w:before="6" w:line="140" w:lineRule="exact"/>
        <w:rPr>
          <w:sz w:val="14"/>
          <w:szCs w:val="14"/>
        </w:rPr>
      </w:pPr>
    </w:p>
    <w:p w:rsidR="00273D53" w:rsidRDefault="00273D53">
      <w:pPr>
        <w:spacing w:line="200" w:lineRule="exact"/>
        <w:sectPr w:rsidR="00273D53">
          <w:type w:val="continuous"/>
          <w:pgSz w:w="12240" w:h="15840"/>
          <w:pgMar w:top="960" w:right="1340" w:bottom="280" w:left="1340" w:header="720" w:footer="720" w:gutter="0"/>
          <w:cols w:space="720"/>
        </w:sectPr>
      </w:pPr>
    </w:p>
    <w:p w:rsidR="00273D53" w:rsidRDefault="00273D53">
      <w:pPr>
        <w:spacing w:before="16" w:line="240" w:lineRule="exact"/>
        <w:rPr>
          <w:sz w:val="24"/>
          <w:szCs w:val="24"/>
        </w:rPr>
      </w:pPr>
    </w:p>
    <w:p w:rsidR="00273D53" w:rsidRDefault="006839DC">
      <w:pPr>
        <w:ind w:left="1822" w:right="2611"/>
        <w:jc w:val="center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101"/>
          <w:sz w:val="15"/>
          <w:szCs w:val="15"/>
        </w:rPr>
        <w:t>4</w:t>
      </w:r>
    </w:p>
    <w:p w:rsidR="00273D53" w:rsidRDefault="00F14C79">
      <w:pPr>
        <w:spacing w:before="99"/>
        <w:ind w:left="2101" w:right="72"/>
        <w:jc w:val="center"/>
        <w:rPr>
          <w:rFonts w:ascii="Arial" w:eastAsia="Arial" w:hAnsi="Arial" w:cs="Arial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4355" behindDoc="1" locked="0" layoutInCell="1" allowOverlap="1">
                <wp:simplePos x="0" y="0"/>
                <wp:positionH relativeFrom="page">
                  <wp:posOffset>2726690</wp:posOffset>
                </wp:positionH>
                <wp:positionV relativeFrom="paragraph">
                  <wp:posOffset>248920</wp:posOffset>
                </wp:positionV>
                <wp:extent cx="74930" cy="134620"/>
                <wp:effectExtent l="0" t="0" r="5080" b="0"/>
                <wp:wrapNone/>
                <wp:docPr id="514" name="Text Box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930" cy="13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9755B" w:rsidRDefault="0099755B">
                            <w:pPr>
                              <w:spacing w:line="200" w:lineRule="exact"/>
                              <w:ind w:right="-52"/>
                              <w:rPr>
                                <w:rFonts w:ascii="Arial" w:eastAsia="Arial" w:hAnsi="Arial" w:cs="Arial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01"/>
                                <w:sz w:val="21"/>
                                <w:szCs w:val="21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10" o:spid="_x0000_s1036" type="#_x0000_t202" style="position:absolute;left:0;text-align:left;margin-left:214.7pt;margin-top:19.6pt;width:5.9pt;height:10.6pt;z-index:-212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" filled="f" stroked="f">
                <v:textbox inset="0,0,0,0">
                  <w:txbxContent>
                    <w:p w:rsidR="0099755B" w:rsidRDefault="0099755B">
                      <w:pPr>
                        <w:spacing w:line="200" w:lineRule="exact"/>
                        <w:ind w:right="-52"/>
                        <w:rPr>
                          <w:rFonts w:ascii="Arial" w:eastAsia="Arial" w:hAnsi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 w:eastAsia="Arial" w:hAnsi="Arial" w:cs="Arial"/>
                          <w:w w:val="101"/>
                          <w:sz w:val="21"/>
                          <w:szCs w:val="21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314356" behindDoc="1" locked="0" layoutInCell="1" allowOverlap="1">
                <wp:simplePos x="0" y="0"/>
                <wp:positionH relativeFrom="page">
                  <wp:posOffset>2213610</wp:posOffset>
                </wp:positionH>
                <wp:positionV relativeFrom="paragraph">
                  <wp:posOffset>212725</wp:posOffset>
                </wp:positionV>
                <wp:extent cx="74930" cy="134620"/>
                <wp:effectExtent l="3810" t="0" r="0" b="0"/>
                <wp:wrapNone/>
                <wp:docPr id="513" name="Text Box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930" cy="13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9755B" w:rsidRDefault="0099755B">
                            <w:pPr>
                              <w:spacing w:line="200" w:lineRule="exact"/>
                              <w:ind w:right="-52"/>
                              <w:rPr>
                                <w:rFonts w:ascii="Arial" w:eastAsia="Arial" w:hAnsi="Arial" w:cs="Arial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01"/>
                                <w:sz w:val="21"/>
                                <w:szCs w:val="21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9" o:spid="_x0000_s1037" type="#_x0000_t202" style="position:absolute;left:0;text-align:left;margin-left:174.3pt;margin-top:16.75pt;width:5.9pt;height:10.6pt;z-index:-21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" filled="f" stroked="f">
                <v:textbox inset="0,0,0,0">
                  <w:txbxContent>
                    <w:p w:rsidR="0099755B" w:rsidRDefault="0099755B">
                      <w:pPr>
                        <w:spacing w:line="200" w:lineRule="exact"/>
                        <w:ind w:right="-52"/>
                        <w:rPr>
                          <w:rFonts w:ascii="Arial" w:eastAsia="Arial" w:hAnsi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 w:eastAsia="Arial" w:hAnsi="Arial" w:cs="Arial"/>
                          <w:w w:val="101"/>
                          <w:sz w:val="21"/>
                          <w:szCs w:val="21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839DC">
        <w:rPr>
          <w:rFonts w:ascii="Arial" w:eastAsia="Arial" w:hAnsi="Arial" w:cs="Arial"/>
          <w:position w:val="3"/>
          <w:sz w:val="21"/>
          <w:szCs w:val="21"/>
        </w:rPr>
        <w:t xml:space="preserve">3                                    </w:t>
      </w:r>
      <w:r w:rsidR="006839DC">
        <w:rPr>
          <w:rFonts w:ascii="Arial" w:eastAsia="Arial" w:hAnsi="Arial" w:cs="Arial"/>
          <w:spacing w:val="46"/>
          <w:position w:val="3"/>
          <w:sz w:val="21"/>
          <w:szCs w:val="21"/>
        </w:rPr>
        <w:t xml:space="preserve"> </w:t>
      </w:r>
      <w:r w:rsidR="006839DC">
        <w:rPr>
          <w:rFonts w:ascii="Arial" w:eastAsia="Arial" w:hAnsi="Arial" w:cs="Arial"/>
          <w:spacing w:val="-118"/>
          <w:w w:val="101"/>
          <w:sz w:val="21"/>
          <w:szCs w:val="21"/>
        </w:rPr>
        <w:t>2</w:t>
      </w:r>
      <w:r w:rsidR="006839DC">
        <w:rPr>
          <w:rFonts w:ascii="Arial" w:eastAsia="Arial" w:hAnsi="Arial" w:cs="Arial"/>
          <w:spacing w:val="-118"/>
          <w:w w:val="101"/>
          <w:position w:val="13"/>
          <w:sz w:val="21"/>
          <w:szCs w:val="21"/>
        </w:rPr>
        <w:t>3</w:t>
      </w:r>
      <w:r w:rsidR="006839DC">
        <w:rPr>
          <w:rFonts w:ascii="Arial" w:eastAsia="Arial" w:hAnsi="Arial" w:cs="Arial"/>
          <w:spacing w:val="-118"/>
          <w:w w:val="101"/>
          <w:sz w:val="21"/>
          <w:szCs w:val="21"/>
        </w:rPr>
        <w:t>1</w:t>
      </w:r>
    </w:p>
    <w:p w:rsidR="00273D53" w:rsidRDefault="00F14C79">
      <w:pPr>
        <w:spacing w:line="300" w:lineRule="exact"/>
        <w:ind w:left="1812" w:right="-41"/>
        <w:jc w:val="center"/>
        <w:rPr>
          <w:rFonts w:ascii="Arial" w:eastAsia="Arial" w:hAnsi="Arial" w:cs="Arial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4352" behindDoc="1" locked="0" layoutInCell="1" allowOverlap="1">
                <wp:simplePos x="0" y="0"/>
                <wp:positionH relativeFrom="page">
                  <wp:posOffset>1886585</wp:posOffset>
                </wp:positionH>
                <wp:positionV relativeFrom="paragraph">
                  <wp:posOffset>-450850</wp:posOffset>
                </wp:positionV>
                <wp:extent cx="140970" cy="467995"/>
                <wp:effectExtent l="0" t="6350" r="4445" b="0"/>
                <wp:wrapNone/>
                <wp:docPr id="512" name="Text Box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9755B" w:rsidRDefault="0099755B">
                            <w:pPr>
                              <w:spacing w:line="200" w:lineRule="exact"/>
                              <w:ind w:left="20" w:right="-27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01"/>
                                <w:sz w:val="18"/>
                                <w:szCs w:val="18"/>
                              </w:rPr>
                              <w:t>Meaning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8" o:spid="_x0000_s1038" type="#_x0000_t202" style="position:absolute;left:0;text-align:left;margin-left:148.55pt;margin-top:-35.45pt;width:11.1pt;height:36.85pt;z-index:-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" filled="f" stroked="f">
                <v:textbox style="layout-flow:vertical;mso-layout-flow-alt:bottom-to-top" inset="0,0,0,0">
                  <w:txbxContent>
                    <w:p w:rsidR="0099755B" w:rsidRDefault="0099755B">
                      <w:pPr>
                        <w:spacing w:line="200" w:lineRule="exact"/>
                        <w:ind w:left="20" w:right="-27"/>
                        <w:rPr>
                          <w:rFonts w:ascii="Arial" w:eastAsia="Arial" w:hAnsi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eastAsia="Arial" w:hAnsi="Arial" w:cs="Arial"/>
                          <w:w w:val="101"/>
                          <w:sz w:val="18"/>
                          <w:szCs w:val="18"/>
                        </w:rPr>
                        <w:t>Meaning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839DC">
        <w:rPr>
          <w:rFonts w:ascii="Arial" w:eastAsia="Arial" w:hAnsi="Arial" w:cs="Arial"/>
          <w:position w:val="-3"/>
          <w:sz w:val="15"/>
          <w:szCs w:val="15"/>
        </w:rPr>
        <w:t xml:space="preserve">3                                                           </w:t>
      </w:r>
      <w:r w:rsidR="006839DC">
        <w:rPr>
          <w:rFonts w:ascii="Arial" w:eastAsia="Arial" w:hAnsi="Arial" w:cs="Arial"/>
          <w:spacing w:val="31"/>
          <w:position w:val="-3"/>
          <w:sz w:val="15"/>
          <w:szCs w:val="15"/>
        </w:rPr>
        <w:t xml:space="preserve"> </w:t>
      </w:r>
      <w:r w:rsidR="006839DC">
        <w:rPr>
          <w:rFonts w:ascii="Arial" w:eastAsia="Arial" w:hAnsi="Arial" w:cs="Arial"/>
          <w:w w:val="101"/>
          <w:position w:val="5"/>
          <w:sz w:val="21"/>
          <w:szCs w:val="21"/>
        </w:rPr>
        <w:t>0</w:t>
      </w:r>
    </w:p>
    <w:p w:rsidR="00273D53" w:rsidRDefault="006839DC">
      <w:pPr>
        <w:spacing w:before="35"/>
        <w:ind w:right="-70"/>
        <w:rPr>
          <w:rFonts w:ascii="Arial" w:eastAsia="Arial" w:hAnsi="Arial" w:cs="Arial"/>
          <w:sz w:val="21"/>
          <w:szCs w:val="21"/>
        </w:rPr>
      </w:pPr>
      <w:r>
        <w:br w:type="column"/>
      </w:r>
      <w:r>
        <w:rPr>
          <w:rFonts w:ascii="Arial" w:eastAsia="Arial" w:hAnsi="Arial" w:cs="Arial"/>
          <w:spacing w:val="-118"/>
          <w:position w:val="-12"/>
          <w:sz w:val="21"/>
          <w:szCs w:val="21"/>
        </w:rPr>
        <w:lastRenderedPageBreak/>
        <w:t>2</w:t>
      </w:r>
      <w:r>
        <w:rPr>
          <w:rFonts w:ascii="Arial" w:eastAsia="Arial" w:hAnsi="Arial" w:cs="Arial"/>
          <w:position w:val="-7"/>
          <w:sz w:val="21"/>
          <w:szCs w:val="21"/>
        </w:rPr>
        <w:t xml:space="preserve">3   </w:t>
      </w:r>
      <w:r>
        <w:rPr>
          <w:rFonts w:ascii="Arial" w:eastAsia="Arial" w:hAnsi="Arial" w:cs="Arial"/>
          <w:spacing w:val="54"/>
          <w:position w:val="-7"/>
          <w:sz w:val="21"/>
          <w:szCs w:val="21"/>
        </w:rPr>
        <w:t xml:space="preserve"> </w:t>
      </w:r>
      <w:r>
        <w:rPr>
          <w:rFonts w:ascii="Arial" w:eastAsia="Arial" w:hAnsi="Arial" w:cs="Arial"/>
          <w:w w:val="101"/>
          <w:sz w:val="21"/>
          <w:szCs w:val="21"/>
        </w:rPr>
        <w:t>3</w:t>
      </w:r>
    </w:p>
    <w:p w:rsidR="00273D53" w:rsidRDefault="00273D53">
      <w:pPr>
        <w:spacing w:before="10" w:line="240" w:lineRule="exact"/>
        <w:rPr>
          <w:sz w:val="24"/>
          <w:szCs w:val="24"/>
        </w:rPr>
      </w:pPr>
    </w:p>
    <w:p w:rsidR="00273D53" w:rsidRDefault="00F14C79">
      <w:pPr>
        <w:ind w:right="-82"/>
        <w:rPr>
          <w:rFonts w:ascii="Arial" w:eastAsia="Arial" w:hAnsi="Arial" w:cs="Arial"/>
          <w:sz w:val="21"/>
          <w:szCs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4347" behindDoc="1" locked="0" layoutInCell="1" allowOverlap="1">
                <wp:simplePos x="0" y="0"/>
                <wp:positionH relativeFrom="page">
                  <wp:posOffset>2103120</wp:posOffset>
                </wp:positionH>
                <wp:positionV relativeFrom="paragraph">
                  <wp:posOffset>-921385</wp:posOffset>
                </wp:positionV>
                <wp:extent cx="2956560" cy="1633220"/>
                <wp:effectExtent l="0" t="640715" r="4859020" b="672465"/>
                <wp:wrapNone/>
                <wp:docPr id="287" name="Group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56560" cy="1633220"/>
                          <a:chOff x="3312" y="-1451"/>
                          <a:chExt cx="4656" cy="2573"/>
                        </a:xfrm>
                      </wpg:grpSpPr>
                      <wpg:grpSp>
                        <wpg:cNvPr id="288" name="Group 284"/>
                        <wpg:cNvGrpSpPr>
                          <a:grpSpLocks/>
                        </wpg:cNvGrpSpPr>
                        <wpg:grpSpPr bwMode="auto">
                          <a:xfrm>
                            <a:off x="3385" y="-1443"/>
                            <a:ext cx="2261" cy="218"/>
                            <a:chOff x="3385" y="-1443"/>
                            <a:chExt cx="2261" cy="218"/>
                          </a:xfrm>
                        </wpg:grpSpPr>
                        <wps:wsp>
                          <wps:cNvPr id="289" name="Freeform 507"/>
                          <wps:cNvSpPr>
                            <a:spLocks/>
                          </wps:cNvSpPr>
                          <wps:spPr bwMode="auto">
                            <a:xfrm>
                              <a:off x="3385" y="-1443"/>
                              <a:ext cx="2261" cy="218"/>
                            </a:xfrm>
                            <a:custGeom>
                              <a:avLst/>
                              <a:gdLst>
                                <a:gd name="T0" fmla="+- 0 3385 3385"/>
                                <a:gd name="T1" fmla="*/ T0 w 2261"/>
                                <a:gd name="T2" fmla="+- 0 -1225 -1443"/>
                                <a:gd name="T3" fmla="*/ -1225 h 218"/>
                                <a:gd name="T4" fmla="+- 0 5645 3385"/>
                                <a:gd name="T5" fmla="*/ T4 w 2261"/>
                                <a:gd name="T6" fmla="+- 0 -1225 -1443"/>
                                <a:gd name="T7" fmla="*/ -1225 h 218"/>
                                <a:gd name="T8" fmla="+- 0 5645 3385"/>
                                <a:gd name="T9" fmla="*/ T8 w 2261"/>
                                <a:gd name="T10" fmla="+- 0 -1443 -1443"/>
                                <a:gd name="T11" fmla="*/ -1443 h 218"/>
                                <a:gd name="T12" fmla="+- 0 3385 3385"/>
                                <a:gd name="T13" fmla="*/ T12 w 2261"/>
                                <a:gd name="T14" fmla="+- 0 -1443 -1443"/>
                                <a:gd name="T15" fmla="*/ -1443 h 218"/>
                                <a:gd name="T16" fmla="+- 0 3385 3385"/>
                                <a:gd name="T17" fmla="*/ T16 w 2261"/>
                                <a:gd name="T18" fmla="+- 0 -1225 -1443"/>
                                <a:gd name="T19" fmla="*/ -1225 h 2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261" h="218">
                                  <a:moveTo>
                                    <a:pt x="0" y="218"/>
                                  </a:moveTo>
                                  <a:lnTo>
                                    <a:pt x="2260" y="218"/>
                                  </a:lnTo>
                                  <a:lnTo>
                                    <a:pt x="226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BC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90" name="Group 285"/>
                          <wpg:cNvGrpSpPr>
                            <a:grpSpLocks/>
                          </wpg:cNvGrpSpPr>
                          <wpg:grpSpPr bwMode="auto">
                            <a:xfrm>
                              <a:off x="3385" y="-1443"/>
                              <a:ext cx="2261" cy="218"/>
                              <a:chOff x="3385" y="-1443"/>
                              <a:chExt cx="2261" cy="218"/>
                            </a:xfrm>
                          </wpg:grpSpPr>
                          <wps:wsp>
                            <wps:cNvPr id="291" name="Freeform 506"/>
                            <wps:cNvSpPr>
                              <a:spLocks/>
                            </wps:cNvSpPr>
                            <wps:spPr bwMode="auto">
                              <a:xfrm>
                                <a:off x="3385" y="-1443"/>
                                <a:ext cx="2261" cy="218"/>
                              </a:xfrm>
                              <a:custGeom>
                                <a:avLst/>
                                <a:gdLst>
                                  <a:gd name="T0" fmla="+- 0 3385 3385"/>
                                  <a:gd name="T1" fmla="*/ T0 w 2261"/>
                                  <a:gd name="T2" fmla="+- 0 -1225 -1443"/>
                                  <a:gd name="T3" fmla="*/ -1225 h 218"/>
                                  <a:gd name="T4" fmla="+- 0 5645 3385"/>
                                  <a:gd name="T5" fmla="*/ T4 w 2261"/>
                                  <a:gd name="T6" fmla="+- 0 -1225 -1443"/>
                                  <a:gd name="T7" fmla="*/ -1225 h 218"/>
                                  <a:gd name="T8" fmla="+- 0 5645 3385"/>
                                  <a:gd name="T9" fmla="*/ T8 w 2261"/>
                                  <a:gd name="T10" fmla="+- 0 -1443 -1443"/>
                                  <a:gd name="T11" fmla="*/ -1443 h 218"/>
                                  <a:gd name="T12" fmla="+- 0 3385 3385"/>
                                  <a:gd name="T13" fmla="*/ T12 w 2261"/>
                                  <a:gd name="T14" fmla="+- 0 -1443 -1443"/>
                                  <a:gd name="T15" fmla="*/ -1443 h 218"/>
                                  <a:gd name="T16" fmla="+- 0 3385 3385"/>
                                  <a:gd name="T17" fmla="*/ T16 w 2261"/>
                                  <a:gd name="T18" fmla="+- 0 -1225 -1443"/>
                                  <a:gd name="T19" fmla="*/ -1225 h 218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2261" h="218">
                                    <a:moveTo>
                                      <a:pt x="0" y="218"/>
                                    </a:moveTo>
                                    <a:lnTo>
                                      <a:pt x="2260" y="218"/>
                                    </a:lnTo>
                                    <a:lnTo>
                                      <a:pt x="226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21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10209">
                                <a:solidFill>
                                  <a:srgbClr val="7F7E7E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292" name="Group 286"/>
                            <wpg:cNvGrpSpPr>
                              <a:grpSpLocks/>
                            </wpg:cNvGrpSpPr>
                            <wpg:grpSpPr bwMode="auto">
                              <a:xfrm>
                                <a:off x="5700" y="-1443"/>
                                <a:ext cx="2261" cy="218"/>
                                <a:chOff x="5700" y="-1443"/>
                                <a:chExt cx="2261" cy="218"/>
                              </a:xfrm>
                            </wpg:grpSpPr>
                            <wps:wsp>
                              <wps:cNvPr id="293" name="Freeform 505"/>
                              <wps:cNvSpPr>
                                <a:spLocks/>
                              </wps:cNvSpPr>
                              <wps:spPr bwMode="auto">
                                <a:xfrm>
                                  <a:off x="5700" y="-1443"/>
                                  <a:ext cx="2261" cy="218"/>
                                </a:xfrm>
                                <a:custGeom>
                                  <a:avLst/>
                                  <a:gdLst>
                                    <a:gd name="T0" fmla="+- 0 5700 5700"/>
                                    <a:gd name="T1" fmla="*/ T0 w 2261"/>
                                    <a:gd name="T2" fmla="+- 0 -1225 -1443"/>
                                    <a:gd name="T3" fmla="*/ -1225 h 218"/>
                                    <a:gd name="T4" fmla="+- 0 7961 5700"/>
                                    <a:gd name="T5" fmla="*/ T4 w 2261"/>
                                    <a:gd name="T6" fmla="+- 0 -1225 -1443"/>
                                    <a:gd name="T7" fmla="*/ -1225 h 218"/>
                                    <a:gd name="T8" fmla="+- 0 7961 5700"/>
                                    <a:gd name="T9" fmla="*/ T8 w 2261"/>
                                    <a:gd name="T10" fmla="+- 0 -1443 -1443"/>
                                    <a:gd name="T11" fmla="*/ -1443 h 218"/>
                                    <a:gd name="T12" fmla="+- 0 5700 5700"/>
                                    <a:gd name="T13" fmla="*/ T12 w 2261"/>
                                    <a:gd name="T14" fmla="+- 0 -1443 -1443"/>
                                    <a:gd name="T15" fmla="*/ -1443 h 218"/>
                                    <a:gd name="T16" fmla="+- 0 5700 5700"/>
                                    <a:gd name="T17" fmla="*/ T16 w 2261"/>
                                    <a:gd name="T18" fmla="+- 0 -1225 -1443"/>
                                    <a:gd name="T19" fmla="*/ -1225 h 21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2261" h="218">
                                      <a:moveTo>
                                        <a:pt x="0" y="218"/>
                                      </a:moveTo>
                                      <a:lnTo>
                                        <a:pt x="2261" y="218"/>
                                      </a:lnTo>
                                      <a:lnTo>
                                        <a:pt x="226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CCBCB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294" name="Group 28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700" y="-1443"/>
                                  <a:ext cx="2261" cy="218"/>
                                  <a:chOff x="5700" y="-1443"/>
                                  <a:chExt cx="2261" cy="218"/>
                                </a:xfrm>
                              </wpg:grpSpPr>
                              <wps:wsp>
                                <wps:cNvPr id="295" name="Freeform 50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00" y="-1443"/>
                                    <a:ext cx="2261" cy="218"/>
                                  </a:xfrm>
                                  <a:custGeom>
                                    <a:avLst/>
                                    <a:gdLst>
                                      <a:gd name="T0" fmla="+- 0 5700 5700"/>
                                      <a:gd name="T1" fmla="*/ T0 w 2261"/>
                                      <a:gd name="T2" fmla="+- 0 -1225 -1443"/>
                                      <a:gd name="T3" fmla="*/ -1225 h 218"/>
                                      <a:gd name="T4" fmla="+- 0 7961 5700"/>
                                      <a:gd name="T5" fmla="*/ T4 w 2261"/>
                                      <a:gd name="T6" fmla="+- 0 -1225 -1443"/>
                                      <a:gd name="T7" fmla="*/ -1225 h 218"/>
                                      <a:gd name="T8" fmla="+- 0 7961 5700"/>
                                      <a:gd name="T9" fmla="*/ T8 w 2261"/>
                                      <a:gd name="T10" fmla="+- 0 -1443 -1443"/>
                                      <a:gd name="T11" fmla="*/ -1443 h 218"/>
                                      <a:gd name="T12" fmla="+- 0 5700 5700"/>
                                      <a:gd name="T13" fmla="*/ T12 w 2261"/>
                                      <a:gd name="T14" fmla="+- 0 -1443 -1443"/>
                                      <a:gd name="T15" fmla="*/ -1443 h 218"/>
                                      <a:gd name="T16" fmla="+- 0 5700 5700"/>
                                      <a:gd name="T17" fmla="*/ T16 w 2261"/>
                                      <a:gd name="T18" fmla="+- 0 -1225 -1443"/>
                                      <a:gd name="T19" fmla="*/ -1225 h 218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</a:cxnLst>
                                    <a:rect l="0" t="0" r="r" b="b"/>
                                    <a:pathLst>
                                      <a:path w="2261" h="218">
                                        <a:moveTo>
                                          <a:pt x="0" y="218"/>
                                        </a:moveTo>
                                        <a:lnTo>
                                          <a:pt x="2261" y="218"/>
                                        </a:lnTo>
                                        <a:lnTo>
                                          <a:pt x="2261" y="0"/>
                                        </a:lnTo>
                                        <a:lnTo>
                                          <a:pt x="0" y="0"/>
                                        </a:lnTo>
                                        <a:lnTo>
                                          <a:pt x="0" y="218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0209">
                                    <a:solidFill>
                                      <a:srgbClr val="7F7E7E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296" name="Group 28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85" y="854"/>
                                    <a:ext cx="2261" cy="0"/>
                                    <a:chOff x="3385" y="854"/>
                                    <a:chExt cx="2261" cy="0"/>
                                  </a:xfrm>
                                </wpg:grpSpPr>
                                <wps:wsp>
                                  <wps:cNvPr id="297" name="Freeform 50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6770" y="1708"/>
                                      <a:ext cx="2260" cy="0"/>
                                    </a:xfrm>
                                    <a:custGeom>
                                      <a:avLst/>
                                      <a:gdLst>
                                        <a:gd name="T0" fmla="+- 0 3385 3385"/>
                                        <a:gd name="T1" fmla="*/ T0 w 2261"/>
                                        <a:gd name="T2" fmla="+- 0 5646 3385"/>
                                        <a:gd name="T3" fmla="*/ T2 w 2261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2261">
                                          <a:moveTo>
                                            <a:pt x="0" y="0"/>
                                          </a:moveTo>
                                          <a:lnTo>
                                            <a:pt x="2261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10209">
                                      <a:solidFill>
                                        <a:srgbClr val="F9F9F9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298" name="Group 28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3385" y="82"/>
                                      <a:ext cx="2261" cy="0"/>
                                      <a:chOff x="3385" y="82"/>
                                      <a:chExt cx="2261" cy="0"/>
                                    </a:xfrm>
                                  </wpg:grpSpPr>
                                  <wps:wsp>
                                    <wps:cNvPr id="299" name="Freeform 502"/>
                                    <wps:cNvSpPr>
                                      <a:spLocks noEditPoints="1"/>
                                    </wps:cNvSpPr>
                                    <wps:spPr bwMode="auto">
                                      <a:xfrm>
                                        <a:off x="6770" y="164"/>
                                        <a:ext cx="2260" cy="0"/>
                                      </a:xfrm>
                                      <a:custGeom>
                                        <a:avLst/>
                                        <a:gdLst>
                                          <a:gd name="T0" fmla="+- 0 3385 3385"/>
                                          <a:gd name="T1" fmla="*/ T0 w 2261"/>
                                          <a:gd name="T2" fmla="+- 0 5646 3385"/>
                                          <a:gd name="T3" fmla="*/ T2 w 2261"/>
                                        </a:gdLst>
                                        <a:ahLst/>
                                        <a:cxnLst>
                                          <a:cxn ang="0">
                                            <a:pos x="T1" y="0"/>
                                          </a:cxn>
                                          <a:cxn ang="0">
                                            <a:pos x="T3" y="0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261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2261" y="0"/>
                                            </a:lnTo>
                                          </a:path>
                                        </a:pathLst>
                                      </a:custGeom>
                                      <a:noFill/>
                                      <a:ln w="10209">
                                        <a:solidFill>
                                          <a:srgbClr val="F9F9F9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300" name="Group 29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3385" y="-690"/>
                                        <a:ext cx="2261" cy="0"/>
                                        <a:chOff x="3385" y="-690"/>
                                        <a:chExt cx="2261" cy="0"/>
                                      </a:xfrm>
                                    </wpg:grpSpPr>
                                    <wps:wsp>
                                      <wps:cNvPr id="301" name="Freeform 501"/>
                                      <wps:cNvSpPr>
                                        <a:spLocks noEditPoints="1"/>
                                      </wps:cNvSpPr>
                                      <wps:spPr bwMode="auto">
                                        <a:xfrm>
                                          <a:off x="6770" y="-1380"/>
                                          <a:ext cx="2260" cy="0"/>
                                        </a:xfrm>
                                        <a:custGeom>
                                          <a:avLst/>
                                          <a:gdLst>
                                            <a:gd name="T0" fmla="+- 0 3385 3385"/>
                                            <a:gd name="T1" fmla="*/ T0 w 2261"/>
                                            <a:gd name="T2" fmla="+- 0 5646 3385"/>
                                            <a:gd name="T3" fmla="*/ T2 w 2261"/>
                                          </a:gdLst>
                                          <a:ahLst/>
                                          <a:cxnLst>
                                            <a:cxn ang="0">
                                              <a:pos x="T1" y="0"/>
                                            </a:cxn>
                                            <a:cxn ang="0">
                                              <a:pos x="T3" y="0"/>
                                            </a:cxn>
                                          </a:cxnLst>
                                          <a:rect l="0" t="0" r="r" b="b"/>
                                          <a:pathLst>
                                            <a:path w="2261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2261" y="0"/>
                                              </a:lnTo>
                                            </a:path>
                                          </a:pathLst>
                                        </a:custGeom>
                                        <a:noFill/>
                                        <a:ln w="10209">
                                          <a:solidFill>
                                            <a:srgbClr val="F9F9F9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302" name="Group 291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3747" y="-1225"/>
                                          <a:ext cx="0" cy="2274"/>
                                          <a:chOff x="3747" y="-1225"/>
                                          <a:chExt cx="0" cy="2274"/>
                                        </a:xfrm>
                                      </wpg:grpSpPr>
                                      <wps:wsp>
                                        <wps:cNvPr id="303" name="Freeform 500"/>
                                        <wps:cNvSpPr>
                                          <a:spLocks noEditPoints="1"/>
                                        </wps:cNvSpPr>
                                        <wps:spPr bwMode="auto">
                                          <a:xfrm>
                                            <a:off x="7494" y="-2450"/>
                                            <a:ext cx="0" cy="2274"/>
                                          </a:xfrm>
                                          <a:custGeom>
                                            <a:avLst/>
                                            <a:gdLst>
                                              <a:gd name="T0" fmla="+- 0 1049 -1225"/>
                                              <a:gd name="T1" fmla="*/ 1049 h 2274"/>
                                              <a:gd name="T2" fmla="+- 0 -1225 -1225"/>
                                              <a:gd name="T3" fmla="*/ -1225 h 2274"/>
                                            </a:gdLst>
                                            <a:ahLst/>
                                            <a:cxnLst>
                                              <a:cxn ang="0">
                                                <a:pos x="0" y="T1"/>
                                              </a:cxn>
                                              <a:cxn ang="0">
                                                <a:pos x="0" y="T3"/>
                                              </a:cxn>
                                            </a:cxnLst>
                                            <a:rect l="0" t="0" r="r" b="b"/>
                                            <a:pathLst>
                                              <a:path h="2274">
                                                <a:moveTo>
                                                  <a:pt x="0" y="2274"/>
                                                </a:moveTo>
                                                <a:lnTo>
                                                  <a:pt x="0" y="0"/>
                                                </a:lnTo>
                                              </a:path>
                                            </a:pathLst>
                                          </a:custGeom>
                                          <a:noFill/>
                                          <a:ln w="10209">
                                            <a:solidFill>
                                              <a:srgbClr val="F9F9F9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</a:extLst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304" name="Group 292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4152" y="-1225"/>
                                            <a:ext cx="0" cy="2274"/>
                                            <a:chOff x="4152" y="-1225"/>
                                            <a:chExt cx="0" cy="2274"/>
                                          </a:xfrm>
                                        </wpg:grpSpPr>
                                        <wps:wsp>
                                          <wps:cNvPr id="305" name="Freeform 499"/>
                                          <wps:cNvSpPr>
                                            <a:spLocks noEditPoints="1"/>
                                          </wps:cNvSpPr>
                                          <wps:spPr bwMode="auto">
                                            <a:xfrm>
                                              <a:off x="8304" y="-2450"/>
                                              <a:ext cx="0" cy="2274"/>
                                            </a:xfrm>
                                            <a:custGeom>
                                              <a:avLst/>
                                              <a:gdLst>
                                                <a:gd name="T0" fmla="+- 0 1049 -1225"/>
                                                <a:gd name="T1" fmla="*/ 1049 h 2274"/>
                                                <a:gd name="T2" fmla="+- 0 -1225 -1225"/>
                                                <a:gd name="T3" fmla="*/ -1225 h 2274"/>
                                              </a:gdLst>
                                              <a:ahLst/>
                                              <a:cxnLst>
                                                <a:cxn ang="0">
                                                  <a:pos x="0" y="T1"/>
                                                </a:cxn>
                                                <a:cxn ang="0">
                                                  <a:pos x="0" y="T3"/>
                                                </a:cxn>
                                              </a:cxnLst>
                                              <a:rect l="0" t="0" r="r" b="b"/>
                                              <a:pathLst>
                                                <a:path h="2274">
                                                  <a:moveTo>
                                                    <a:pt x="0" y="2274"/>
                                                  </a:moveTo>
                                                  <a:lnTo>
                                                    <a:pt x="0" y="0"/>
                                                  </a:lnTo>
                                                </a:path>
                                              </a:pathLst>
                                            </a:custGeom>
                                            <a:noFill/>
                                            <a:ln w="10209">
                                              <a:solidFill>
                                                <a:srgbClr val="F9F9F9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306" name="Group 293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4919" y="-1225"/>
                                              <a:ext cx="0" cy="2274"/>
                                              <a:chOff x="4919" y="-1225"/>
                                              <a:chExt cx="0" cy="2274"/>
                                            </a:xfrm>
                                          </wpg:grpSpPr>
                                          <wps:wsp>
                                            <wps:cNvPr id="307" name="Freeform 498"/>
                                            <wps:cNvSpPr>
                                              <a:spLocks noEditPoints="1"/>
                                            </wps:cNvSpPr>
                                            <wps:spPr bwMode="auto">
                                              <a:xfrm>
                                                <a:off x="9838" y="-2450"/>
                                                <a:ext cx="0" cy="2274"/>
                                              </a:xfrm>
                                              <a:custGeom>
                                                <a:avLst/>
                                                <a:gdLst>
                                                  <a:gd name="T0" fmla="+- 0 1049 -1225"/>
                                                  <a:gd name="T1" fmla="*/ 1049 h 2274"/>
                                                  <a:gd name="T2" fmla="+- 0 -1225 -1225"/>
                                                  <a:gd name="T3" fmla="*/ -1225 h 2274"/>
                                                </a:gdLst>
                                                <a:ahLst/>
                                                <a:cxnLst>
                                                  <a:cxn ang="0">
                                                    <a:pos x="0" y="T1"/>
                                                  </a:cxn>
                                                  <a:cxn ang="0">
                                                    <a:pos x="0" y="T3"/>
                                                  </a:cxn>
                                                </a:cxnLst>
                                                <a:rect l="0" t="0" r="r" b="b"/>
                                                <a:pathLst>
                                                  <a:path h="2274">
                                                    <a:moveTo>
                                                      <a:pt x="0" y="2274"/>
                                                    </a:moveTo>
                                                    <a:lnTo>
                                                      <a:pt x="0" y="0"/>
                                                    </a:lnTo>
                                                  </a:path>
                                                </a:pathLst>
                                              </a:custGeom>
                                              <a:noFill/>
                                              <a:ln w="10209">
                                                <a:solidFill>
                                                  <a:srgbClr val="F9F9F9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308" name="Group 294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3385" y="468"/>
                                                <a:ext cx="2261" cy="0"/>
                                                <a:chOff x="3385" y="468"/>
                                                <a:chExt cx="2261" cy="0"/>
                                              </a:xfrm>
                                            </wpg:grpSpPr>
                                            <wps:wsp>
                                              <wps:cNvPr id="309" name="Freeform 497"/>
                                              <wps:cNvSpPr>
                                                <a:spLocks noEditPoints="1"/>
                                              </wps:cNvSpPr>
                                              <wps:spPr bwMode="auto">
                                                <a:xfrm>
                                                  <a:off x="6770" y="936"/>
                                                  <a:ext cx="2260" cy="0"/>
                                                </a:xfrm>
                                                <a:custGeom>
                                                  <a:avLst/>
                                                  <a:gdLst>
                                                    <a:gd name="T0" fmla="+- 0 3385 3385"/>
                                                    <a:gd name="T1" fmla="*/ T0 w 2261"/>
                                                    <a:gd name="T2" fmla="+- 0 5646 3385"/>
                                                    <a:gd name="T3" fmla="*/ T2 w 2261"/>
                                                  </a:gdLst>
                                                  <a:ahLst/>
                                                  <a:cxnLst>
                                                    <a:cxn ang="0">
                                                      <a:pos x="T1" y="0"/>
                                                    </a:cxn>
                                                    <a:cxn ang="0">
                                                      <a:pos x="T3" y="0"/>
                                                    </a:cxn>
                                                  </a:cxnLst>
                                                  <a:rect l="0" t="0" r="r" b="b"/>
                                                  <a:pathLst>
                                                    <a:path w="2261">
                                                      <a:moveTo>
                                                        <a:pt x="0" y="0"/>
                                                      </a:moveTo>
                                                      <a:lnTo>
                                                        <a:pt x="2261" y="0"/>
                                                      </a:lnTo>
                                                    </a:path>
                                                  </a:pathLst>
                                                </a:custGeom>
                                                <a:noFill/>
                                                <a:ln w="4141">
                                                  <a:solidFill>
                                                    <a:srgbClr val="E5E4E4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 rot="0" vert="horz" wrap="square" lIns="91440" tIns="45720" rIns="91440" bIns="45720" anchor="t" anchorCtr="0" upright="1"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310" name="Group 295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3385" y="-304"/>
                                                  <a:ext cx="2261" cy="0"/>
                                                  <a:chOff x="3385" y="-304"/>
                                                  <a:chExt cx="2261" cy="0"/>
                                                </a:xfrm>
                                              </wpg:grpSpPr>
                                              <wps:wsp>
                                                <wps:cNvPr id="311" name="Freeform 496"/>
                                                <wps:cNvSpPr>
                                                  <a:spLocks noEditPoints="1"/>
                                                </wps:cNvSpPr>
                                                <wps:spPr bwMode="auto">
                                                  <a:xfrm>
                                                    <a:off x="6770" y="-608"/>
                                                    <a:ext cx="2260" cy="0"/>
                                                  </a:xfrm>
                                                  <a:custGeom>
                                                    <a:avLst/>
                                                    <a:gdLst>
                                                      <a:gd name="T0" fmla="+- 0 3385 3385"/>
                                                      <a:gd name="T1" fmla="*/ T0 w 2261"/>
                                                      <a:gd name="T2" fmla="+- 0 5646 3385"/>
                                                      <a:gd name="T3" fmla="*/ T2 w 2261"/>
                                                    </a:gdLst>
                                                    <a:ahLst/>
                                                    <a:cxnLst>
                                                      <a:cxn ang="0">
                                                        <a:pos x="T1" y="0"/>
                                                      </a:cxn>
                                                      <a:cxn ang="0">
                                                        <a:pos x="T3" y="0"/>
                                                      </a:cxn>
                                                    </a:cxnLst>
                                                    <a:rect l="0" t="0" r="r" b="b"/>
                                                    <a:pathLst>
                                                      <a:path w="2261">
                                                        <a:moveTo>
                                                          <a:pt x="0" y="0"/>
                                                        </a:moveTo>
                                                        <a:lnTo>
                                                          <a:pt x="2261" y="0"/>
                                                        </a:lnTo>
                                                      </a:path>
                                                    </a:pathLst>
                                                  </a:custGeom>
                                                  <a:noFill/>
                                                  <a:ln w="4141">
                                                    <a:solidFill>
                                                      <a:srgbClr val="E5E4E4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solidFill>
                                                          <a:srgbClr val="FFFFFF"/>
                                                        </a:solidFill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 rot="0" vert="horz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g:grpSp>
                                                <wpg:cNvPr id="312" name="Group 296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3385" y="-1076"/>
                                                    <a:ext cx="2261" cy="0"/>
                                                    <a:chOff x="3385" y="-1076"/>
                                                    <a:chExt cx="2261" cy="0"/>
                                                  </a:xfrm>
                                                </wpg:grpSpPr>
                                                <wps:wsp>
                                                  <wps:cNvPr id="313" name="Freeform 495"/>
                                                  <wps:cNvSpPr>
                                                    <a:spLocks noEditPoints="1"/>
                                                  </wps:cNvSpPr>
                                                  <wps:spPr bwMode="auto">
                                                    <a:xfrm>
                                                      <a:off x="6770" y="-2152"/>
                                                      <a:ext cx="2260" cy="0"/>
                                                    </a:xfrm>
                                                    <a:custGeom>
                                                      <a:avLst/>
                                                      <a:gdLst>
                                                        <a:gd name="T0" fmla="+- 0 3385 3385"/>
                                                        <a:gd name="T1" fmla="*/ T0 w 2261"/>
                                                        <a:gd name="T2" fmla="+- 0 5646 3385"/>
                                                        <a:gd name="T3" fmla="*/ T2 w 2261"/>
                                                      </a:gdLst>
                                                      <a:ahLst/>
                                                      <a:cxnLst>
                                                        <a:cxn ang="0">
                                                          <a:pos x="T1" y="0"/>
                                                        </a:cxn>
                                                        <a:cxn ang="0">
                                                          <a:pos x="T3" y="0"/>
                                                        </a:cxn>
                                                      </a:cxnLst>
                                                      <a:rect l="0" t="0" r="r" b="b"/>
                                                      <a:pathLst>
                                                        <a:path w="2261">
                                                          <a:moveTo>
                                                            <a:pt x="0" y="0"/>
                                                          </a:moveTo>
                                                          <a:lnTo>
                                                            <a:pt x="2261" y="0"/>
                                                          </a:lnTo>
                                                        </a:path>
                                                      </a:pathLst>
                                                    </a:custGeom>
                                                    <a:noFill/>
                                                    <a:ln w="4141">
                                                      <a:solidFill>
                                                        <a:srgbClr val="E5E4E4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solidFill>
                                                            <a:srgbClr val="FFFFFF"/>
                                                          </a:solidFill>
                                                        </a14:hiddenFill>
                                                      </a:ext>
                                                    </a:extLst>
                                                  </wps:spPr>
                                                  <wps:bodyPr rot="0" vert="horz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g:grpSp>
                                                  <wpg:cNvPr id="314" name="Group 297"/>
                                                  <wpg:cNvGrpSpPr>
                                                    <a:grpSpLocks/>
                                                  </wpg:cNvGrpSpPr>
                                                  <wpg:grpSpPr bwMode="auto">
                                                    <a:xfrm>
                                                      <a:off x="3545" y="-1225"/>
                                                      <a:ext cx="0" cy="2274"/>
                                                      <a:chOff x="3545" y="-1225"/>
                                                      <a:chExt cx="0" cy="2274"/>
                                                    </a:xfrm>
                                                  </wpg:grpSpPr>
                                                  <wps:wsp>
                                                    <wps:cNvPr id="315" name="Freeform 494"/>
                                                    <wps:cNvSpPr>
                                                      <a:spLocks noEditPoint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7090" y="-2450"/>
                                                        <a:ext cx="0" cy="2274"/>
                                                      </a:xfrm>
                                                      <a:custGeom>
                                                        <a:avLst/>
                                                        <a:gdLst>
                                                          <a:gd name="T0" fmla="+- 0 1049 -1225"/>
                                                          <a:gd name="T1" fmla="*/ 1049 h 2274"/>
                                                          <a:gd name="T2" fmla="+- 0 -1225 -1225"/>
                                                          <a:gd name="T3" fmla="*/ -1225 h 2274"/>
                                                        </a:gdLst>
                                                        <a:ahLst/>
                                                        <a:cxnLst>
                                                          <a:cxn ang="0">
                                                            <a:pos x="0" y="T1"/>
                                                          </a:cxn>
                                                          <a:cxn ang="0">
                                                            <a:pos x="0" y="T3"/>
                                                          </a:cxn>
                                                        </a:cxnLst>
                                                        <a:rect l="0" t="0" r="r" b="b"/>
                                                        <a:pathLst>
                                                          <a:path h="2274">
                                                            <a:moveTo>
                                                              <a:pt x="0" y="2274"/>
                                                            </a:moveTo>
                                                            <a:lnTo>
                                                              <a:pt x="0" y="0"/>
                                                            </a:lnTo>
                                                          </a:path>
                                                        </a:pathLst>
                                                      </a:custGeom>
                                                      <a:noFill/>
                                                      <a:ln w="4141">
                                                        <a:solidFill>
                                                          <a:srgbClr val="E5E4E4"/>
                                                        </a:solidFill>
                                                        <a:round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solidFill>
                                                              <a:srgbClr val="FFFFFF"/>
                                                            </a:solidFill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 rot="0" vert="horz" wrap="square" lIns="91440" tIns="45720" rIns="91440" bIns="4572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316" name="Group 298"/>
                                                    <wpg:cNvGrpSpPr>
                                                      <a:grpSpLocks/>
                                                    </wpg:cNvGrpSpPr>
                                                    <wpg:grpSpPr bwMode="auto">
                                                      <a:xfrm>
                                                        <a:off x="3950" y="-1225"/>
                                                        <a:ext cx="0" cy="2274"/>
                                                        <a:chOff x="3950" y="-1225"/>
                                                        <a:chExt cx="0" cy="2274"/>
                                                      </a:xfrm>
                                                    </wpg:grpSpPr>
                                                    <wps:wsp>
                                                      <wps:cNvPr id="317" name="Freeform 493"/>
                                                      <wps:cNvSpPr>
                                                        <a:spLocks noEditPoint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7900" y="-2450"/>
                                                          <a:ext cx="0" cy="2274"/>
                                                        </a:xfrm>
                                                        <a:custGeom>
                                                          <a:avLst/>
                                                          <a:gdLst>
                                                            <a:gd name="T0" fmla="+- 0 1049 -1225"/>
                                                            <a:gd name="T1" fmla="*/ 1049 h 2274"/>
                                                            <a:gd name="T2" fmla="+- 0 -1225 -1225"/>
                                                            <a:gd name="T3" fmla="*/ -1225 h 2274"/>
                                                          </a:gdLst>
                                                          <a:ahLst/>
                                                          <a:cxnLst>
                                                            <a:cxn ang="0">
                                                              <a:pos x="0" y="T1"/>
                                                            </a:cxn>
                                                            <a:cxn ang="0">
                                                              <a:pos x="0" y="T3"/>
                                                            </a:cxn>
                                                          </a:cxnLst>
                                                          <a:rect l="0" t="0" r="r" b="b"/>
                                                          <a:pathLst>
                                                            <a:path h="2274">
                                                              <a:moveTo>
                                                                <a:pt x="0" y="2274"/>
                                                              </a:moveTo>
                                                              <a:lnTo>
                                                                <a:pt x="0" y="0"/>
                                                              </a:lnTo>
                                                            </a:path>
                                                          </a:pathLst>
                                                        </a:custGeom>
                                                        <a:noFill/>
                                                        <a:ln w="4141">
                                                          <a:solidFill>
                                                            <a:srgbClr val="E5E4E4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 rot="0" vert="horz" wrap="square" lIns="91440" tIns="45720" rIns="91440" bIns="4572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g:grpSp>
                                                      <wpg:cNvPr id="318" name="Group 299"/>
                                                      <wpg:cNvGrpSpPr>
                                                        <a:grpSpLocks/>
                                                      </wpg:cNvGrpSpPr>
                                                      <wpg:grpSpPr bwMode="auto">
                                                        <a:xfrm>
                                                          <a:off x="4354" y="-1225"/>
                                                          <a:ext cx="0" cy="2274"/>
                                                          <a:chOff x="4354" y="-1225"/>
                                                          <a:chExt cx="0" cy="2274"/>
                                                        </a:xfrm>
                                                      </wpg:grpSpPr>
                                                      <wps:wsp>
                                                        <wps:cNvPr id="319" name="Freeform 492"/>
                                                        <wps:cNvSpPr>
                                                          <a:spLocks noEditPoints="1"/>
                                                        </wps:cNvSpPr>
                                                        <wps:spPr bwMode="auto">
                                                          <a:xfrm>
                                                            <a:off x="8708" y="-2450"/>
                                                            <a:ext cx="0" cy="2274"/>
                                                          </a:xfrm>
                                                          <a:custGeom>
                                                            <a:avLst/>
                                                            <a:gdLst>
                                                              <a:gd name="T0" fmla="+- 0 1049 -1225"/>
                                                              <a:gd name="T1" fmla="*/ 1049 h 2274"/>
                                                              <a:gd name="T2" fmla="+- 0 -1225 -1225"/>
                                                              <a:gd name="T3" fmla="*/ -1225 h 2274"/>
                                                            </a:gdLst>
                                                            <a:ahLst/>
                                                            <a:cxnLst>
                                                              <a:cxn ang="0">
                                                                <a:pos x="0" y="T1"/>
                                                              </a:cxn>
                                                              <a:cxn ang="0">
                                                                <a:pos x="0" y="T3"/>
                                                              </a:cxn>
                                                            </a:cxnLst>
                                                            <a:rect l="0" t="0" r="r" b="b"/>
                                                            <a:pathLst>
                                                              <a:path h="2274">
                                                                <a:moveTo>
                                                                  <a:pt x="0" y="2274"/>
                                                                </a:moveTo>
                                                                <a:lnTo>
                                                                  <a:pt x="0" y="0"/>
                                                                </a:lnTo>
                                                              </a:path>
                                                            </a:pathLst>
                                                          </a:custGeom>
                                                          <a:noFill/>
                                                          <a:ln w="4141">
                                                            <a:solidFill>
                                                              <a:srgbClr val="E5E4E4"/>
                                                            </a:solidFill>
                                                            <a:round/>
                                                            <a:headEnd/>
                                                            <a:tailEnd/>
                                                          </a:ln>
                                                          <a:extLst>
                                                            <a:ext uri="{909E8E84-426E-40dd-AFC4-6F175D3DCCD1}">
                                                              <a14:hiddenFill xmlns:a14="http://schemas.microsoft.com/office/drawing/2010/main">
                                                                <a:solidFill>
                                                                  <a:srgbClr val="FFFFFF"/>
                                                                </a:solidFill>
                                                              </a14:hiddenFill>
                                                            </a:ext>
                                                          </a:extLst>
                                                        </wps:spPr>
                                                        <wps:bodyPr rot="0" vert="horz" wrap="square" lIns="91440" tIns="45720" rIns="91440" bIns="45720" anchor="t" anchorCtr="0" upright="1">
                                                          <a:noAutofit/>
                                                        </wps:bodyPr>
                                                      </wps:wsp>
                                                      <wpg:grpSp>
                                                        <wpg:cNvPr id="320" name="Group 300"/>
                                                        <wpg:cNvGrpSpPr>
                                                          <a:grpSpLocks/>
                                                        </wpg:cNvGrpSpPr>
                                                        <wpg:grpSpPr bwMode="auto">
                                                          <a:xfrm>
                                                            <a:off x="5485" y="-1225"/>
                                                            <a:ext cx="0" cy="2274"/>
                                                            <a:chOff x="5485" y="-1225"/>
                                                            <a:chExt cx="0" cy="2274"/>
                                                          </a:xfrm>
                                                        </wpg:grpSpPr>
                                                        <wps:wsp>
                                                          <wps:cNvPr id="321" name="Freeform 491"/>
                                                          <wps:cNvSpPr>
                                                            <a:spLocks noEditPoints="1"/>
                                                          </wps:cNvSpPr>
                                                          <wps:spPr bwMode="auto">
                                                            <a:xfrm>
                                                              <a:off x="10970" y="-2450"/>
                                                              <a:ext cx="0" cy="2274"/>
                                                            </a:xfrm>
                                                            <a:custGeom>
                                                              <a:avLst/>
                                                              <a:gdLst>
                                                                <a:gd name="T0" fmla="+- 0 1049 -1225"/>
                                                                <a:gd name="T1" fmla="*/ 1049 h 2274"/>
                                                                <a:gd name="T2" fmla="+- 0 -1225 -1225"/>
                                                                <a:gd name="T3" fmla="*/ -1225 h 2274"/>
                                                              </a:gdLst>
                                                              <a:ahLst/>
                                                              <a:cxnLst>
                                                                <a:cxn ang="0">
                                                                  <a:pos x="0" y="T1"/>
                                                                </a:cxn>
                                                                <a:cxn ang="0">
                                                                  <a:pos x="0" y="T3"/>
                                                                </a:cxn>
                                                              </a:cxnLst>
                                                              <a:rect l="0" t="0" r="r" b="b"/>
                                                              <a:pathLst>
                                                                <a:path h="2274">
                                                                  <a:moveTo>
                                                                    <a:pt x="0" y="2274"/>
                                                                  </a:moveTo>
                                                                  <a:lnTo>
                                                                    <a:pt x="0" y="0"/>
                                                                  </a:lnTo>
                                                                </a:path>
                                                              </a:pathLst>
                                                            </a:custGeom>
                                                            <a:noFill/>
                                                            <a:ln w="4141">
                                                              <a:solidFill>
                                                                <a:srgbClr val="E5E4E4"/>
                                                              </a:solidFill>
                                                              <a:round/>
                                                              <a:headEnd/>
                                                              <a:tailEnd/>
                                                            </a:ln>
                                                            <a:extLst>
                                                              <a:ext uri="{909E8E84-426E-40dd-AFC4-6F175D3DCCD1}">
                                                                <a14:hiddenFill xmlns:a14="http://schemas.microsoft.com/office/drawing/2010/main">
                                                                  <a:solidFill>
                                                                    <a:srgbClr val="FFFFFF"/>
                                                                  </a:solidFill>
                                                                </a14:hiddenFill>
                                                              </a:ext>
                                                            </a:extLst>
                                                          </wps:spPr>
                                                          <wps:bodyPr rot="0" vert="horz" wrap="square" lIns="91440" tIns="45720" rIns="91440" bIns="45720" anchor="t" anchorCtr="0" upright="1">
                                                            <a:noAutofit/>
                                                          </wps:bodyPr>
                                                        </wps:wsp>
                                                        <wpg:grpSp>
                                                          <wpg:cNvPr id="322" name="Group 301"/>
                                                          <wpg:cNvGrpSpPr>
                                                            <a:grpSpLocks/>
                                                          </wpg:cNvGrpSpPr>
                                                          <wpg:grpSpPr bwMode="auto">
                                                            <a:xfrm>
                                                              <a:off x="3517" y="-304"/>
                                                              <a:ext cx="58" cy="0"/>
                                                              <a:chOff x="3517" y="-304"/>
                                                              <a:chExt cx="58" cy="0"/>
                                                            </a:xfrm>
                                                          </wpg:grpSpPr>
                                                          <wps:wsp>
                                                            <wps:cNvPr id="323" name="Freeform 490"/>
                                                            <wps:cNvSpPr>
                                                              <a:spLocks noEditPoints="1"/>
                                                            </wps:cNvSpPr>
                                                            <wps:spPr bwMode="auto">
                                                              <a:xfrm>
                                                                <a:off x="7034" y="-608"/>
                                                                <a:ext cx="57" cy="0"/>
                                                              </a:xfrm>
                                                              <a:custGeom>
                                                                <a:avLst/>
                                                                <a:gdLst>
                                                                  <a:gd name="T0" fmla="+- 0 3517 3517"/>
                                                                  <a:gd name="T1" fmla="*/ T0 w 58"/>
                                                                  <a:gd name="T2" fmla="+- 0 3575 3517"/>
                                                                  <a:gd name="T3" fmla="*/ T2 w 58"/>
                                                                </a:gdLst>
                                                                <a:ahLst/>
                                                                <a:cxnLst>
                                                                  <a:cxn ang="0">
                                                                    <a:pos x="T1" y="0"/>
                                                                  </a:cxn>
                                                                  <a:cxn ang="0">
                                                                    <a:pos x="T3" y="0"/>
                                                                  </a:cxn>
                                                                </a:cxnLst>
                                                                <a:rect l="0" t="0" r="r" b="b"/>
                                                                <a:pathLst>
                                                                  <a:path w="58">
                                                                    <a:moveTo>
                                                                      <a:pt x="0" y="0"/>
                                                                    </a:moveTo>
                                                                    <a:lnTo>
                                                                      <a:pt x="58" y="0"/>
                                                                    </a:lnTo>
                                                                  </a:path>
                                                                </a:pathLst>
                                                              </a:custGeom>
                                                              <a:noFill/>
                                                              <a:ln w="10209">
                                                                <a:solidFill>
                                                                  <a:srgbClr val="999898"/>
                                                                </a:solidFill>
                                                                <a:round/>
                                                                <a:headEnd/>
                                                                <a:tailEnd/>
                                                              </a:ln>
                                                              <a:extLst>
                                                                <a:ext uri="{909E8E84-426E-40dd-AFC4-6F175D3DCCD1}">
                                                                  <a14:hiddenFill xmlns:a14="http://schemas.microsoft.com/office/drawing/2010/main">
                                                                    <a:solidFill>
                                                                      <a:srgbClr val="FFFFFF"/>
                                                                    </a:solidFill>
                                                                  </a14:hiddenFill>
                                                                </a:ext>
                                                              </a:extLst>
                                                            </wps:spPr>
                                                            <wps:bodyPr rot="0" vert="horz" wrap="square" lIns="91440" tIns="45720" rIns="91440" bIns="45720" anchor="t" anchorCtr="0" upright="1">
                                                              <a:noAutofit/>
                                                            </wps:bodyPr>
                                                          </wps:wsp>
                                                          <wpg:grpSp>
                                                            <wpg:cNvPr id="324" name="Group 302"/>
                                                            <wpg:cNvGrpSpPr>
                                                              <a:grpSpLocks/>
                                                            </wpg:cNvGrpSpPr>
                                                            <wpg:grpSpPr bwMode="auto">
                                                              <a:xfrm>
                                                                <a:off x="3545" y="-304"/>
                                                                <a:ext cx="0" cy="858"/>
                                                                <a:chOff x="3545" y="-304"/>
                                                                <a:chExt cx="0" cy="858"/>
                                                              </a:xfrm>
                                                            </wpg:grpSpPr>
                                                            <wps:wsp>
                                                              <wps:cNvPr id="325" name="Freeform 489"/>
                                                              <wps:cNvSpPr>
                                                                <a:spLocks noEditPoints="1"/>
                                                              </wps:cNvSpPr>
                                                              <wps:spPr bwMode="auto">
                                                                <a:xfrm>
                                                                  <a:off x="7090" y="-608"/>
                                                                  <a:ext cx="0" cy="858"/>
                                                                </a:xfrm>
                                                                <a:custGeom>
                                                                  <a:avLst/>
                                                                  <a:gdLst>
                                                                    <a:gd name="T0" fmla="+- 0 -304 -304"/>
                                                                    <a:gd name="T1" fmla="*/ -304 h 858"/>
                                                                    <a:gd name="T2" fmla="+- 0 554 -304"/>
                                                                    <a:gd name="T3" fmla="*/ 554 h 858"/>
                                                                  </a:gdLst>
                                                                  <a:ahLst/>
                                                                  <a:cxnLst>
                                                                    <a:cxn ang="0">
                                                                      <a:pos x="0" y="T1"/>
                                                                    </a:cxn>
                                                                    <a:cxn ang="0">
                                                                      <a:pos x="0" y="T3"/>
                                                                    </a:cxn>
                                                                  </a:cxnLst>
                                                                  <a:rect l="0" t="0" r="r" b="b"/>
                                                                  <a:pathLst>
                                                                    <a:path h="858">
                                                                      <a:moveTo>
                                                                        <a:pt x="0" y="0"/>
                                                                      </a:moveTo>
                                                                      <a:lnTo>
                                                                        <a:pt x="0" y="858"/>
                                                                      </a:lnTo>
                                                                    </a:path>
                                                                  </a:pathLst>
                                                                </a:custGeom>
                                                                <a:noFill/>
                                                                <a:ln w="10209">
                                                                  <a:solidFill>
                                                                    <a:srgbClr val="999898"/>
                                                                  </a:solidFill>
                                                                  <a:round/>
                                                                  <a:headEnd/>
                                                                  <a:tailEnd/>
                                                                </a:ln>
                                                                <a:extLst>
                                                                  <a:ext uri="{909E8E84-426E-40dd-AFC4-6F175D3DCCD1}">
                                                                    <a14:hiddenFill xmlns:a14="http://schemas.microsoft.com/office/drawing/2010/main">
                                                                      <a:solidFill>
                                                                        <a:srgbClr val="FFFFFF"/>
                                                                      </a:solidFill>
                                                                    </a14:hiddenFill>
                                                                  </a:ext>
                                                                </a:extLst>
                                                              </wps:spPr>
                                                              <wps:bodyPr rot="0" vert="horz" wrap="square" lIns="91440" tIns="45720" rIns="91440" bIns="45720" anchor="t" anchorCtr="0" upright="1">
                                                                <a:noAutofit/>
                                                              </wps:bodyPr>
                                                            </wps:wsp>
                                                            <wpg:grpSp>
                                                              <wpg:cNvPr id="326" name="Group 303"/>
                                                              <wpg:cNvGrpSpPr>
                                                                <a:grpSpLocks/>
                                                              </wpg:cNvGrpSpPr>
                                                              <wpg:grpSpPr bwMode="auto">
                                                                <a:xfrm>
                                                                  <a:off x="3517" y="554"/>
                                                                  <a:ext cx="58" cy="0"/>
                                                                  <a:chOff x="3517" y="554"/>
                                                                  <a:chExt cx="58" cy="0"/>
                                                                </a:xfrm>
                                                              </wpg:grpSpPr>
                                                              <wps:wsp>
                                                                <wps:cNvPr id="327" name="Freeform 488"/>
                                                                <wps:cNvSpPr>
                                                                  <a:spLocks noEditPoints="1"/>
                                                                </wps:cNvSpPr>
                                                                <wps:spPr bwMode="auto">
                                                                  <a:xfrm>
                                                                    <a:off x="7034" y="1108"/>
                                                                    <a:ext cx="57" cy="0"/>
                                                                  </a:xfrm>
                                                                  <a:custGeom>
                                                                    <a:avLst/>
                                                                    <a:gdLst>
                                                                      <a:gd name="T0" fmla="+- 0 3517 3517"/>
                                                                      <a:gd name="T1" fmla="*/ T0 w 58"/>
                                                                      <a:gd name="T2" fmla="+- 0 3575 3517"/>
                                                                      <a:gd name="T3" fmla="*/ T2 w 58"/>
                                                                    </a:gdLst>
                                                                    <a:ahLst/>
                                                                    <a:cxnLst>
                                                                      <a:cxn ang="0">
                                                                        <a:pos x="T1" y="0"/>
                                                                      </a:cxn>
                                                                      <a:cxn ang="0">
                                                                        <a:pos x="T3" y="0"/>
                                                                      </a:cxn>
                                                                    </a:cxnLst>
                                                                    <a:rect l="0" t="0" r="r" b="b"/>
                                                                    <a:pathLst>
                                                                      <a:path w="58">
                                                                        <a:moveTo>
                                                                          <a:pt x="0" y="0"/>
                                                                        </a:moveTo>
                                                                        <a:lnTo>
                                                                          <a:pt x="58" y="0"/>
                                                                        </a:lnTo>
                                                                      </a:path>
                                                                    </a:pathLst>
                                                                  </a:custGeom>
                                                                  <a:noFill/>
                                                                  <a:ln w="10209">
                                                                    <a:solidFill>
                                                                      <a:srgbClr val="999898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xtLst>
                                                                    <a:ext uri="{909E8E84-426E-40dd-AFC4-6F175D3DCCD1}">
                                                                      <a14:hiddenFill xmlns:a14="http://schemas.microsoft.com/office/drawing/2010/main">
                                                                        <a:solidFill>
                                                                          <a:srgbClr val="FFFFFF"/>
                                                                        </a:solidFill>
                                                                      </a14:hiddenFill>
                                                                    </a:ext>
                                                                  </a:extLst>
                                                                </wps:spPr>
                                                                <wps:bodyPr rot="0" vert="horz" wrap="square" lIns="91440" tIns="45720" rIns="91440" bIns="45720" anchor="t" anchorCtr="0" upright="1">
                                                                  <a:noAutofit/>
                                                                </wps:bodyPr>
                                                              </wps:wsp>
                                                              <wpg:grpSp>
                                                                <wpg:cNvPr id="328" name="Group 304"/>
                                                                <wpg:cNvGrpSpPr>
                                                                  <a:grpSpLocks/>
                                                                </wpg:cNvGrpSpPr>
                                                                <wpg:grpSpPr bwMode="auto">
                                                                  <a:xfrm>
                                                                    <a:off x="4325" y="-1001"/>
                                                                    <a:ext cx="58" cy="0"/>
                                                                    <a:chOff x="4325" y="-1001"/>
                                                                    <a:chExt cx="58" cy="0"/>
                                                                  </a:xfrm>
                                                                </wpg:grpSpPr>
                                                                <wps:wsp>
                                                                  <wps:cNvPr id="329" name="Freeform 487"/>
                                                                  <wps:cNvSpPr>
                                                                    <a:spLocks noEditPoints="1"/>
                                                                  </wps:cNvSpPr>
                                                                  <wps:spPr bwMode="auto">
                                                                    <a:xfrm>
                                                                      <a:off x="8650" y="-2002"/>
                                                                      <a:ext cx="57" cy="0"/>
                                                                    </a:xfrm>
                                                                    <a:custGeom>
                                                                      <a:avLst/>
                                                                      <a:gdLst>
                                                                        <a:gd name="T0" fmla="+- 0 4325 4325"/>
                                                                        <a:gd name="T1" fmla="*/ T0 w 58"/>
                                                                        <a:gd name="T2" fmla="+- 0 4383 4325"/>
                                                                        <a:gd name="T3" fmla="*/ T2 w 58"/>
                                                                      </a:gdLst>
                                                                      <a:ahLst/>
                                                                      <a:cxnLst>
                                                                        <a:cxn ang="0">
                                                                          <a:pos x="T1" y="0"/>
                                                                        </a:cxn>
                                                                        <a:cxn ang="0">
                                                                          <a:pos x="T3" y="0"/>
                                                                        </a:cxn>
                                                                      </a:cxnLst>
                                                                      <a:rect l="0" t="0" r="r" b="b"/>
                                                                      <a:pathLst>
                                                                        <a:path w="58">
                                                                          <a:moveTo>
                                                                            <a:pt x="0" y="0"/>
                                                                          </a:moveTo>
                                                                          <a:lnTo>
                                                                            <a:pt x="58" y="0"/>
                                                                          </a:lnTo>
                                                                        </a:path>
                                                                      </a:pathLst>
                                                                    </a:custGeom>
                                                                    <a:noFill/>
                                                                    <a:ln w="10209">
                                                                      <a:solidFill>
                                                                        <a:srgbClr val="999898"/>
                                                                      </a:solidFill>
                                                                      <a:round/>
                                                                      <a:headEnd/>
                                                                      <a:tailEnd/>
                                                                    </a:ln>
                                                                    <a:extLst>
                                                                      <a:ext uri="{909E8E84-426E-40dd-AFC4-6F175D3DCCD1}">
                                                                        <a14:hiddenFill xmlns:a14="http://schemas.microsoft.com/office/drawing/2010/main">
                                                                          <a:solidFill>
                                                                            <a:srgbClr val="FFFFFF"/>
                                                                          </a:solidFill>
                                                                        </a14:hiddenFill>
                                                                      </a:ext>
                                                                    </a:extLst>
                                                                  </wps:spPr>
                                                                  <wps:bodyPr rot="0" vert="horz" wrap="square" lIns="91440" tIns="45720" rIns="91440" bIns="45720" anchor="t" anchorCtr="0" upright="1"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  <wpg:grpSp>
                                                                  <wpg:cNvPr id="330" name="Group 305"/>
                                                                  <wpg:cNvGrpSpPr>
                                                                    <a:grpSpLocks/>
                                                                  </wpg:cNvGrpSpPr>
                                                                  <wpg:grpSpPr bwMode="auto">
                                                                    <a:xfrm>
                                                                      <a:off x="4354" y="-1001"/>
                                                                      <a:ext cx="0" cy="659"/>
                                                                      <a:chOff x="4354" y="-1001"/>
                                                                      <a:chExt cx="0" cy="659"/>
                                                                    </a:xfrm>
                                                                  </wpg:grpSpPr>
                                                                  <wps:wsp>
                                                                    <wps:cNvPr id="331" name="Freeform 486"/>
                                                                    <wps:cNvSpPr>
                                                                      <a:spLocks noEditPoints="1"/>
                                                                    </wps:cNvSpPr>
                                                                    <wps:spPr bwMode="auto">
                                                                      <a:xfrm>
                                                                        <a:off x="8708" y="-2002"/>
                                                                        <a:ext cx="0" cy="659"/>
                                                                      </a:xfrm>
                                                                      <a:custGeom>
                                                                        <a:avLst/>
                                                                        <a:gdLst>
                                                                          <a:gd name="T0" fmla="+- 0 -1001 -1001"/>
                                                                          <a:gd name="T1" fmla="*/ -1001 h 659"/>
                                                                          <a:gd name="T2" fmla="+- 0 -342 -1001"/>
                                                                          <a:gd name="T3" fmla="*/ -342 h 659"/>
                                                                        </a:gdLst>
                                                                        <a:ahLst/>
                                                                        <a:cxnLst>
                                                                          <a:cxn ang="0">
                                                                            <a:pos x="0" y="T1"/>
                                                                          </a:cxn>
                                                                          <a:cxn ang="0">
                                                                            <a:pos x="0" y="T3"/>
                                                                          </a:cxn>
                                                                        </a:cxnLst>
                                                                        <a:rect l="0" t="0" r="r" b="b"/>
                                                                        <a:pathLst>
                                                                          <a:path h="659">
                                                                            <a:moveTo>
                                                                              <a:pt x="0" y="0"/>
                                                                            </a:moveTo>
                                                                            <a:lnTo>
                                                                              <a:pt x="0" y="659"/>
                                                                            </a:lnTo>
                                                                          </a:path>
                                                                        </a:pathLst>
                                                                      </a:custGeom>
                                                                      <a:noFill/>
                                                                      <a:ln w="10209">
                                                                        <a:solidFill>
                                                                          <a:srgbClr val="999898"/>
                                                                        </a:solidFill>
                                                                        <a:round/>
                                                                        <a:headEnd/>
                                                                        <a:tailEnd/>
                                                                      </a:ln>
                                                                      <a:extLst>
                                                                        <a:ext uri="{909E8E84-426E-40dd-AFC4-6F175D3DCCD1}">
                                                                          <a14:hiddenFill xmlns:a14="http://schemas.microsoft.com/office/drawing/2010/main">
                                                                            <a:solidFill>
                                                                              <a:srgbClr val="FFFFFF"/>
                                                                            </a:solidFill>
                                                                          </a14:hiddenFill>
                                                                        </a:ext>
                                                                      </a:extLst>
                                                                    </wps:spPr>
                                                                    <wps:bodyPr rot="0" vert="horz" wrap="square" lIns="91440" tIns="45720" rIns="91440" bIns="45720" anchor="t" anchorCtr="0" upright="1">
                                                                      <a:noAutofit/>
                                                                    </wps:bodyPr>
                                                                  </wps:wsp>
                                                                  <wpg:grpSp>
                                                                    <wpg:cNvPr id="332" name="Group 306"/>
                                                                    <wpg:cNvGrpSpPr>
                                                                      <a:grpSpLocks/>
                                                                    </wpg:cNvGrpSpPr>
                                                                    <wpg:grpSpPr bwMode="auto">
                                                                      <a:xfrm>
                                                                        <a:off x="4325" y="-342"/>
                                                                        <a:ext cx="58" cy="0"/>
                                                                        <a:chOff x="4325" y="-342"/>
                                                                        <a:chExt cx="58" cy="0"/>
                                                                      </a:xfrm>
                                                                    </wpg:grpSpPr>
                                                                    <wps:wsp>
                                                                      <wps:cNvPr id="333" name="Freeform 485"/>
                                                                      <wps:cNvSpPr>
                                                                        <a:spLocks noEditPoints="1"/>
                                                                      </wps:cNvSpPr>
                                                                      <wps:spPr bwMode="auto">
                                                                        <a:xfrm>
                                                                          <a:off x="8650" y="-684"/>
                                                                          <a:ext cx="57" cy="0"/>
                                                                        </a:xfrm>
                                                                        <a:custGeom>
                                                                          <a:avLst/>
                                                                          <a:gdLst>
                                                                            <a:gd name="T0" fmla="+- 0 4325 4325"/>
                                                                            <a:gd name="T1" fmla="*/ T0 w 58"/>
                                                                            <a:gd name="T2" fmla="+- 0 4383 4325"/>
                                                                            <a:gd name="T3" fmla="*/ T2 w 58"/>
                                                                          </a:gdLst>
                                                                          <a:ahLst/>
                                                                          <a:cxnLst>
                                                                            <a:cxn ang="0">
                                                                              <a:pos x="T1" y="0"/>
                                                                            </a:cxn>
                                                                            <a:cxn ang="0">
                                                                              <a:pos x="T3" y="0"/>
                                                                            </a:cxn>
                                                                          </a:cxnLst>
                                                                          <a:rect l="0" t="0" r="r" b="b"/>
                                                                          <a:pathLst>
                                                                            <a:path w="58">
                                                                              <a:moveTo>
                                                                                <a:pt x="0" y="0"/>
                                                                              </a:moveTo>
                                                                              <a:lnTo>
                                                                                <a:pt x="58" y="0"/>
                                                                              </a:lnTo>
                                                                            </a:path>
                                                                          </a:pathLst>
                                                                        </a:custGeom>
                                                                        <a:noFill/>
                                                                        <a:ln w="10209">
                                                                          <a:solidFill>
                                                                            <a:srgbClr val="999898"/>
                                                                          </a:solidFill>
                                                                          <a:round/>
                                                                          <a:headEnd/>
                                                                          <a:tailEnd/>
                                                                        </a:ln>
                                                                        <a:extLst>
                                                                          <a:ext uri="{909E8E84-426E-40dd-AFC4-6F175D3DCCD1}">
                                                                            <a14:hiddenFill xmlns:a14="http://schemas.microsoft.com/office/drawing/2010/main">
                                                                              <a:solidFill>
                                                                                <a:srgbClr val="FFFFFF"/>
                                                                              </a:solidFill>
                                                                            </a14:hiddenFill>
                                                                          </a:ext>
                                                                        </a:extLst>
                                                                      </wps:spPr>
                                                                      <wps:bodyPr rot="0" vert="horz" wrap="square" lIns="91440" tIns="45720" rIns="91440" bIns="45720" anchor="t" anchorCtr="0" upright="1">
                                                                        <a:noAutofit/>
                                                                      </wps:bodyPr>
                                                                    </wps:wsp>
                                                                    <wpg:grpSp>
                                                                      <wpg:cNvPr id="334" name="Group 307"/>
                                                                      <wpg:cNvGrpSpPr>
                                                                        <a:grpSpLocks/>
                                                                      </wpg:cNvGrpSpPr>
                                                                      <wpg:grpSpPr bwMode="auto">
                                                                        <a:xfrm>
                                                                          <a:off x="3517" y="-137"/>
                                                                          <a:ext cx="58" cy="0"/>
                                                                          <a:chOff x="3517" y="-137"/>
                                                                          <a:chExt cx="58" cy="0"/>
                                                                        </a:xfrm>
                                                                      </wpg:grpSpPr>
                                                                      <wps:wsp>
                                                                        <wps:cNvPr id="335" name="Freeform 484"/>
                                                                        <wps:cNvSpPr>
                                                                          <a:spLocks noEditPoints="1"/>
                                                                        </wps:cNvSpPr>
                                                                        <wps:spPr bwMode="auto">
                                                                          <a:xfrm>
                                                                            <a:off x="7034" y="-274"/>
                                                                            <a:ext cx="57" cy="0"/>
                                                                          </a:xfrm>
                                                                          <a:custGeom>
                                                                            <a:avLst/>
                                                                            <a:gdLst>
                                                                              <a:gd name="T0" fmla="+- 0 3517 3517"/>
                                                                              <a:gd name="T1" fmla="*/ T0 w 58"/>
                                                                              <a:gd name="T2" fmla="+- 0 3575 3517"/>
                                                                              <a:gd name="T3" fmla="*/ T2 w 58"/>
                                                                            </a:gdLst>
                                                                            <a:ahLst/>
                                                                            <a:cxnLst>
                                                                              <a:cxn ang="0">
                                                                                <a:pos x="T1" y="0"/>
                                                                              </a:cxn>
                                                                              <a:cxn ang="0">
                                                                                <a:pos x="T3" y="0"/>
                                                                              </a:cxn>
                                                                            </a:cxnLst>
                                                                            <a:rect l="0" t="0" r="r" b="b"/>
                                                                            <a:pathLst>
                                                                              <a:path w="58">
                                                                                <a:moveTo>
                                                                                  <a:pt x="0" y="0"/>
                                                                                </a:moveTo>
                                                                                <a:lnTo>
                                                                                  <a:pt x="58" y="0"/>
                                                                                </a:lnTo>
                                                                              </a:path>
                                                                            </a:pathLst>
                                                                          </a:custGeom>
                                                                          <a:noFill/>
                                                                          <a:ln w="10209">
                                                                            <a:solidFill>
                                                                              <a:srgbClr val="999898"/>
                                                                            </a:solidFill>
                                                                            <a:round/>
                                                                            <a:headEnd/>
                                                                            <a:tailEnd/>
                                                                          </a:ln>
                                                                          <a:extLst>
                                                                            <a:ext uri="{909E8E84-426E-40dd-AFC4-6F175D3DCCD1}">
                                                                              <a14:hiddenFill xmlns:a14="http://schemas.microsoft.com/office/drawing/2010/main">
                                                                                <a:solidFill>
                                                                                  <a:srgbClr val="FFFFFF"/>
                                                                                </a:solidFill>
                                                                              </a14:hiddenFill>
                                                                            </a:ext>
                                                                          </a:extLst>
                                                                        </wps:spPr>
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<a:noAutofit/>
                                                                        </wps:bodyPr>
                                                                      </wps:wsp>
                                                                      <wpg:grpSp>
                                                                        <wpg:cNvPr id="336" name="Group 308"/>
                                                                        <wpg:cNvGrpSpPr>
                                                                          <a:grpSpLocks/>
                                                                        </wpg:cNvGrpSpPr>
                                                                        <wpg:grpSpPr bwMode="auto">
                                                                          <a:xfrm>
                                                                            <a:off x="3545" y="-137"/>
                                                                            <a:ext cx="0" cy="751"/>
                                                                            <a:chOff x="3545" y="-137"/>
                                                                            <a:chExt cx="0" cy="751"/>
                                                                          </a:xfrm>
                                                                        </wpg:grpSpPr>
                                                                        <wps:wsp>
                                                                          <wps:cNvPr id="337" name="Freeform 483"/>
                                                                          <wps:cNvSpPr>
                                                                            <a:spLocks noEditPoints="1"/>
                                                                          </wps:cNvSpPr>
                                                                          <wps:spPr bwMode="auto">
                                                                            <a:xfrm>
                                                                              <a:off x="7090" y="-274"/>
                                                                              <a:ext cx="0" cy="751"/>
                                                                            </a:xfrm>
                                                                            <a:custGeom>
                                                                              <a:avLst/>
                                                                              <a:gdLst>
                                                                                <a:gd name="T0" fmla="+- 0 -137 -137"/>
                                                                                <a:gd name="T1" fmla="*/ -137 h 751"/>
                                                                                <a:gd name="T2" fmla="+- 0 614 -137"/>
                                                                                <a:gd name="T3" fmla="*/ 614 h 751"/>
                                                                              </a:gdLst>
                                                                              <a:ahLst/>
                                                                              <a:cxnLst>
                                                                                <a:cxn ang="0">
                                                                                  <a:pos x="0" y="T1"/>
                                                                                </a:cxn>
                                                                                <a:cxn ang="0">
                                                                                  <a:pos x="0" y="T3"/>
                                                                                </a:cxn>
                                                                              </a:cxnLst>
                                                                              <a:rect l="0" t="0" r="r" b="b"/>
                                                                              <a:pathLst>
                                                                                <a:path h="751">
                                                                                  <a:moveTo>
                                                                                    <a:pt x="0" y="0"/>
                                                                                  </a:moveTo>
                                                                                  <a:lnTo>
                                                                                    <a:pt x="0" y="751"/>
                                                                                  </a:lnTo>
                                                                                </a:path>
                                                                              </a:pathLst>
                                                                            </a:custGeom>
                                                                            <a:noFill/>
                                                                            <a:ln w="10209">
                                                                              <a:solidFill>
                                                                                <a:srgbClr val="999898"/>
                                                                              </a:solidFill>
                                                                              <a:round/>
                                                                              <a:headEnd/>
                                                                              <a:tailEnd/>
                                                                            </a:ln>
                                                                            <a:extLst>
                                                                              <a:ext uri="{909E8E84-426E-40dd-AFC4-6F175D3DCCD1}">
                                                                                <a14:hiddenFill xmlns:a14="http://schemas.microsoft.com/office/drawing/2010/main">
                                                                                  <a:solidFill>
                                                                                    <a:srgbClr val="FFFFFF"/>
                                                                                  </a:solidFill>
                                                                                </a14:hiddenFill>
                                                                              </a:ext>
                                                                            </a:extLst>
                                                                          </wps:spPr>
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<a:noAutofit/>
                                                                          </wps:bodyPr>
                                                                        </wps:wsp>
                                                                        <wpg:grpSp>
                                                                          <wpg:cNvPr id="338" name="Group 309"/>
                                                                          <wpg:cNvGrpSpPr>
                                                                            <a:grpSpLocks/>
                                                                          </wpg:cNvGrpSpPr>
                                                                          <wpg:grpSpPr bwMode="auto">
                                                                            <a:xfrm>
                                                                              <a:off x="3517" y="614"/>
                                                                              <a:ext cx="58" cy="0"/>
                                                                              <a:chOff x="3517" y="614"/>
                                                                              <a:chExt cx="58" cy="0"/>
                                                                            </a:xfrm>
                                                                          </wpg:grpSpPr>
                                                                          <wps:wsp>
                                                                            <wps:cNvPr id="339" name="Freeform 482"/>
                                                                            <wps:cNvSpPr>
                                                                              <a:spLocks noEditPoints="1"/>
                                                                            </wps:cNvSpPr>
                                                                            <wps:spPr bwMode="auto">
                                                                              <a:xfrm>
                                                                                <a:off x="7034" y="1228"/>
                                                                                <a:ext cx="57" cy="0"/>
                                                                              </a:xfrm>
                                                                              <a:custGeom>
                                                                                <a:avLst/>
                                                                                <a:gdLst>
                                                                                  <a:gd name="T0" fmla="+- 0 3517 3517"/>
                                                                                  <a:gd name="T1" fmla="*/ T0 w 58"/>
                                                                                  <a:gd name="T2" fmla="+- 0 3575 3517"/>
                                                                                  <a:gd name="T3" fmla="*/ T2 w 58"/>
                                                                                </a:gdLst>
                                                                                <a:ahLst/>
                                                                                <a:cxnLst>
                                                                                  <a:cxn ang="0">
                                                                                    <a:pos x="T1" y="0"/>
                                                                                  </a:cxn>
                                                                                  <a:cxn ang="0">
                                                                                    <a:pos x="T3" y="0"/>
                                                                                  </a:cxn>
                                                                                </a:cxnLst>
                                                                                <a:rect l="0" t="0" r="r" b="b"/>
                                                                                <a:pathLst>
                                                                                  <a:path w="58">
                                                                                    <a:moveTo>
                                                                                      <a:pt x="0" y="0"/>
                                                                                    </a:moveTo>
                                                                                    <a:lnTo>
                                                                                      <a:pt x="58" y="0"/>
                                                                                    </a:lnTo>
                                                                                  </a:path>
                                                                                </a:pathLst>
                                                                              </a:custGeom>
                                                                              <a:noFill/>
                                                                              <a:ln w="10209">
                                                                                <a:solidFill>
                                                                                  <a:srgbClr val="999898"/>
                                                                                </a:solidFill>
                                                                                <a:round/>
                                                                                <a:headEnd/>
                                                                                <a:tailEnd/>
                                                                              </a:ln>
                                                                              <a:extLst>
                                                                                <a:ext uri="{909E8E84-426E-40dd-AFC4-6F175D3DCCD1}">
                                                                                  <a14:hiddenFill xmlns:a14="http://schemas.microsoft.com/office/drawing/2010/main">
                                                                                    <a:solidFill>
                                                                                      <a:srgbClr val="FFFFFF"/>
                                                                                    </a:solidFill>
                                                                                  </a14:hiddenFill>
                                                                                </a:ext>
                                                                              </a:extLst>
                                                                            </wps:spPr>
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<a:noAutofit/>
                                                                            </wps:bodyPr>
                                                                          </wps:wsp>
                                                                          <wpg:grpSp>
                                                                            <wpg:cNvPr id="340" name="Group 310"/>
                                                                            <wpg:cNvGrpSpPr>
                                                                              <a:grpSpLocks/>
                                                                            </wpg:cNvGrpSpPr>
                                                                            <wpg:grpSpPr bwMode="auto">
                                                                              <a:xfrm>
                                                                                <a:off x="4325" y="-111"/>
                                                                                <a:ext cx="58" cy="0"/>
                                                                                <a:chOff x="4325" y="-111"/>
                                                                                <a:chExt cx="58" cy="0"/>
                                                                              </a:xfrm>
                                                                            </wpg:grpSpPr>
                                                                            <wps:wsp>
                                                                              <wps:cNvPr id="341" name="Freeform 481"/>
                                                                              <wps:cNvSpPr>
                                                                                <a:spLocks noEditPoints="1"/>
                                                                              </wps:cNvSpPr>
                                                                              <wps:spPr bwMode="auto">
                                                                                <a:xfrm>
                                                                                  <a:off x="8650" y="-222"/>
                                                                                  <a:ext cx="57" cy="0"/>
                                                                                </a:xfrm>
                                                                                <a:custGeom>
                                                                                  <a:avLst/>
                                                                                  <a:gdLst>
                                                                                    <a:gd name="T0" fmla="+- 0 4325 4325"/>
                                                                                    <a:gd name="T1" fmla="*/ T0 w 58"/>
                                                                                    <a:gd name="T2" fmla="+- 0 4383 4325"/>
                                                                                    <a:gd name="T3" fmla="*/ T2 w 58"/>
                                                                                  </a:gdLst>
                                                                                  <a:ahLst/>
                                                                                  <a:cxnLst>
                                                                                    <a:cxn ang="0">
                                                                                      <a:pos x="T1" y="0"/>
                                                                                    </a:cxn>
                                                                                    <a:cxn ang="0">
                                                                                      <a:pos x="T3" y="0"/>
                                                                                    </a:cxn>
                                                                                  </a:cxnLst>
                                                                                  <a:rect l="0" t="0" r="r" b="b"/>
                                                                                  <a:pathLst>
                                                                                    <a:path w="58">
                                                                                      <a:moveTo>
                                                                                        <a:pt x="0" y="0"/>
                                                                                      </a:moveTo>
                                                                                      <a:lnTo>
                                                                                        <a:pt x="58" y="0"/>
                                                                                      </a:lnTo>
                                                                                    </a:path>
                                                                                  </a:pathLst>
                                                                                </a:custGeom>
                                                                                <a:noFill/>
                                                                                <a:ln w="10209">
                                                                                  <a:solidFill>
                                                                                    <a:srgbClr val="999898"/>
                                                                                  </a:solidFill>
                                                                                  <a:round/>
                                                                                  <a:headEnd/>
                                                                                  <a:tailEnd/>
                                                                                </a:ln>
                                                                                <a:extLst>
                                                                                  <a:ext uri="{909E8E84-426E-40dd-AFC4-6F175D3DCCD1}">
                                                                                    <a14:hiddenFill xmlns:a14="http://schemas.microsoft.com/office/drawing/2010/main">
                                                                                      <a:solidFill>
                                                                                        <a:srgbClr val="FFFFFF"/>
                                                                                      </a:solidFill>
                                                                                    </a14:hiddenFill>
                                                                                  </a:ext>
                                                                                </a:extLst>
                                                                              </wps:spPr>
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<a:noAutofit/>
                                                                              </wps:bodyPr>
                                                                            </wps:wsp>
                                                                            <wpg:grpSp>
                                                                              <wpg:cNvPr id="342" name="Group 311"/>
                                                                              <wpg:cNvGrpSpPr>
                                                                                <a:grpSpLocks/>
                                                                              </wpg:cNvGrpSpPr>
                                                                              <wpg:grpSpPr bwMode="auto">
                                                                                <a:xfrm>
                                                                                  <a:off x="4354" y="-111"/>
                                                                                  <a:ext cx="0" cy="797"/>
                                                                                  <a:chOff x="4354" y="-111"/>
                                                                                  <a:chExt cx="0" cy="797"/>
                                                                                </a:xfrm>
                                                                              </wpg:grpSpPr>
                                                                              <wps:wsp>
                                                                                <wps:cNvPr id="343" name="Freeform 480"/>
                                                                                <wps:cNvSpPr>
                                                                                  <a:spLocks noEditPoints="1"/>
                                                                                </wps:cNvSpPr>
                                                                                <wps:spPr bwMode="auto">
                                                                                  <a:xfrm>
                                                                                    <a:off x="8708" y="-222"/>
                                                                                    <a:ext cx="0" cy="797"/>
                                                                                  </a:xfrm>
                                                                                  <a:custGeom>
                                                                                    <a:avLst/>
                                                                                    <a:gdLst>
                                                                                      <a:gd name="T0" fmla="+- 0 -111 -111"/>
                                                                                      <a:gd name="T1" fmla="*/ -111 h 797"/>
                                                                                      <a:gd name="T2" fmla="+- 0 686 -111"/>
                                                                                      <a:gd name="T3" fmla="*/ 686 h 797"/>
                                                                                    </a:gdLst>
                                                                                    <a:ahLst/>
                                                                                    <a:cxnLst>
                                                                                      <a:cxn ang="0">
                                                                                        <a:pos x="0" y="T1"/>
                                                                                      </a:cxn>
                                                                                      <a:cxn ang="0">
                                                                                        <a:pos x="0" y="T3"/>
                                                                                      </a:cxn>
                                                                                    </a:cxnLst>
                                                                                    <a:rect l="0" t="0" r="r" b="b"/>
                                                                                    <a:pathLst>
                                                                                      <a:path h="797">
                                                                                        <a:moveTo>
                                                                                          <a:pt x="0" y="0"/>
                                                                                        </a:moveTo>
                                                                                        <a:lnTo>
                                                                                          <a:pt x="0" y="797"/>
                                                                                        </a:lnTo>
                                                                                      </a:path>
                                                                                    </a:pathLst>
                                                                                  </a:custGeom>
                                                                                  <a:noFill/>
                                                                                  <a:ln w="10209">
                                                                                    <a:solidFill>
                                                                                      <a:srgbClr val="999898"/>
                                                                                    </a:solidFill>
                                                                                    <a:round/>
                                                                                    <a:headEnd/>
                                                                                    <a:tailEnd/>
                                                                                  </a:ln>
                                                                                  <a:extLst>
                                                                                    <a:ext uri="{909E8E84-426E-40dd-AFC4-6F175D3DCCD1}">
                                                                                      <a14:hiddenFill xmlns:a14="http://schemas.microsoft.com/office/drawing/2010/main">
                                                                                        <a:solidFill>
                                                                                          <a:srgbClr val="FFFFFF"/>
                                                                                        </a:solidFill>
                                                                                      </a14:hiddenFill>
                                                                                    </a:ext>
                                                                                  </a:extLst>
                                                                                </wps:spPr>
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<a:noAutofit/>
                                                                                </wps:bodyPr>
                                                                              </wps:wsp>
                                                                              <wpg:grpSp>
                                                                                <wpg:cNvPr id="344" name="Group 312"/>
                                                                                <wpg:cNvGrpSpPr>
                                                                                  <a:grpSpLocks/>
                                                                                </wpg:cNvGrpSpPr>
                                                                                <wpg:grpSpPr bwMode="auto">
                                                                                  <a:xfrm>
                                                                                    <a:off x="4325" y="686"/>
                                                                                    <a:ext cx="58" cy="0"/>
                                                                                    <a:chOff x="4325" y="686"/>
                                                                                    <a:chExt cx="58" cy="0"/>
                                                                                  </a:xfrm>
                                                                                </wpg:grpSpPr>
                                                                                <wps:wsp>
                                                                                  <wps:cNvPr id="345" name="Freeform 479"/>
                                                                                  <wps:cNvSpPr>
                                                                                    <a:spLocks noEditPoints="1"/>
                                                                                  </wps:cNvSpPr>
                                                                                  <wps:spPr bwMode="auto">
                                                                                    <a:xfrm>
                                                                                      <a:off x="8650" y="1372"/>
                                                                                      <a:ext cx="57" cy="0"/>
                                                                                    </a:xfrm>
                                                                                    <a:custGeom>
                                                                                      <a:avLst/>
                                                                                      <a:gdLst>
                                                                                        <a:gd name="T0" fmla="+- 0 4325 4325"/>
                                                                                        <a:gd name="T1" fmla="*/ T0 w 58"/>
                                                                                        <a:gd name="T2" fmla="+- 0 4383 4325"/>
                                                                                        <a:gd name="T3" fmla="*/ T2 w 58"/>
                                                                                      </a:gdLst>
                                                                                      <a:ahLst/>
                                                                                      <a:cxnLst>
                                                                                        <a:cxn ang="0">
                                                                                          <a:pos x="T1" y="0"/>
                                                                                        </a:cxn>
                                                                                        <a:cxn ang="0">
                                                                                          <a:pos x="T3" y="0"/>
                                                                                        </a:cxn>
                                                                                      </a:cxnLst>
                                                                                      <a:rect l="0" t="0" r="r" b="b"/>
                                                                                      <a:pathLst>
                                                                                        <a:path w="58">
                                                                                          <a:moveTo>
                                                                                            <a:pt x="0" y="0"/>
                                                                                          </a:moveTo>
                                                                                          <a:lnTo>
                                                                                            <a:pt x="58" y="0"/>
                                                                                          </a:lnTo>
                                                                                        </a:path>
                                                                                      </a:pathLst>
                                                                                    </a:custGeom>
                                                                                    <a:noFill/>
                                                                                    <a:ln w="10209">
                                                                                      <a:solidFill>
                                                                                        <a:srgbClr val="999898"/>
                                                                                      </a:solidFill>
                                                                                      <a:round/>
                                                                                      <a:headEnd/>
                                                                                      <a:tailEnd/>
                                                                                    </a:ln>
                                                                                    <a:extLst>
                                                                                      <a:ext uri="{909E8E84-426E-40dd-AFC4-6F175D3DCCD1}">
                                                                                        <a14:hiddenFill xmlns:a14="http://schemas.microsoft.com/office/drawing/2010/main">
                                                                                          <a:solidFill>
                                                                                            <a:srgbClr val="FFFFFF"/>
                                                                                          </a:solidFill>
                                                                                        </a14:hiddenFill>
                                                                                      </a:ext>
                                                                                    </a:extLst>
                                                                                  </wps:spPr>
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<a:noAutofit/>
                                                                                  </wps:bodyPr>
                                                                                </wps:wsp>
                                                                                <wpg:grpSp>
                                                                                  <wpg:cNvPr id="346" name="Group 313"/>
                                                                                  <wpg:cNvGrpSpPr>
                                                                                    <a:grpSpLocks/>
                                                                                  </wpg:cNvGrpSpPr>
                                                                                  <wpg:grpSpPr bwMode="auto">
                                                                                    <a:xfrm>
                                                                                      <a:off x="3545" y="-681"/>
                                                                                      <a:ext cx="808" cy="784"/>
                                                                                      <a:chOff x="3545" y="-681"/>
                                                                                      <a:chExt cx="808" cy="784"/>
                                                                                    </a:xfrm>
                                                                                  </wpg:grpSpPr>
                                                                                  <wps:wsp>
                                                                                    <wps:cNvPr id="347" name="Freeform 478"/>
                                                                                    <wps:cNvSpPr>
                                                                                      <a:spLocks noEditPoints="1"/>
                                                                                    </wps:cNvSpPr>
                                                                                    <wps:spPr bwMode="auto">
                                                                                      <a:xfrm>
                                                                                        <a:off x="7090" y="-1362"/>
                                                                                        <a:ext cx="809" cy="784"/>
                                                                                      </a:xfrm>
                                                                                      <a:custGeom>
                                                                                        <a:avLst/>
                                                                                        <a:gdLst>
                                                                                          <a:gd name="T0" fmla="+- 0 3556 3545"/>
                                                                                          <a:gd name="T1" fmla="*/ T0 w 808"/>
                                                                                          <a:gd name="T2" fmla="+- 0 93 -681"/>
                                                                                          <a:gd name="T3" fmla="*/ 93 h 784"/>
                                                                                          <a:gd name="T4" fmla="+- 0 3576 3545"/>
                                                                                          <a:gd name="T5" fmla="*/ T4 w 808"/>
                                                                                          <a:gd name="T6" fmla="+- 0 73 -681"/>
                                                                                          <a:gd name="T7" fmla="*/ 73 h 784"/>
                                                                                          <a:gd name="T8" fmla="+- 0 3597 3545"/>
                                                                                          <a:gd name="T9" fmla="*/ T8 w 808"/>
                                                                                          <a:gd name="T10" fmla="+- 0 53 -681"/>
                                                                                          <a:gd name="T11" fmla="*/ 53 h 784"/>
                                                                                          <a:gd name="T12" fmla="+- 0 3617 3545"/>
                                                                                          <a:gd name="T13" fmla="*/ T12 w 808"/>
                                                                                          <a:gd name="T14" fmla="+- 0 34 -681"/>
                                                                                          <a:gd name="T15" fmla="*/ 34 h 784"/>
                                                                                          <a:gd name="T16" fmla="+- 0 3637 3545"/>
                                                                                          <a:gd name="T17" fmla="*/ T16 w 808"/>
                                                                                          <a:gd name="T18" fmla="+- 0 14 -681"/>
                                                                                          <a:gd name="T19" fmla="*/ 14 h 784"/>
                                                                                          <a:gd name="T20" fmla="+- 0 3658 3545"/>
                                                                                          <a:gd name="T21" fmla="*/ T20 w 808"/>
                                                                                          <a:gd name="T22" fmla="+- 0 -6 -681"/>
                                                                                          <a:gd name="T23" fmla="*/ -6 h 784"/>
                                                                                          <a:gd name="T24" fmla="+- 0 3678 3545"/>
                                                                                          <a:gd name="T25" fmla="*/ T24 w 808"/>
                                                                                          <a:gd name="T26" fmla="+- 0 -26 -681"/>
                                                                                          <a:gd name="T27" fmla="*/ -26 h 784"/>
                                                                                          <a:gd name="T28" fmla="+- 0 3699 3545"/>
                                                                                          <a:gd name="T29" fmla="*/ T28 w 808"/>
                                                                                          <a:gd name="T30" fmla="+- 0 -46 -681"/>
                                                                                          <a:gd name="T31" fmla="*/ -46 h 784"/>
                                                                                          <a:gd name="T32" fmla="+- 0 3719 3545"/>
                                                                                          <a:gd name="T33" fmla="*/ T32 w 808"/>
                                                                                          <a:gd name="T34" fmla="+- 0 -66 -681"/>
                                                                                          <a:gd name="T35" fmla="*/ -66 h 784"/>
                                                                                          <a:gd name="T36" fmla="+- 0 3740 3545"/>
                                                                                          <a:gd name="T37" fmla="*/ T36 w 808"/>
                                                                                          <a:gd name="T38" fmla="+- 0 -85 -681"/>
                                                                                          <a:gd name="T39" fmla="*/ -85 h 784"/>
                                                                                          <a:gd name="T40" fmla="+- 0 3760 3545"/>
                                                                                          <a:gd name="T41" fmla="*/ T40 w 808"/>
                                                                                          <a:gd name="T42" fmla="+- 0 -105 -681"/>
                                                                                          <a:gd name="T43" fmla="*/ -105 h 784"/>
                                                                                          <a:gd name="T44" fmla="+- 0 3781 3545"/>
                                                                                          <a:gd name="T45" fmla="*/ T44 w 808"/>
                                                                                          <a:gd name="T46" fmla="+- 0 -125 -681"/>
                                                                                          <a:gd name="T47" fmla="*/ -125 h 784"/>
                                                                                          <a:gd name="T48" fmla="+- 0 3801 3545"/>
                                                                                          <a:gd name="T49" fmla="*/ T48 w 808"/>
                                                                                          <a:gd name="T50" fmla="+- 0 -145 -681"/>
                                                                                          <a:gd name="T51" fmla="*/ -145 h 784"/>
                                                                                          <a:gd name="T52" fmla="+- 0 3822 3545"/>
                                                                                          <a:gd name="T53" fmla="*/ T52 w 808"/>
                                                                                          <a:gd name="T54" fmla="+- 0 -165 -681"/>
                                                                                          <a:gd name="T55" fmla="*/ -165 h 784"/>
                                                                                          <a:gd name="T56" fmla="+- 0 3842 3545"/>
                                                                                          <a:gd name="T57" fmla="*/ T56 w 808"/>
                                                                                          <a:gd name="T58" fmla="+- 0 -185 -681"/>
                                                                                          <a:gd name="T59" fmla="*/ -185 h 784"/>
                                                                                          <a:gd name="T60" fmla="+- 0 3862 3545"/>
                                                                                          <a:gd name="T61" fmla="*/ T60 w 808"/>
                                                                                          <a:gd name="T62" fmla="+- 0 -204 -681"/>
                                                                                          <a:gd name="T63" fmla="*/ -204 h 784"/>
                                                                                          <a:gd name="T64" fmla="+- 0 3883 3545"/>
                                                                                          <a:gd name="T65" fmla="*/ T64 w 808"/>
                                                                                          <a:gd name="T66" fmla="+- 0 -224 -681"/>
                                                                                          <a:gd name="T67" fmla="*/ -224 h 784"/>
                                                                                          <a:gd name="T68" fmla="+- 0 3903 3545"/>
                                                                                          <a:gd name="T69" fmla="*/ T68 w 808"/>
                                                                                          <a:gd name="T70" fmla="+- 0 -244 -681"/>
                                                                                          <a:gd name="T71" fmla="*/ -244 h 784"/>
                                                                                          <a:gd name="T72" fmla="+- 0 3924 3545"/>
                                                                                          <a:gd name="T73" fmla="*/ T72 w 808"/>
                                                                                          <a:gd name="T74" fmla="+- 0 -264 -681"/>
                                                                                          <a:gd name="T75" fmla="*/ -264 h 784"/>
                                                                                          <a:gd name="T76" fmla="+- 0 3944 3545"/>
                                                                                          <a:gd name="T77" fmla="*/ T76 w 808"/>
                                                                                          <a:gd name="T78" fmla="+- 0 -284 -681"/>
                                                                                          <a:gd name="T79" fmla="*/ -284 h 784"/>
                                                                                          <a:gd name="T80" fmla="+- 0 3964 3545"/>
                                                                                          <a:gd name="T81" fmla="*/ T80 w 808"/>
                                                                                          <a:gd name="T82" fmla="+- 0 -304 -681"/>
                                                                                          <a:gd name="T83" fmla="*/ -304 h 784"/>
                                                                                          <a:gd name="T84" fmla="+- 0 3984 3545"/>
                                                                                          <a:gd name="T85" fmla="*/ T84 w 808"/>
                                                                                          <a:gd name="T86" fmla="+- 0 -324 -681"/>
                                                                                          <a:gd name="T87" fmla="*/ -324 h 784"/>
                                                                                          <a:gd name="T88" fmla="+- 0 4005 3545"/>
                                                                                          <a:gd name="T89" fmla="*/ T88 w 808"/>
                                                                                          <a:gd name="T90" fmla="+- 0 -343 -681"/>
                                                                                          <a:gd name="T91" fmla="*/ -343 h 784"/>
                                                                                          <a:gd name="T92" fmla="+- 0 4025 3545"/>
                                                                                          <a:gd name="T93" fmla="*/ T92 w 808"/>
                                                                                          <a:gd name="T94" fmla="+- 0 -363 -681"/>
                                                                                          <a:gd name="T95" fmla="*/ -363 h 784"/>
                                                                                          <a:gd name="T96" fmla="+- 0 4046 3545"/>
                                                                                          <a:gd name="T97" fmla="*/ T96 w 808"/>
                                                                                          <a:gd name="T98" fmla="+- 0 -383 -681"/>
                                                                                          <a:gd name="T99" fmla="*/ -383 h 784"/>
                                                                                          <a:gd name="T100" fmla="+- 0 4066 3545"/>
                                                                                          <a:gd name="T101" fmla="*/ T100 w 808"/>
                                                                                          <a:gd name="T102" fmla="+- 0 -403 -681"/>
                                                                                          <a:gd name="T103" fmla="*/ -403 h 784"/>
                                                                                          <a:gd name="T104" fmla="+- 0 4087 3545"/>
                                                                                          <a:gd name="T105" fmla="*/ T104 w 808"/>
                                                                                          <a:gd name="T106" fmla="+- 0 -423 -681"/>
                                                                                          <a:gd name="T107" fmla="*/ -423 h 784"/>
                                                                                          <a:gd name="T108" fmla="+- 0 4107 3545"/>
                                                                                          <a:gd name="T109" fmla="*/ T108 w 808"/>
                                                                                          <a:gd name="T110" fmla="+- 0 -443 -681"/>
                                                                                          <a:gd name="T111" fmla="*/ -443 h 784"/>
                                                                                          <a:gd name="T112" fmla="+- 0 4128 3545"/>
                                                                                          <a:gd name="T113" fmla="*/ T112 w 808"/>
                                                                                          <a:gd name="T114" fmla="+- 0 -462 -681"/>
                                                                                          <a:gd name="T115" fmla="*/ -462 h 784"/>
                                                                                          <a:gd name="T116" fmla="+- 0 4148 3545"/>
                                                                                          <a:gd name="T117" fmla="*/ T116 w 808"/>
                                                                                          <a:gd name="T118" fmla="+- 0 -482 -681"/>
                                                                                          <a:gd name="T119" fmla="*/ -482 h 784"/>
                                                                                          <a:gd name="T120" fmla="+- 0 4168 3545"/>
                                                                                          <a:gd name="T121" fmla="*/ T120 w 808"/>
                                                                                          <a:gd name="T122" fmla="+- 0 -502 -681"/>
                                                                                          <a:gd name="T123" fmla="*/ -502 h 784"/>
                                                                                          <a:gd name="T124" fmla="+- 0 4189 3545"/>
                                                                                          <a:gd name="T125" fmla="*/ T124 w 808"/>
                                                                                          <a:gd name="T126" fmla="+- 0 -522 -681"/>
                                                                                          <a:gd name="T127" fmla="*/ -522 h 784"/>
                                                                                          <a:gd name="T128" fmla="+- 0 4209 3545"/>
                                                                                          <a:gd name="T129" fmla="*/ T128 w 808"/>
                                                                                          <a:gd name="T130" fmla="+- 0 -542 -681"/>
                                                                                          <a:gd name="T131" fmla="*/ -542 h 784"/>
                                                                                          <a:gd name="T132" fmla="+- 0 4230 3545"/>
                                                                                          <a:gd name="T133" fmla="*/ T132 w 808"/>
                                                                                          <a:gd name="T134" fmla="+- 0 -562 -681"/>
                                                                                          <a:gd name="T135" fmla="*/ -562 h 784"/>
                                                                                          <a:gd name="T136" fmla="+- 0 4250 3545"/>
                                                                                          <a:gd name="T137" fmla="*/ T136 w 808"/>
                                                                                          <a:gd name="T138" fmla="+- 0 -582 -681"/>
                                                                                          <a:gd name="T139" fmla="*/ -582 h 784"/>
                                                                                          <a:gd name="T140" fmla="+- 0 4271 3545"/>
                                                                                          <a:gd name="T141" fmla="*/ T140 w 808"/>
                                                                                          <a:gd name="T142" fmla="+- 0 -601 -681"/>
                                                                                          <a:gd name="T143" fmla="*/ -601 h 784"/>
                                                                                          <a:gd name="T144" fmla="+- 0 4291 3545"/>
                                                                                          <a:gd name="T145" fmla="*/ T144 w 808"/>
                                                                                          <a:gd name="T146" fmla="+- 0 -621 -681"/>
                                                                                          <a:gd name="T147" fmla="*/ -621 h 784"/>
                                                                                          <a:gd name="T148" fmla="+- 0 4312 3545"/>
                                                                                          <a:gd name="T149" fmla="*/ T148 w 808"/>
                                                                                          <a:gd name="T150" fmla="+- 0 -641 -681"/>
                                                                                          <a:gd name="T151" fmla="*/ -641 h 784"/>
                                                                                          <a:gd name="T152" fmla="+- 0 4332 3545"/>
                                                                                          <a:gd name="T153" fmla="*/ T152 w 808"/>
                                                                                          <a:gd name="T154" fmla="+- 0 -661 -681"/>
                                                                                          <a:gd name="T155" fmla="*/ -661 h 784"/>
                                                                                          <a:gd name="T156" fmla="+- 0 4353 3545"/>
                                                                                          <a:gd name="T157" fmla="*/ T156 w 808"/>
                                                                                          <a:gd name="T158" fmla="+- 0 -681 -681"/>
                                                                                          <a:gd name="T159" fmla="*/ -681 h 784"/>
                                                                                        </a:gdLst>
                                                                                        <a:ahLst/>
                                                                                        <a:cxnLst>
                                                                                          <a:cxn ang="0">
                                                                                            <a:pos x="T1" y="T3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5" y="T7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9" y="T11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13" y="T15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17" y="T19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21" y="T23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25" y="T27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29" y="T31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33" y="T35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37" y="T39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41" y="T43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45" y="T47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49" y="T51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53" y="T55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57" y="T59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61" y="T63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65" y="T67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69" y="T71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73" y="T75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77" y="T79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81" y="T83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85" y="T87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89" y="T91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93" y="T95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97" y="T99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101" y="T103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105" y="T107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109" y="T111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113" y="T115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117" y="T119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121" y="T123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125" y="T127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129" y="T131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133" y="T135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137" y="T139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141" y="T143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145" y="T147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149" y="T151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153" y="T155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157" y="T159"/>
                                                                                          </a:cxn>
                                                                                        </a:cxnLst>
                                                                                        <a:rect l="0" t="0" r="r" b="b"/>
                                                                                        <a:pathLst>
                                                                                          <a:path w="808" h="784">
                                                                                            <a:moveTo>
                                                                                              <a:pt x="0" y="784"/>
                                                                                            </a:moveTo>
                                                                                            <a:lnTo>
                                                                                              <a:pt x="11" y="774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21" y="764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31" y="754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41" y="745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52" y="734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62" y="725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72" y="715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82" y="705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92" y="695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103" y="685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113" y="675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123" y="665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133" y="655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144" y="645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154" y="635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164" y="625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174" y="615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184" y="606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195" y="596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205" y="586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215" y="576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225" y="566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236" y="556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246" y="546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256" y="536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266" y="526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277" y="516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287" y="506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297" y="496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307" y="486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317" y="477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328" y="467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338" y="457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348" y="447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358" y="437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369" y="427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379" y="417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389" y="407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399" y="397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409" y="387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419" y="377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429" y="367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439" y="357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450" y="347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460" y="338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470" y="328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480" y="318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490" y="308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501" y="298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511" y="288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521" y="278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531" y="268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542" y="258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552" y="248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562" y="238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572" y="228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583" y="219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593" y="208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603" y="199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613" y="189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623" y="179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634" y="169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644" y="159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654" y="149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664" y="139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675" y="129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685" y="119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695" y="109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705" y="99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716" y="89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726" y="80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736" y="70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746" y="60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756" y="50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767" y="40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777" y="30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787" y="20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797" y="10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808" y="0"/>
                                                                                            </a:lnTo>
                                                                                          </a:path>
                                                                                        </a:pathLst>
                                                                                      </a:custGeom>
                                                                                      <a:noFill/>
                                                                                      <a:ln w="10209">
                                                                                        <a:solidFill>
                                                                                          <a:srgbClr val="F8766C"/>
                                                                                        </a:solidFill>
                                                                                        <a:prstDash val="lgDash"/>
                                                                                        <a:round/>
                                                                                        <a:headEnd/>
                                                                                        <a:tailEnd/>
                                                                                      </a:ln>
                                                                                      <a:extLst>
                                                                                        <a:ext uri="{909E8E84-426E-40dd-AFC4-6F175D3DCCD1}">
                                                                                          <a14:hiddenFill xmlns:a14="http://schemas.microsoft.com/office/drawing/2010/main">
                                                                                            <a:solidFill>
                                                                                              <a:srgbClr val="FFFFFF"/>
                                                                                            </a:solidFill>
                                                                                          </a14:hiddenFill>
                                                                                        </a:ext>
                                                                                      </a:extLst>
                                                                                    </wps:spPr>
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<a:noAutofit/>
                                                                                    </wps:bodyPr>
                                                                                  </wps:wsp>
                                                                                  <wpg:grpSp>
                                                                                    <wpg:cNvPr id="348" name="Group 314"/>
                                                                                    <wpg:cNvGrpSpPr>
                                                                                      <a:grpSpLocks/>
                                                                                    </wpg:cNvGrpSpPr>
                                                                                    <wpg:grpSpPr bwMode="auto">
                                                                                      <a:xfrm>
                                                                                        <a:off x="3545" y="217"/>
                                                                                        <a:ext cx="808" cy="57"/>
                                                                                        <a:chOff x="3545" y="217"/>
                                                                                        <a:chExt cx="808" cy="57"/>
                                                                                      </a:xfrm>
                                                                                    </wpg:grpSpPr>
                                                                                    <wps:wsp>
                                                                                      <wps:cNvPr id="349" name="Freeform 477"/>
                                                                                      <wps:cNvSpPr>
                                                                                        <a:spLocks noEditPoints="1"/>
                                                                                      </wps:cNvSpPr>
                                                                                      <wps:spPr bwMode="auto">
                                                                                        <a:xfrm>
                                                                                          <a:off x="7090" y="434"/>
                                                                                          <a:ext cx="809" cy="58"/>
                                                                                        </a:xfrm>
                                                                                        <a:custGeom>
                                                                                          <a:avLst/>
                                                                                          <a:gdLst>
                                                                                            <a:gd name="T0" fmla="+- 0 3556 3545"/>
                                                                                            <a:gd name="T1" fmla="*/ T0 w 808"/>
                                                                                            <a:gd name="T2" fmla="+- 0 218 217"/>
                                                                                            <a:gd name="T3" fmla="*/ 218 h 57"/>
                                                                                            <a:gd name="T4" fmla="+- 0 3576 3545"/>
                                                                                            <a:gd name="T5" fmla="*/ T4 w 808"/>
                                                                                            <a:gd name="T6" fmla="+- 0 220 217"/>
                                                                                            <a:gd name="T7" fmla="*/ 220 h 57"/>
                                                                                            <a:gd name="T8" fmla="+- 0 3597 3545"/>
                                                                                            <a:gd name="T9" fmla="*/ T8 w 808"/>
                                                                                            <a:gd name="T10" fmla="+- 0 221 217"/>
                                                                                            <a:gd name="T11" fmla="*/ 221 h 57"/>
                                                                                            <a:gd name="T12" fmla="+- 0 3617 3545"/>
                                                                                            <a:gd name="T13" fmla="*/ T12 w 808"/>
                                                                                            <a:gd name="T14" fmla="+- 0 222 217"/>
                                                                                            <a:gd name="T15" fmla="*/ 222 h 57"/>
                                                                                            <a:gd name="T16" fmla="+- 0 3637 3545"/>
                                                                                            <a:gd name="T17" fmla="*/ T16 w 808"/>
                                                                                            <a:gd name="T18" fmla="+- 0 224 217"/>
                                                                                            <a:gd name="T19" fmla="*/ 224 h 57"/>
                                                                                            <a:gd name="T20" fmla="+- 0 3658 3545"/>
                                                                                            <a:gd name="T21" fmla="*/ T20 w 808"/>
                                                                                            <a:gd name="T22" fmla="+- 0 225 217"/>
                                                                                            <a:gd name="T23" fmla="*/ 225 h 57"/>
                                                                                            <a:gd name="T24" fmla="+- 0 3678 3545"/>
                                                                                            <a:gd name="T25" fmla="*/ T24 w 808"/>
                                                                                            <a:gd name="T26" fmla="+- 0 227 217"/>
                                                                                            <a:gd name="T27" fmla="*/ 227 h 57"/>
                                                                                            <a:gd name="T28" fmla="+- 0 3699 3545"/>
                                                                                            <a:gd name="T29" fmla="*/ T28 w 808"/>
                                                                                            <a:gd name="T30" fmla="+- 0 228 217"/>
                                                                                            <a:gd name="T31" fmla="*/ 228 h 57"/>
                                                                                            <a:gd name="T32" fmla="+- 0 3719 3545"/>
                                                                                            <a:gd name="T33" fmla="*/ T32 w 808"/>
                                                                                            <a:gd name="T34" fmla="+- 0 230 217"/>
                                                                                            <a:gd name="T35" fmla="*/ 230 h 57"/>
                                                                                            <a:gd name="T36" fmla="+- 0 3740 3545"/>
                                                                                            <a:gd name="T37" fmla="*/ T36 w 808"/>
                                                                                            <a:gd name="T38" fmla="+- 0 231 217"/>
                                                                                            <a:gd name="T39" fmla="*/ 231 h 57"/>
                                                                                            <a:gd name="T40" fmla="+- 0 3760 3545"/>
                                                                                            <a:gd name="T41" fmla="*/ T40 w 808"/>
                                                                                            <a:gd name="T42" fmla="+- 0 233 217"/>
                                                                                            <a:gd name="T43" fmla="*/ 233 h 57"/>
                                                                                            <a:gd name="T44" fmla="+- 0 3781 3545"/>
                                                                                            <a:gd name="T45" fmla="*/ T44 w 808"/>
                                                                                            <a:gd name="T46" fmla="+- 0 234 217"/>
                                                                                            <a:gd name="T47" fmla="*/ 234 h 57"/>
                                                                                            <a:gd name="T48" fmla="+- 0 3801 3545"/>
                                                                                            <a:gd name="T49" fmla="*/ T48 w 808"/>
                                                                                            <a:gd name="T50" fmla="+- 0 236 217"/>
                                                                                            <a:gd name="T51" fmla="*/ 236 h 57"/>
                                                                                            <a:gd name="T52" fmla="+- 0 3822 3545"/>
                                                                                            <a:gd name="T53" fmla="*/ T52 w 808"/>
                                                                                            <a:gd name="T54" fmla="+- 0 237 217"/>
                                                                                            <a:gd name="T55" fmla="*/ 237 h 57"/>
                                                                                            <a:gd name="T56" fmla="+- 0 3842 3545"/>
                                                                                            <a:gd name="T57" fmla="*/ T56 w 808"/>
                                                                                            <a:gd name="T58" fmla="+- 0 238 217"/>
                                                                                            <a:gd name="T59" fmla="*/ 238 h 57"/>
                                                                                            <a:gd name="T60" fmla="+- 0 3862 3545"/>
                                                                                            <a:gd name="T61" fmla="*/ T60 w 808"/>
                                                                                            <a:gd name="T62" fmla="+- 0 240 217"/>
                                                                                            <a:gd name="T63" fmla="*/ 240 h 57"/>
                                                                                            <a:gd name="T64" fmla="+- 0 3883 3545"/>
                                                                                            <a:gd name="T65" fmla="*/ T64 w 808"/>
                                                                                            <a:gd name="T66" fmla="+- 0 241 217"/>
                                                                                            <a:gd name="T67" fmla="*/ 241 h 57"/>
                                                                                            <a:gd name="T68" fmla="+- 0 3903 3545"/>
                                                                                            <a:gd name="T69" fmla="*/ T68 w 808"/>
                                                                                            <a:gd name="T70" fmla="+- 0 243 217"/>
                                                                                            <a:gd name="T71" fmla="*/ 243 h 57"/>
                                                                                            <a:gd name="T72" fmla="+- 0 3924 3545"/>
                                                                                            <a:gd name="T73" fmla="*/ T72 w 808"/>
                                                                                            <a:gd name="T74" fmla="+- 0 244 217"/>
                                                                                            <a:gd name="T75" fmla="*/ 244 h 57"/>
                                                                                            <a:gd name="T76" fmla="+- 0 3944 3545"/>
                                                                                            <a:gd name="T77" fmla="*/ T76 w 808"/>
                                                                                            <a:gd name="T78" fmla="+- 0 246 217"/>
                                                                                            <a:gd name="T79" fmla="*/ 246 h 57"/>
                                                                                            <a:gd name="T80" fmla="+- 0 3964 3545"/>
                                                                                            <a:gd name="T81" fmla="*/ T80 w 808"/>
                                                                                            <a:gd name="T82" fmla="+- 0 246 217"/>
                                                                                            <a:gd name="T83" fmla="*/ 246 h 57"/>
                                                                                            <a:gd name="T84" fmla="+- 0 3984 3545"/>
                                                                                            <a:gd name="T85" fmla="*/ T84 w 808"/>
                                                                                            <a:gd name="T86" fmla="+- 0 248 217"/>
                                                                                            <a:gd name="T87" fmla="*/ 248 h 57"/>
                                                                                            <a:gd name="T88" fmla="+- 0 4005 3545"/>
                                                                                            <a:gd name="T89" fmla="*/ T88 w 808"/>
                                                                                            <a:gd name="T90" fmla="+- 0 249 217"/>
                                                                                            <a:gd name="T91" fmla="*/ 249 h 57"/>
                                                                                            <a:gd name="T92" fmla="+- 0 4025 3545"/>
                                                                                            <a:gd name="T93" fmla="*/ T92 w 808"/>
                                                                                            <a:gd name="T94" fmla="+- 0 250 217"/>
                                                                                            <a:gd name="T95" fmla="*/ 250 h 57"/>
                                                                                            <a:gd name="T96" fmla="+- 0 4046 3545"/>
                                                                                            <a:gd name="T97" fmla="*/ T96 w 808"/>
                                                                                            <a:gd name="T98" fmla="+- 0 252 217"/>
                                                                                            <a:gd name="T99" fmla="*/ 252 h 57"/>
                                                                                            <a:gd name="T100" fmla="+- 0 4066 3545"/>
                                                                                            <a:gd name="T101" fmla="*/ T100 w 808"/>
                                                                                            <a:gd name="T102" fmla="+- 0 253 217"/>
                                                                                            <a:gd name="T103" fmla="*/ 253 h 57"/>
                                                                                            <a:gd name="T104" fmla="+- 0 4087 3545"/>
                                                                                            <a:gd name="T105" fmla="*/ T104 w 808"/>
                                                                                            <a:gd name="T106" fmla="+- 0 255 217"/>
                                                                                            <a:gd name="T107" fmla="*/ 255 h 57"/>
                                                                                            <a:gd name="T108" fmla="+- 0 4107 3545"/>
                                                                                            <a:gd name="T109" fmla="*/ T108 w 808"/>
                                                                                            <a:gd name="T110" fmla="+- 0 256 217"/>
                                                                                            <a:gd name="T111" fmla="*/ 256 h 57"/>
                                                                                            <a:gd name="T112" fmla="+- 0 4128 3545"/>
                                                                                            <a:gd name="T113" fmla="*/ T112 w 808"/>
                                                                                            <a:gd name="T114" fmla="+- 0 258 217"/>
                                                                                            <a:gd name="T115" fmla="*/ 258 h 57"/>
                                                                                            <a:gd name="T116" fmla="+- 0 4148 3545"/>
                                                                                            <a:gd name="T117" fmla="*/ T116 w 808"/>
                                                                                            <a:gd name="T118" fmla="+- 0 259 217"/>
                                                                                            <a:gd name="T119" fmla="*/ 259 h 57"/>
                                                                                            <a:gd name="T120" fmla="+- 0 4168 3545"/>
                                                                                            <a:gd name="T121" fmla="*/ T120 w 808"/>
                                                                                            <a:gd name="T122" fmla="+- 0 261 217"/>
                                                                                            <a:gd name="T123" fmla="*/ 261 h 57"/>
                                                                                            <a:gd name="T124" fmla="+- 0 4189 3545"/>
                                                                                            <a:gd name="T125" fmla="*/ T124 w 808"/>
                                                                                            <a:gd name="T126" fmla="+- 0 262 217"/>
                                                                                            <a:gd name="T127" fmla="*/ 262 h 57"/>
                                                                                            <a:gd name="T128" fmla="+- 0 4209 3545"/>
                                                                                            <a:gd name="T129" fmla="*/ T128 w 808"/>
                                                                                            <a:gd name="T130" fmla="+- 0 264 217"/>
                                                                                            <a:gd name="T131" fmla="*/ 264 h 57"/>
                                                                                            <a:gd name="T132" fmla="+- 0 4230 3545"/>
                                                                                            <a:gd name="T133" fmla="*/ T132 w 808"/>
                                                                                            <a:gd name="T134" fmla="+- 0 265 217"/>
                                                                                            <a:gd name="T135" fmla="*/ 265 h 57"/>
                                                                                            <a:gd name="T136" fmla="+- 0 4250 3545"/>
                                                                                            <a:gd name="T137" fmla="*/ T136 w 808"/>
                                                                                            <a:gd name="T138" fmla="+- 0 267 217"/>
                                                                                            <a:gd name="T139" fmla="*/ 267 h 57"/>
                                                                                            <a:gd name="T140" fmla="+- 0 4271 3545"/>
                                                                                            <a:gd name="T141" fmla="*/ T140 w 808"/>
                                                                                            <a:gd name="T142" fmla="+- 0 268 217"/>
                                                                                            <a:gd name="T143" fmla="*/ 268 h 57"/>
                                                                                            <a:gd name="T144" fmla="+- 0 4291 3545"/>
                                                                                            <a:gd name="T145" fmla="*/ T144 w 808"/>
                                                                                            <a:gd name="T146" fmla="+- 0 269 217"/>
                                                                                            <a:gd name="T147" fmla="*/ 269 h 57"/>
                                                                                            <a:gd name="T148" fmla="+- 0 4312 3545"/>
                                                                                            <a:gd name="T149" fmla="*/ T148 w 808"/>
                                                                                            <a:gd name="T150" fmla="+- 0 271 217"/>
                                                                                            <a:gd name="T151" fmla="*/ 271 h 57"/>
                                                                                            <a:gd name="T152" fmla="+- 0 4332 3545"/>
                                                                                            <a:gd name="T153" fmla="*/ T152 w 808"/>
                                                                                            <a:gd name="T154" fmla="+- 0 272 217"/>
                                                                                            <a:gd name="T155" fmla="*/ 272 h 57"/>
                                                                                            <a:gd name="T156" fmla="+- 0 4353 3545"/>
                                                                                            <a:gd name="T157" fmla="*/ T156 w 808"/>
                                                                                            <a:gd name="T158" fmla="+- 0 274 217"/>
                                                                                            <a:gd name="T159" fmla="*/ 274 h 57"/>
                                                                                          </a:gdLst>
                                                                                          <a:ahLst/>
                                                                                          <a:cxnLst>
                                                                                            <a:cxn ang="0">
                                                                                              <a:pos x="T1" y="T3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5" y="T7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9" y="T11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13" y="T15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17" y="T19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21" y="T23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25" y="T27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29" y="T31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33" y="T35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37" y="T39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41" y="T43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45" y="T47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49" y="T51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53" y="T55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57" y="T59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61" y="T63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65" y="T67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69" y="T71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73" y="T75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77" y="T79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81" y="T83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85" y="T87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89" y="T91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93" y="T95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97" y="T99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101" y="T103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105" y="T107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109" y="T111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113" y="T115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117" y="T119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121" y="T123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125" y="T127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129" y="T131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133" y="T135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137" y="T139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141" y="T143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145" y="T147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149" y="T151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153" y="T155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157" y="T159"/>
                                                                                            </a:cxn>
                                                                                          </a:cxnLst>
                                                                                          <a:rect l="0" t="0" r="r" b="b"/>
                                                                                          <a:pathLst>
                                                                                            <a:path w="808" h="57">
                                                                                              <a:moveTo>
                                                                                                <a:pt x="0" y="0"/>
                                                                                              </a:moveTo>
                                                                                              <a:lnTo>
                                                                                                <a:pt x="11" y="1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21" y="2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31" y="3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41" y="3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52" y="4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62" y="5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72" y="5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82" y="6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92" y="7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103" y="8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113" y="8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123" y="9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133" y="10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144" y="10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154" y="11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164" y="12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174" y="13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184" y="13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195" y="14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205" y="15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215" y="16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225" y="16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236" y="17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246" y="18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256" y="19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266" y="19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277" y="20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287" y="21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297" y="21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307" y="22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317" y="23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328" y="24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338" y="24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348" y="25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358" y="26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369" y="27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379" y="27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389" y="28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399" y="29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409" y="29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419" y="29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429" y="30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439" y="31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450" y="31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460" y="32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470" y="33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480" y="33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490" y="34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501" y="35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511" y="36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521" y="36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531" y="37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542" y="38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552" y="39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562" y="39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572" y="40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583" y="41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593" y="41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603" y="42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613" y="43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623" y="44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634" y="44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644" y="45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654" y="46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664" y="47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675" y="47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685" y="48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695" y="49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705" y="50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716" y="50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726" y="51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736" y="52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746" y="52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756" y="53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767" y="54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777" y="55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787" y="55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797" y="56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808" y="57"/>
                                                                                              </a:lnTo>
                                                                                            </a:path>
                                                                                          </a:pathLst>
                                                                                        </a:custGeom>
                                                                                        <a:noFill/>
                                                                                        <a:ln w="10209">
                                                                                          <a:solidFill>
                                                                                            <a:srgbClr val="C67BFE"/>
                                                                                          </a:solidFill>
                                                                                          <a:prstDash val="lgDash"/>
                                                                                          <a:round/>
                                                                                          <a:headEnd/>
                                                                                          <a:tailEnd/>
                                                                                        </a:ln>
                                                                                        <a:extLst>
                                                                                          <a:ext uri="{909E8E84-426E-40dd-AFC4-6F175D3DCCD1}">
                                                                                            <a14:hiddenFill xmlns:a14="http://schemas.microsoft.com/office/drawing/2010/main">
                                                                                              <a:solidFill>
                                                                                                <a:srgbClr val="FFFFFF"/>
                                                                                              </a:solidFill>
                                                                                            </a14:hiddenFill>
                                                                                          </a:ext>
                                                                                        </a:extLst>
                                                                                      </wps:spPr>
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<a:noAutofit/>
                                                                                      </wps:bodyPr>
                                                                                    </wps:wsp>
                                                                                    <wpg:grpSp>
                                                                                      <wpg:cNvPr id="350" name="Group 315"/>
                                                                                      <wpg:cNvGrpSpPr>
                                                                                        <a:grpSpLocks/>
                                                                                      </wpg:cNvGrpSpPr>
                                                                                      <wpg:grpSpPr bwMode="auto">
                                                                                        <a:xfrm>
                                                                                          <a:off x="3385" y="-1225"/>
                                                                                          <a:ext cx="2261" cy="2274"/>
                                                                                          <a:chOff x="3385" y="-1225"/>
                                                                                          <a:chExt cx="2261" cy="2274"/>
                                                                                        </a:xfrm>
                                                                                      </wpg:grpSpPr>
                                                                                      <wps:wsp>
                                                                                        <wps:cNvPr id="351" name="Freeform 476"/>
                                                                                        <wps:cNvSpPr>
                                                                                          <a:spLocks/>
                                                                                        </wps:cNvSpPr>
                                                                                        <wps:spPr bwMode="auto">
                                                                                          <a:xfrm>
                                                                                            <a:off x="3385" y="-1225"/>
                                                                                            <a:ext cx="2261" cy="2274"/>
                                                                                          </a:xfrm>
                                                                                          <a:custGeom>
                                                                                            <a:avLst/>
                                                                                            <a:gdLst>
                                                                                              <a:gd name="T0" fmla="+- 0 3385 3385"/>
                                                                                              <a:gd name="T1" fmla="*/ T0 w 2261"/>
                                                                                              <a:gd name="T2" fmla="+- 0 1049 -1225"/>
                                                                                              <a:gd name="T3" fmla="*/ 1049 h 2274"/>
                                                                                              <a:gd name="T4" fmla="+- 0 5645 3385"/>
                                                                                              <a:gd name="T5" fmla="*/ T4 w 2261"/>
                                                                                              <a:gd name="T6" fmla="+- 0 1049 -1225"/>
                                                                                              <a:gd name="T7" fmla="*/ 1049 h 2274"/>
                                                                                              <a:gd name="T8" fmla="+- 0 5645 3385"/>
                                                                                              <a:gd name="T9" fmla="*/ T8 w 2261"/>
                                                                                              <a:gd name="T10" fmla="+- 0 -1225 -1225"/>
                                                                                              <a:gd name="T11" fmla="*/ -1225 h 2274"/>
                                                                                              <a:gd name="T12" fmla="+- 0 3385 3385"/>
                                                                                              <a:gd name="T13" fmla="*/ T12 w 2261"/>
                                                                                              <a:gd name="T14" fmla="+- 0 -1225 -1225"/>
                                                                                              <a:gd name="T15" fmla="*/ -1225 h 2274"/>
                                                                                              <a:gd name="T16" fmla="+- 0 3385 3385"/>
                                                                                              <a:gd name="T17" fmla="*/ T16 w 2261"/>
                                                                                              <a:gd name="T18" fmla="+- 0 1049 -1225"/>
                                                                                              <a:gd name="T19" fmla="*/ 1049 h 2274"/>
                                                                                            </a:gdLst>
                                                                                            <a:ahLst/>
                                                                                            <a:cxnLst>
                                                                                              <a:cxn ang="0">
                                                                                                <a:pos x="T1" y="T3"/>
                                                                                              </a:cxn>
                                                                                              <a:cxn ang="0">
                                                                                                <a:pos x="T5" y="T7"/>
                                                                                              </a:cxn>
                                                                                              <a:cxn ang="0">
                                                                                                <a:pos x="T9" y="T11"/>
                                                                                              </a:cxn>
                                                                                              <a:cxn ang="0">
                                                                                                <a:pos x="T13" y="T15"/>
                                                                                              </a:cxn>
                                                                                              <a:cxn ang="0">
                                                                                                <a:pos x="T17" y="T19"/>
                                                                                              </a:cxn>
                                                                                            </a:cxnLst>
                                                                                            <a:rect l="0" t="0" r="r" b="b"/>
                                                                                            <a:pathLst>
                                                                                              <a:path w="2261" h="2274">
                                                                                                <a:moveTo>
                                                                                                  <a:pt x="0" y="2274"/>
                                                                                                </a:moveTo>
                                                                                                <a:lnTo>
                                                                                                  <a:pt x="2260" y="2274"/>
                                                                                                </a:lnTo>
                                                                                                <a:lnTo>
                                                                                                  <a:pt x="2260" y="0"/>
                                                                                                </a:lnTo>
                                                                                                <a:lnTo>
                                                                                                  <a:pt x="0" y="0"/>
                                                                                                </a:lnTo>
                                                                                                <a:lnTo>
                                                                                                  <a:pt x="0" y="2274"/>
                                                                                                </a:lnTo>
                                                                                                <a:close/>
                                                                                              </a:path>
                                                                                            </a:pathLst>
                                                                                          </a:custGeom>
                                                                                          <a:noFill/>
                                                                                          <a:ln w="10209">
                                                                                            <a:solidFill>
                                                                                              <a:srgbClr val="7F7E7E"/>
                                                                                            </a:solidFill>
                                                                                            <a:round/>
                                                                                            <a:headEnd/>
                                                                                            <a:tailEnd/>
                                                                                          </a:ln>
                                                                                          <a:extLst>
                                                                                            <a:ext uri="{909E8E84-426E-40dd-AFC4-6F175D3DCCD1}">
                                                                                              <a14:hiddenFill xmlns:a14="http://schemas.microsoft.com/office/drawing/2010/main">
                                                                                                <a:solidFill>
                                                                                                  <a:srgbClr val="FFFFFF"/>
                                                                                                </a:solidFill>
                                                                                              </a14:hiddenFill>
                                                                                            </a:ext>
                                                                                          </a:extLst>
                                                                                        </wps:spPr>
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<a:noAutofit/>
                                                                                        </wps:bodyPr>
                                                                                      </wps:wsp>
                                                                                      <wpg:grpSp>
                                                                                        <wpg:cNvPr id="352" name="Group 316"/>
                                                                                        <wpg:cNvGrpSpPr>
                                                                                          <a:grpSpLocks/>
                                                                                        </wpg:cNvGrpSpPr>
                                                                                        <wpg:grpSpPr bwMode="auto">
                                                                                          <a:xfrm>
                                                                                            <a:off x="5700" y="854"/>
                                                                                            <a:ext cx="2261" cy="0"/>
                                                                                            <a:chOff x="5700" y="854"/>
                                                                                            <a:chExt cx="2261" cy="0"/>
                                                                                          </a:xfrm>
                                                                                        </wpg:grpSpPr>
                                                                                        <wps:wsp>
                                                                                          <wps:cNvPr id="353" name="Freeform 475"/>
                                                                                          <wps:cNvSpPr>
                                                                                            <a:spLocks noEditPoints="1"/>
                                                                                          </wps:cNvSpPr>
                                                                                          <wps:spPr bwMode="auto">
                                                                                            <a:xfrm>
                                                                                              <a:off x="11400" y="1708"/>
                                                                                              <a:ext cx="2261" cy="0"/>
                                                                                            </a:xfrm>
                                                                                            <a:custGeom>
                                                                                              <a:avLst/>
                                                                                              <a:gdLst>
                                                                                                <a:gd name="T0" fmla="+- 0 7961 5700"/>
                                                                                                <a:gd name="T1" fmla="*/ T0 w 2261"/>
                                                                                                <a:gd name="T2" fmla="+- 0 5700 5700"/>
                                                                                                <a:gd name="T3" fmla="*/ T2 w 2261"/>
                                                                                              </a:gdLst>
                                                                                              <a:ahLst/>
                                                                                              <a:cxnLst>
                                                                                                <a:cxn ang="0">
                                                                                                  <a:pos x="T1" y="0"/>
                                                                                                </a:cxn>
                                                                                                <a:cxn ang="0">
                                                                                                  <a:pos x="T3" y="0"/>
                                                                                                </a:cxn>
                                                                                              </a:cxnLst>
                                                                                              <a:rect l="0" t="0" r="r" b="b"/>
                                                                                              <a:pathLst>
                                                                                                <a:path w="2261">
                                                                                                  <a:moveTo>
                                                                                                    <a:pt x="2261" y="0"/>
                                                                                                  </a:moveTo>
                                                                                                  <a:lnTo>
                                                                                                    <a:pt x="0" y="0"/>
                                                                                                  </a:lnTo>
                                                                                                </a:path>
                                                                                              </a:pathLst>
                                                                                            </a:custGeom>
                                                                                            <a:noFill/>
                                                                                            <a:ln w="10209">
                                                                                              <a:solidFill>
                                                                                                <a:srgbClr val="F9F9F9"/>
                                                                                              </a:solidFill>
                                                                                              <a:round/>
                                                                                              <a:headEnd/>
                                                                                              <a:tailEnd/>
                                                                                            </a:ln>
                                                                                            <a:extLst>
                                                                                              <a:ext uri="{909E8E84-426E-40dd-AFC4-6F175D3DCCD1}">
                                                                                                <a14:hiddenFill xmlns:a14="http://schemas.microsoft.com/office/drawing/2010/main">
                                                                                                  <a:solidFill>
                                                                                                    <a:srgbClr val="FFFFFF"/>
                                                                                                  </a:solidFill>
                                                                                                </a14:hiddenFill>
                                                                                              </a:ext>
                                                                                            </a:extLst>
                                                                                          </wps:spPr>
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<a:noAutofit/>
                                                                                          </wps:bodyPr>
                                                                                        </wps:wsp>
                                                                                        <wps:wsp>
                                                                                          <wps:cNvPr id="354" name="Freeform 474"/>
                                                                                          <wps:cNvSpPr>
                                                                                            <a:spLocks noEditPoints="1"/>
                                                                                          </wps:cNvSpPr>
                                                                                          <wps:spPr bwMode="auto">
                                                                                            <a:xfrm>
                                                                                              <a:off x="11400" y="1708"/>
                                                                                              <a:ext cx="2261" cy="0"/>
                                                                                            </a:xfrm>
                                                                                            <a:custGeom>
                                                                                              <a:avLst/>
                                                                                              <a:gdLst>
                                                                                                <a:gd name="T0" fmla="+- 0 5700 5700"/>
                                                                                                <a:gd name="T1" fmla="*/ T0 w 2261"/>
                                                                                                <a:gd name="T2" fmla="+- 0 7961 5700"/>
                                                                                                <a:gd name="T3" fmla="*/ T2 w 2261"/>
                                                                                              </a:gdLst>
                                                                                              <a:ahLst/>
                                                                                              <a:cxnLst>
                                                                                                <a:cxn ang="0">
                                                                                                  <a:pos x="T1" y="0"/>
                                                                                                </a:cxn>
                                                                                                <a:cxn ang="0">
                                                                                                  <a:pos x="T3" y="0"/>
                                                                                                </a:cxn>
                                                                                              </a:cxnLst>
                                                                                              <a:rect l="0" t="0" r="r" b="b"/>
                                                                                              <a:pathLst>
                                                                                                <a:path w="2261">
                                                                                                  <a:moveTo>
                                                                                                    <a:pt x="0" y="0"/>
                                                                                                  </a:moveTo>
                                                                                                  <a:lnTo>
                                                                                                    <a:pt x="2261" y="0"/>
                                                                                                  </a:lnTo>
                                                                                                </a:path>
                                                                                              </a:pathLst>
                                                                                            </a:custGeom>
                                                                                            <a:noFill/>
                                                                                            <a:ln w="10209">
                                                                                              <a:solidFill>
                                                                                                <a:srgbClr val="F9F9F9"/>
                                                                                              </a:solidFill>
                                                                                              <a:round/>
                                                                                              <a:headEnd/>
                                                                                              <a:tailEnd/>
                                                                                            </a:ln>
                                                                                            <a:extLst>
                                                                                              <a:ext uri="{909E8E84-426E-40dd-AFC4-6F175D3DCCD1}">
                                                                                                <a14:hiddenFill xmlns:a14="http://schemas.microsoft.com/office/drawing/2010/main">
                                                                                                  <a:solidFill>
                                                                                                    <a:srgbClr val="FFFFFF"/>
                                                                                                  </a:solidFill>
                                                                                                </a14:hiddenFill>
                                                                                              </a:ext>
                                                                                            </a:extLst>
                                                                                          </wps:spPr>
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<a:noAutofit/>
                                                                                          </wps:bodyPr>
                                                                                        </wps:wsp>
                                                                                        <wpg:grpSp>
                                                                                          <wpg:cNvPr id="355" name="Group 317"/>
                                                                                          <wpg:cNvGrpSpPr>
                                                                                            <a:grpSpLocks/>
                                                                                          </wpg:cNvGrpSpPr>
                                                                                          <wpg:grpSpPr bwMode="auto">
                                                                                            <a:xfrm>
                                                                                              <a:off x="5700" y="82"/>
                                                                                              <a:ext cx="2261" cy="0"/>
                                                                                              <a:chOff x="5700" y="82"/>
                                                                                              <a:chExt cx="2261" cy="0"/>
                                                                                            </a:xfrm>
                                                                                          </wpg:grpSpPr>
                                                                                          <wps:wsp>
                                                                                            <wps:cNvPr id="356" name="Freeform 473"/>
                                                                                            <wps:cNvSpPr>
                                                                                              <a:spLocks noEditPoints="1"/>
                                                                                            </wps:cNvSpPr>
                                                                                            <wps:spPr bwMode="auto">
                                                                                              <a:xfrm>
                                                                                                <a:off x="11400" y="164"/>
                                                                                                <a:ext cx="2261" cy="0"/>
                                                                                              </a:xfrm>
                                                                                              <a:custGeom>
                                                                                                <a:avLst/>
                                                                                                <a:gdLst>
                                                                                                  <a:gd name="T0" fmla="+- 0 7961 5700"/>
                                                                                                  <a:gd name="T1" fmla="*/ T0 w 2261"/>
                                                                                                  <a:gd name="T2" fmla="+- 0 5700 5700"/>
                                                                                                  <a:gd name="T3" fmla="*/ T2 w 2261"/>
                                                                                                </a:gdLst>
                                                                                                <a:ahLst/>
                                                                                                <a:cxnLst>
                                                                                                  <a:cxn ang="0">
                                                                                                    <a:pos x="T1" y="0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3" y="0"/>
                                                                                                  </a:cxn>
                                                                                                </a:cxnLst>
                                                                                                <a:rect l="0" t="0" r="r" b="b"/>
                                                                                                <a:pathLst>
                                                                                                  <a:path w="2261">
                                                                                                    <a:moveTo>
                                                                                                      <a:pt x="2261" y="0"/>
                                                                                                    </a:moveTo>
                                                                                                    <a:lnTo>
                                                                                                      <a:pt x="0" y="0"/>
                                                                                                    </a:lnTo>
                                                                                                  </a:path>
                                                                                                </a:pathLst>
                                                                                              </a:custGeom>
                                                                                              <a:noFill/>
                                                                                              <a:ln w="10209">
                                                                                                <a:solidFill>
                                                                                                  <a:srgbClr val="F9F9F9"/>
                                                                                                </a:solidFill>
                                                                                                <a:round/>
                                                                                                <a:headEnd/>
                                                                                                <a:tailEnd/>
                                                                                              </a:ln>
                                                                                              <a:extLst>
                                                                                                <a:ext uri="{909E8E84-426E-40dd-AFC4-6F175D3DCCD1}">
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<a:solidFill>
                                                                                                      <a:srgbClr val="FFFFFF"/>
                                                                                                    </a:solidFill>
                                                                                                  </a14:hiddenFill>
                                                                                                </a:ext>
                                                                                              </a:extLst>
                                                                                            </wps:spPr>
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<a:noAutofit/>
                                                                                            </wps:bodyPr>
                                                                                          </wps:wsp>
                                                                                          <wps:wsp>
                                                                                            <wps:cNvPr id="357" name="Freeform 472"/>
                                                                                            <wps:cNvSpPr>
                                                                                              <a:spLocks noEditPoints="1"/>
                                                                                            </wps:cNvSpPr>
                                                                                            <wps:spPr bwMode="auto">
                                                                                              <a:xfrm>
                                                                                                <a:off x="11400" y="164"/>
                                                                                                <a:ext cx="2261" cy="0"/>
                                                                                              </a:xfrm>
                                                                                              <a:custGeom>
                                                                                                <a:avLst/>
                                                                                                <a:gdLst>
                                                                                                  <a:gd name="T0" fmla="+- 0 5700 5700"/>
                                                                                                  <a:gd name="T1" fmla="*/ T0 w 2261"/>
                                                                                                  <a:gd name="T2" fmla="+- 0 7961 5700"/>
                                                                                                  <a:gd name="T3" fmla="*/ T2 w 2261"/>
                                                                                                </a:gdLst>
                                                                                                <a:ahLst/>
                                                                                                <a:cxnLst>
                                                                                                  <a:cxn ang="0">
                                                                                                    <a:pos x="T1" y="0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3" y="0"/>
                                                                                                  </a:cxn>
                                                                                                </a:cxnLst>
                                                                                                <a:rect l="0" t="0" r="r" b="b"/>
                                                                                                <a:pathLst>
                                                                                                  <a:path w="2261">
                                                                                                    <a:moveTo>
                                                                                                      <a:pt x="0" y="0"/>
                                                                                                    </a:moveTo>
                                                                                                    <a:lnTo>
                                                                                                      <a:pt x="2261" y="0"/>
                                                                                                    </a:lnTo>
                                                                                                  </a:path>
                                                                                                </a:pathLst>
                                                                                              </a:custGeom>
                                                                                              <a:noFill/>
                                                                                              <a:ln w="10209">
                                                                                                <a:solidFill>
                                                                                                  <a:srgbClr val="F9F9F9"/>
                                                                                                </a:solidFill>
                                                                                                <a:round/>
                                                                                                <a:headEnd/>
                                                                                                <a:tailEnd/>
                                                                                              </a:ln>
                                                                                              <a:extLst>
                                                                                                <a:ext uri="{909E8E84-426E-40dd-AFC4-6F175D3DCCD1}">
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<a:solidFill>
                                                                                                      <a:srgbClr val="FFFFFF"/>
                                                                                                    </a:solidFill>
                                                                                                  </a14:hiddenFill>
                                                                                                </a:ext>
                                                                                              </a:extLst>
                                                                                            </wps:spPr>
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<a:noAutofit/>
                                                                                            </wps:bodyPr>
                                                                                          </wps:wsp>
                                                                                          <wpg:grpSp>
                                                                                            <wpg:cNvPr id="358" name="Group 318"/>
                                                                                            <wpg:cNvGrpSpPr>
                                                                                              <a:grpSpLocks/>
                                                                                            </wpg:cNvGrpSpPr>
                                                                                            <wpg:grpSpPr bwMode="auto">
                                                                                              <a:xfrm>
                                                                                                <a:off x="5700" y="-690"/>
                                                                                                <a:ext cx="2261" cy="0"/>
                                                                                                <a:chOff x="5700" y="-690"/>
                                                                                                <a:chExt cx="2261" cy="0"/>
                                                                                              </a:xfrm>
                                                                                            </wpg:grpSpPr>
                                                                                            <wps:wsp>
                                                                                              <wps:cNvPr id="359" name="Freeform 471"/>
                                                                                              <wps:cNvSpPr>
                                                                                                <a:spLocks noEditPoints="1"/>
                                                                                              </wps:cNvSpPr>
                                                                                              <wps:spPr bwMode="auto">
                                                                                                <a:xfrm>
                                                                                                  <a:off x="11400" y="-1380"/>
                                                                                                  <a:ext cx="2261" cy="0"/>
                                                                                                </a:xfrm>
                                                                                                <a:custGeom>
                                                                                                  <a:avLst/>
                                                                                                  <a:gdLst>
                                                                                                    <a:gd name="T0" fmla="+- 0 7961 5700"/>
                                                                                                    <a:gd name="T1" fmla="*/ T0 w 2261"/>
                                                                                                    <a:gd name="T2" fmla="+- 0 5700 5700"/>
                                                                                                    <a:gd name="T3" fmla="*/ T2 w 2261"/>
                                                                                                  </a:gdLst>
                                                                                                  <a:ahLst/>
                                                                                                  <a:cxnLst>
                                                                                                    <a:cxn ang="0">
                                                                                                      <a:pos x="T1" y="0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3" y="0"/>
                                                                                                    </a:cxn>
                                                                                                  </a:cxnLst>
                                                                                                  <a:rect l="0" t="0" r="r" b="b"/>
                                                                                                  <a:pathLst>
                                                                                                    <a:path w="2261">
                                                                                                      <a:moveTo>
                                                                                                        <a:pt x="2261" y="0"/>
                                                                                                      </a:moveTo>
                                                                                                      <a:lnTo>
                                                                                                        <a:pt x="0" y="0"/>
                                                                                                      </a:lnTo>
                                                                                                    </a:path>
                                                                                                  </a:pathLst>
                                                                                                </a:custGeom>
                                                                                                <a:noFill/>
                                                                                                <a:ln w="10209">
                                                                                                  <a:solidFill>
                                                                                                    <a:srgbClr val="F9F9F9"/>
                                                                                                  </a:solidFill>
                                                                                                  <a:round/>
                                                                                                  <a:headEnd/>
                                                                                                  <a:tailEnd/>
                                                                                                </a:ln>
                                                                                                <a:extLst>
                                                                                                  <a:ext uri="{909E8E84-426E-40dd-AFC4-6F175D3DCCD1}">
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<a:solidFill>
                                                                                                        <a:srgbClr val="FFFFFF"/>
                                                                                                      </a:solidFill>
                                                                                                    </a14:hiddenFill>
                                                                                                  </a:ext>
                                                                                                </a:extLst>
                                                                                              </wps:spPr>
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<a:noAutofit/>
                                                                                              </wps:bodyPr>
                                                                                            </wps:wsp>
                                                                                            <wps:wsp>
                                                                                              <wps:cNvPr id="360" name="Freeform 470"/>
                                                                                              <wps:cNvSpPr>
                                                                                                <a:spLocks noEditPoints="1"/>
                                                                                              </wps:cNvSpPr>
                                                                                              <wps:spPr bwMode="auto">
                                                                                                <a:xfrm>
                                                                                                  <a:off x="11400" y="-1380"/>
                                                                                                  <a:ext cx="2261" cy="0"/>
                                                                                                </a:xfrm>
                                                                                                <a:custGeom>
                                                                                                  <a:avLst/>
                                                                                                  <a:gdLst>
                                                                                                    <a:gd name="T0" fmla="+- 0 5700 5700"/>
                                                                                                    <a:gd name="T1" fmla="*/ T0 w 2261"/>
                                                                                                    <a:gd name="T2" fmla="+- 0 7961 5700"/>
                                                                                                    <a:gd name="T3" fmla="*/ T2 w 2261"/>
                                                                                                  </a:gdLst>
                                                                                                  <a:ahLst/>
                                                                                                  <a:cxnLst>
                                                                                                    <a:cxn ang="0">
                                                                                                      <a:pos x="T1" y="0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3" y="0"/>
                                                                                                    </a:cxn>
                                                                                                  </a:cxnLst>
                                                                                                  <a:rect l="0" t="0" r="r" b="b"/>
                                                                                                  <a:pathLst>
                                                                                                    <a:path w="2261">
                                                                                                      <a:moveTo>
                                                                                                        <a:pt x="0" y="0"/>
                                                                                                      </a:moveTo>
                                                                                                      <a:lnTo>
                                                                                                        <a:pt x="2261" y="0"/>
                                                                                                      </a:lnTo>
                                                                                                    </a:path>
                                                                                                  </a:pathLst>
                                                                                                </a:custGeom>
                                                                                                <a:noFill/>
                                                                                                <a:ln w="10209">
                                                                                                  <a:solidFill>
                                                                                                    <a:srgbClr val="F9F9F9"/>
                                                                                                  </a:solidFill>
                                                                                                  <a:round/>
                                                                                                  <a:headEnd/>
                                                                                                  <a:tailEnd/>
                                                                                                </a:ln>
                                                                                                <a:extLst>
                                                                                                  <a:ext uri="{909E8E84-426E-40dd-AFC4-6F175D3DCCD1}">
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<a:solidFill>
                                                                                                        <a:srgbClr val="FFFFFF"/>
                                                                                                      </a:solidFill>
                                                                                                    </a14:hiddenFill>
                                                                                                  </a:ext>
                                                                                                </a:extLst>
                                                                                              </wps:spPr>
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<a:noAutofit/>
                                                                                              </wps:bodyPr>
                                                                                            </wps:wsp>
                                                                                            <wpg:grpSp>
                                                                                              <wpg:cNvPr id="361" name="Group 319"/>
                                                                                              <wpg:cNvGrpSpPr>
                                                                                                <a:grpSpLocks/>
                                                                                              </wpg:cNvGrpSpPr>
                                                                                              <wpg:grpSpPr bwMode="auto">
                                                                                                <a:xfrm>
                                                                                                  <a:off x="6063" y="-1225"/>
                                                                                                  <a:ext cx="0" cy="2274"/>
                                                                                                  <a:chOff x="6063" y="-1225"/>
                                                                                                  <a:chExt cx="0" cy="2274"/>
                                                                                                </a:xfrm>
                                                                                              </wpg:grpSpPr>
                                                                                              <wps:wsp>
                                                                                                <wps:cNvPr id="362" name="Freeform 469"/>
                                                                                                <wps:cNvSpPr>
                                                                                                  <a:spLocks noEditPoints="1"/>
                                                                                                </wps:cNvSpPr>
                                                                                                <wps:spPr bwMode="auto">
                                                                                                  <a:xfrm>
                                                                                                    <a:off x="12126" y="-2450"/>
                                                                                                    <a:ext cx="0" cy="2274"/>
                                                                                                  </a:xfrm>
                                                                                                  <a:custGeom>
                                                                                                    <a:avLst/>
                                                                                                    <a:gdLst>
                                                                                                      <a:gd name="T0" fmla="+- 0 1049 -1225"/>
                                                                                                      <a:gd name="T1" fmla="*/ 1049 h 2274"/>
                                                                                                      <a:gd name="T2" fmla="+- 0 -1225 -1225"/>
                                                                                                      <a:gd name="T3" fmla="*/ -1225 h 2274"/>
                                                                                                    </a:gdLst>
                                                                                                    <a:ahLst/>
                                                                                                    <a:cxnLst>
                                                                                                      <a:cxn ang="0">
                                                                                                        <a:pos x="0" y="T1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0" y="T3"/>
                                                                                                      </a:cxn>
                                                                                                    </a:cxnLst>
                                                                                                    <a:rect l="0" t="0" r="r" b="b"/>
                                                                                                    <a:pathLst>
                                                                                                      <a:path h="2274">
                                                                                                        <a:moveTo>
                                                                                                          <a:pt x="0" y="2274"/>
                                                                                                        </a:moveTo>
                                                                                                        <a:lnTo>
                                                                                                          <a:pt x="0" y="0"/>
                                                                                                        </a:lnTo>
                                                                                                      </a:path>
                                                                                                    </a:pathLst>
                                                                                                  </a:custGeom>
                                                                                                  <a:noFill/>
                                                                                                  <a:ln w="10209">
                                                                                                    <a:solidFill>
                                                                                                      <a:srgbClr val="F9F9F9"/>
                                                                                                    </a:solidFill>
                                                                                                    <a:round/>
                                                                                                    <a:headEnd/>
                                                                                                    <a:tailEnd/>
                                                                                                  </a:ln>
                                                                                                  <a:extLst>
                                                                                                    <a:ext uri="{909E8E84-426E-40dd-AFC4-6F175D3DCCD1}">
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<a:solidFill>
                                                                                                          <a:srgbClr val="FFFFFF"/>
                                                                                                        </a:solidFill>
                                                                                                      </a14:hiddenFill>
                                                                                                    </a:ext>
                                                                                                  </a:extLst>
                                                                                                </wps:spPr>
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<a:noAutofit/>
                                                                                                </wps:bodyPr>
                                                                                              </wps:wsp>
                                                                                              <wpg:grpSp>
                                                                                                <wpg:cNvPr id="363" name="Group 320"/>
                                                                                                <wpg:cNvGrpSpPr>
                                                                                                  <a:grpSpLocks/>
                                                                                                </wpg:cNvGrpSpPr>
                                                                                                <wpg:grpSpPr bwMode="auto">
                                                                                                  <a:xfrm>
                                                                                                    <a:off x="6467" y="-1225"/>
                                                                                                    <a:ext cx="0" cy="2274"/>
                                                                                                    <a:chOff x="6467" y="-1225"/>
                                                                                                    <a:chExt cx="0" cy="2274"/>
                                                                                                  </a:xfrm>
                                                                                                </wpg:grpSpPr>
                                                                                                <wps:wsp>
                                                                                                  <wps:cNvPr id="364" name="Freeform 468"/>
                                                                                                  <wps:cNvSpPr>
                                                                                                    <a:spLocks noEditPoints="1"/>
                                                                                                  </wps:cNvSpPr>
                                                                                                  <wps:spPr bwMode="auto">
                                                                                                    <a:xfrm>
                                                                                                      <a:off x="12934" y="-2450"/>
                                                                                                      <a:ext cx="0" cy="2274"/>
                                                                                                    </a:xfrm>
                                                                                                    <a:custGeom>
                                                                                                      <a:avLst/>
                                                                                                      <a:gdLst>
                                                                                                        <a:gd name="T0" fmla="+- 0 1049 -1225"/>
                                                                                                        <a:gd name="T1" fmla="*/ 1049 h 2274"/>
                                                                                                        <a:gd name="T2" fmla="+- 0 -1225 -1225"/>
                                                                                                        <a:gd name="T3" fmla="*/ -1225 h 2274"/>
                                                                                                      </a:gdLst>
                                                                                                      <a:ahLst/>
                                                                                                      <a:cxnLst>
                                                                                                        <a:cxn ang="0">
                                                                                                          <a:pos x="0" y="T1"/>
                                                                                                        </a:cxn>
                                                                                                        <a:cxn ang="0">
                                                                                                          <a:pos x="0" y="T3"/>
                                                                                                        </a:cxn>
                                                                                                      </a:cxnLst>
                                                                                                      <a:rect l="0" t="0" r="r" b="b"/>
                                                                                                      <a:pathLst>
                                                                                                        <a:path h="2274">
                                                                                                          <a:moveTo>
                                                                                                            <a:pt x="0" y="2274"/>
                                                                                                          </a:moveTo>
                                                                                                          <a:lnTo>
                                                                                                            <a:pt x="0" y="0"/>
                                                                                                          </a:lnTo>
                                                                                                        </a:path>
                                                                                                      </a:pathLst>
                                                                                                    </a:custGeom>
                                                                                                    <a:noFill/>
                                                                                                    <a:ln w="10209">
                                                                                                      <a:solidFill>
                                                                                                        <a:srgbClr val="F9F9F9"/>
                                                                                                      </a:solidFill>
                                                                                                      <a:round/>
                                                                                                      <a:headEnd/>
                                                                                                      <a:tailEnd/>
                                                                                                    </a:ln>
                                                                                                    <a:extLst>
                                                                                                      <a:ext uri="{909E8E84-426E-40dd-AFC4-6F175D3DCCD1}">
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<a:solidFill>
                                                                                                            <a:srgbClr val="FFFFFF"/>
                                                                                                          </a:solidFill>
                                                                                                        </a14:hiddenFill>
                                                                                                      </a:ext>
                                                                                                    </a:extLst>
                                                                                                  </wps:spPr>
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<a:noAutofit/>
                                                                                                  </wps:bodyPr>
                                                                                                </wps:wsp>
                                                                                                <wpg:grpSp>
                                                                                                  <wpg:cNvPr id="365" name="Group 321"/>
                                                                                                  <wpg:cNvGrpSpPr>
                                                                                                    <a:grpSpLocks/>
                                                                                                  </wpg:cNvGrpSpPr>
                                                                                                  <wpg:grpSpPr bwMode="auto">
                                                                                                    <a:xfrm>
                                                                                                      <a:off x="7234" y="-1225"/>
                                                                                                      <a:ext cx="0" cy="2274"/>
                                                                                                      <a:chOff x="7234" y="-1225"/>
                                                                                                      <a:chExt cx="0" cy="2274"/>
                                                                                                    </a:xfrm>
                                                                                                  </wpg:grpSpPr>
                                                                                                  <wps:wsp>
                                                                                                    <wps:cNvPr id="366" name="Freeform 467"/>
                                                                                                    <wps:cNvSpPr>
                                                                                                      <a:spLocks noEditPoints="1"/>
                                                                                                    </wps:cNvSpPr>
                                                                                                    <wps:spPr bwMode="auto">
                                                                                                      <a:xfrm>
                                                                                                        <a:off x="14468" y="-2450"/>
                                                                                                        <a:ext cx="0" cy="2274"/>
                                                                                                      </a:xfrm>
                                                                                                      <a:custGeom>
                                                                                                        <a:avLst/>
                                                                                                        <a:gdLst>
                                                                                                          <a:gd name="T0" fmla="+- 0 1049 -1225"/>
                                                                                                          <a:gd name="T1" fmla="*/ 1049 h 2274"/>
                                                                                                          <a:gd name="T2" fmla="+- 0 -1225 -1225"/>
                                                                                                          <a:gd name="T3" fmla="*/ -1225 h 2274"/>
                                                                                                        </a:gdLst>
                                                                                                        <a:ahLst/>
                                                                                                        <a:cxnLst>
                                                                                                          <a:cxn ang="0">
                                                                                                            <a:pos x="0" y="T1"/>
                                                                                                          </a:cxn>
                                                                                                          <a:cxn ang="0">
                                                                                                            <a:pos x="0" y="T3"/>
                                                                                                          </a:cxn>
                                                                                                        </a:cxnLst>
                                                                                                        <a:rect l="0" t="0" r="r" b="b"/>
                                                                                                        <a:pathLst>
                                                                                                          <a:path h="2274">
                                                                                                            <a:moveTo>
                                                                                                              <a:pt x="0" y="2274"/>
                                                                                                            </a:moveTo>
                                                                                                            <a:lnTo>
                                                                                                              <a:pt x="0" y="0"/>
                                                                                                            </a:lnTo>
                                                                                                          </a:path>
                                                                                                        </a:pathLst>
                                                                                                      </a:custGeom>
                                                                                                      <a:noFill/>
                                                                                                      <a:ln w="10209">
                                                                                                        <a:solidFill>
                                                                                                          <a:srgbClr val="F9F9F9"/>
                                                                                                        </a:solidFill>
                                                                                                        <a:round/>
                                                                                                        <a:headEnd/>
                                                                                                        <a:tailEnd/>
                                                                                                      </a:ln>
                                                                                                      <a:extLst>
                                                                                                        <a:ext uri="{909E8E84-426E-40dd-AFC4-6F175D3DCCD1}">
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<a:solidFill>
                                                                                                              <a:srgbClr val="FFFFFF"/>
                                                                                                            </a:solidFill>
                                                                                                          </a14:hiddenFill>
                                                                                                        </a:ext>
                                                                                                      </a:extLst>
                                                                                                    </wps:spPr>
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<a:noAutofit/>
                                                                                                    </wps:bodyPr>
                                                                                                  </wps:wsp>
                                                                                                  <wpg:grpSp>
                                                                                                    <wpg:cNvPr id="367" name="Group 322"/>
                                                                                                    <wpg:cNvGrpSpPr>
                                                                                                      <a:grpSpLocks/>
                                                                                                    </wpg:cNvGrpSpPr>
                                                                                                    <wpg:grpSpPr bwMode="auto">
                                                                                                      <a:xfrm>
                                                                                                        <a:off x="5700" y="468"/>
                                                                                                        <a:ext cx="2261" cy="0"/>
                                                                                                        <a:chOff x="5700" y="468"/>
                                                                                                        <a:chExt cx="2261" cy="0"/>
                                                                                                      </a:xfrm>
                                                                                                    </wpg:grpSpPr>
                                                                                                    <wps:wsp>
                                                                                                      <wps:cNvPr id="368" name="Freeform 466"/>
                                                                                                      <wps:cNvSpPr>
                                                                                                        <a:spLocks noEditPoints="1"/>
                                                                                                      </wps:cNvSpPr>
                                                                                                      <wps:spPr bwMode="auto">
                                                                                                        <a:xfrm>
                                                                                                          <a:off x="11400" y="936"/>
                                                                                                          <a:ext cx="2261" cy="0"/>
                                                                                                        </a:xfrm>
                                                                                                        <a:custGeom>
                                                                                                          <a:avLst/>
                                                                                                          <a:gdLst>
                                                                                                            <a:gd name="T0" fmla="+- 0 7961 5700"/>
                                                                                                            <a:gd name="T1" fmla="*/ T0 w 2261"/>
                                                                                                            <a:gd name="T2" fmla="+- 0 5700 5700"/>
                                                                                                            <a:gd name="T3" fmla="*/ T2 w 2261"/>
                                                                                                          </a:gdLst>
                                                                                                          <a:ahLst/>
                                                                                                          <a:cxnLst>
                                                                                                            <a:cxn ang="0">
                                                                                                              <a:pos x="T1" y="0"/>
                                                                                                            </a:cxn>
                                                                                                            <a:cxn ang="0">
                                                                                                              <a:pos x="T3" y="0"/>
                                                                                                            </a:cxn>
                                                                                                          </a:cxnLst>
                                                                                                          <a:rect l="0" t="0" r="r" b="b"/>
                                                                                                          <a:pathLst>
                                                                                                            <a:path w="2261">
                                                                                                              <a:moveTo>
                                                                                                                <a:pt x="2261" y="0"/>
                                                                                                              </a:moveTo>
                                                                                                              <a:lnTo>
                                                                                                                <a:pt x="0" y="0"/>
                                                                                                              </a:lnTo>
                                                                                                            </a:path>
                                                                                                          </a:pathLst>
                                                                                                        </a:custGeom>
                                                                                                        <a:noFill/>
                                                                                                        <a:ln w="4141">
                                                                                                          <a:solidFill>
                                                                                                            <a:srgbClr val="E5E4E4"/>
                                                                                                          </a:solidFill>
                                                                                                          <a:round/>
                                                                                                          <a:headEnd/>
                                                                                                          <a:tailEnd/>
                                                                                                        </a:ln>
                                                                                                        <a:extLst>
                                                                                                          <a:ext uri="{909E8E84-426E-40dd-AFC4-6F175D3DCCD1}">
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<a:solidFill>
                                                                                                                <a:srgbClr val="FFFFFF"/>
                                                                                                              </a:solidFill>
                                                                                                            </a14:hiddenFill>
                                                                                                          </a:ext>
                                                                                                        </a:extLst>
                                                                                                      </wps:spPr>
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<a:noAutofit/>
                                                                                                      </wps:bodyPr>
                                                                                                    </wps:wsp>
                                                                                                    <wps:wsp>
                                                                                                      <wps:cNvPr id="369" name="Freeform 465"/>
                                                                                                      <wps:cNvSpPr>
                                                                                                        <a:spLocks noEditPoints="1"/>
                                                                                                      </wps:cNvSpPr>
                                                                                                      <wps:spPr bwMode="auto">
                                                                                                        <a:xfrm>
                                                                                                          <a:off x="11400" y="936"/>
                                                                                                          <a:ext cx="2261" cy="0"/>
                                                                                                        </a:xfrm>
                                                                                                        <a:custGeom>
                                                                                                          <a:avLst/>
                                                                                                          <a:gdLst>
                                                                                                            <a:gd name="T0" fmla="+- 0 5700 5700"/>
                                                                                                            <a:gd name="T1" fmla="*/ T0 w 2261"/>
                                                                                                            <a:gd name="T2" fmla="+- 0 7961 5700"/>
                                                                                                            <a:gd name="T3" fmla="*/ T2 w 2261"/>
                                                                                                          </a:gdLst>
                                                                                                          <a:ahLst/>
                                                                                                          <a:cxnLst>
                                                                                                            <a:cxn ang="0">
                                                                                                              <a:pos x="T1" y="0"/>
                                                                                                            </a:cxn>
                                                                                                            <a:cxn ang="0">
                                                                                                              <a:pos x="T3" y="0"/>
                                                                                                            </a:cxn>
                                                                                                          </a:cxnLst>
                                                                                                          <a:rect l="0" t="0" r="r" b="b"/>
                                                                                                          <a:pathLst>
                                                                                                            <a:path w="2261">
                                                                                                              <a:moveTo>
                                                                                                                <a:pt x="0" y="0"/>
                                                                                                              </a:moveTo>
                                                                                                              <a:lnTo>
                                                                                                                <a:pt x="2261" y="0"/>
                                                                                                              </a:lnTo>
                                                                                                            </a:path>
                                                                                                          </a:pathLst>
                                                                                                        </a:custGeom>
                                                                                                        <a:noFill/>
                                                                                                        <a:ln w="4141">
                                                                                                          <a:solidFill>
                                                                                                            <a:srgbClr val="E5E4E4"/>
                                                                                                          </a:solidFill>
                                                                                                          <a:round/>
                                                                                                          <a:headEnd/>
                                                                                                          <a:tailEnd/>
                                                                                                        </a:ln>
                                                                                                        <a:extLst>
                                                                                                          <a:ext uri="{909E8E84-426E-40dd-AFC4-6F175D3DCCD1}">
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<a:solidFill>
                                                                                                                <a:srgbClr val="FFFFFF"/>
                                                                                                              </a:solidFill>
                                                                                                            </a14:hiddenFill>
                                                                                                          </a:ext>
                                                                                                        </a:extLst>
                                                                                                      </wps:spPr>
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<a:noAutofit/>
                                                                                                      </wps:bodyPr>
                                                                                                    </wps:wsp>
                                                                                                    <wpg:grpSp>
                                                                                                      <wpg:cNvPr id="370" name="Group 323"/>
                                                                                                      <wpg:cNvGrpSpPr>
                                                                                                        <a:grpSpLocks/>
                                                                                                      </wpg:cNvGrpSpPr>
                                                                                                      <wpg:grpSpPr bwMode="auto">
                                                                                                        <a:xfrm>
                                                                                                          <a:off x="5700" y="-304"/>
                                                                                                          <a:ext cx="2261" cy="0"/>
                                                                                                          <a:chOff x="5700" y="-304"/>
                                                                                                          <a:chExt cx="2261" cy="0"/>
                                                                                                        </a:xfrm>
                                                                                                      </wpg:grpSpPr>
                                                                                                      <wps:wsp>
                                                                                                        <wps:cNvPr id="371" name="Freeform 464"/>
                                                                                                        <wps:cNvSpPr>
                                                                                                          <a:spLocks noEditPoints="1"/>
                                                                                                        </wps:cNvSpPr>
                                                                                                        <wps:spPr bwMode="auto">
                                                                                                          <a:xfrm>
                                                                                                            <a:off x="11400" y="-608"/>
                                                                                                            <a:ext cx="2261" cy="0"/>
                                                                                                          </a:xfrm>
                                                                                                          <a:custGeom>
                                                                                                            <a:avLst/>
                                                                                                            <a:gdLst>
                                                                                                              <a:gd name="T0" fmla="+- 0 7961 5700"/>
                                                                                                              <a:gd name="T1" fmla="*/ T0 w 2261"/>
                                                                                                              <a:gd name="T2" fmla="+- 0 5700 5700"/>
                                                                                                              <a:gd name="T3" fmla="*/ T2 w 2261"/>
                                                                                                            </a:gdLst>
                                                                                                            <a:ahLst/>
                                                                                                            <a:cxnLst>
                                                                                                              <a:cxn ang="0">
                                                                                                                <a:pos x="T1" y="0"/>
                                                                                                              </a:cxn>
                                                                                                              <a:cxn ang="0">
                                                                                                                <a:pos x="T3" y="0"/>
                                                                                                              </a:cxn>
                                                                                                            </a:cxnLst>
                                                                                                            <a:rect l="0" t="0" r="r" b="b"/>
                                                                                                            <a:pathLst>
                                                                                                              <a:path w="2261">
                                                                                                                <a:moveTo>
                                                                                                                  <a:pt x="2261" y="0"/>
                                                                                                                </a:moveTo>
                                                                                                                <a:lnTo>
                                                                                                                  <a:pt x="0" y="0"/>
                                                                                                                </a:lnTo>
                                                                                                              </a:path>
                                                                                                            </a:pathLst>
                                                                                                          </a:custGeom>
                                                                                                          <a:noFill/>
                                                                                                          <a:ln w="4141">
                                                                                                            <a:solidFill>
                                                                                                              <a:srgbClr val="E5E4E4"/>
                                                                                                            </a:solidFill>
                                                                                                            <a:round/>
                                                                                                            <a:headEnd/>
                                                                                                            <a:tailEnd/>
                                                                                                          </a:ln>
                                                                                                          <a:extLst>
                                                                                                            <a:ext uri="{909E8E84-426E-40dd-AFC4-6F175D3DCCD1}">
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<a:solidFill>
                                                                                                                  <a:srgbClr val="FFFFFF"/>
                                                                                                                </a:solidFill>
                                                                                                              </a14:hiddenFill>
                                                                                                            </a:ext>
                                                                                                          </a:extLst>
                                                                                                        </wps:spPr>
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<a:noAutofit/>
                                                                                                        </wps:bodyPr>
                                                                                                      </wps:wsp>
                                                                                                      <wps:wsp>
                                                                                                        <wps:cNvPr id="372" name="Freeform 463"/>
                                                                                                        <wps:cNvSpPr>
                                                                                                          <a:spLocks noEditPoints="1"/>
                                                                                                        </wps:cNvSpPr>
                                                                                                        <wps:spPr bwMode="auto">
                                                                                                          <a:xfrm>
                                                                                                            <a:off x="11400" y="-608"/>
                                                                                                            <a:ext cx="2261" cy="0"/>
                                                                                                          </a:xfrm>
                                                                                                          <a:custGeom>
                                                                                                            <a:avLst/>
                                                                                                            <a:gdLst>
                                                                                                              <a:gd name="T0" fmla="+- 0 5700 5700"/>
                                                                                                              <a:gd name="T1" fmla="*/ T0 w 2261"/>
                                                                                                              <a:gd name="T2" fmla="+- 0 7961 5700"/>
                                                                                                              <a:gd name="T3" fmla="*/ T2 w 2261"/>
                                                                                                            </a:gdLst>
                                                                                                            <a:ahLst/>
                                                                                                            <a:cxnLst>
                                                                                                              <a:cxn ang="0">
                                                                                                                <a:pos x="T1" y="0"/>
                                                                                                              </a:cxn>
                                                                                                              <a:cxn ang="0">
                                                                                                                <a:pos x="T3" y="0"/>
                                                                                                              </a:cxn>
                                                                                                            </a:cxnLst>
                                                                                                            <a:rect l="0" t="0" r="r" b="b"/>
                                                                                                            <a:pathLst>
                                                                                                              <a:path w="2261">
                                                                                                                <a:moveTo>
                                                                                                                  <a:pt x="0" y="0"/>
                                                                                                                </a:moveTo>
                                                                                                                <a:lnTo>
                                                                                                                  <a:pt x="2261" y="0"/>
                                                                                                                </a:lnTo>
                                                                                                              </a:path>
                                                                                                            </a:pathLst>
                                                                                                          </a:custGeom>
                                                                                                          <a:noFill/>
                                                                                                          <a:ln w="4141">
                                                                                                            <a:solidFill>
                                                                                                              <a:srgbClr val="E5E4E4"/>
                                                                                                            </a:solidFill>
                                                                                                            <a:round/>
                                                                                                            <a:headEnd/>
                                                                                                            <a:tailEnd/>
                                                                                                          </a:ln>
                                                                                                          <a:extLst>
                                                                                                            <a:ext uri="{909E8E84-426E-40dd-AFC4-6F175D3DCCD1}">
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<a:solidFill>
                                                                                                                  <a:srgbClr val="FFFFFF"/>
                                                                                                                </a:solidFill>
                                                                                                              </a14:hiddenFill>
                                                                                                            </a:ext>
                                                                                                          </a:extLst>
                                                                                                        </wps:spPr>
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<a:noAutofit/>
                                                                                                        </wps:bodyPr>
                                                                                                      </wps:wsp>
                                                                                                      <wpg:grpSp>
                                                                                                        <wpg:cNvPr id="373" name="Group 324"/>
                                                                                                        <wpg:cNvGrpSpPr>
                                                                                                          <a:grpSpLocks/>
                                                                                                        </wpg:cNvGrpSpPr>
                                                                                                        <wpg:grpSpPr bwMode="auto">
                                                                                                          <a:xfrm>
                                                                                                            <a:off x="5700" y="-1076"/>
                                                                                                            <a:ext cx="2261" cy="0"/>
                                                                                                            <a:chOff x="5700" y="-1076"/>
                                                                                                            <a:chExt cx="2261" cy="0"/>
                                                                                                          </a:xfrm>
                                                                                                        </wpg:grpSpPr>
                                                                                                        <wps:wsp>
                                                                                                          <wps:cNvPr id="374" name="Freeform 462"/>
                                                                                                          <wps:cNvSpPr>
                                                                                                            <a:spLocks noEditPoints="1"/>
                                                                                                          </wps:cNvSpPr>
                                                                                                          <wps:spPr bwMode="auto">
                                                                                                            <a:xfrm>
                                                                                                              <a:off x="11400" y="-2152"/>
                                                                                                              <a:ext cx="2261" cy="0"/>
                                                                                                            </a:xfrm>
                                                                                                            <a:custGeom>
                                                                                                              <a:avLst/>
                                                                                                              <a:gdLst>
                                                                                                                <a:gd name="T0" fmla="+- 0 7961 5700"/>
                                                                                                                <a:gd name="T1" fmla="*/ T0 w 2261"/>
                                                                                                                <a:gd name="T2" fmla="+- 0 5700 5700"/>
                                                                                                                <a:gd name="T3" fmla="*/ T2 w 2261"/>
                                                                                                              </a:gdLst>
                                                                                                              <a:ahLst/>
                                                                                                              <a:cxnLst>
                                                                                                                <a:cxn ang="0">
                                                                                                                  <a:pos x="T1" y="0"/>
                                                                                                                </a:cxn>
                                                                                                                <a:cxn ang="0">
                                                                                                                  <a:pos x="T3" y="0"/>
                                                                                                                </a:cxn>
                                                                                                              </a:cxnLst>
                                                                                                              <a:rect l="0" t="0" r="r" b="b"/>
                                                                                                              <a:pathLst>
                                                                                                                <a:path w="2261">
                                                                                                                  <a:moveTo>
                                                                                                                    <a:pt x="2261" y="0"/>
                                                                                                                  </a:moveTo>
                                                                                                                  <a:lnTo>
                                                                                                                    <a:pt x="0" y="0"/>
                                                                                                                  </a:lnTo>
                                                                                                                </a:path>
                                                                                                              </a:pathLst>
                                                                                                            </a:custGeom>
                                                                                                            <a:noFill/>
                                                                                                            <a:ln w="4141">
                                                                                                              <a:solidFill>
                                                                                                                <a:srgbClr val="E5E4E4"/>
                                                                                                              </a:solidFill>
                                                                                                              <a:round/>
                                                                                                              <a:headEnd/>
                                                                                                              <a:tailEnd/>
                                                                                                            </a:ln>
                                                                                                            <a:extLst>
                                                                                                              <a:ext uri="{909E8E84-426E-40dd-AFC4-6F175D3DCCD1}">
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<a:solidFill>
                                                                                                                    <a:srgbClr val="FFFFFF"/>
                                                                                                                  </a:solidFill>
                                                                                                                </a14:hiddenFill>
                                                                                                              </a:ext>
                                                                                                            </a:extLst>
                                                                                                          </wps:spPr>
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<a:noAutofit/>
                                                                                                          </wps:bodyPr>
                                                                                                        </wps:wsp>
                                                                                                        <wps:wsp>
                                                                                                          <wps:cNvPr id="375" name="Freeform 461"/>
                                                                                                          <wps:cNvSpPr>
                                                                                                            <a:spLocks noEditPoints="1"/>
                                                                                                          </wps:cNvSpPr>
                                                                                                          <wps:spPr bwMode="auto">
                                                                                                            <a:xfrm>
                                                                                                              <a:off x="11400" y="-2152"/>
                                                                                                              <a:ext cx="2261" cy="0"/>
                                                                                                            </a:xfrm>
                                                                                                            <a:custGeom>
                                                                                                              <a:avLst/>
                                                                                                              <a:gdLst>
                                                                                                                <a:gd name="T0" fmla="+- 0 5700 5700"/>
                                                                                                                <a:gd name="T1" fmla="*/ T0 w 2261"/>
                                                                                                                <a:gd name="T2" fmla="+- 0 7961 5700"/>
                                                                                                                <a:gd name="T3" fmla="*/ T2 w 2261"/>
                                                                                                              </a:gdLst>
                                                                                                              <a:ahLst/>
                                                                                                              <a:cxnLst>
                                                                                                                <a:cxn ang="0">
                                                                                                                  <a:pos x="T1" y="0"/>
                                                                                                                </a:cxn>
                                                                                                                <a:cxn ang="0">
                                                                                                                  <a:pos x="T3" y="0"/>
                                                                                                                </a:cxn>
                                                                                                              </a:cxnLst>
                                                                                                              <a:rect l="0" t="0" r="r" b="b"/>
                                                                                                              <a:pathLst>
                                                                                                                <a:path w="2261">
                                                                                                                  <a:moveTo>
                                                                                                                    <a:pt x="0" y="0"/>
                                                                                                                  </a:moveTo>
                                                                                                                  <a:lnTo>
                                                                                                                    <a:pt x="2261" y="0"/>
                                                                                                                  </a:lnTo>
                                                                                                                </a:path>
                                                                                                              </a:pathLst>
                                                                                                            </a:custGeom>
                                                                                                            <a:noFill/>
                                                                                                            <a:ln w="4141">
                                                                                                              <a:solidFill>
                                                                                                                <a:srgbClr val="E5E4E4"/>
                                                                                                              </a:solidFill>
                                                                                                              <a:round/>
                                                                                                              <a:headEnd/>
                                                                                                              <a:tailEnd/>
                                                                                                            </a:ln>
                                                                                                            <a:extLst>
                                                                                                              <a:ext uri="{909E8E84-426E-40dd-AFC4-6F175D3DCCD1}">
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<a:solidFill>
                                                                                                                    <a:srgbClr val="FFFFFF"/>
                                                                                                                  </a:solidFill>
                                                                                                                </a14:hiddenFill>
                                                                                                              </a:ext>
                                                                                                            </a:extLst>
                                                                                                          </wps:spPr>
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<a:noAutofit/>
                                                                                                          </wps:bodyPr>
                                                                                                        </wps:wsp>
                                                                                                        <wpg:grpSp>
                                                                                                          <wpg:cNvPr id="376" name="Group 325"/>
                                                                                                          <wpg:cNvGrpSpPr>
                                                                                                            <a:grpSpLocks/>
                                                                                                          </wpg:cNvGrpSpPr>
                                                                                                          <wpg:grpSpPr bwMode="auto">
                                                                                                            <a:xfrm>
                                                                                                              <a:off x="5861" y="-1225"/>
                                                                                                              <a:ext cx="0" cy="2274"/>
                                                                                                              <a:chOff x="5861" y="-1225"/>
                                                                                                              <a:chExt cx="0" cy="2274"/>
                                                                                                            </a:xfrm>
                                                                                                          </wpg:grpSpPr>
                                                                                                          <wps:wsp>
                                                                                                            <wps:cNvPr id="377" name="Freeform 460"/>
                                                                                                            <wps:cNvSpPr>
                                                                                                              <a:spLocks noEditPoints="1"/>
                                                                                                            </wps:cNvSpPr>
                                                                                                            <wps:spPr bwMode="auto">
                                                                                                              <a:xfrm>
                                                                                                                <a:off x="11722" y="-2450"/>
                                                                                                                <a:ext cx="0" cy="2274"/>
                                                                                                              </a:xfrm>
                                                                                                              <a:custGeom>
                                                                                                                <a:avLst/>
                                                                                                                <a:gdLst>
                                                                                                                  <a:gd name="T0" fmla="+- 0 1049 -1225"/>
                                                                                                                  <a:gd name="T1" fmla="*/ 1049 h 2274"/>
                                                                                                                  <a:gd name="T2" fmla="+- 0 -1225 -1225"/>
                                                                                                                  <a:gd name="T3" fmla="*/ -1225 h 2274"/>
                                                                                                                </a:gdLst>
                                                                                                                <a:ahLst/>
                                                                                                                <a:cxnLst>
                                                                                                                  <a:cxn ang="0">
                                                                                                                    <a:pos x="0" y="T1"/>
                                                                                                                  </a:cxn>
                                                                                                                  <a:cxn ang="0">
                                                                                                                    <a:pos x="0" y="T3"/>
                                                                                                                  </a:cxn>
                                                                                                                </a:cxnLst>
                                                                                                                <a:rect l="0" t="0" r="r" b="b"/>
                                                                                                                <a:pathLst>
                                                                                                                  <a:path h="2274">
                                                                                                                    <a:moveTo>
                                                                                                                      <a:pt x="0" y="2274"/>
                                                                                                                    </a:moveTo>
                                                                                                                    <a:lnTo>
                                                                                                                      <a:pt x="0" y="0"/>
                                                                                                                    </a:lnTo>
                                                                                                                  </a:path>
                                                                                                                </a:pathLst>
                                                                                                              </a:custGeom>
                                                                                                              <a:noFill/>
                                                                                                              <a:ln w="4141">
                                                                                                                <a:solidFill>
                                                                                                                  <a:srgbClr val="E5E4E4"/>
                                                                                                                </a:solidFill>
                                                                                                                <a:round/>
                                                                                                                <a:headEnd/>
                                                                                                                <a:tailEnd/>
                                                                                                              </a:ln>
                                                                                                              <a:extLst>
                                                                                                                <a:ext uri="{909E8E84-426E-40dd-AFC4-6F175D3DCCD1}">
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<a:solidFill>
                                                                                                                      <a:srgbClr val="FFFFFF"/>
                                                                                                                    </a:solidFill>
                                                                                                                  </a14:hiddenFill>
                                                                                                                </a:ext>
                                                                                                              </a:extLst>
                                                                                                            </wps:spPr>
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<a:noAutofit/>
                                                                                                            </wps:bodyPr>
                                                                                                          </wps:wsp>
                                                                                                          <wpg:grpSp>
                                                                                                            <wpg:cNvPr id="378" name="Group 326"/>
                                                                                                            <wpg:cNvGrpSpPr>
                                                                                                              <a:grpSpLocks/>
                                                                                                            </wpg:cNvGrpSpPr>
                                                                                                            <wpg:grpSpPr bwMode="auto">
                                                                                                              <a:xfrm>
                                                                                                                <a:off x="6265" y="-1225"/>
                                                                                                                <a:ext cx="0" cy="2274"/>
                                                                                                                <a:chOff x="6265" y="-1225"/>
                                                                                                                <a:chExt cx="0" cy="2274"/>
                                                                                                              </a:xfrm>
                                                                                                            </wpg:grpSpPr>
                                                                                                            <wps:wsp>
                                                                                                              <wps:cNvPr id="379" name="Freeform 459"/>
                                                                                                              <wps:cNvSpPr>
                                                                                                                <a:spLocks noEditPoints="1"/>
                                                                                                              </wps:cNvSpPr>
                                                                                                              <wps:spPr bwMode="auto">
                                                                                                                <a:xfrm>
                                                                                                                  <a:off x="12530" y="-2450"/>
                                                                                                                  <a:ext cx="0" cy="2274"/>
                                                                                                                </a:xfrm>
                                                                                                                <a:custGeom>
                                                                                                                  <a:avLst/>
                                                                                                                  <a:gdLst>
                                                                                                                    <a:gd name="T0" fmla="+- 0 1049 -1225"/>
                                                                                                                    <a:gd name="T1" fmla="*/ 1049 h 2274"/>
                                                                                                                    <a:gd name="T2" fmla="+- 0 -1225 -1225"/>
                                                                                                                    <a:gd name="T3" fmla="*/ -1225 h 2274"/>
                                                                                                                  </a:gdLst>
                                                                                                                  <a:ahLst/>
                                                                                                                  <a:cxnLst>
                                                                                                                    <a:cxn ang="0">
                                                                                                                      <a:pos x="0" y="T1"/>
                                                                                                                    </a:cxn>
                                                                                                                    <a:cxn ang="0">
                                                                                                                      <a:pos x="0" y="T3"/>
                                                                                                                    </a:cxn>
                                                                                                                  </a:cxnLst>
                                                                                                                  <a:rect l="0" t="0" r="r" b="b"/>
                                                                                                                  <a:pathLst>
                                                                                                                    <a:path h="2274">
                                                                                                                      <a:moveTo>
                                                                                                                        <a:pt x="0" y="2274"/>
                                                                                                                      </a:moveTo>
                                                                                                                      <a:lnTo>
                                                                                                                        <a:pt x="0" y="0"/>
                                                                                                                      </a:lnTo>
                                                                                                                    </a:path>
                                                                                                                  </a:pathLst>
                                                                                                                </a:custGeom>
                                                                                                                <a:noFill/>
                                                                                                                <a:ln w="4141">
                                                                                                                  <a:solidFill>
                                                                                                                    <a:srgbClr val="E5E4E4"/>
                                                                                                                  </a:solidFill>
                                                                                                                  <a:round/>
                                                                                                                  <a:headEnd/>
                                                                                                                  <a:tailEnd/>
                                                                                                                </a:ln>
                                                                                                                <a:extLst>
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<a:solidFill>
                                                                                                                        <a:srgbClr val="FFFFFF"/>
                                                                                                                      </a:solidFill>
                                                                                                                    </a14:hiddenFill>
                                                                                                                  </a:ext>
                                                                                                                </a:extLst>
                                                                                                              </wps:spPr>
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<a:noAutofit/>
                                                                                                              </wps:bodyPr>
                                                                                                            </wps:wsp>
                                                                                                            <wpg:grpSp>
                                                                                                              <wpg:cNvPr id="380" name="Group 327"/>
                                                                                                              <wpg:cNvGrpSpPr>
                                                                                                                <a:grpSpLocks/>
                                                                                                              </wpg:cNvGrpSpPr>
                                                                                                              <wpg:grpSpPr bwMode="auto">
                                                                                                                <a:xfrm>
                                                                                                                  <a:off x="6669" y="-1225"/>
                                                                                                                  <a:ext cx="0" cy="2274"/>
                                                                                                                  <a:chOff x="6669" y="-1225"/>
                                                                                                                  <a:chExt cx="0" cy="2274"/>
                                                                                                                </a:xfrm>
                                                                                                              </wpg:grpSpPr>
                                                                                                              <wps:wsp>
                                                                                                                <wps:cNvPr id="381" name="Freeform 458"/>
                                                                                                                <wps:cNvSpPr>
                                                                                                                  <a:spLocks noEditPoints="1"/>
                                                                                                                </wps:cNvSpPr>
                                                                                                                <wps:spPr bwMode="auto">
                                                                                                                  <a:xfrm>
                                                                                                                    <a:off x="13338" y="-2450"/>
                                                                                                                    <a:ext cx="0" cy="2274"/>
                                                                                                                  </a:xfrm>
                                                                                                                  <a:custGeom>
                                                                                                                    <a:avLst/>
                                                                                                                    <a:gdLst>
                                                                                                                      <a:gd name="T0" fmla="+- 0 1049 -1225"/>
                                                                                                                      <a:gd name="T1" fmla="*/ 1049 h 2274"/>
                                                                                                                      <a:gd name="T2" fmla="+- 0 -1225 -1225"/>
                                                                                                                      <a:gd name="T3" fmla="*/ -1225 h 2274"/>
                                                                                                                    </a:gdLst>
                                                                                                                    <a:ahLst/>
                                                                                                                    <a:cxnLst>
                                                                                                                      <a:cxn ang="0">
                                                                                                                        <a:pos x="0" y="T1"/>
                                                                                                                      </a:cxn>
                                                                                                                      <a:cxn ang="0">
                                                                                                                        <a:pos x="0" y="T3"/>
                                                                                                                      </a:cxn>
                                                                                                                    </a:cxnLst>
                                                                                                                    <a:rect l="0" t="0" r="r" b="b"/>
                                                                                                                    <a:pathLst>
                                                                                                                      <a:path h="2274">
                                                                                                                        <a:moveTo>
                                                                                                                          <a:pt x="0" y="2274"/>
                                                                                                                        </a:moveTo>
                                                                                                                        <a:lnTo>
                                                                                                                          <a:pt x="0" y="0"/>
                                                                                                                        </a:lnTo>
                                                                                                                      </a:path>
                                                                                                                    </a:pathLst>
                                                                                                                  </a:custGeom>
                                                                                                                  <a:noFill/>
                                                                                                                  <a:ln w="4141">
                                                                                                                    <a:solidFill>
                                                                                                                      <a:srgbClr val="E5E4E4"/>
                                                                                                                    </a:solidFill>
                                                                                                                    <a:round/>
                                                                                                                    <a:headEnd/>
                                                                                                                    <a:tailEnd/>
                                                                                                                  </a:ln>
                                                                                                                  <a:extLst>
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<a:solidFill>
                                                                                                                          <a:srgbClr val="FFFFFF"/>
                                                                                                                        </a:solidFill>
                                                                                                                      </a14:hiddenFill>
                                                                                                                    </a:ext>
                                                                                                                  </a:extLst>
                                                                                                                </wps:spPr>
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<a:noAutofit/>
                                                                                                                </wps:bodyPr>
                                                                                                              </wps:wsp>
                                                                                                              <wpg:grpSp>
                                                                                                                <wpg:cNvPr id="382" name="Group 328"/>
                                                                                                                <wpg:cNvGrpSpPr>
                                                                                                                  <a:grpSpLocks/>
                                                                                                                </wpg:cNvGrpSpPr>
                                                                                                                <wpg:grpSpPr bwMode="auto">
                                                                                                                  <a:xfrm>
                                                                                                                    <a:off x="7800" y="-1225"/>
                                                                                                                    <a:ext cx="0" cy="2274"/>
                                                                                                                    <a:chOff x="7800" y="-1225"/>
                                                                                                                    <a:chExt cx="0" cy="2274"/>
                                                                                                                  </a:xfrm>
                                                                                                                </wpg:grpSpPr>
                                                                                                                <wps:wsp>
                                                                                                                  <wps:cNvPr id="383" name="Freeform 457"/>
                                                                                                                  <wps:cNvSpPr>
                                                                                                                    <a:spLocks noEditPoints="1"/>
                                                                                                                  </wps:cNvSpPr>
                                                                                                                  <wps:spPr bwMode="auto">
                                                                                                                    <a:xfrm>
                                                                                                                      <a:off x="15600" y="-2450"/>
                                                                                                                      <a:ext cx="0" cy="2274"/>
                                                                                                                    </a:xfrm>
                                                                                                                    <a:custGeom>
                                                                                                                      <a:avLst/>
                                                                                                                      <a:gdLst>
                                                                                                                        <a:gd name="T0" fmla="+- 0 1049 -1225"/>
                                                                                                                        <a:gd name="T1" fmla="*/ 1049 h 2274"/>
                                                                                                                        <a:gd name="T2" fmla="+- 0 -1225 -1225"/>
                                                                                                                        <a:gd name="T3" fmla="*/ -1225 h 2274"/>
                                                                                                                      </a:gdLst>
                                                                                                                      <a:ahLst/>
                                                                                                                      <a:cxnLst>
                                                                                                                        <a:cxn ang="0">
                                                                                                                          <a:pos x="0" y="T1"/>
                                                                                                                        </a:cxn>
                                                                                                                        <a:cxn ang="0">
                                                                                                                          <a:pos x="0" y="T3"/>
                                                                                                                        </a:cxn>
                                                                                                                      </a:cxnLst>
                                                                                                                      <a:rect l="0" t="0" r="r" b="b"/>
                                                                                                                      <a:pathLst>
                                                                                                                        <a:path h="2274">
                                                                                                                          <a:moveTo>
                                                                                                                            <a:pt x="0" y="2274"/>
                                                                                                                          </a:moveTo>
                                                                                                                          <a:lnTo>
                                                                                                                            <a:pt x="0" y="0"/>
                                                                                                                          </a:lnTo>
                                                                                                                        </a:path>
                                                                                                                      </a:pathLst>
                                                                                                                    </a:custGeom>
                                                                                                                    <a:noFill/>
                                                                                                                    <a:ln w="4141">
                                                                                                                      <a:solidFill>
                                                                                                                        <a:srgbClr val="E5E4E4"/>
                                                                                                                      </a:solidFill>
                                                                                                                      <a:round/>
                                                                                                                      <a:headEnd/>
                                                                                                                      <a:tailEnd/>
                                                                                                                    </a:ln>
                                                                                                                    <a:extLst>
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<a:solidFill>
                                                                                                                            <a:srgbClr val="FFFFFF"/>
                                                                                                                          </a:solidFill>
                                                                                                                        </a14:hiddenFill>
                                                                                                                      </a:ext>
                                                                                                                    </a:extLst>
                                                                                                                  </wps:spPr>
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<a:noAutofit/>
                                                                                                                  </wps:bodyPr>
                                                                                                                </wps:wsp>
                                                                                                                <wpg:grpSp>
                                                                                                                  <wpg:cNvPr id="384" name="Group 329"/>
                                                                                                                  <wpg:cNvGrpSpPr>
                                                                                                                    <a:grpSpLocks/>
                                                                                                                  </wpg:cNvGrpSpPr>
                                                                                                                  <wpg:grpSpPr bwMode="auto">
                                                                                                                    <a:xfrm>
                                                                                                                      <a:off x="5832" y="-362"/>
                                                                                                                      <a:ext cx="58" cy="0"/>
                                                                                                                      <a:chOff x="5832" y="-362"/>
                                                                                                                      <a:chExt cx="58" cy="0"/>
                                                                                                                    </a:xfrm>
                                                                                                                  </wpg:grpSpPr>
                                                                                                                  <wps:wsp>
                                                                                                                    <wps:cNvPr id="385" name="Freeform 456"/>
                                                                                                                    <wps:cNvSpPr>
                                                                                                                      <a:spLocks noEditPoints="1"/>
                                                                                                                    </wps:cNvSpPr>
                                                                                                                    <wps:spPr bwMode="auto">
                                                                                                                      <a:xfrm>
                                                                                                                        <a:off x="11664" y="-724"/>
                                                                                                                        <a:ext cx="57" cy="0"/>
                                                                                                                      </a:xfrm>
                                                                                                                      <a:custGeom>
                                                                                                                        <a:avLst/>
                                                                                                                        <a:gdLst>
                                                                                                                          <a:gd name="T0" fmla="+- 0 5832 5832"/>
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<a:gd name="T2" fmla="+- 0 5890 5832"/>
                                                                                                                          <a:gd name="T3" fmla="*/ T2 w 58"/>
                                                                                                                        </a:gdLst>
                                                                                                                        <a:ahLst/>
                                                                                                                        <a:cxnLst>
                                                                                                                          <a:cxn ang="0">
                                                                                                                            <a:pos x="T1" y="0"/>
                                                                                                                          </a:cxn>
                                                                                                                          <a:cxn ang="0">
                                                                                                                            <a:pos x="T3" y="0"/>
                                                                                                                          </a:cxn>
                                                                                                                        </a:cxnLst>
                                                                                                                        <a:rect l="0" t="0" r="r" b="b"/>
                                                                                                                        <a:pathLst>
                                                                                                                          <a:path w="58">
                                                                                                                            <a:moveTo>
                                                                                                                              <a:pt x="0" y="0"/>
                                                                                                                            </a:moveTo>
                                                                                                                            <a:lnTo>
                                                                                                                              <a:pt x="58" y="0"/>
                                                                                                                            </a:lnTo>
                                                                                                                          </a:path>
                                                                                                                        </a:pathLst>
                                                                                                                      </a:custGeom>
                                                                                                                      <a:noFill/>
                                                                                                                      <a:ln w="10209">
                                                                                                                        <a:solidFill>
                                                                                                                          <a:srgbClr val="999898"/>
                                                                                                                        </a:solidFill>
                                                                                                                        <a:round/>
                                                                                                                        <a:headEnd/>
                                                                                                                        <a:tailEnd/>
                                                                                                                      </a:ln>
                                                                                                                      <a:extLst>
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<a:solidFill>
                                                                                                                              <a:srgbClr val="FFFFFF"/>
                                                                                                                            </a:solidFill>
                                                                                                                          </a14:hiddenFill>
                                                                                                                        </a:ext>
                                                                                                                      </a:extLst>
                                                                                                                    </wps:spPr>
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<a:noAutofit/>
                                                                                                                    </wps:bodyPr>
                                                                                                                  </wps:wsp>
                                                                                                                  <wpg:grpSp>
                                                                                                                    <wpg:cNvPr id="386" name="Group 330"/>
                                                                                                                    <wpg:cNvGrpSpPr>
                                                                                                                      <a:grpSpLocks/>
                                                                                                                    </wpg:cNvGrpSpPr>
                                                                                                                    <wpg:grpSpPr bwMode="auto">
                                                                                                                      <a:xfrm>
                                                                                                                        <a:off x="5861" y="-362"/>
                                                                                                                        <a:ext cx="0" cy="733"/>
                                                                                                                        <a:chOff x="5861" y="-362"/>
                                                                                                                        <a:chExt cx="0" cy="733"/>
                                                                                                                      </a:xfrm>
                                                                                                                    </wpg:grpSpPr>
                                                                                                                    <wps:wsp>
                                                                                                                      <wps:cNvPr id="387" name="Freeform 455"/>
                                                                                                                      <wps:cNvSpPr>
                                                                                                                        <a:spLocks noEditPoints="1"/>
                                                                                                                      </wps:cNvSpPr>
                                                                                                                      <wps:spPr bwMode="auto">
                                                                                                                        <a:xfrm>
                                                                                                                          <a:off x="11722" y="-724"/>
                                                                                                                          <a:ext cx="0" cy="733"/>
                                                                                                                        </a:xfrm>
                                                                                                                        <a:custGeom>
                                                                                                                          <a:avLst/>
                                                                                                                          <a:gdLst>
                                                                                                                            <a:gd name="T0" fmla="+- 0 -362 -362"/>
                                                                                                                            <a:gd name="T1" fmla="*/ -362 h 733"/>
                                                                                                                            <a:gd name="T2" fmla="+- 0 371 -362"/>
                                                                                                                            <a:gd name="T3" fmla="*/ 371 h 733"/>
                                                                                                                          </a:gdLst>
                                                                                                                          <a:ahLst/>
                                                                                                                          <a:cxnLst>
                                                                                                                            <a:cxn ang="0">
                                                                                                                              <a:pos x="0" y="T1"/>
                                                                                                                            </a:cxn>
                                                                                                                            <a:cxn ang="0">
                                                                                                                              <a:pos x="0" y="T3"/>
                                                                                                                            </a:cxn>
                                                                                                                          </a:cxnLst>
                                                                                                                          <a:rect l="0" t="0" r="r" b="b"/>
                                                                                                                          <a:pathLst>
                                                                                                                            <a:path h="733">
                                                                                                                              <a:moveTo>
                                                                                                                                <a:pt x="0" y="0"/>
                                                                                                                              </a:moveTo>
                                                                                                                              <a:lnTo>
                                                                                                                                <a:pt x="0" y="733"/>
                                                                                                                              </a:lnTo>
                                                                                                                            </a:path>
                                                                                                                          </a:pathLst>
                                                                                                                        </a:custGeom>
                                                                                                                        <a:noFill/>
                                                                                                                        <a:ln w="10209">
                                                                                                                          <a:solidFill>
                                                                                                                            <a:srgbClr val="999898"/>
                                                                                                                          </a:solidFill>
                                                                                                                          <a:round/>
                                                                                                                          <a:headEnd/>
                                                                                                                          <a:tailEnd/>
                                                                                                                        </a:ln>
                                                                                                                        <a:extLst>
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<a:solidFill>
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</a:solidFill>
                                                                                                                            </a14:hiddenFill>
                                                                                                                          </a:ext>
                                                                                                                        </a:extLst>
                                                                                                                      </wps:spPr>
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<a:noAutofit/>
                                                                                                                      </wps:bodyPr>
                                                                                                                    </wps:wsp>
                                                                                                                    <wpg:grpSp>
                                                                                                                      <wpg:cNvPr id="388" name="Group 331"/>
                                                                                                                      <wpg:cNvGrpSpPr>
                                                                                                                        <a:grpSpLocks/>
                                                                                                                      </wpg:cNvGrpSpPr>
                                                                                                                      <wpg:grpSpPr bwMode="auto">
                                                                                                                        <a:xfrm>
                                                                                                                          <a:off x="5832" y="371"/>
                                                                                                                          <a:ext cx="58" cy="0"/>
                                                                                                                          <a:chOff x="5832" y="371"/>
                                                                                                                          <a:chExt cx="58" cy="0"/>
                                                                                                                        </a:xfrm>
                                                                                                                      </wpg:grpSpPr>
                                                                                                                      <wps:wsp>
                                                                                                                        <wps:cNvPr id="389" name="Freeform 454"/>
                                                                                                                        <wps:cNvSpPr>
                                                                                                                          <a:spLocks noEditPoints="1"/>
                                                                                                                        </wps:cNvSpPr>
                                                                                                                        <wps:spPr bwMode="auto">
                                                                                                                          <a:xfrm>
                                                                                                                            <a:off x="11664" y="742"/>
                                                                                                                            <a:ext cx="57" cy="0"/>
                                                                                                                          </a:xfrm>
                                                                                                                          <a:custGeom>
                                                                                                                            <a:avLst/>
                                                                                                                            <a:gdLst>
                                                                                                                              <a:gd name="T0" fmla="+- 0 5832 5832"/>
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<a:gd name="T2" fmla="+- 0 5890 5832"/>
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</a:gdLst>
                                                                                                                            <a:ahLst/>
                                                                                                                            <a:cxnLst>
                                                                                                                              <a:cxn ang="0">
                                                                                                                                <a:pos x="T1" y="0"/>
                                                                                                                              </a:cxn>
                                                                                                                              <a:cxn ang="0">
                                                                                                                                <a:pos x="T3" y="0"/>
                                                                                                                              </a:cxn>
                                                                                                                            </a:cxnLst>
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<a:pathLst>
                                                                                                                              <a:path w="58">
                                                                                                                                <a:moveTo>
                                                                                                                                  <a:pt x="0" y="0"/>
                                                                                                                                </a:moveTo>
                                                                                                                                <a:lnTo>
                                                                                                                                  <a:pt x="58" y="0"/>
                                                                                                                                </a:lnTo>
                                                                                                                              </a:path>
                                                                                                                            </a:pathLst>
                                                                                                                          </a:custGeom>
                                                                                                                          <a:noFill/>
                                                                                                                          <a:ln w="10209">
                                                                                                                            <a:solidFill>
                                                                                                                              <a:srgbClr val="999898"/>
                                                                                                                            </a:solidFill>
                                                                                                                            <a:round/>
                                                                                                                            <a:headEnd/>
                                                                                                                            <a:tailEnd/>
                                                                                                                          </a:ln>
                                                                                                                          <a:extLst>
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<a:solidFill>
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</a:solidFill>
                                                                                                                              </a14:hiddenFill>
                                                                                                                            </a:ext>
                                                                                                                          </a:extLst>
                                                                                                                        </wps:spPr>
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<a:noAutofit/>
                                                                                                                        </wps:bodyPr>
                                                                                                                      </wps:wsp>
                                                                                                                      <wpg:grpSp>
                                                                                                                        <wpg:cNvPr id="390" name="Group 332"/>
                                                                                                                        <wpg:cNvGrpSpPr>
                                                                                                                          <a:grpSpLocks/>
                                                                                                                        </wpg:cNvGrpSpPr>
                                                                                                                        <wpg:grpSpPr bwMode="auto">
                                                                                                                          <a:xfrm>
                                                                                                                            <a:off x="6236" y="-787"/>
                                                                                                                            <a:ext cx="58" cy="0"/>
                                                                                                                            <a:chOff x="6236" y="-787"/>
                                                                                                                            <a:chExt cx="58" cy="0"/>
                                                                                                                          </a:xfrm>
                                                                                                                        </wpg:grpSpPr>
                                                                                                                        <wps:wsp>
                                                                                                                          <wps:cNvPr id="391" name="Freeform 453"/>
                                                                                                                          <wps:cNvSpPr>
                                                                                                                            <a:spLocks noEditPoints="1"/>
                                                                                                                          </wps:cNvSpPr>
                                                                                                                          <wps:spPr bwMode="auto">
                                                                                                                            <a:xfrm>
                                                                                                                              <a:off x="12472" y="-1574"/>
                                                                                                                              <a:ext cx="57" cy="0"/>
                                                                                                                            </a:xfrm>
                                                                                                                            <a:custGeom>
                                                                                                                              <a:avLst/>
                                                                                                                              <a:gdLst>
                                                                                                                                <a:gd name="T0" fmla="+- 0 6236 6236"/>
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<a:gd name="T2" fmla="+- 0 6294 6236"/>
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</a:gdLst>
                                                                                                                              <a:ahLst/>
                                                                                                                              <a:cxnLst>
                                                                                                                                <a:cxn ang="0">
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</a:cxn>
                                                                                                                                <a:cxn ang="0">
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</a:cxn>
                                                                                                                              </a:cxnLst>
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<a:pathLst>
                                                                                                                                <a:path w="58">
                                                                                                                                  <a:moveTo>
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</a:moveTo>
                                                                                                                                  <a:lnTo>
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</a:lnTo>
                                                                                                                                </a:path>
                                                                                                                              </a:pathLst>
                                                                                                                            </a:custGeom>
                                                                                                                            <a:noFill/>
                                                                                                                            <a:ln w="10209">
                                                                                                                              <a:solidFill>
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</a:solidFill>
                                                                                                                              <a:round/>
                                                                                                                              <a:headEnd/>
                                                                                                                              <a:tailEnd/>
                                                                                                                            </a:ln>
                                                                                                                            <a:extLst>
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<a:solidFill>
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</a:solidFill>
                                                                                                                                </a14:hiddenFill>
                                                                                                                              </a:ext>
                                                                                                                            </a:extLst>
                                                                                                                          </wps:spPr>
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<a:noAutofit/>
                                                                                                                          </wps:bodyPr>
                                                                                                                        </wps:wsp>
                                                                                                                        <wpg:grpSp>
                                                                                                                          <wpg:cNvPr id="392" name="Group 333"/>
                                                                                                                          <wpg:cNvGrpSpPr>
                                                                                                                            <a:grpSpLocks/>
                                                                                                                          </wpg:cNvGrpSpPr>
                                                                                                                          <wpg:grpSpPr bwMode="auto">
                                                                                                                            <a:xfrm>
                                                                                                                              <a:off x="6265" y="-787"/>
                                                                                                                              <a:ext cx="0" cy="792"/>
                                                                                                                              <a:chOff x="6265" y="-787"/>
                                                                                                                              <a:chExt cx="0" cy="792"/>
                                                                                                                            </a:xfrm>
                                                                                                                          </wpg:grpSpPr>
                                                                                                                          <wps:wsp>
                                                                                                                            <wps:cNvPr id="393" name="Freeform 452"/>
                                                                                                                            <wps:cNvSpPr>
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</wps:cNvSpPr>
                                                                                                                            <wps:spPr bwMode="auto">
                                                                                                                              <a:xfrm>
                                                                                                                                <a:off x="12530" y="-1574"/>
                                                                                                                                <a:ext cx="0" cy="792"/>
                                                                                                                              </a:xfrm>
                                                                                                                              <a:custGeom>
                                                                                                                                <a:avLst/>
                                                                                                                                <a:gdLst>
                                                                                                                                  <a:gd name="T0" fmla="+- 0 -787 -787"/>
                                                                                                                                  <a:gd name="T1" fmla="*/ -787 h 792"/>
                                                                                                                                  <a:gd name="T2" fmla="+- 0 5 -787"/>
                                                                                                                                  <a:gd name="T3" fmla="*/ 5 h 792"/>
                                                                                                                                </a:gdLst>
                                                                                                                                <a:ahLst/>
                                                                                                                                <a:cxnLst>
                                                                                                                                  <a:cxn ang="0">
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</a:cxn>
                                                                                                                                  <a:cxn ang="0">
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</a:cxn>
                                                                                                                                </a:cxnLst>
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<a:pathLst>
                                                                                                                                  <a:path h="792">
                                                                                                                                    <a:moveTo>
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</a:moveTo>
                                                                                                                                    <a:lnTo>
                                                                                                                                      <a:pt x="0" y="792"/>
                                                                                                                                    </a:lnTo>
                                                                                                                                  </a:path>
                                                                                                                                </a:pathLst>
                                                                                                                              </a:custGeom>
                                                                                                                              <a:noFill/>
                                                                                                                              <a:ln w="10209">
                                                                                                                                <a:solidFill>
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</a:solidFill>
                                                                                                                                <a:round/>
                                                                                                                                <a:headEnd/>
                                                                                                                                <a:tailEnd/>
                                                                                                                              </a:ln>
                                                                                                                              <a:extLst>
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</a:solidFill>
                                                                                                                                  </a14:hiddenFill>
                                                                                                                                </a:ext>
                                                                                                                              </a:extLst>
                                                                                                                            </wps:spPr>
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<a:noAutofit/>
                                                                                                                            </wps:bodyPr>
                                                                                                                          </wps:wsp>
                                                                                                                          <wpg:grpSp>
                                                                                                                            <wpg:cNvPr id="394" name="Group 334"/>
                                                                                                                            <wpg:cNvGrpSpPr>
                                                                                                                              <a:grpSpLocks/>
                                                                                                                            </wpg:cNvGrpSpPr>
                                                                                                                            <wpg:grpSpPr bwMode="auto">
                                                                                                                              <a:xfrm>
                                                                                                                                <a:off x="6236" y="5"/>
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<a:chOff x="6236" y="5"/>
                                                                                                                                <a:chExt cx="58" cy="0"/>
                                                                                                                              </a:xfrm>
                                                                                                                            </wpg:grpSpPr>
                                                                                                                            <wps:wsp>
                                                                                                                              <wps:cNvPr id="395" name="Freeform 451"/>
                                                                                                                              <wps:cNvSpPr>
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</wps:cNvSpPr>
                                                                                                                              <wps:spPr bwMode="auto">
                                                                                                                                <a:xfrm>
                                                                                                                                  <a:off x="12472" y="10"/>
                                                                                                                                  <a:ext cx="57" cy="0"/>
                                                                                                                                </a:xfrm>
                                                                                                                                <a:custGeom>
                                                                                                                                  <a:avLst/>
                                                                                                                                  <a:gdLst>
                                                                                                                                    <a:gd name="T0" fmla="+- 0 6236 6236"/>
    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    <a:gd name="T2" fmla="+- 0 6294 6236"/>
    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    </a:gdLst>
                                                                                                                                  <a:ahLst/>
                                                                                                                                  <a:cxnLst>
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</a:cxn>
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</a:cxn>
                                                                                                                                  </a:cxnLst>
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<a:pathLst>
                                                                                                                                    <a:path w="58">
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<a:lnTo>
    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    </a:lnTo>
                                                                                                                                    </a:path>
                                                                                                                                  </a:pathLst>
                                                                                                                                </a:custGeom>
                                                                                                                                <a:noFill/>
                                                                                                                                <a:ln w="10209">
                                                                                                                                  <a:solidFill>
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</a:solidFill>
                                                                                                                                  <a:round/>
                                                                                                                                  <a:headEnd/>
                                                                                                                                  <a:tailEnd/>
                                                                                                                                </a:ln>
                                                                                                                                <a:extLst>
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</a:ext>
                                                                                                                                </a:extLst>
                                                                                                                              </wps:spPr>
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<a:noAutofit/>
                                                                                                                              </wps:bodyPr>
                                                                                                                            </wps:wsp>
                                                                                                                            <wpg:grpSp>
                                                                                                                              <wpg:cNvPr id="396" name="Group 335"/>
                                                                                                                              <wpg:cNvGrpSpPr>
                                                                                                                                <a:grpSpLocks/>
                                                                                                                              </wpg:cNvGrpSpPr>
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<a:xfrm>
                                                                                                                                  <a:off x="6640" y="-853"/>
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<a:chOff x="6640" y="-853"/>
                                                                                                                                  <a:chExt cx="58" cy="0"/>
                                                                                                                                </a:xfrm>
                                                                                                                              </wpg:grpSpPr>
                                                                                                                              <wps:wsp>
                                                                                                                                <wps:cNvPr id="397" name="Freeform 450"/>
                                                                                                                                <wps:cNvSpPr>
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</wps:cNvSpPr>
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<a:xfrm>
                                                                                                                                    <a:off x="13280" y="-1706"/>
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</a:xfrm>
                                                                                                                                  <a:custGeom>
                                                                                                                                    <a:avLst/>
                                                                                                                                    <a:gdLst>
                                                                                                                                      <a:gd name="T0" fmla="+- 0 6640 6640"/>
      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      <a:gd name="T2" fmla="+- 0 6698 6640"/>
      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      </a:gdLst>
                                                                                                                                    <a:ahLst/>
                                                                                                                                    <a:cxnLst>
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</a:cxn>
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</a:cxn>
                                                                                                                                    </a:cxnLst>
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<a:pathLst>
                                                                                                                                      <a:path w="58">
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</a:path>
                                                                                                                                    </a:pathLst>
                                                                                                                                  </a:custGeom>
                                                                                                                                  <a:noFill/>
                                                                                                                                  <a:ln w="10209">
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</a:solidFill>
                                                                                                                                    <a:round/>
                                                                                                                                    <a:headEnd/>
                                                                                                                                    <a:tailEnd/>
                                                                                                                                  </a:ln>
                                                                                                                                  <a:extLst>
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</a:ext>
                                                                                                                                  </a:extLst>
                                                                                                                                </wps:spPr>
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<a:noAutofit/>
                                                                                                                                </wps:bodyPr>
                                                                                                                              </wps:wsp>
                                                                                                                              <wpg:grpSp>
                                                                                                                                <wpg:cNvPr id="398" name="Group 336"/>
                                                                                                                                <wpg:cNvGrpSpPr>
                                                                                                                                  <a:grpSpLocks/>
                                                                                                                                </wpg:cNvGrpSpPr>
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<a:xfrm>
                                                                                                                                    <a:off x="6669" y="-853"/>
                                                                                                                                    <a:ext cx="0" cy="732"/>
                                                                                                                                    <a:chOff x="6669" y="-853"/>
                                                                                                                                    <a:chExt cx="0" cy="732"/>
                                                                                                                                  </a:xfrm>
                                                                                                                                </wpg:grpSpPr>
                                                                                                                                <wps:wsp>
                                                                                                                                  <wps:cNvPr id="399" name="Freeform 449"/>
                                                                                                                                  <wps:cNvSpPr>
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</wps:cNvSpPr>
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<a:xfrm>
                                                                                                                                      <a:off x="13338" y="-1706"/>
                                                                                                                                      <a:ext cx="0" cy="732"/>
                                                                                                                                    </a:xfrm>
                                                                                                                                    <a:custGeom>
                                                                                                                                      <a:avLst/>
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<a:gd name="T0" fmla="+- 0 -853 -853"/>
                                                                                                                                        <a:gd name="T1" fmla="*/ -853 h 732"/>
                                                                                                                                        <a:gd name="T2" fmla="+- 0 -121 -853"/>
                                                                                                                                        <a:gd name="T3" fmla="*/ -121 h 732"/>
                                                                                                                                      </a:gdLst>
                                                                                                                                      <a:ahLst/>
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</a:cxn>
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<a:path h="732">
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<a:pt x="0" y="732"/>
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</a:pathLst>
                                                                                                                                    </a:custGeom>
                                                                                                                                    <a:noFill/>
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<a:round/>
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<a:tailEnd/>
                                                                                                                                    </a:ln>
                                                                                                                                    <a:extLst>
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</a:ext>
                                                                                                                                    </a:extLst>
                                                                                                                                  </wps:spPr>
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<a:noAutofit/>
                                                                                                                                  </wps:bodyPr>
                                                                                                                                </wps:wsp>
                                                                                                                                <wpg:grpSp>
                                                                                                                                  <wpg:cNvPr id="400" name="Group 337"/>
                                                                                                                                  <wpg:cNvGrpSpPr>
                                                                                                                                    <a:grpSpLocks/>
                                                                                                                                  </wpg:cNvGrpSpPr>
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<a:xfrm>
                                                                                                                                      <a:off x="6640" y="-121"/>
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<a:chOff x="6640" y="-121"/>
                                                                                                                                      <a:chExt cx="58" cy="0"/>
                                                                                                                                    </a:xfrm>
                                                                                                                                  </wpg:grpSpPr>
                                                                                                                                  <wps:wsp>
                                                                                                                                    <wps:cNvPr id="401" name="Freeform 448"/>
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</wps:cNvSpPr>
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<a:xfrm>
                                                                                                                                        <a:off x="13280" y="-242"/>
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</a:xfrm>
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<a:gd name="T0" fmla="+- 0 6640 6640"/>
          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          <a:gd name="T2" fmla="+- 0 6698 6640"/>
          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<a:path w="58">
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</a:ln>
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</a:ext>
                                                                                                                                      </a:extLst>
                                                                                                                                    </wps:spPr>
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</wps:bodyPr>
                                                                                                                                  </wps:wsp>
                                                                                                                                  <wpg:grpSp>
                                                                                                                                    <wpg:cNvPr id="402" name="Group 338"/>
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<a:xfrm>
                                                                                                                                        <a:off x="7771" y="-1122"/>
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<a:chOff x="7771" y="-1122"/>
                                                                                                                                        <a:chExt cx="58" cy="0"/>
                                                                                                                                      </a:xfrm>
                                                                                                                                    </wpg:grpSpPr>
                                                                                                                                    <wps:wsp>
                                                                                                                                      <wps:cNvPr id="403" name="Freeform 447"/>
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<a:off x="15542" y="-2244"/>
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<a:gd name="T0" fmla="+- 0 7771 7771"/>
            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            <a:gd name="T2" fmla="+- 0 7829 7771"/>
            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<a:path w="58">
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</wps:wsp>
                                                                                                                                    <wpg:grpSp>
                                                                                                                                      <wpg:cNvPr id="404" name="Group 339"/>
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<a:off x="7800" y="-1122"/>
                                                                                                                                          <a:ext cx="0" cy="795"/>
                                                                                                                                          <a:chOff x="7800" y="-1122"/>
                                                                                                                                          <a:chExt cx="0" cy="795"/>
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<wps:cNvPr id="405" name="Freeform 446"/>
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<a:off x="15600" y="-2244"/>
                                                                                                                                            <a:ext cx="0" cy="795"/>
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<a:gd name="T0" fmla="+- 0 -1122 -1122"/>
                                                                                                                                              <a:gd name="T1" fmla="*/ -1122 h 795"/>
                                                                                                                                              <a:gd name="T2" fmla="+- 0 -327 -1122"/>
                                                                                                                                              <a:gd name="T3" fmla="*/ -327 h 795"/>
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<a:path h="795">
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<a:pt x="0" y="795"/>
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</wps:wsp>
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<wpg:cNvPr id="406" name="Group 340"/>
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<a:off x="7771" y="-327"/>
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<a:chOff x="7771" y="-327"/>
                                                                                                                                            <a:chExt cx="58" cy="0"/>
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<wps:cNvPr id="407" name="Freeform 445"/>
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<a:off x="15542" y="-654"/>
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<a:gd name="T0" fmla="+- 0 7771 7771"/>
                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                <a:gd name="T2" fmla="+- 0 7829 7771"/>
                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<a:path w="58">
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<wpg:cNvPr id="408" name="Group 341"/>
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<a:off x="5832" y="-144"/>
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<a:chOff x="5832" y="-144"/>
                                                                                                                                              <a:chExt cx="58" cy="0"/>
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<wps:cNvPr id="409" name="Freeform 444"/>
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<a:off x="11664" y="-288"/>
                                                                                                                                                <a:ext cx="57" cy="0"/>
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<a:gd name="T0" fmla="+- 0 5832 5832"/>
                  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                  <a:gd name="T2" fmla="+- 0 5890 5832"/>
                  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<a:path w="58">
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<wpg:cNvPr id="410" name="Group 342"/>
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<a:off x="5861" y="-144"/>
                                                                                                                                                <a:ext cx="0" cy="553"/>
                                                                                                                                                <a:chOff x="5861" y="-144"/>
                                                                                                                                                <a:chExt cx="0" cy="553"/>
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<wps:cNvPr id="411" name="Freeform 443"/>
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<a:off x="11722" y="-288"/>
                                                                                                                                                  <a:ext cx="0" cy="553"/>
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<a:gd name="T0" fmla="+- 0 -144 -144"/>
                                                                                                                                                    <a:gd name="T1" fmla="*/ -144 h 553"/>
                                                                                                                                                    <a:gd name="T2" fmla="+- 0 409 -144"/>
                                                                                                                                                    <a:gd name="T3" fmla="*/ 409 h 553"/>
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<a:path h="553">
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<a:pt x="0" y="553"/>
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<wpg:cNvPr id="412" name="Group 343"/>
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<a:off x="5832" y="409"/>
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<a:chOff x="5832" y="409"/>
                                                                                                                                                  <a:chExt cx="58" cy="0"/>
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<wps:cNvPr id="413" name="Freeform 442"/>
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<a:off x="11664" y="818"/>
                                                                                                                                                    <a:ext cx="57" cy="0"/>
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<a:gd name="T0" fmla="+- 0 5832 5832"/>
                      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                      <a:gd name="T2" fmla="+- 0 5890 5832"/>
                      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<a:path w="58">
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<wpg:cNvPr id="414" name="Group 344"/>
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<a:off x="6236" y="-723"/>
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<a:chOff x="6236" y="-723"/>
                                                                                                                                                    <a:chExt cx="58" cy="0"/>
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<wps:cNvPr id="415" name="Freeform 441"/>
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<a:off x="12472" y="-1446"/>
                                                                                                                                                      <a:ext cx="57" cy="0"/>
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<a:gd name="T0" fmla="+- 0 6236 6236"/>
                        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                        <a:gd name="T2" fmla="+- 0 6294 6236"/>
                        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<a:path w="58">
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<wpg:cNvPr id="416" name="Group 345"/>
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<a:off x="6265" y="-723"/>
                                                                                                                                                      <a:ext cx="0" cy="706"/>
                                                                                                                                                      <a:chOff x="6265" y="-723"/>
                                                                                                                                                      <a:chExt cx="0" cy="706"/>
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<wps:cNvPr id="417" name="Freeform 440"/>
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<a:off x="12530" y="-1446"/>
                                                                                                                                                        <a:ext cx="0" cy="706"/>
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<a:gd name="T0" fmla="+- 0 -723 -723"/>
                                                                                                                                                          <a:gd name="T1" fmla="*/ -723 h 706"/>
                                                                                                                                                          <a:gd name="T2" fmla="+- 0 -17 -723"/>
                                                                                                                                                          <a:gd name="T3" fmla="*/ -17 h 706"/>
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<a:path h="706">
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<a:pt x="0" y="706"/>
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<wpg:cNvPr id="418" name="Group 346"/>
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<a:off x="6236" y="-17"/>
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<a:chOff x="6236" y="-17"/>
                                                                                                                                                        <a:chExt cx="58" cy="0"/>
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<wps:cNvPr id="419" name="Freeform 439"/>
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<a:off x="12472" y="-34"/>
                                                                                                                                                          <a:ext cx="57" cy="0"/>
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<a:gd name="T0" fmla="+- 0 6236 6236"/>
                            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                            <a:gd name="T2" fmla="+- 0 6294 6236"/>
                            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<a:path w="58">
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<wpg:cNvPr id="420" name="Group 347"/>
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<a:off x="6640" y="-264"/>
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<a:chOff x="6640" y="-264"/>
                                                                                                                                                          <a:chExt cx="58" cy="0"/>
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<wps:cNvPr id="421" name="Freeform 438"/>
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<a:off x="13280" y="-528"/>
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<a:gd name="T0" fmla="+- 0 6640 6640"/>
                              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                              <a:gd name="T2" fmla="+- 0 6698 6640"/>
                              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<a:path w="58">
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<wpg:cNvPr id="422" name="Group 348"/>
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<a:off x="6669" y="-264"/>
                                                                                                                                                            <a:ext cx="0" cy="813"/>
                                                                                                                                                            <a:chOff x="6669" y="-264"/>
                                                                                                                                                            <a:chExt cx="0" cy="813"/>
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<wps:cNvPr id="423" name="Freeform 437"/>
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<a:off x="13338" y="-528"/>
                                                                                                                                                              <a:ext cx="0" cy="813"/>
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<a:gd name="T0" fmla="+- 0 -264 -264"/>
                                                                                                                                                                <a:gd name="T1" fmla="*/ -264 h 813"/>
                                                                                                                                                                <a:gd name="T2" fmla="+- 0 549 -264"/>
                                                                                                                                                                <a:gd name="T3" fmla="*/ 549 h 813"/>
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<a:path h="813">
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<a:pt x="0" y="813"/>
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<wpg:cNvPr id="424" name="Group 349"/>
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<a:off x="6640" y="549"/>
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<a:chOff x="6640" y="549"/>
                                                                                                                                                              <a:chExt cx="58" cy="0"/>
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<wps:cNvPr id="425" name="Freeform 436"/>
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<a:off x="13280" y="1098"/>
  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<a:gd name="T0" fmla="+- 0 6640 6640"/>
                                  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                                  <a:gd name="T2" fmla="+- 0 6698 6640"/>
                                  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<a:path w="58">
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<wpg:cNvPr id="426" name="Group 350"/>
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<a:off x="7771" y="-423"/>
  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  <a:chOff x="7771" y="-423"/>
                                                                                                                                                                <a:chExt cx="58" cy="0"/>
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<wps:cNvPr id="427" name="Freeform 435"/>
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<a:off x="15542" y="-846"/>
    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<a:gd name="T0" fmla="+- 0 7771 7771"/>
                                    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                                    <a:gd name="T2" fmla="+- 0 7829 7771"/>
                                    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<a:path w="58">
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<wpg:cNvPr id="428" name="Group 351"/>
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<a:off x="7800" y="-423"/>
                                                                                                                                                                  <a:ext cx="0" cy="752"/>
                                                                                                                                                                  <a:chOff x="7800" y="-423"/>
                                                                                                                                                                  <a:chExt cx="0" cy="752"/>
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<wps:cNvPr id="429" name="Freeform 434"/>
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<a:off x="15600" y="-846"/>
                                                                                                                                                                    <a:ext cx="0" cy="752"/>
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<a:gd name="T0" fmla="+- 0 -423 -423"/>
                                                                                                                                                                      <a:gd name="T1" fmla="*/ -423 h 752"/>
                                                                                                                                                                      <a:gd name="T2" fmla="+- 0 329 -423"/>
                                                                                                                                                                      <a:gd name="T3" fmla="*/ 329 h 752"/>
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<a:path h="752">
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<a:pt x="0" y="752"/>
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<wpg:cNvPr id="430" name="Group 352"/>
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<a:off x="7771" y="329"/>
      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      <a:chOff x="7771" y="329"/>
                                                                                                                                                                    <a:chExt cx="58" cy="0"/>
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<wps:cNvPr id="431" name="Freeform 433"/>
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<a:off x="15542" y="658"/>
        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<a:gd name="T0" fmla="+- 0 7771 7771"/>
                                        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                                        <a:gd name="T2" fmla="+- 0 7829 7771"/>
                                        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<a:path w="58">
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<wpg:cNvPr id="432" name="Group 353"/>
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<a:off x="5832" y="-200"/>
        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        <a:chOff x="5832" y="-200"/>
                                                                                                                                                                      <a:chExt cx="58" cy="0"/>
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<wps:cNvPr id="433" name="Freeform 432"/>
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<a:off x="11664" y="-400"/>
                                                                                                                                                                        <a:ext cx="57" cy="0"/>
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<a:gd name="T0" fmla="+- 0 5832 5832"/>
                                          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                                          <a:gd name="T2" fmla="+- 0 5890 5832"/>
                                          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<a:path w="58">
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<wpg:cNvPr id="434" name="Group 354"/>
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<a:off x="5861" y="-200"/>
                                                                                                                                                                        <a:ext cx="0" cy="647"/>
                                                                                                                                                                        <a:chOff x="5861" y="-200"/>
                                                                                                                                                                        <a:chExt cx="0" cy="647"/>
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<wps:cNvPr id="435" name="Freeform 431"/>
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<a:off x="11722" y="-400"/>
                                                                                                                                                                          <a:ext cx="0" cy="647"/>
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<a:gd name="T0" fmla="+- 0 -200 -200"/>
                                                                                                                                                                            <a:gd name="T1" fmla="*/ -200 h 647"/>
                                                                                                                                                                            <a:gd name="T2" fmla="+- 0 447 -200"/>
                                                                                                                                                                            <a:gd name="T3" fmla="*/ 447 h 647"/>
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<a:path h="647">
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<a:pt x="0" y="647"/>
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<wpg:cNvPr id="436" name="Group 355"/>
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<a:off x="5832" y="447"/>
            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            <a:chOff x="5832" y="447"/>
                                                                                                                                                                          <a:chExt cx="58" cy="0"/>
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<wps:cNvPr id="437" name="Freeform 430"/>
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<a:off x="11664" y="894"/>
                                                                                                                                                                            <a:ext cx="57" cy="0"/>
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<a:gd name="T0" fmla="+- 0 5832 5832"/>
                                              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                                              <a:gd name="T2" fmla="+- 0 5890 5832"/>
                                              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<a:path w="58">
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<wpg:cNvPr id="438" name="Group 356"/>
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<a:off x="6236" y="9"/>
              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              <a:chOff x="6236" y="9"/>
                                                                                                                                                                            <a:chExt cx="58" cy="0"/>
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<wps:cNvPr id="439" name="Freeform 429"/>
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<a:off x="12472" y="18"/>
                                                                                                                                                                              <a:ext cx="57" cy="0"/>
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<a:gd name="T0" fmla="+- 0 6236 6236"/>
                                                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                                                <a:gd name="T2" fmla="+- 0 6294 6236"/>
                                                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<a:path w="58">
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<wpg:cNvPr id="440" name="Group 357"/>
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<a:off x="6265" y="9"/>
                                                                                                                                                                              <a:ext cx="0" cy="647"/>
                                                                                                                                                                              <a:chOff x="6265" y="9"/>
                                                                                                                                                                              <a:chExt cx="0" cy="647"/>
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<wps:cNvPr id="441" name="Freeform 428"/>
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<a:off x="12530" y="18"/>
                                                                                                                                                                                <a:ext cx="0" cy="646"/>
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<a:gd name="T0" fmla="+- 0 9 9"/>
                                                                                                                                                                                  <a:gd name="T1" fmla="*/ 9 h 647"/>
                                                                                                                                                                                  <a:gd name="T2" fmla="+- 0 656 9"/>
                                                                                                                                                                                  <a:gd name="T3" fmla="*/ 656 h 647"/>
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<a:path h="647">
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<a:pt x="0" y="647"/>
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<wpg:cNvPr id="442" name="Group 358"/>
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<a:off x="6236" y="655"/>
                  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                  <a:chOff x="6236" y="655"/>
                                                                                                                                                                                <a:chExt cx="58" cy="0"/>
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<wps:cNvPr id="443" name="Freeform 427"/>
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<a:off x="12472" y="1310"/>
                                                                                                                                                                                  <a:ext cx="57" cy="0"/>
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<a:gd name="T0" fmla="+- 0 6236 6236"/>
                                                    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                                                    <a:gd name="T2" fmla="+- 0 6294 6236"/>
                                                    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<a:path w="58">
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<wpg:cNvPr id="444" name="Group 359"/>
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<a:off x="6640" y="-176"/>
                    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                    <a:chOff x="6640" y="-176"/>
                                                                                                                                                                                  <a:chExt cx="58" cy="0"/>
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<wps:cNvPr id="445" name="Freeform 426"/>
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<a:off x="13280" y="-352"/>
                      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<a:gd name="T0" fmla="+- 0 6640 6640"/>
                                                      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                                                      <a:gd name="T2" fmla="+- 0 6698 6640"/>
                                                      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<a:path w="58">
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<wpg:cNvPr id="446" name="Group 360"/>
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<a:off x="6669" y="-176"/>
                                                                                                                                                                                    <a:ext cx="0" cy="570"/>
                                                                                                                                                                                    <a:chOff x="6669" y="-176"/>
                                                                                                                                                                                    <a:chExt cx="0" cy="570"/>
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<wps:cNvPr id="447" name="Freeform 425"/>
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<a:off x="13338" y="-352"/>
                                                                                                                                                                                      <a:ext cx="0" cy="570"/>
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<a:gd name="T0" fmla="+- 0 -176 -176"/>
                                                                                                                                                                                        <a:gd name="T1" fmla="*/ -176 h 570"/>
                                                                                                                                                                                        <a:gd name="T2" fmla="+- 0 394 -176"/>
                                                                                                                                                                                        <a:gd name="T3" fmla="*/ 394 h 570"/>
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<a:path h="570">
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<a:pt x="0" y="570"/>
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<wpg:cNvPr id="448" name="Group 361"/>
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<a:off x="6640" y="394"/>
                        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                        <a:chOff x="6640" y="394"/>
                                                                                                                                                                                      <a:chExt cx="58" cy="0"/>
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<wps:cNvPr id="449" name="Freeform 424"/>
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<a:off x="13280" y="788"/>
                          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<a:gd name="T0" fmla="+- 0 6640 6640"/>
                                                          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                                                          <a:gd name="T2" fmla="+- 0 6698 6640"/>
                                                          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<a:path w="58">
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<wpg:cNvPr id="450" name="Group 362"/>
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<a:off x="7771" y="-369"/>
                          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                          <a:chOff x="7771" y="-369"/>
                                                                                                                                                                                        <a:chExt cx="58" cy="0"/>
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<wps:cNvPr id="451" name="Freeform 423"/>
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<a:off x="15542" y="-738"/>
                            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<a:gd name="T0" fmla="+- 0 7771 7771"/>
                                                            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                                                            <a:gd name="T2" fmla="+- 0 7829 7771"/>
                                                            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<a:path w="58">
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<wpg:cNvPr id="452" name="Group 363"/>
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<a:off x="7800" y="-369"/>
                                                                                                                                                                                          <a:ext cx="0" cy="622"/>
                                                                                                                                                                                          <a:chOff x="7800" y="-369"/>
                                                                                                                                                                                          <a:chExt cx="0" cy="622"/>
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<wps:cNvPr id="453" name="Freeform 422"/>
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<a:off x="15600" y="-738"/>
                                                                                                                                                                                            <a:ext cx="0" cy="622"/>
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<a:gd name="T0" fmla="+- 0 -369 -369"/>
                                                                                                                                                                                              <a:gd name="T1" fmla="*/ -369 h 622"/>
                                                                                                                                                                                              <a:gd name="T2" fmla="+- 0 253 -369"/>
                                                                                                                                                                                              <a:gd name="T3" fmla="*/ 253 h 622"/>
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<a:path h="622">
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<a:pt x="0" y="622"/>
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<wpg:cNvPr id="454" name="Group 364"/>
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<a:off x="7771" y="253"/>
                              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                              <a:chOff x="7771" y="253"/>
                                                                                                                                                                                            <a:chExt cx="58" cy="0"/>
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<wps:cNvPr id="455" name="Freeform 421"/>
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<a:off x="15542" y="506"/>
                                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<a:gd name="T0" fmla="+- 0 7771 7771"/>
                                                                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                                                                <a:gd name="T2" fmla="+- 0 7829 7771"/>
                                                                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<a:path w="58">
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<wpg:cNvPr id="456" name="Group 365"/>
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<a:off x="5832" y="9"/>
                                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                                <a:chOff x="5832" y="9"/>
                                                                                                                                                                                              <a:chExt cx="58" cy="0"/>
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<wps:cNvPr id="457" name="Freeform 420"/>
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<a:off x="11664" y="18"/>
                                                                                                                                                                                                <a:ext cx="57" cy="0"/>
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<a:gd name="T0" fmla="+- 0 5832 5832"/>
                                                                  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                                                                  <a:gd name="T2" fmla="+- 0 5890 5832"/>
                                                                  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<a:path w="58">
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<wpg:cNvPr id="458" name="Group 366"/>
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<a:off x="5861" y="9"/>
                                                                                                                                                                                                <a:ext cx="0" cy="724"/>
                                                                                                                                                                                                <a:chOff x="5861" y="9"/>
                                                                                                                                                                                                <a:chExt cx="0" cy="724"/>
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<wps:cNvPr id="459" name="Freeform 419"/>
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<a:off x="11722" y="18"/>
                                                                                                                                                                                                  <a:ext cx="0" cy="724"/>
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<a:gd name="T0" fmla="+- 0 9 9"/>
                                                                                                                                                                                                    <a:gd name="T1" fmla="*/ 9 h 724"/>
                                                                                                                                                                                                    <a:gd name="T2" fmla="+- 0 733 9"/>
                                                                                                                                                                                                    <a:gd name="T3" fmla="*/ 733 h 724"/>
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<a:path h="724">
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<a:pt x="0" y="724"/>
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<wpg:cNvPr id="460" name="Group 367"/>
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<a:off x="5832" y="733"/>
                                    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                                    <a:chOff x="5832" y="733"/>
                                                                                                                                                                                                  <a:chExt cx="58" cy="0"/>
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<wps:cNvPr id="461" name="Freeform 418"/>
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<a:off x="11664" y="1466"/>
                                                                                                                                                                                                    <a:ext cx="57" cy="0"/>
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<a:gd name="T0" fmla="+- 0 5832 5832"/>
                                                                      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                                                                      <a:gd name="T2" fmla="+- 0 5890 5832"/>
                                                                      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<a:path w="58">
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<wpg:cNvPr id="462" name="Group 368"/>
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<a:off x="6236" y="357"/>
                                      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                                      <a:chOff x="6236" y="357"/>
                                                                                                                                                                                                    <a:chExt cx="58" cy="0"/>
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<wps:cNvPr id="463" name="Freeform 417"/>
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<a:off x="12472" y="714"/>
                                                                                                                                                                                                      <a:ext cx="57" cy="0"/>
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<a:gd name="T0" fmla="+- 0 6236 6236"/>
                                                                        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                                                                        <a:gd name="T2" fmla="+- 0 6294 6236"/>
                                                                        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<a:path w="58">
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<wpg:cNvPr id="464" name="Group 369"/>
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<a:off x="6265" y="357"/>
                                                                                                                                                                                                      <a:ext cx="0" cy="588"/>
                                                                                                                                                                                                      <a:chOff x="6265" y="357"/>
                                                                                                                                                                                                      <a:chExt cx="0" cy="588"/>
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<wps:cNvPr id="465" name="Freeform 416"/>
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<a:off x="12530" y="714"/>
                                                                                                                                                                                                        <a:ext cx="0" cy="589"/>
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<a:gd name="T0" fmla="+- 0 357 357"/>
                                                                                                                                                                                                          <a:gd name="T1" fmla="*/ 357 h 588"/>
                                                                                                                                                                                                          <a:gd name="T2" fmla="+- 0 945 357"/>
                                                                                                                                                                                                          <a:gd name="T3" fmla="*/ 945 h 588"/>
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<a:path h="588">
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<a:pt x="0" y="588"/>
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<wpg:cNvPr id="466" name="Group 370"/>
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<a:off x="6236" y="946"/>
                                          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                                          <a:chOff x="6236" y="946"/>
                                                                                                                                                                                                        <a:chExt cx="58" cy="0"/>
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<wps:cNvPr id="467" name="Freeform 415"/>
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<a:off x="12472" y="1892"/>
                                                                                                                                                                                                          <a:ext cx="57" cy="0"/>
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<a:gd name="T0" fmla="+- 0 6236 6236"/>
                                                                            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                                                                            <a:gd name="T2" fmla="+- 0 6294 6236"/>
                                                                            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<a:path w="58">
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<wpg:cNvPr id="468" name="Group 371"/>
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<a:off x="6640" y="-86"/>
                                            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                                            <a:chOff x="6640" y="-86"/>
                                                                                                                                                                                                          <a:chExt cx="58" cy="0"/>
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<wps:cNvPr id="469" name="Freeform 414"/>
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<a:off x="13280" y="-172"/>
                                              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<a:gd name="T0" fmla="+- 0 6640 6640"/>
                                                                              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                                                                              <a:gd name="T2" fmla="+- 0 6698 6640"/>
                                                                              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<a:path w="58">
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<wpg:cNvPr id="470" name="Group 372"/>
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<a:off x="6669" y="-86"/>
                                                                                                                                                                                                            <a:ext cx="0" cy="653"/>
                                                                                                                                                                                                            <a:chOff x="6669" y="-86"/>
                                                                                                                                                                                                            <a:chExt cx="0" cy="653"/>
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<wps:cNvPr id="471" name="Freeform 413"/>
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<a:off x="13338" y="-172"/>
                                                                                                                                                                                                              <a:ext cx="0" cy="653"/>
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<a:gd name="T0" fmla="+- 0 -86 -86"/>
                                                                                                                                                                                                                <a:gd name="T1" fmla="*/ -86 h 653"/>
                                                                                                                                                                                                                <a:gd name="T2" fmla="+- 0 567 -86"/>
                                                                                                                                                                                                                <a:gd name="T3" fmla="*/ 567 h 653"/>
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<a:path h="653">
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<a:pt x="0" y="653"/>
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<wpg:cNvPr id="472" name="Group 373"/>
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<a:off x="6640" y="567"/>
                                                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                                                <a:chOff x="6640" y="567"/>
                                                                                                                                                                                                              <a:chExt cx="58" cy="0"/>
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<wps:cNvPr id="473" name="Freeform 412"/>
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<a:off x="13280" y="1134"/>
                                                  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<a:gd name="T0" fmla="+- 0 6640 6640"/>
                                                                                  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                                                                                  <a:gd name="T2" fmla="+- 0 6698 6640"/>
                                                                                  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<a:path w="58">
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<wpg:cNvPr id="474" name="Group 374"/>
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<a:off x="7771" y="-283"/>
                                                  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                                                  <a:chOff x="7771" y="-283"/>
                                                                                                                                                                                                                <a:chExt cx="58" cy="0"/>
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<wps:cNvPr id="475" name="Freeform 411"/>
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<a:off x="15542" y="-566"/>
                                                    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<a:gd name="T0" fmla="+- 0 7771 7771"/>
                                                                                    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                                                                                    <a:gd name="T2" fmla="+- 0 7829 7771"/>
                                                                                    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<a:path w="58">
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<wpg:cNvPr id="476" name="Group 375"/>
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<a:off x="7800" y="-283"/>
                                                                                                                                                                                                                  <a:ext cx="0" cy="772"/>
                                                                                                                                                                                                                  <a:chOff x="7800" y="-283"/>
                                                                                                                                                                                                                  <a:chExt cx="0" cy="772"/>
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<wps:cNvPr id="477" name="Freeform 410"/>
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<a:off x="15600" y="-566"/>
                                                                                                                                                                                                                    <a:ext cx="0" cy="772"/>
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<a:gd name="T0" fmla="+- 0 -283 -283"/>
                                                                                                                                                                                                                      <a:gd name="T1" fmla="*/ -283 h 772"/>
                                                                                                                                                                                                                      <a:gd name="T2" fmla="+- 0 489 -283"/>
                                                                                                                                                                                                                      <a:gd name="T3" fmla="*/ 489 h 772"/>
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<a:path h="772">
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<a:pt x="0" y="772"/>
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<wpg:cNvPr id="478" name="Group 376"/>
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<a:off x="7771" y="489"/>
                                                      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                                                      <a:chOff x="7771" y="489"/>
                                                                                                                                                                                                                    <a:chExt cx="58" cy="0"/>
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<wps:cNvPr id="479" name="Freeform 409"/>
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<a:off x="15542" y="978"/>
                                                        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<a:gd name="T0" fmla="+- 0 7771 7771"/>
                                                                                        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                                                                                        <a:gd name="T2" fmla="+- 0 7829 7771"/>
                                                                                        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<a:path w="58">
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<wpg:cNvPr id="480" name="Group 377"/>
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<a:off x="5861" y="-802"/>
                                                                                                                                                                                                                      <a:ext cx="1940" cy="658"/>
                                                                                                                                                                                                                      <a:chOff x="5861" y="-802"/>
                                                                                                                                                                                                                      <a:chExt cx="1940" cy="658"/>
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<wps:cNvPr id="481" name="Freeform 408"/>
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<a:off x="11722" y="-1604"/>
                                                                                                                                                                                                                        <a:ext cx="1939" cy="658"/>
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<a:gd name="T0" fmla="+- 0 5885 5861"/>
                                                                                                                                                                                                                          <a:gd name="T1" fmla="*/ T0 w 1940"/>
                                                                                                                                                                                                                          <a:gd name="T2" fmla="+- 0 -152 -802"/>
                                                                                                                                                                                                                          <a:gd name="T3" fmla="*/ -152 h 658"/>
                                                                                                                                                                                                                          <a:gd name="T4" fmla="+- 0 5934 5861"/>
                                                                                                                                                                                                                          <a:gd name="T5" fmla="*/ T4 w 1940"/>
                                                                                                                                                                                                                          <a:gd name="T6" fmla="+- 0 -169 -802"/>
                                                                                                                                                                                                                          <a:gd name="T7" fmla="*/ -169 h 658"/>
                                                                                                                                                                                                                          <a:gd name="T8" fmla="+- 0 5983 5861"/>
                                                                                                                                                                                                                          <a:gd name="T9" fmla="*/ T8 w 1940"/>
                                                                                                                                                                                                                          <a:gd name="T10" fmla="+- 0 -186 -802"/>
                                                                                                                                                                                                                          <a:gd name="T11" fmla="*/ -186 h 658"/>
                                                                                                                                                                                                                          <a:gd name="T12" fmla="+- 0 6032 5861"/>
                                                                                                                                                                                                                          <a:gd name="T13" fmla="*/ T12 w 1940"/>
                                                                                                                                                                                                                          <a:gd name="T14" fmla="+- 0 -202 -802"/>
                                                                                                                                                                                                                          <a:gd name="T15" fmla="*/ -202 h 658"/>
                                                                                                                                                                                                                          <a:gd name="T16" fmla="+- 0 6081 5861"/>
                                                                                                                                                                                                                          <a:gd name="T17" fmla="*/ T16 w 1940"/>
                                                                                                                                                                                                                          <a:gd name="T18" fmla="+- 0 -219 -802"/>
                                                                                                                                                                                                                          <a:gd name="T19" fmla="*/ -219 h 658"/>
                                                                                                                                                                                                                          <a:gd name="T20" fmla="+- 0 6131 5861"/>
                                                                                                                                                                                                                          <a:gd name="T21" fmla="*/ T20 w 1940"/>
                                                                                                                                                                                                                          <a:gd name="T22" fmla="+- 0 -235 -802"/>
                                                                                                                                                                                                                          <a:gd name="T23" fmla="*/ -235 h 658"/>
                                                                                                                                                                                                                          <a:gd name="T24" fmla="+- 0 6180 5861"/>
                                                                                                                                                                                                                          <a:gd name="T25" fmla="*/ T24 w 1940"/>
                                                                                                                                                                                                                          <a:gd name="T26" fmla="+- 0 -252 -802"/>
                                                                                                                                                                                                                          <a:gd name="T27" fmla="*/ -252 h 658"/>
                                                                                                                                                                                                                          <a:gd name="T28" fmla="+- 0 6229 5861"/>
                                                                                                                                                                                                                          <a:gd name="T29" fmla="*/ T28 w 1940"/>
                                                                                                                                                                                                                          <a:gd name="T30" fmla="+- 0 -269 -802"/>
                                                                                                                                                                                                                          <a:gd name="T31" fmla="*/ -269 h 658"/>
                                                                                                                                                                                                                          <a:gd name="T32" fmla="+- 0 6278 5861"/>
                                                                                                                                                                                                                          <a:gd name="T33" fmla="*/ T32 w 1940"/>
                                                                                                                                                                                                                          <a:gd name="T34" fmla="+- 0 -285 -802"/>
                                                                                                                                                                                                                          <a:gd name="T35" fmla="*/ -285 h 658"/>
                                                                                                                                                                                                                          <a:gd name="T36" fmla="+- 0 6327 5861"/>
                                                                                                                                                                                                                          <a:gd name="T37" fmla="*/ T36 w 1940"/>
                                                                                                                                                                                                                          <a:gd name="T38" fmla="+- 0 -302 -802"/>
                                                                                                                                                                                                                          <a:gd name="T39" fmla="*/ -302 h 658"/>
                                                                                                                                                                                                                          <a:gd name="T40" fmla="+- 0 6376 5861"/>
                                                                                                                                                                                                                          <a:gd name="T41" fmla="*/ T40 w 1940"/>
                                                                                                                                                                                                                          <a:gd name="T42" fmla="+- 0 -319 -802"/>
                                                                                                                                                                                                                          <a:gd name="T43" fmla="*/ -319 h 658"/>
                                                                                                                                                                                                                          <a:gd name="T44" fmla="+- 0 6425 5861"/>
                                                                                                                                                                                                                          <a:gd name="T45" fmla="*/ T44 w 1940"/>
                                                                                                                                                                                                                          <a:gd name="T46" fmla="+- 0 -336 -802"/>
                                                                                                                                                                                                                          <a:gd name="T47" fmla="*/ -336 h 658"/>
                                                                                                                                                                                                                          <a:gd name="T48" fmla="+- 0 6474 5861"/>
                                                                                                                                                                                                                          <a:gd name="T49" fmla="*/ T48 w 1940"/>
                                                                                                                                                                                                                          <a:gd name="T50" fmla="+- 0 -352 -802"/>
                                                                                                                                                                                                                          <a:gd name="T51" fmla="*/ -352 h 658"/>
                                                                                                                                                                                                                          <a:gd name="T52" fmla="+- 0 6523 5861"/>
                                                                                                                                                                                                                          <a:gd name="T53" fmla="*/ T52 w 1940"/>
                                                                                                                                                                                                                          <a:gd name="T54" fmla="+- 0 -369 -802"/>
                                                                                                                                                                                                                          <a:gd name="T55" fmla="*/ -369 h 658"/>
                                                                                                                                                                                                                          <a:gd name="T56" fmla="+- 0 6573 5861"/>
                                                                                                                                                                                                                          <a:gd name="T57" fmla="*/ T56 w 1940"/>
                                                                                                                                                                                                                          <a:gd name="T58" fmla="+- 0 -385 -802"/>
                                                                                                                                                                                                                          <a:gd name="T59" fmla="*/ -385 h 658"/>
                                                                                                                                                                                                                          <a:gd name="T60" fmla="+- 0 6622 5861"/>
                                                                                                                                                                                                                          <a:gd name="T61" fmla="*/ T60 w 1940"/>
                                                                                                                                                                                                                          <a:gd name="T62" fmla="+- 0 -402 -802"/>
                                                                                                                                                                                                                          <a:gd name="T63" fmla="*/ -402 h 658"/>
                                                                                                                                                                                                                          <a:gd name="T64" fmla="+- 0 6671 5861"/>
                                                                                                                                                                                                                          <a:gd name="T65" fmla="*/ T64 w 1940"/>
                                                                                                                                                                                                                          <a:gd name="T66" fmla="+- 0 -419 -802"/>
                                                                                                                                                                                                                          <a:gd name="T67" fmla="*/ -419 h 658"/>
                                                                                                                                                                                                                          <a:gd name="T68" fmla="+- 0 6720 5861"/>
                                                                                                                                                                                                                          <a:gd name="T69" fmla="*/ T68 w 1940"/>
                                                                                                                                                                                                                          <a:gd name="T70" fmla="+- 0 -435 -802"/>
                                                                                                                                                                                                                          <a:gd name="T71" fmla="*/ -435 h 658"/>
                                                                                                                                                                                                                          <a:gd name="T72" fmla="+- 0 6769 5861"/>
                                                                                                                                                                                                                          <a:gd name="T73" fmla="*/ T72 w 1940"/>
                                                                                                                                                                                                                          <a:gd name="T74" fmla="+- 0 -452 -802"/>
                                                                                                                                                                                                                          <a:gd name="T75" fmla="*/ -452 h 658"/>
                                                                                                                                                                                                                          <a:gd name="T76" fmla="+- 0 6818 5861"/>
                                                                                                                                                                                                                          <a:gd name="T77" fmla="*/ T76 w 1940"/>
                                                                                                                                                                                                                          <a:gd name="T78" fmla="+- 0 -469 -802"/>
                                                                                                                                                                                                                          <a:gd name="T79" fmla="*/ -469 h 658"/>
                                                                                                                                                                                                                          <a:gd name="T80" fmla="+- 0 6868 5861"/>
                                                                                                                                                                                                                          <a:gd name="T81" fmla="*/ T80 w 1940"/>
                                                                                                                                                                                                                          <a:gd name="T82" fmla="+- 0 -485 -802"/>
                                                                                                                                                                                                                          <a:gd name="T83" fmla="*/ -485 h 658"/>
                                                                                                                                                                                                                          <a:gd name="T84" fmla="+- 0 6917 5861"/>
                                                                                                                                                                                                                          <a:gd name="T85" fmla="*/ T84 w 1940"/>
                                                                                                                                                                                                                          <a:gd name="T86" fmla="+- 0 -502 -802"/>
                                                                                                                                                                                                                          <a:gd name="T87" fmla="*/ -502 h 658"/>
                                                                                                                                                                                                                          <a:gd name="T88" fmla="+- 0 6966 5861"/>
                                                                                                                                                                                                                          <a:gd name="T89" fmla="*/ T88 w 1940"/>
                                                                                                                                                                                                                          <a:gd name="T90" fmla="+- 0 -519 -802"/>
                                                                                                                                                                                                                          <a:gd name="T91" fmla="*/ -519 h 658"/>
                                                                                                                                                                                                                          <a:gd name="T92" fmla="+- 0 7016 5861"/>
                                                                                                                                                                                                                          <a:gd name="T93" fmla="*/ T92 w 1940"/>
                                                                                                                                                                                                                          <a:gd name="T94" fmla="+- 0 -535 -802"/>
                                                                                                                                                                                                                          <a:gd name="T95" fmla="*/ -535 h 658"/>
                                                                                                                                                                                                                          <a:gd name="T96" fmla="+- 0 7065 5861"/>
                                                                                                                                                                                                                          <a:gd name="T97" fmla="*/ T96 w 1940"/>
                                                                                                                                                                                                                          <a:gd name="T98" fmla="+- 0 -552 -802"/>
                                                                                                                                                                                                                          <a:gd name="T99" fmla="*/ -552 h 658"/>
                                                                                                                                                                                                                          <a:gd name="T100" fmla="+- 0 7114 5861"/>
                                                                                                                                                                                                                          <a:gd name="T101" fmla="*/ T100 w 1940"/>
                                                                                                                                                                                                                          <a:gd name="T102" fmla="+- 0 -569 -802"/>
                                                                                                                                                                                                                          <a:gd name="T103" fmla="*/ -569 h 658"/>
                                                                                                                                                                                                                          <a:gd name="T104" fmla="+- 0 7163 5861"/>
                                                                                                                                                                                                                          <a:gd name="T105" fmla="*/ T104 w 1940"/>
                                                                                                                                                                                                                          <a:gd name="T106" fmla="+- 0 -585 -802"/>
                                                                                                                                                                                                                          <a:gd name="T107" fmla="*/ -585 h 658"/>
                                                                                                                                                                                                                          <a:gd name="T108" fmla="+- 0 7212 5861"/>
                                                                                                                                                                                                                          <a:gd name="T109" fmla="*/ T108 w 1940"/>
                                                                                                                                                                                                                          <a:gd name="T110" fmla="+- 0 -602 -802"/>
                                                                                                                                                                                                                          <a:gd name="T111" fmla="*/ -602 h 658"/>
                                                                                                                                                                                                                          <a:gd name="T112" fmla="+- 0 7261 5861"/>
                                                                                                                                                                                                                          <a:gd name="T113" fmla="*/ T112 w 1940"/>
                                                                                                                                                                                                                          <a:gd name="T114" fmla="+- 0 -619 -802"/>
                                                                                                                                                                                                                          <a:gd name="T115" fmla="*/ -619 h 658"/>
                                                                                                                                                                                                                          <a:gd name="T116" fmla="+- 0 7310 5861"/>
                                                                                                                                                                                                                          <a:gd name="T117" fmla="*/ T116 w 1940"/>
                                                                                                                                                                                                                          <a:gd name="T118" fmla="+- 0 -635 -802"/>
                                                                                                                                                                                                                          <a:gd name="T119" fmla="*/ -635 h 658"/>
                                                                                                                                                                                                                          <a:gd name="T120" fmla="+- 0 7359 5861"/>
                                                                                                                                                                                                                          <a:gd name="T121" fmla="*/ T120 w 1940"/>
                                                                                                                                                                                                                          <a:gd name="T122" fmla="+- 0 -652 -802"/>
                                                                                                                                                                                                                          <a:gd name="T123" fmla="*/ -652 h 658"/>
                                                                                                                                                                                                                          <a:gd name="T124" fmla="+- 0 7408 5861"/>
                                                                                                                                                                                                                          <a:gd name="T125" fmla="*/ T124 w 1940"/>
                                                                                                                                                                                                                          <a:gd name="T126" fmla="+- 0 -669 -802"/>
                                                                                                                                                                                                                          <a:gd name="T127" fmla="*/ -669 h 658"/>
                                                                                                                                                                                                                          <a:gd name="T128" fmla="+- 0 7457 5861"/>
                                                                                                                                                                                                                          <a:gd name="T129" fmla="*/ T128 w 1940"/>
                                                                                                                                                                                                                          <a:gd name="T130" fmla="+- 0 -685 -802"/>
                                                                                                                                                                                                                          <a:gd name="T131" fmla="*/ -685 h 658"/>
                                                                                                                                                                                                                          <a:gd name="T132" fmla="+- 0 7507 5861"/>
                                                                                                                                                                                                                          <a:gd name="T133" fmla="*/ T132 w 1940"/>
                                                                                                                                                                                                                          <a:gd name="T134" fmla="+- 0 -702 -802"/>
                                                                                                                                                                                                                          <a:gd name="T135" fmla="*/ -702 h 658"/>
                                                                                                                                                                                                                          <a:gd name="T136" fmla="+- 0 7556 5861"/>
                                                                                                                                                                                                                          <a:gd name="T137" fmla="*/ T136 w 1940"/>
                                                                                                                                                                                                                          <a:gd name="T138" fmla="+- 0 -719 -802"/>
                                                                                                                                                                                                                          <a:gd name="T139" fmla="*/ -719 h 658"/>
                                                                                                                                                                                                                          <a:gd name="T140" fmla="+- 0 7605 5861"/>
                                                                                                                                                                                                                          <a:gd name="T141" fmla="*/ T140 w 1940"/>
                                                                                                                                                                                                                          <a:gd name="T142" fmla="+- 0 -735 -802"/>
                                                                                                                                                                                                                          <a:gd name="T143" fmla="*/ -735 h 658"/>
                                                                                                                                                                                                                          <a:gd name="T144" fmla="+- 0 7654 5861"/>
                                                                                                                                                                                                                          <a:gd name="T145" fmla="*/ T144 w 1940"/>
                                                                                                                                                                                                                          <a:gd name="T146" fmla="+- 0 -752 -802"/>
                                                                                                                                                                                                                          <a:gd name="T147" fmla="*/ -752 h 658"/>
                                                                                                                                                                                                                          <a:gd name="T148" fmla="+- 0 7703 5861"/>
                                                                                                                                                                                                                          <a:gd name="T149" fmla="*/ T148 w 1940"/>
                                                                                                                                                                                                                          <a:gd name="T150" fmla="+- 0 -769 -802"/>
                                                                                                                                                                                                                          <a:gd name="T151" fmla="*/ -769 h 658"/>
                                                                                                                                                                                                                          <a:gd name="T152" fmla="+- 0 7752 5861"/>
                                                                                                                                                                                                                          <a:gd name="T153" fmla="*/ T152 w 1940"/>
                                                                                                                                                                                                                          <a:gd name="T154" fmla="+- 0 -785 -802"/>
                                                                                                                                                                                                                          <a:gd name="T155" fmla="*/ -785 h 658"/>
                                                                                                                                                                                                                          <a:gd name="T156" fmla="+- 0 7801 5861"/>
                                                                                                                                                                                                                          <a:gd name="T157" fmla="*/ T156 w 1940"/>
                                                                                                                                                                                                                          <a:gd name="T158" fmla="+- 0 -802 -802"/>
                                                                                                                                                                                                                          <a:gd name="T159" fmla="*/ -802 h 658"/>
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1" y="T3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5" y="T7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9" y="T11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13" y="T15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17" y="T19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21" y="T23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25" y="T27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29" y="T31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33" y="T35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37" y="T39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41" y="T43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45" y="T47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49" y="T51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53" y="T55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57" y="T59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61" y="T63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65" y="T67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69" y="T71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73" y="T75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77" y="T79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81" y="T83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85" y="T87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89" y="T91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93" y="T95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97" y="T99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101" y="T103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105" y="T107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109" y="T111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113" y="T115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117" y="T119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121" y="T123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125" y="T127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129" y="T131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133" y="T135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137" y="T139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141" y="T143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145" y="T147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149" y="T151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153" y="T155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157" y="T159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<a:path w="1940" h="658">
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<a:pt x="0" y="658"/>
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24" y="650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49" y="641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73" y="633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98" y="625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22" y="616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47" y="608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71" y="600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96" y="591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220" y="583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245" y="575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270" y="567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294" y="558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319" y="550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343" y="542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368" y="533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392" y="525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417" y="517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441" y="508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466" y="500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491" y="491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515" y="483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540" y="475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564" y="466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589" y="458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613" y="450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638" y="442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662" y="433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687" y="425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712" y="417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736" y="408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761" y="400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785" y="392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810" y="383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834" y="375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859" y="367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883" y="358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908" y="350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933" y="342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957" y="333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983" y="325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007" y="317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032" y="308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056" y="300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081" y="292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105" y="283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130" y="275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155" y="267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179" y="258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204" y="250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228" y="242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253" y="233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277" y="225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302" y="217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326" y="208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351" y="200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376" y="192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400" y="183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425" y="175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449" y="167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474" y="158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498" y="150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523" y="142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547" y="133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572" y="125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596" y="117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621" y="108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646" y="100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670" y="92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695" y="83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719" y="75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744" y="67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768" y="58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793" y="50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817" y="42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842" y="33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866" y="25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891" y="17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916" y="8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940" y="0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<a:srgbClr val="F8766C"/>
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<a:prstDash val="lgDash"/>
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<wpg:cNvPr id="482" name="Group 378"/>
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<a:off x="5861" y="-56"/>
                                                                                                                                                                                                                        <a:ext cx="1940" cy="60"/>
                                                                                                                                                                                                                        <a:chOff x="5861" y="-56"/>
                                                                                                                                                                                                                        <a:chExt cx="1940" cy="60"/>
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<wps:cNvPr id="483" name="Freeform 407"/>
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<a:off x="11722" y="-112"/>
                                                                                                                                                                                                                          <a:ext cx="1939" cy="60"/>
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<a:gd name="T0" fmla="+- 0 5885 5861"/>
                                                                                                                                                                                                                            <a:gd name="T1" fmla="*/ T0 w 1940"/>
                                                                                                                                                                                                                            <a:gd name="T2" fmla="+- 0 3 -56"/>
                                                                                                                                                                                                                            <a:gd name="T3" fmla="*/ 3 h 60"/>
                                                                                                                                                                                                                            <a:gd name="T4" fmla="+- 0 5934 5861"/>
                                                                                                                                                                                                                            <a:gd name="T5" fmla="*/ T4 w 1940"/>
                                                                                                                                                                                                                            <a:gd name="T6" fmla="+- 0 1 -56"/>
                                                                                                                                                                                                                            <a:gd name="T7" fmla="*/ 1 h 60"/>
                                                                                                                                                                                                                            <a:gd name="T8" fmla="+- 0 5983 5861"/>
                                                                                                                                                                                                                            <a:gd name="T9" fmla="*/ T8 w 1940"/>
                                                                                                                                                                                                                            <a:gd name="T10" fmla="+- 0 0 -56"/>
                                                                                                                                                                                                                            <a:gd name="T11" fmla="*/ 0 h 60"/>
                                                                                                                                                                                                                            <a:gd name="T12" fmla="+- 0 6032 5861"/>
                                                                                                                                                                                                                            <a:gd name="T13" fmla="*/ T12 w 1940"/>
                                                                                                                                                                                                                            <a:gd name="T14" fmla="+- 0 -2 -56"/>
                                                                                                                                                                                                                            <a:gd name="T15" fmla="*/ -2 h 60"/>
                                                                                                                                                                                                                            <a:gd name="T16" fmla="+- 0 6081 5861"/>
                                                                                                                                                                                                                            <a:gd name="T17" fmla="*/ T16 w 1940"/>
                                                                                                                                                                                                                            <a:gd name="T18" fmla="+- 0 -3 -56"/>
                                                                                                                                                                                                                            <a:gd name="T19" fmla="*/ -3 h 60"/>
                                                                                                                                                                                                                            <a:gd name="T20" fmla="+- 0 6131 5861"/>
                                                                                                                                                                                                                            <a:gd name="T21" fmla="*/ T20 w 1940"/>
                                                                                                                                                                                                                            <a:gd name="T22" fmla="+- 0 -5 -56"/>
                                                                                                                                                                                                                            <a:gd name="T23" fmla="*/ -5 h 60"/>
                                                                                                                                                                                                                            <a:gd name="T24" fmla="+- 0 6180 5861"/>
                                                                                                                                                                                                                            <a:gd name="T25" fmla="*/ T24 w 1940"/>
                                                                                                                                                                                                                            <a:gd name="T26" fmla="+- 0 -6 -56"/>
                                                                                                                                                                                                                            <a:gd name="T27" fmla="*/ -6 h 60"/>
                                                                                                                                                                                                                            <a:gd name="T28" fmla="+- 0 6229 5861"/>
                                                                                                                                                                                                                            <a:gd name="T29" fmla="*/ T28 w 1940"/>
                                                                                                                                                                                                                            <a:gd name="T30" fmla="+- 0 -8 -56"/>
                                                                                                                                                                                                                            <a:gd name="T31" fmla="*/ -8 h 60"/>
                                                                                                                                                                                                                            <a:gd name="T32" fmla="+- 0 6278 5861"/>
                                                                                                                                                                                                                            <a:gd name="T33" fmla="*/ T32 w 1940"/>
                                                                                                                                                                                                                            <a:gd name="T34" fmla="+- 0 -9 -56"/>
                                                                                                                                                                                                                            <a:gd name="T35" fmla="*/ -9 h 60"/>
                                                                                                                                                                                                                            <a:gd name="T36" fmla="+- 0 6327 5861"/>
                                                                                                                                                                                                                            <a:gd name="T37" fmla="*/ T36 w 1940"/>
                                                                                                                                                                                                                            <a:gd name="T38" fmla="+- 0 -11 -56"/>
                                                                                                                                                                                                                            <a:gd name="T39" fmla="*/ -11 h 60"/>
                                                                                                                                                                                                                            <a:gd name="T40" fmla="+- 0 6376 5861"/>
                                                                                                                                                                                                                            <a:gd name="T41" fmla="*/ T40 w 1940"/>
                                                                                                                                                                                                                            <a:gd name="T42" fmla="+- 0 -12 -56"/>
                                                                                                                                                                                                                            <a:gd name="T43" fmla="*/ -12 h 60"/>
                                                                                                                                                                                                                            <a:gd name="T44" fmla="+- 0 6425 5861"/>
                                                                                                                                                                                                                            <a:gd name="T45" fmla="*/ T44 w 1940"/>
                                                                                                                                                                                                                            <a:gd name="T46" fmla="+- 0 -14 -56"/>
                                                                                                                                                                                                                            <a:gd name="T47" fmla="*/ -14 h 60"/>
                                                                                                                                                                                                                            <a:gd name="T48" fmla="+- 0 6474 5861"/>
                                                                                                                                                                                                                            <a:gd name="T49" fmla="*/ T48 w 1940"/>
                                                                                                                                                                                                                            <a:gd name="T50" fmla="+- 0 -15 -56"/>
                                                                                                                                                                                                                            <a:gd name="T51" fmla="*/ -15 h 60"/>
                                                                                                                                                                                                                            <a:gd name="T52" fmla="+- 0 6523 5861"/>
                                                                                                                                                                                                                            <a:gd name="T53" fmla="*/ T52 w 1940"/>
                                                                                                                                                                                                                            <a:gd name="T54" fmla="+- 0 -17 -56"/>
                                                                                                                                                                                                                            <a:gd name="T55" fmla="*/ -17 h 60"/>
                                                                                                                                                                                                                            <a:gd name="T56" fmla="+- 0 6573 5861"/>
                                                                                                                                                                                                                            <a:gd name="T57" fmla="*/ T56 w 1940"/>
                                                                                                                                                                                                                            <a:gd name="T58" fmla="+- 0 -18 -56"/>
                                                                                                                                                                                                                            <a:gd name="T59" fmla="*/ -18 h 60"/>
                                                                                                                                                                                                                            <a:gd name="T60" fmla="+- 0 6622 5861"/>
                                                                                                                                                                                                                            <a:gd name="T61" fmla="*/ T60 w 1940"/>
                                                                                                                                                                                                                            <a:gd name="T62" fmla="+- 0 -20 -56"/>
                                                                                                                                                                                                                            <a:gd name="T63" fmla="*/ -20 h 60"/>
                                                                                                                                                                                                                            <a:gd name="T64" fmla="+- 0 6671 5861"/>
                                                                                                                                                                                                                            <a:gd name="T65" fmla="*/ T64 w 1940"/>
                                                                                                                                                                                                                            <a:gd name="T66" fmla="+- 0 -21 -56"/>
                                                                                                                                                                                                                            <a:gd name="T67" fmla="*/ -21 h 60"/>
                                                                                                                                                                                                                            <a:gd name="T68" fmla="+- 0 6720 5861"/>
                                                                                                                                                                                                                            <a:gd name="T69" fmla="*/ T68 w 1940"/>
                                                                                                                                                                                                                            <a:gd name="T70" fmla="+- 0 -23 -56"/>
                                                                                                                                                                                                                            <a:gd name="T71" fmla="*/ -23 h 60"/>
                                                                                                                                                                                                                            <a:gd name="T72" fmla="+- 0 6769 5861"/>
                                                                                                                                                                                                                            <a:gd name="T73" fmla="*/ T72 w 1940"/>
                                                                                                                                                                                                                            <a:gd name="T74" fmla="+- 0 -24 -56"/>
                                                                                                                                                                                                                            <a:gd name="T75" fmla="*/ -24 h 60"/>
                                                                                                                                                                                                                            <a:gd name="T76" fmla="+- 0 6818 5861"/>
                                                                                                                                                                                                                            <a:gd name="T77" fmla="*/ T76 w 1940"/>
                                                                                                                                                                                                                            <a:gd name="T78" fmla="+- 0 -26 -56"/>
                                                                                                                                                                                                                            <a:gd name="T79" fmla="*/ -26 h 60"/>
                                                                                                                                                                                                                            <a:gd name="T80" fmla="+- 0 6868 5861"/>
                                                                                                                                                                                                                            <a:gd name="T81" fmla="*/ T80 w 1940"/>
                                                                                                                                                                                                                            <a:gd name="T82" fmla="+- 0 -27 -56"/>
                                                                                                                                                                                                                            <a:gd name="T83" fmla="*/ -27 h 60"/>
                                                                                                                                                                                                                            <a:gd name="T84" fmla="+- 0 6917 5861"/>
                                                                                                                                                                                                                            <a:gd name="T85" fmla="*/ T84 w 1940"/>
                                                                                                                                                                                                                            <a:gd name="T86" fmla="+- 0 -29 -56"/>
                                                                                                                                                                                                                            <a:gd name="T87" fmla="*/ -29 h 60"/>
                                                                                                                                                                                                                            <a:gd name="T88" fmla="+- 0 6966 5861"/>
                                                                                                                                                                                                                            <a:gd name="T89" fmla="*/ T88 w 1940"/>
                                                                                                                                                                                                                            <a:gd name="T90" fmla="+- 0 -30 -56"/>
                                                                                                                                                                                                                            <a:gd name="T91" fmla="*/ -30 h 60"/>
                                                                                                                                                                                                                            <a:gd name="T92" fmla="+- 0 7016 5861"/>
                                                                                                                                                                                                                            <a:gd name="T93" fmla="*/ T92 w 1940"/>
                                                                                                                                                                                                                            <a:gd name="T94" fmla="+- 0 -32 -56"/>
                                                                                                                                                                                                                            <a:gd name="T95" fmla="*/ -32 h 60"/>
                                                                                                                                                                                                                            <a:gd name="T96" fmla="+- 0 7065 5861"/>
                                                                                                                                                                                                                            <a:gd name="T97" fmla="*/ T96 w 1940"/>
                                                                                                                                                                                                                            <a:gd name="T98" fmla="+- 0 -33 -56"/>
                                                                                                                                                                                                                            <a:gd name="T99" fmla="*/ -33 h 60"/>
                                                                                                                                                                                                                            <a:gd name="T100" fmla="+- 0 7114 5861"/>
                                                                                                                                                                                                                            <a:gd name="T101" fmla="*/ T100 w 1940"/>
                                                                                                                                                                                                                            <a:gd name="T102" fmla="+- 0 -35 -56"/>
                                                                                                                                                                                                                            <a:gd name="T103" fmla="*/ -35 h 60"/>
                                                                                                                                                                                                                            <a:gd name="T104" fmla="+- 0 7163 5861"/>
                                                                                                                                                                                                                            <a:gd name="T105" fmla="*/ T104 w 1940"/>
                                                                                                                                                                                                                            <a:gd name="T106" fmla="+- 0 -36 -56"/>
                                                                                                                                                                                                                            <a:gd name="T107" fmla="*/ -36 h 60"/>
                                                                                                                                                                                                                            <a:gd name="T108" fmla="+- 0 7212 5861"/>
                                                                                                                                                                                                                            <a:gd name="T109" fmla="*/ T108 w 1940"/>
                                                                                                                                                                                                                            <a:gd name="T110" fmla="+- 0 -38 -56"/>
                                                                                                                                                                                                                            <a:gd name="T111" fmla="*/ -38 h 60"/>
                                                                                                                                                                                                                            <a:gd name="T112" fmla="+- 0 7261 5861"/>
                                                                                                                                                                                                                            <a:gd name="T113" fmla="*/ T112 w 1940"/>
                                                                                                                                                                                                                            <a:gd name="T114" fmla="+- 0 -40 -56"/>
                                                                                                                                                                                                                            <a:gd name="T115" fmla="*/ -40 h 60"/>
                                                                                                                                                                                                                            <a:gd name="T116" fmla="+- 0 7310 5861"/>
                                                                                                                                                                                                                            <a:gd name="T117" fmla="*/ T116 w 1940"/>
                                                                                                                                                                                                                            <a:gd name="T118" fmla="+- 0 -41 -56"/>
                                                                                                                                                                                                                            <a:gd name="T119" fmla="*/ -41 h 60"/>
                                                                                                                                                                                                                            <a:gd name="T120" fmla="+- 0 7359 5861"/>
                                                                                                                                                                                                                            <a:gd name="T121" fmla="*/ T120 w 1940"/>
                                                                                                                                                                                                                            <a:gd name="T122" fmla="+- 0 -43 -56"/>
                                                                                                                                                                                                                            <a:gd name="T123" fmla="*/ -43 h 60"/>
                                                                                                                                                                                                                            <a:gd name="T124" fmla="+- 0 7408 5861"/>
                                                                                                                                                                                                                            <a:gd name="T125" fmla="*/ T124 w 1940"/>
                                                                                                                                                                                                                            <a:gd name="T126" fmla="+- 0 -44 -56"/>
                                                                                                                                                                                                                            <a:gd name="T127" fmla="*/ -44 h 60"/>
                                                                                                                                                                                                                            <a:gd name="T128" fmla="+- 0 7457 5861"/>
                                                                                                                                                                                                                            <a:gd name="T129" fmla="*/ T128 w 1940"/>
                                                                                                                                                                                                                            <a:gd name="T130" fmla="+- 0 -46 -56"/>
                                                                                                                                                                                                                            <a:gd name="T131" fmla="*/ -46 h 60"/>
                                                                                                                                                                                                                            <a:gd name="T132" fmla="+- 0 7507 5861"/>
                                                                                                                                                                                                                            <a:gd name="T133" fmla="*/ T132 w 1940"/>
                                                                                                                                                                                                                            <a:gd name="T134" fmla="+- 0 -47 -56"/>
                                                                                                                                                                                                                            <a:gd name="T135" fmla="*/ -47 h 60"/>
                                                                                                                                                                                                                            <a:gd name="T136" fmla="+- 0 7556 5861"/>
                                                                                                                                                                                                                            <a:gd name="T137" fmla="*/ T136 w 1940"/>
                                                                                                                                                                                                                            <a:gd name="T138" fmla="+- 0 -49 -56"/>
                                                                                                                                                                                                                            <a:gd name="T139" fmla="*/ -49 h 60"/>
                                                                                                                                                                                                                            <a:gd name="T140" fmla="+- 0 7605 5861"/>
                                                                                                                                                                                                                            <a:gd name="T141" fmla="*/ T140 w 1940"/>
                                                                                                                                                                                                                            <a:gd name="T142" fmla="+- 0 -50 -56"/>
                                                                                                                                                                                                                            <a:gd name="T143" fmla="*/ -50 h 60"/>
                                                                                                                                                                                                                            <a:gd name="T144" fmla="+- 0 7654 5861"/>
                                                                                                                                                                                                                            <a:gd name="T145" fmla="*/ T144 w 1940"/>
                                                                                                                                                                                                                            <a:gd name="T146" fmla="+- 0 -52 -56"/>
                                                                                                                                                                                                                            <a:gd name="T147" fmla="*/ -52 h 60"/>
                                                                                                                                                                                                                            <a:gd name="T148" fmla="+- 0 7703 5861"/>
                                                                                                                                                                                                                            <a:gd name="T149" fmla="*/ T148 w 1940"/>
                                                                                                                                                                                                                            <a:gd name="T150" fmla="+- 0 -53 -56"/>
                                                                                                                                                                                                                            <a:gd name="T151" fmla="*/ -53 h 60"/>
                                                                                                                                                                                                                            <a:gd name="T152" fmla="+- 0 7752 5861"/>
                                                                                                                                                                                                                            <a:gd name="T153" fmla="*/ T152 w 1940"/>
                                                                                                                                                                                                                            <a:gd name="T154" fmla="+- 0 -55 -56"/>
                                                                                                                                                                                                                            <a:gd name="T155" fmla="*/ -55 h 60"/>
                                                                                                                                                                                                                            <a:gd name="T156" fmla="+- 0 7801 5861"/>
                                                                                                                                                                                                                            <a:gd name="T157" fmla="*/ T156 w 1940"/>
                                                                                                                                                                                                                            <a:gd name="T158" fmla="+- 0 -56 -56"/>
                                                                                                                                                                                                                            <a:gd name="T159" fmla="*/ -56 h 60"/>
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1" y="T3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5" y="T7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9" y="T11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13" y="T15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17" y="T19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21" y="T23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25" y="T27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29" y="T31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33" y="T35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37" y="T39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41" y="T43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45" y="T47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49" y="T51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53" y="T55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57" y="T59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61" y="T63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65" y="T67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69" y="T71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73" y="T75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77" y="T79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81" y="T83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85" y="T87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89" y="T91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93" y="T95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97" y="T99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101" y="T103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105" y="T107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109" y="T111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113" y="T115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117" y="T119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121" y="T123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125" y="T127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129" y="T131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133" y="T135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137" y="T139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141" y="T143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145" y="T147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149" y="T151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153" y="T155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157" y="T159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<a:path w="1940" h="60">
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<a:pt x="0" y="60"/>
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24" y="59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49" y="58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73" y="57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98" y="57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22" y="56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47" y="55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71" y="54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96" y="54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220" y="53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245" y="52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270" y="51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294" y="51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319" y="50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343" y="49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368" y="48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392" y="48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417" y="47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441" y="46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466" y="45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491" y="45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515" y="44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540" y="43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564" y="42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589" y="42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613" y="41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638" y="40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662" y="39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687" y="39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712" y="38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736" y="37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761" y="36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785" y="35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810" y="35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834" y="34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859" y="33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883" y="32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908" y="32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933" y="31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957" y="30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983" y="29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007" y="29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032" y="28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056" y="27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081" y="26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105" y="26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130" y="25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155" y="24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179" y="23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204" y="23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228" y="22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253" y="21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277" y="20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302" y="20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326" y="19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351" y="18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376" y="17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400" y="16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425" y="16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449" y="15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474" y="14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498" y="13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523" y="13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547" y="12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572" y="11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596" y="10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621" y="10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646" y="9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670" y="8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695" y="7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719" y="7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744" y="6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768" y="5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793" y="4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817" y="3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842" y="3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866" y="2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891" y="1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916" y="0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940" y="0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<a:srgbClr val="7BAD00"/>
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<a:prstDash val="lgDash"/>
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<wpg:cNvPr id="484" name="Group 379"/>
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<a:off x="5861" y="-41"/>
                                                                                                                                                                                                                          <a:ext cx="1940" cy="282"/>
                                                                                                                                                                                                                          <a:chOff x="5861" y="-41"/>
                                                                                                                                                                                                                          <a:chExt cx="1940" cy="282"/>
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<wps:cNvPr id="485" name="Freeform 406"/>
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<a:off x="11722" y="-82"/>
                                                                                                                                                                                                                            <a:ext cx="1939" cy="282"/>
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<a:gd name="T0" fmla="+- 0 5885 5861"/>
                                                                                                                                                                                                                              <a:gd name="T1" fmla="*/ T0 w 1940"/>
                                                                                                                                                                                                                              <a:gd name="T2" fmla="+- 0 237 -41"/>
                                                                                                                                                                                                                              <a:gd name="T3" fmla="*/ 237 h 282"/>
                                                                                                                                                                                                                              <a:gd name="T4" fmla="+- 0 5934 5861"/>
                                                                                                                                                                                                                              <a:gd name="T5" fmla="*/ T4 w 1940"/>
                                                                                                                                                                                                                              <a:gd name="T6" fmla="+- 0 230 -41"/>
                                                                                                                                                                                                                              <a:gd name="T7" fmla="*/ 230 h 282"/>
                                                                                                                                                                                                                              <a:gd name="T8" fmla="+- 0 5983 5861"/>
                                                                                                                                                                                                                              <a:gd name="T9" fmla="*/ T8 w 1940"/>
                                                                                                                                                                                                                              <a:gd name="T10" fmla="+- 0 223 -41"/>
                                                                                                                                                                                                                              <a:gd name="T11" fmla="*/ 223 h 282"/>
                                                                                                                                                                                                                              <a:gd name="T12" fmla="+- 0 6032 5861"/>
                                                                                                                                                                                                                              <a:gd name="T13" fmla="*/ T12 w 1940"/>
                                                                                                                                                                                                                              <a:gd name="T14" fmla="+- 0 216 -41"/>
                                                                                                                                                                                                                              <a:gd name="T15" fmla="*/ 216 h 282"/>
                                                                                                                                                                                                                              <a:gd name="T16" fmla="+- 0 6081 5861"/>
                                                                                                                                                                                                                              <a:gd name="T17" fmla="*/ T16 w 1940"/>
                                                                                                                                                                                                                              <a:gd name="T18" fmla="+- 0 209 -41"/>
                                                                                                                                                                                                                              <a:gd name="T19" fmla="*/ 209 h 282"/>
                                                                                                                                                                                                                              <a:gd name="T20" fmla="+- 0 6131 5861"/>
                                                                                                                                                                                                                              <a:gd name="T21" fmla="*/ T20 w 1940"/>
                                                                                                                                                                                                                              <a:gd name="T22" fmla="+- 0 202 -41"/>
                                                                                                                                                                                                                              <a:gd name="T23" fmla="*/ 202 h 282"/>
                                                                                                                                                                                                                              <a:gd name="T24" fmla="+- 0 6180 5861"/>
                                                                                                                                                                                                                              <a:gd name="T25" fmla="*/ T24 w 1940"/>
                                                                                                                                                                                                                              <a:gd name="T26" fmla="+- 0 195 -41"/>
                                                                                                                                                                                                                              <a:gd name="T27" fmla="*/ 195 h 282"/>
                                                                                                                                                                                                                              <a:gd name="T28" fmla="+- 0 6229 5861"/>
                                                                                                                                                                                                                              <a:gd name="T29" fmla="*/ T28 w 1940"/>
                                                                                                                                                                                                                              <a:gd name="T30" fmla="+- 0 187 -41"/>
                                                                                                                                                                                                                              <a:gd name="T31" fmla="*/ 187 h 282"/>
                                                                                                                                                                                                                              <a:gd name="T32" fmla="+- 0 6278 5861"/>
                                                                                                                                                                                                                              <a:gd name="T33" fmla="*/ T32 w 1940"/>
                                                                                                                                                                                                                              <a:gd name="T34" fmla="+- 0 180 -41"/>
                                                                                                                                                                                                                              <a:gd name="T35" fmla="*/ 180 h 282"/>
                                                                                                                                                                                                                              <a:gd name="T36" fmla="+- 0 6327 5861"/>
                                                                                                                                                                                                                              <a:gd name="T37" fmla="*/ T36 w 1940"/>
                                                                                                                                                                                                                              <a:gd name="T38" fmla="+- 0 173 -41"/>
                                                                                                                                                                                                                              <a:gd name="T39" fmla="*/ 173 h 282"/>
                                                                                                                                                                                                                              <a:gd name="T40" fmla="+- 0 6376 5861"/>
                                                                                                                                                                                                                              <a:gd name="T41" fmla="*/ T40 w 1940"/>
                                                                                                                                                                                                                              <a:gd name="T42" fmla="+- 0 166 -41"/>
                                                                                                                                                                                                                              <a:gd name="T43" fmla="*/ 166 h 282"/>
                                                                                                                                                                                                                              <a:gd name="T44" fmla="+- 0 6425 5861"/>
                                                                                                                                                                                                                              <a:gd name="T45" fmla="*/ T44 w 1940"/>
                                                                                                                                                                                                                              <a:gd name="T46" fmla="+- 0 159 -41"/>
                                                                                                                                                                                                                              <a:gd name="T47" fmla="*/ 159 h 282"/>
                                                                                                                                                                                                                              <a:gd name="T48" fmla="+- 0 6474 5861"/>
                                                                                                                                                                                                                              <a:gd name="T49" fmla="*/ T48 w 1940"/>
                                                                                                                                                                                                                              <a:gd name="T50" fmla="+- 0 152 -41"/>
                                                                                                                                                                                                                              <a:gd name="T51" fmla="*/ 152 h 282"/>
                                                                                                                                                                                                                              <a:gd name="T52" fmla="+- 0 6523 5861"/>
                                                                                                                                                                                                                              <a:gd name="T53" fmla="*/ T52 w 1940"/>
                                                                                                                                                                                                                              <a:gd name="T54" fmla="+- 0 145 -41"/>
                                                                                                                                                                                                                              <a:gd name="T55" fmla="*/ 145 h 282"/>
                                                                                                                                                                                                                              <a:gd name="T56" fmla="+- 0 6573 5861"/>
                                                                                                                                                                                                                              <a:gd name="T57" fmla="*/ T56 w 1940"/>
                                                                                                                                                                                                                              <a:gd name="T58" fmla="+- 0 138 -41"/>
                                                                                                                                                                                                                              <a:gd name="T59" fmla="*/ 138 h 282"/>
                                                                                                                                                                                                                              <a:gd name="T60" fmla="+- 0 6622 5861"/>
                                                                                                                                                                                                                              <a:gd name="T61" fmla="*/ T60 w 1940"/>
                                                                                                                                                                                                                              <a:gd name="T62" fmla="+- 0 130 -41"/>
                                                                                                                                                                                                                              <a:gd name="T63" fmla="*/ 130 h 282"/>
                                                                                                                                                                                                                              <a:gd name="T64" fmla="+- 0 6671 5861"/>
                                                                                                                                                                                                                              <a:gd name="T65" fmla="*/ T64 w 1940"/>
                                                                                                                                                                                                                              <a:gd name="T66" fmla="+- 0 123 -41"/>
                                                                                                                                                                                                                              <a:gd name="T67" fmla="*/ 123 h 282"/>
                                                                                                                                                                                                                              <a:gd name="T68" fmla="+- 0 6720 5861"/>
                                                                                                                                                                                                                              <a:gd name="T69" fmla="*/ T68 w 1940"/>
                                                                                                                                                                                                                              <a:gd name="T70" fmla="+- 0 116 -41"/>
                                                                                                                                                                                                                              <a:gd name="T71" fmla="*/ 116 h 282"/>
                                                                                                                                                                                                                              <a:gd name="T72" fmla="+- 0 6769 5861"/>
                                                                                                                                                                                                                              <a:gd name="T73" fmla="*/ T72 w 1940"/>
                                                                                                                                                                                                                              <a:gd name="T74" fmla="+- 0 109 -41"/>
                                                                                                                                                                                                                              <a:gd name="T75" fmla="*/ 109 h 282"/>
                                                                                                                                                                                                                              <a:gd name="T76" fmla="+- 0 6818 5861"/>
                                                                                                                                                                                                                              <a:gd name="T77" fmla="*/ T76 w 1940"/>
                                                                                                                                                                                                                              <a:gd name="T78" fmla="+- 0 102 -41"/>
                                                                                                                                                                                                                              <a:gd name="T79" fmla="*/ 102 h 282"/>
                                                                                                                                                                                                                              <a:gd name="T80" fmla="+- 0 6868 5861"/>
                                                                                                                                                                                                                              <a:gd name="T81" fmla="*/ T80 w 1940"/>
                                                                                                                                                                                                                              <a:gd name="T82" fmla="+- 0 95 -41"/>
                                                                                                                                                                                                                              <a:gd name="T83" fmla="*/ 95 h 282"/>
                                                                                                                                                                                                                              <a:gd name="T84" fmla="+- 0 6917 5861"/>
                                                                                                                                                                                                                              <a:gd name="T85" fmla="*/ T84 w 1940"/>
                                                                                                                                                                                                                              <a:gd name="T86" fmla="+- 0 87 -41"/>
                                                                                                                                                                                                                              <a:gd name="T87" fmla="*/ 87 h 282"/>
                                                                                                                                                                                                                              <a:gd name="T88" fmla="+- 0 6966 5861"/>
                                                                                                                                                                                                                              <a:gd name="T89" fmla="*/ T88 w 1940"/>
                                                                                                                                                                                                                              <a:gd name="T90" fmla="+- 0 80 -41"/>
                                                                                                                                                                                                                              <a:gd name="T91" fmla="*/ 80 h 282"/>
                                                                                                                                                                                                                              <a:gd name="T92" fmla="+- 0 7016 5861"/>
                                                                                                                                                                                                                              <a:gd name="T93" fmla="*/ T92 w 1940"/>
                                                                                                                                                                                                                              <a:gd name="T94" fmla="+- 0 73 -41"/>
                                                                                                                                                                                                                              <a:gd name="T95" fmla="*/ 73 h 282"/>
                                                                                                                                                                                                                              <a:gd name="T96" fmla="+- 0 7065 5861"/>
                                                                                                                                                                                                                              <a:gd name="T97" fmla="*/ T96 w 1940"/>
                                                                                                                                                                                                                              <a:gd name="T98" fmla="+- 0 66 -41"/>
                                                                                                                                                                                                                              <a:gd name="T99" fmla="*/ 66 h 282"/>
                                                                                                                                                                                                                              <a:gd name="T100" fmla="+- 0 7114 5861"/>
                                                                                                                                                                                                                              <a:gd name="T101" fmla="*/ T100 w 1940"/>
                                                                                                                                                                                                                              <a:gd name="T102" fmla="+- 0 59 -41"/>
                                                                                                                                                                                                                              <a:gd name="T103" fmla="*/ 59 h 282"/>
                                                                                                                                                                                                                              <a:gd name="T104" fmla="+- 0 7163 5861"/>
                                                                                                                                                                                                                              <a:gd name="T105" fmla="*/ T104 w 1940"/>
                                                                                                                                                                                                                              <a:gd name="T106" fmla="+- 0 52 -41"/>
                                                                                                                                                                                                                              <a:gd name="T107" fmla="*/ 52 h 282"/>
                                                                                                                                                                                                                              <a:gd name="T108" fmla="+- 0 7212 5861"/>
                                                                                                                                                                                                                              <a:gd name="T109" fmla="*/ T108 w 1940"/>
                                                                                                                                                                                                                              <a:gd name="T110" fmla="+- 0 45 -41"/>
                                                                                                                                                                                                                              <a:gd name="T111" fmla="*/ 45 h 282"/>
                                                                                                                                                                                                                              <a:gd name="T112" fmla="+- 0 7261 5861"/>
                                                                                                                                                                                                                              <a:gd name="T113" fmla="*/ T112 w 1940"/>
                                                                                                                                                                                                                              <a:gd name="T114" fmla="+- 0 38 -41"/>
                                                                                                                                                                                                                              <a:gd name="T115" fmla="*/ 38 h 282"/>
                                                                                                                                                                                                                              <a:gd name="T116" fmla="+- 0 7310 5861"/>
                                                                                                                                                                                                                              <a:gd name="T117" fmla="*/ T116 w 1940"/>
                                                                                                                                                                                                                              <a:gd name="T118" fmla="+- 0 30 -41"/>
                                                                                                                                                                                                                              <a:gd name="T119" fmla="*/ 30 h 282"/>
                                                                                                                                                                                                                              <a:gd name="T120" fmla="+- 0 7359 5861"/>
                                                                                                                                                                                                                              <a:gd name="T121" fmla="*/ T120 w 1940"/>
                                                                                                                                                                                                                              <a:gd name="T122" fmla="+- 0 23 -41"/>
                                                                                                                                                                                                                              <a:gd name="T123" fmla="*/ 23 h 282"/>
                                                                                                                                                                                                                              <a:gd name="T124" fmla="+- 0 7408 5861"/>
                                                                                                                                                                                                                              <a:gd name="T125" fmla="*/ T124 w 1940"/>
                                                                                                                                                                                                                              <a:gd name="T126" fmla="+- 0 16 -41"/>
                                                                                                                                                                                                                              <a:gd name="T127" fmla="*/ 16 h 282"/>
                                                                                                                                                                                                                              <a:gd name="T128" fmla="+- 0 7457 5861"/>
                                                                                                                                                                                                                              <a:gd name="T129" fmla="*/ T128 w 1940"/>
                                                                                                                                                                                                                              <a:gd name="T130" fmla="+- 0 9 -41"/>
                                                                                                                                                                                                                              <a:gd name="T131" fmla="*/ 9 h 282"/>
                                                                                                                                                                                                                              <a:gd name="T132" fmla="+- 0 7507 5861"/>
                                                                                                                                                                                                                              <a:gd name="T133" fmla="*/ T132 w 1940"/>
                                                                                                                                                                                                                              <a:gd name="T134" fmla="+- 0 2 -41"/>
                                                                                                                                                                                                                              <a:gd name="T135" fmla="*/ 2 h 282"/>
                                                                                                                                                                                                                              <a:gd name="T136" fmla="+- 0 7556 5861"/>
                                                                                                                                                                                                                              <a:gd name="T137" fmla="*/ T136 w 1940"/>
                                                                                                                                                                                                                              <a:gd name="T138" fmla="+- 0 -5 -41"/>
                                                                                                                                                                                                                              <a:gd name="T139" fmla="*/ -5 h 282"/>
                                                                                                                                                                                                                              <a:gd name="T140" fmla="+- 0 7605 5861"/>
                                                                                                                                                                                                                              <a:gd name="T141" fmla="*/ T140 w 1940"/>
                                                                                                                                                                                                                              <a:gd name="T142" fmla="+- 0 -12 -41"/>
                                                                                                                                                                                                                              <a:gd name="T143" fmla="*/ -12 h 282"/>
                                                                                                                                                                                                                              <a:gd name="T144" fmla="+- 0 7654 5861"/>
                                                                                                                                                                                                                              <a:gd name="T145" fmla="*/ T144 w 1940"/>
                                                                                                                                                                                                                              <a:gd name="T146" fmla="+- 0 -20 -41"/>
                                                                                                                                                                                                                              <a:gd name="T147" fmla="*/ -20 h 282"/>
                                                                                                                                                                                                                              <a:gd name="T148" fmla="+- 0 7703 5861"/>
                                                                                                                                                                                                                              <a:gd name="T149" fmla="*/ T148 w 1940"/>
                                                                                                                                                                                                                              <a:gd name="T150" fmla="+- 0 -27 -41"/>
                                                                                                                                                                                                                              <a:gd name="T151" fmla="*/ -27 h 282"/>
                                                                                                                                                                                                                              <a:gd name="T152" fmla="+- 0 7752 5861"/>
                                                                                                                                                                                                                              <a:gd name="T153" fmla="*/ T152 w 1940"/>
                                                                                                                                                                                                                              <a:gd name="T154" fmla="+- 0 -34 -41"/>
                                                                                                                                                                                                                              <a:gd name="T155" fmla="*/ -34 h 282"/>
                                                                                                                                                                                                                              <a:gd name="T156" fmla="+- 0 7801 5861"/>
                                                                                                                                                                                                                              <a:gd name="T157" fmla="*/ T156 w 1940"/>
                                                                                                                                                                                                                              <a:gd name="T158" fmla="+- 0 -41 -41"/>
                                                                                                                                                                                                                              <a:gd name="T159" fmla="*/ -41 h 282"/>
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1" y="T3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5" y="T7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9" y="T11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13" y="T15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17" y="T19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21" y="T23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25" y="T27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29" y="T31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33" y="T35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37" y="T39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41" y="T43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45" y="T47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49" y="T51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53" y="T55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57" y="T59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61" y="T63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65" y="T67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69" y="T71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73" y="T75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77" y="T79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81" y="T83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85" y="T87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89" y="T91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93" y="T95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97" y="T99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101" y="T103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105" y="T107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109" y="T111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113" y="T115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117" y="T119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121" y="T123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125" y="T127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129" y="T131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133" y="T135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137" y="T139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141" y="T143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145" y="T147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149" y="T151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153" y="T155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157" y="T159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<a:path w="1940" h="282">
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<a:pt x="0" y="282"/>
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24" y="278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49" y="275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73" y="271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98" y="268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22" y="264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47" y="261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71" y="257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96" y="253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220" y="250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245" y="246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270" y="243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294" y="239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319" y="236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343" y="232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368" y="228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392" y="225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417" y="221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441" y="218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466" y="214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491" y="211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515" y="207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540" y="203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564" y="200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589" y="196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613" y="193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638" y="189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662" y="186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687" y="182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712" y="179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736" y="175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761" y="171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785" y="168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810" y="164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834" y="161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859" y="157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883" y="153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908" y="150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933" y="146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957" y="143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983" y="139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007" y="136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032" y="132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056" y="128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081" y="125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105" y="121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130" y="118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155" y="114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179" y="111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204" y="107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228" y="104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253" y="100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277" y="96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302" y="93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326" y="89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351" y="86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376" y="82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400" y="79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425" y="75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449" y="71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474" y="68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498" y="64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523" y="61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547" y="57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572" y="54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596" y="50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621" y="46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646" y="43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670" y="39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695" y="36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719" y="32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744" y="29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768" y="25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793" y="21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817" y="18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842" y="14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866" y="11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891" y="7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916" y="4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940" y="0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<a:srgbClr val="00BEC4"/>
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<a:prstDash val="lgDash"/>
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<wpg:cNvPr id="486" name="Group 380"/>
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<a:off x="5861" y="100"/>
                                                                                                                                                                                                                            <a:ext cx="1940" cy="425"/>
                                                                                                                                                                                                                            <a:chOff x="5861" y="100"/>
                                                                                                                                                                                                                            <a:chExt cx="1940" cy="425"/>
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<wps:cNvPr id="487" name="Freeform 405"/>
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<a:off x="11722" y="200"/>
                                                                                                                                                                                                                              <a:ext cx="1939" cy="425"/>
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<a:gd name="T0" fmla="+- 0 5885 5861"/>
                                                                                                                                                                                                                                <a:gd name="T1" fmla="*/ T0 w 1940"/>
                                                                                                                                                                                                                                <a:gd name="T2" fmla="+- 0 520 100"/>
                                                                                                                                                                                                                                <a:gd name="T3" fmla="*/ 520 h 425"/>
                                                                                                                                                                                                                                <a:gd name="T4" fmla="+- 0 5934 5861"/>
                                                                                                                                                                                                                                <a:gd name="T5" fmla="*/ T4 w 1940"/>
                                                                                                                                                                                                                                <a:gd name="T6" fmla="+- 0 509 100"/>
                                                                                                                                                                                                                                <a:gd name="T7" fmla="*/ 509 h 425"/>
                                                                                                                                                                                                                                <a:gd name="T8" fmla="+- 0 5983 5861"/>
                                                                                                                                                                                                                                <a:gd name="T9" fmla="*/ T8 w 1940"/>
                                                                                                                                                                                                                                <a:gd name="T10" fmla="+- 0 498 100"/>
                                                                                                                                                                                                                                <a:gd name="T11" fmla="*/ 498 h 425"/>
                                                                                                                                                                                                                                <a:gd name="T12" fmla="+- 0 6032 5861"/>
                                                                                                                                                                                                                                <a:gd name="T13" fmla="*/ T12 w 1940"/>
                                                                                                                                                                                                                                <a:gd name="T14" fmla="+- 0 487 100"/>
                                                                                                                                                                                                                                <a:gd name="T15" fmla="*/ 487 h 425"/>
                                                                                                                                                                                                                                <a:gd name="T16" fmla="+- 0 6081 5861"/>
                                                                                                                                                                                                                                <a:gd name="T17" fmla="*/ T16 w 1940"/>
                                                                                                                                                                                                                                <a:gd name="T18" fmla="+- 0 477 100"/>
                                                                                                                                                                                                                                <a:gd name="T19" fmla="*/ 477 h 425"/>
                                                                                                                                                                                                                                <a:gd name="T20" fmla="+- 0 6131 5861"/>
                                                                                                                                                                                                                                <a:gd name="T21" fmla="*/ T20 w 1940"/>
                                                                                                                                                                                                                                <a:gd name="T22" fmla="+- 0 466 100"/>
                                                                                                                                                                                                                                <a:gd name="T23" fmla="*/ 466 h 425"/>
                                                                                                                                                                                                                                <a:gd name="T24" fmla="+- 0 6180 5861"/>
                                                                                                                                                                                                                                <a:gd name="T25" fmla="*/ T24 w 1940"/>
                                                                                                                                                                                                                                <a:gd name="T26" fmla="+- 0 455 100"/>
                                                                                                                                                                                                                                <a:gd name="T27" fmla="*/ 455 h 425"/>
                                                                                                                                                                                                                                <a:gd name="T28" fmla="+- 0 6229 5861"/>
                                                                                                                                                                                                                                <a:gd name="T29" fmla="*/ T28 w 1940"/>
                                                                                                                                                                                                                                <a:gd name="T30" fmla="+- 0 444 100"/>
                                                                                                                                                                                                                                <a:gd name="T31" fmla="*/ 444 h 425"/>
                                                                                                                                                                                                                                <a:gd name="T32" fmla="+- 0 6278 5861"/>
                                                                                                                                                                                                                                <a:gd name="T33" fmla="*/ T32 w 1940"/>
                                                                                                                                                                                                                                <a:gd name="T34" fmla="+- 0 434 100"/>
                                                                                                                                                                                                                                <a:gd name="T35" fmla="*/ 434 h 425"/>
                                                                                                                                                                                                                                <a:gd name="T36" fmla="+- 0 6327 5861"/>
                                                                                                                                                                                                                                <a:gd name="T37" fmla="*/ T36 w 1940"/>
                                                                                                                                                                                                                                <a:gd name="T38" fmla="+- 0 423 100"/>
                                                                                                                                                                                                                                <a:gd name="T39" fmla="*/ 423 h 425"/>
                                                                                                                                                                                                                                <a:gd name="T40" fmla="+- 0 6376 5861"/>
                                                                                                                                                                                                                                <a:gd name="T41" fmla="*/ T40 w 1940"/>
                                                                                                                                                                                                                                <a:gd name="T42" fmla="+- 0 412 100"/>
                                                                                                                                                                                                                                <a:gd name="T43" fmla="*/ 412 h 425"/>
                                                                                                                                                                                                                                <a:gd name="T44" fmla="+- 0 6425 5861"/>
                                                                                                                                                                                                                                <a:gd name="T45" fmla="*/ T44 w 1940"/>
                                                                                                                                                                                                                                <a:gd name="T46" fmla="+- 0 401 100"/>
                                                                                                                                                                                                                                <a:gd name="T47" fmla="*/ 401 h 425"/>
                                                                                                                                                                                                                                <a:gd name="T48" fmla="+- 0 6474 5861"/>
                                                                                                                                                                                                                                <a:gd name="T49" fmla="*/ T48 w 1940"/>
                                                                                                                                                                                                                                <a:gd name="T50" fmla="+- 0 391 100"/>
                                                                                                                                                                                                                                <a:gd name="T51" fmla="*/ 391 h 425"/>
                                                                                                                                                                                                                                <a:gd name="T52" fmla="+- 0 6523 5861"/>
                                                                                                                                                                                                                                <a:gd name="T53" fmla="*/ T52 w 1940"/>
                                                                                                                                                                                                                                <a:gd name="T54" fmla="+- 0 380 100"/>
                                                                                                                                                                                                                                <a:gd name="T55" fmla="*/ 380 h 425"/>
                                                                                                                                                                                                                                <a:gd name="T56" fmla="+- 0 6573 5861"/>
                                                                                                                                                                                                                                <a:gd name="T57" fmla="*/ T56 w 1940"/>
                                                                                                                                                                                                                                <a:gd name="T58" fmla="+- 0 369 100"/>
                                                                                                                                                                                                                                <a:gd name="T59" fmla="*/ 369 h 425"/>
                                                                                                                                                                                                                                <a:gd name="T60" fmla="+- 0 6622 5861"/>
                                                                                                                                                                                                                                <a:gd name="T61" fmla="*/ T60 w 1940"/>
                                                                                                                                                                                                                                <a:gd name="T62" fmla="+- 0 358 100"/>
                                                                                                                                                                                                                                <a:gd name="T63" fmla="*/ 358 h 425"/>
                                                                                                                                                                                                                                <a:gd name="T64" fmla="+- 0 6671 5861"/>
                                                                                                                                                                                                                                <a:gd name="T65" fmla="*/ T64 w 1940"/>
                                                                                                                                                                                                                                <a:gd name="T66" fmla="+- 0 347 100"/>
                                                                                                                                                                                                                                <a:gd name="T67" fmla="*/ 347 h 425"/>
                                                                                                                                                                                                                                <a:gd name="T68" fmla="+- 0 6720 5861"/>
                                                                                                                                                                                                                                <a:gd name="T69" fmla="*/ T68 w 1940"/>
                                                                                                                                                                                                                                <a:gd name="T70" fmla="+- 0 337 100"/>
                                                                                                                                                                                                                                <a:gd name="T71" fmla="*/ 337 h 425"/>
                                                                                                                                                                                                                                <a:gd name="T72" fmla="+- 0 6769 5861"/>
                                                                                                                                                                                                                                <a:gd name="T73" fmla="*/ T72 w 1940"/>
                                                                                                                                                                                                                                <a:gd name="T74" fmla="+- 0 326 100"/>
                                                                                                                                                                                                                                <a:gd name="T75" fmla="*/ 326 h 425"/>
                                                                                                                                                                                                                                <a:gd name="T76" fmla="+- 0 6818 5861"/>
                                                                                                                                                                                                                                <a:gd name="T77" fmla="*/ T76 w 1940"/>
                                                                                                                                                                                                                                <a:gd name="T78" fmla="+- 0 315 100"/>
                                                                                                                                                                                                                                <a:gd name="T79" fmla="*/ 315 h 425"/>
                                                                                                                                                                                                                                <a:gd name="T80" fmla="+- 0 6868 5861"/>
                                                                                                                                                                                                                                <a:gd name="T81" fmla="*/ T80 w 1940"/>
                                                                                                                                                                                                                                <a:gd name="T82" fmla="+- 0 305 100"/>
                                                                                                                                                                                                                                <a:gd name="T83" fmla="*/ 305 h 425"/>
                                                                                                                                                                                                                                <a:gd name="T84" fmla="+- 0 6917 5861"/>
                                                                                                                                                                                                                                <a:gd name="T85" fmla="*/ T84 w 1940"/>
                                                                                                                                                                                                                                <a:gd name="T86" fmla="+- 0 294 100"/>
                                                                                                                                                                                                                                <a:gd name="T87" fmla="*/ 294 h 425"/>
                                                                                                                                                                                                                                <a:gd name="T88" fmla="+- 0 6966 5861"/>
                                                                                                                                                                                                                                <a:gd name="T89" fmla="*/ T88 w 1940"/>
                                                                                                                                                                                                                                <a:gd name="T90" fmla="+- 0 283 100"/>
                                                                                                                                                                                                                                <a:gd name="T91" fmla="*/ 283 h 425"/>
                                                                                                                                                                                                                                <a:gd name="T92" fmla="+- 0 7016 5861"/>
                                                                                                                                                                                                                                <a:gd name="T93" fmla="*/ T92 w 1940"/>
                                                                                                                                                                                                                                <a:gd name="T94" fmla="+- 0 272 100"/>
                                                                                                                                                                                                                                <a:gd name="T95" fmla="*/ 272 h 425"/>
                                                                                                                                                                                                                                <a:gd name="T96" fmla="+- 0 7065 5861"/>
                                                                                                                                                                                                                                <a:gd name="T97" fmla="*/ T96 w 1940"/>
                                                                                                                                                                                                                                <a:gd name="T98" fmla="+- 0 261 100"/>
                                                                                                                                                                                                                                <a:gd name="T99" fmla="*/ 261 h 425"/>
                                                                                                                                                                                                                                <a:gd name="T100" fmla="+- 0 7114 5861"/>
                                                                                                                                                                                                                                <a:gd name="T101" fmla="*/ T100 w 1940"/>
                                                                                                                                                                                                                                <a:gd name="T102" fmla="+- 0 251 100"/>
                                                                                                                                                                                                                                <a:gd name="T103" fmla="*/ 251 h 425"/>
                                                                                                                                                                                                                                <a:gd name="T104" fmla="+- 0 7163 5861"/>
                                                                                                                                                                                                                                <a:gd name="T105" fmla="*/ T104 w 1940"/>
                                                                                                                                                                                                                                <a:gd name="T106" fmla="+- 0 240 100"/>
                                                                                                                                                                                                                                <a:gd name="T107" fmla="*/ 240 h 425"/>
                                                                                                                                                                                                                                <a:gd name="T108" fmla="+- 0 7212 5861"/>
                                                                                                                                                                                                                                <a:gd name="T109" fmla="*/ T108 w 1940"/>
                                                                                                                                                                                                                                <a:gd name="T110" fmla="+- 0 229 100"/>
                                                                                                                                                                                                                                <a:gd name="T111" fmla="*/ 229 h 425"/>
                                                                                                                                                                                                                                <a:gd name="T112" fmla="+- 0 7261 5861"/>
                                                                                                                                                                                                                                <a:gd name="T113" fmla="*/ T112 w 1940"/>
                                                                                                                                                                                                                                <a:gd name="T114" fmla="+- 0 218 100"/>
                                                                                                                                                                                                                                <a:gd name="T115" fmla="*/ 218 h 425"/>
                                                                                                                                                                                                                                <a:gd name="T116" fmla="+- 0 7310 5861"/>
                                                                                                                                                                                                                                <a:gd name="T117" fmla="*/ T116 w 1940"/>
                                                                                                                                                                                                                                <a:gd name="T118" fmla="+- 0 208 100"/>
                                                                                                                                                                                                                                <a:gd name="T119" fmla="*/ 208 h 425"/>
                                                                                                                                                                                                                                <a:gd name="T120" fmla="+- 0 7359 5861"/>
                                                                                                                                                                                                                                <a:gd name="T121" fmla="*/ T120 w 1940"/>
                                                                                                                                                                                                                                <a:gd name="T122" fmla="+- 0 197 100"/>
                                                                                                                                                                                                                                <a:gd name="T123" fmla="*/ 197 h 425"/>
                                                                                                                                                                                                                                <a:gd name="T124" fmla="+- 0 7408 5861"/>
                                                                                                                                                                                                                                <a:gd name="T125" fmla="*/ T124 w 1940"/>
                                                                                                                                                                                                                                <a:gd name="T126" fmla="+- 0 186 100"/>
                                                                                                                                                                                                                                <a:gd name="T127" fmla="*/ 186 h 425"/>
                                                                                                                                                                                                                                <a:gd name="T128" fmla="+- 0 7457 5861"/>
                                                                                                                                                                                                                                <a:gd name="T129" fmla="*/ T128 w 1940"/>
                                                                                                                                                                                                                                <a:gd name="T130" fmla="+- 0 175 100"/>
                                                                                                                                                                                                                                <a:gd name="T131" fmla="*/ 175 h 425"/>
                                                                                                                                                                                                                                <a:gd name="T132" fmla="+- 0 7507 5861"/>
                                                                                                                                                                                                                                <a:gd name="T133" fmla="*/ T132 w 1940"/>
                                                                                                                                                                                                                                <a:gd name="T134" fmla="+- 0 165 100"/>
                                                                                                                                                                                                                                <a:gd name="T135" fmla="*/ 165 h 425"/>
                                                                                                                                                                                                                                <a:gd name="T136" fmla="+- 0 7556 5861"/>
                                                                                                                                                                                                                                <a:gd name="T137" fmla="*/ T136 w 1940"/>
                                                                                                                                                                                                                                <a:gd name="T138" fmla="+- 0 154 100"/>
                                                                                                                                                                                                                                <a:gd name="T139" fmla="*/ 154 h 425"/>
                                                                                                                                                                                                                                <a:gd name="T140" fmla="+- 0 7605 5861"/>
                                                                                                                                                                                                                                <a:gd name="T141" fmla="*/ T140 w 1940"/>
                                                                                                                                                                                                                                <a:gd name="T142" fmla="+- 0 143 100"/>
                                                                                                                                                                                                                                <a:gd name="T143" fmla="*/ 143 h 425"/>
                                                                                                                                                                                                                                <a:gd name="T144" fmla="+- 0 7654 5861"/>
                                                                                                                                                                                                                                <a:gd name="T145" fmla="*/ T144 w 1940"/>
                                                                                                                                                                                                                                <a:gd name="T146" fmla="+- 0 132 100"/>
                                                                                                                                                                                                                                <a:gd name="T147" fmla="*/ 132 h 425"/>
                                                                                                                                                                                                                                <a:gd name="T148" fmla="+- 0 7703 5861"/>
                                                                                                                                                                                                                                <a:gd name="T149" fmla="*/ T148 w 1940"/>
                                                                                                                                                                                                                                <a:gd name="T150" fmla="+- 0 121 100"/>
                                                                                                                                                                                                                                <a:gd name="T151" fmla="*/ 121 h 425"/>
                                                                                                                                                                                                                                <a:gd name="T152" fmla="+- 0 7752 5861"/>
                                                                                                                                                                                                                                <a:gd name="T153" fmla="*/ T152 w 1940"/>
                                                                                                                                                                                                                                <a:gd name="T154" fmla="+- 0 111 100"/>
                                                                                                                                                                                                                                <a:gd name="T155" fmla="*/ 111 h 425"/>
                                                                                                                                                                                                                                <a:gd name="T156" fmla="+- 0 7801 5861"/>
                                                                                                                                                                                                                                <a:gd name="T157" fmla="*/ T156 w 1940"/>
                                                                                                                                                                                                                                <a:gd name="T158" fmla="+- 0 100 100"/>
                                                                                                                                                                                                                                <a:gd name="T159" fmla="*/ 100 h 425"/>
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1" y="T3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5" y="T7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9" y="T11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13" y="T15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17" y="T19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21" y="T23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25" y="T27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29" y="T31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33" y="T35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37" y="T39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41" y="T43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45" y="T47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49" y="T51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53" y="T55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57" y="T59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61" y="T63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65" y="T67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69" y="T71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73" y="T75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77" y="T79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81" y="T83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85" y="T87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89" y="T91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93" y="T95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97" y="T99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101" y="T103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105" y="T107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109" y="T111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113" y="T115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117" y="T119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121" y="T123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125" y="T127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129" y="T131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133" y="T135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137" y="T139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141" y="T143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145" y="T147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149" y="T151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153" y="T155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157" y="T159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<a:path w="1940" h="425">
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<a:pt x="0" y="425"/>
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24" y="420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49" y="414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73" y="409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98" y="404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22" y="398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47" y="393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71" y="387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96" y="382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220" y="377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245" y="371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270" y="366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294" y="360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319" y="355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343" y="350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368" y="344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392" y="339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417" y="334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441" y="328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466" y="323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491" y="318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515" y="312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540" y="307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564" y="301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589" y="296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613" y="291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638" y="285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662" y="280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687" y="274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712" y="269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736" y="264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761" y="258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785" y="253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810" y="247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834" y="242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859" y="237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883" y="231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908" y="226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933" y="221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957" y="215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983" y="210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007" y="205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032" y="199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056" y="194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081" y="188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105" y="183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130" y="178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155" y="172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179" y="167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204" y="161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228" y="156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253" y="151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277" y="145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302" y="140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326" y="134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351" y="129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376" y="124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400" y="118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425" y="113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449" y="108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474" y="102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498" y="97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523" y="92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547" y="86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572" y="81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596" y="75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621" y="70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646" y="65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670" y="59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695" y="54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719" y="48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744" y="43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768" y="38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793" y="32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817" y="27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842" y="21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866" y="16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891" y="11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916" y="5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940" y="0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<a:srgbClr val="C67BFE"/>
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<a:prstDash val="lgDash"/>
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<wpg:cNvPr id="488" name="Group 381"/>
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<a:off x="5700" y="-1225"/>
                                                                                                                                                                                                                              <a:ext cx="2261" cy="2274"/>
                                                                                                                                                                                                                              <a:chOff x="5700" y="-1225"/>
                                                                                                                                                                                                                              <a:chExt cx="2261" cy="2274"/>
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<wps:cNvPr id="489" name="Freeform 404"/>
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<a:spLocks/>
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<a:off x="5700" y="-1225"/>
                                                                                                                                                                                                                                <a:ext cx="2261" cy="2274"/>
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<a:gd name="T0" fmla="+- 0 5700 5700"/>
                                                                                                                                                                                                                                  <a:gd name="T1" fmla="*/ T0 w 2261"/>
                                                                                                                                                                                                                                  <a:gd name="T2" fmla="+- 0 1049 -1225"/>
                                                                                                                                                                                                                                  <a:gd name="T3" fmla="*/ 1049 h 2274"/>
                                                                                                                                                                                                                                  <a:gd name="T4" fmla="+- 0 7961 5700"/>
                                                                                                                                                                                                                                  <a:gd name="T5" fmla="*/ T4 w 2261"/>
                                                                                                                                                                                                                                  <a:gd name="T6" fmla="+- 0 1049 -1225"/>
                                                                                                                                                                                                                                  <a:gd name="T7" fmla="*/ 1049 h 2274"/>
                                                                                                                                                                                                                                  <a:gd name="T8" fmla="+- 0 7961 5700"/>
                                                                                                                                                                                                                                  <a:gd name="T9" fmla="*/ T8 w 2261"/>
                                                                                                                                                                                                                                  <a:gd name="T10" fmla="+- 0 -1225 -1225"/>
                                                                                                                                                                                                                                  <a:gd name="T11" fmla="*/ -1225 h 2274"/>
                                                                                                                                                                                                                                  <a:gd name="T12" fmla="+- 0 5700 5700"/>
                                                                                                                                                                                                                                  <a:gd name="T13" fmla="*/ T12 w 2261"/>
                                                                                                                                                                                                                                  <a:gd name="T14" fmla="+- 0 -1225 -1225"/>
                                                                                                                                                                                                                                  <a:gd name="T15" fmla="*/ -1225 h 2274"/>
                                                                                                                                                                                                                                  <a:gd name="T16" fmla="+- 0 5700 5700"/>
                                                                                                                                                                                                                                  <a:gd name="T17" fmla="*/ T16 w 2261"/>
                                                                                                                                                                                                                                  <a:gd name="T18" fmla="+- 0 1049 -1225"/>
                                                                                                                                                                                                                                  <a:gd name="T19" fmla="*/ 1049 h 2274"/>
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<a:pos x="T1" y="T3"/>
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<a:pos x="T5" y="T7"/>
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<a:pos x="T9" y="T11"/>
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<a:pos x="T13" y="T15"/>
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<a:pos x="T17" y="T19"/>
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<a:path w="2261" h="2274">
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<a:pt x="0" y="2274"/>
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<a:pt x="2261" y="2274"/>
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<a:pt x="2261" y="0"/>
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<a:pt x="0" y="2274"/>
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<a:close/>
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<a:srgbClr val="7F7E7E"/>
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<wpg:cNvPr id="490" name="Group 382"/>
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<a:off x="3320" y="468"/>
                                                                                                                                                                                                                                <a:ext cx="64" cy="0"/>
                                                                                                                                                                                                                                <a:chOff x="3320" y="468"/>
                                                                                                                                                                                                                                <a:chExt cx="64" cy="0"/>
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<wps:cNvPr id="491" name="Freeform 403"/>
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<a:off x="6640" y="936"/>
                                                                                                                                                                                                                                  <a:ext cx="65" cy="0"/>
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<a:gd name="T0" fmla="+- 0 3320 3320"/>
                                                                                                                                                                                                                                    <a:gd name="T1" fmla="*/ T0 w 64"/>
                                                                                                                                                                                                                                    <a:gd name="T2" fmla="+- 0 3384 3320"/>
                                                                                                                                                                                                                                    <a:gd name="T3" fmla="*/ T2 w 64"/>
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<a:path w="64">
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<a:pt x="64" y="0"/>
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<wpg:cNvPr id="492" name="Group 383"/>
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<a:off x="3320" y="-304"/>
                                                                                                                                                                                                                                  <a:ext cx="64" cy="0"/>
                                                                                                                                                                                                                                  <a:chOff x="3320" y="-304"/>
                                                                                                                                                                                                                                  <a:chExt cx="64" cy="0"/>
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<wps:cNvPr id="493" name="Freeform 402"/>
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<a:off x="6640" y="-608"/>
                                                                                                                                                                                                                                    <a:ext cx="65" cy="0"/>
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<a:gd name="T0" fmla="+- 0 3320 3320"/>
                                                                                                                                                                                                                                      <a:gd name="T1" fmla="*/ T0 w 64"/>
                                                                                                                                                                                                                                      <a:gd name="T2" fmla="+- 0 3384 3320"/>
                                                                                                                                                                                                                                      <a:gd name="T3" fmla="*/ T2 w 64"/>
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<a:path w="64">
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<a:pt x="64" y="0"/>
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<wpg:cNvPr id="494" name="Group 384"/>
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<a:off x="3320" y="-1076"/>
                                                                                                                                                                                                                                    <a:ext cx="64" cy="0"/>
                                                                                                                                                                                                                                    <a:chOff x="3320" y="-1076"/>
                                                                                                                                                                                                                                    <a:chExt cx="64" cy="0"/>
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<wps:cNvPr id="495" name="Freeform 401"/>
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<a:off x="6640" y="-2152"/>
                                                                                                                                                                                                                                      <a:ext cx="65" cy="0"/>
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<a:gd name="T0" fmla="+- 0 3320 3320"/>
                                                                                                                                                                                                                                        <a:gd name="T1" fmla="*/ T0 w 64"/>
                                                                                                                                                                                                                                        <a:gd name="T2" fmla="+- 0 3384 3320"/>
                                                                                                                                                                                                                                        <a:gd name="T3" fmla="*/ T2 w 64"/>
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<a:path w="64">
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<a:pt x="64" y="0"/>
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<wpg:cNvPr id="496" name="Group 385"/>
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<a:off x="3545" y="1049"/>
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<a:chOff x="3545" y="1049"/>
                                                                                                                                                                                                                                      <a:chExt cx="0" cy="64"/>
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<wps:cNvPr id="497" name="Freeform 400"/>
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<a:off x="7090" y="2098"/>
                                                                                                                                                                                                                                        <a:ext cx="0" cy="65"/>
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<a:gd name="T0" fmla="+- 0 1113 1049"/>
                                                                                                                                                                                                                                          <a:gd name="T1" fmla="*/ 1113 h 64"/>
                                                                                                                                                                                                                                          <a:gd name="T2" fmla="+- 0 1049 1049"/>
                                                                                                                                                                                                                                          <a:gd name="T3" fmla="*/ 1049 h 64"/>
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<a:path h="64">
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<a:pt x="0" y="64"/>
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<wpg:cNvPr id="498" name="Group 386"/>
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<a:off x="3950" y="1049"/>
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<a:chOff x="3950" y="1049"/>
                                                                                                                                                                                                                                        <a:chExt cx="0" cy="64"/>
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<wps:cNvPr id="499" name="Freeform 399"/>
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<a:off x="7900" y="2098"/>
                                                                                                                                                                                                                                          <a:ext cx="0" cy="65"/>
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<a:gd name="T0" fmla="+- 0 1113 1049"/>
                                                                                                                                                                                                                                            <a:gd name="T1" fmla="*/ 1113 h 64"/>
                                                                                                                                                                                                                                            <a:gd name="T2" fmla="+- 0 1049 1049"/>
                                                                                                                                                                                                                                            <a:gd name="T3" fmla="*/ 1049 h 64"/>
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<a:path h="64">
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<a:pt x="0" y="64"/>
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<wpg:cNvPr id="500" name="Group 387"/>
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<a:off x="4354" y="1049"/>
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<a:chOff x="4354" y="1049"/>
                                                                                                                                                                                                                                          <a:chExt cx="0" cy="64"/>
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<wps:cNvPr id="501" name="Freeform 398"/>
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<a:off x="8708" y="2098"/>
                                                                                                                                                                                                                                            <a:ext cx="0" cy="65"/>
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<a:gd name="T0" fmla="+- 0 1113 1049"/>
                                                                                                                                                                                                                                              <a:gd name="T1" fmla="*/ 1113 h 64"/>
                                                                                                                                                                                                                                              <a:gd name="T2" fmla="+- 0 1049 1049"/>
                                                                                                                                                                                                                                              <a:gd name="T3" fmla="*/ 1049 h 64"/>
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<a:path h="64">
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<a:pt x="0" y="64"/>
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<wpg:cNvPr id="502" name="Group 388"/>
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<a:off x="5485" y="1049"/>
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<a:chOff x="5485" y="1049"/>
                                                                                                                                                                                                                                            <a:chExt cx="0" cy="64"/>
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<wps:cNvPr id="503" name="Freeform 397"/>
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<a:off x="10970" y="2098"/>
                                                                                                                                                                                                                                              <a:ext cx="0" cy="65"/>
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<a:gd name="T0" fmla="+- 0 1113 1049"/>
                                                                                                                                                                                                                                                <a:gd name="T1" fmla="*/ 1113 h 64"/>
                                                                                                                                                                                                                                                <a:gd name="T2" fmla="+- 0 1049 1049"/>
                                                                                                                                                                                                                                                <a:gd name="T3" fmla="*/ 1049 h 64"/>
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<a:path h="64">
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<a:pt x="0" y="64"/>
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<wpg:cNvPr id="504" name="Group 389"/>
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<a:off x="5861" y="1049"/>
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<a:chOff x="5861" y="1049"/>
                                                                                                                                                                                                                                              <a:chExt cx="0" cy="64"/>
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<wps:cNvPr id="505" name="Freeform 396"/>
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<a:off x="11722" y="2098"/>
                                                                                                                                                                                                                                                <a:ext cx="0" cy="65"/>
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<a:gd name="T0" fmla="+- 0 1113 1049"/>
                                                                                                                                                                                                                                                  <a:gd name="T1" fmla="*/ 1113 h 64"/>
                                                                                                                                                                                                                                                  <a:gd name="T2" fmla="+- 0 1049 1049"/>
                                                                                                                                                                                                                                                  <a:gd name="T3" fmla="*/ 1049 h 64"/>
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<a:path h="64">
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<a:pt x="0" y="64"/>
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<wpg:cNvPr id="506" name="Group 390"/>
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<a:off x="6265" y="1049"/>
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<a:chOff x="6265" y="1049"/>
                                                                                                                                                                                                                                                <a:chExt cx="0" cy="64"/>
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<wps:cNvPr id="507" name="Freeform 395"/>
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<a:off x="12530" y="2098"/>
                                                                                                                                                                                                                                                  <a:ext cx="0" cy="65"/>
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<a:gd name="T0" fmla="+- 0 1113 1049"/>
                                                                                                                                                                                                                                                    <a:gd name="T1" fmla="*/ 1113 h 64"/>
                                                                                                                                                                                                                                                    <a:gd name="T2" fmla="+- 0 1049 1049"/>
                                                                                                                                                                                                                                                    <a:gd name="T3" fmla="*/ 1049 h 64"/>
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<a:path h="64">
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<a:pt x="0" y="64"/>
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  <wpg:cNvPr id="508" name="Group 391"/>
  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<a:off x="6669" y="1049"/>
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<a:chOff x="6669" y="1049"/>
                                                                                                                                                                                                                                                  <a:chExt cx="0" cy="64"/>
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  <wps:cNvPr id="509" name="Freeform 394"/>
  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<a:off x="13338" y="2098"/>
                                                                                                                                                                                                                                                    <a:ext cx="0" cy="65"/>
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  <a:gd name="T0" fmla="+- 0 1113 1049"/>
                                                                                                                                                                                                                                                      <a:gd name="T1" fmla="*/ 1113 h 64"/>
                                                                                                                                                                                                                                                      <a:gd name="T2" fmla="+- 0 1049 1049"/>
                                                                                                                                                                                                                                                      <a:gd name="T3" fmla="*/ 1049 h 64"/>
  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  <a:path h="64">
  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  <a:pt x="0" y="64"/>
  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    <wpg:cNvPr id="510" name="Group 392"/>
    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<a:off x="7800" y="1049"/>
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<a:chOff x="7800" y="1049"/>
                                                                                                                                                                                                                                                    <a:chExt cx="0" cy="64"/>
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    <wps:cNvPr id="511" name="Freeform 393"/>
    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<a:off x="15600" y="2098"/>
                                                                                                                                                                                                                                                      <a:ext cx="0" cy="65"/>
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    <a:gd name="T0" fmla="+- 0 1113 1049"/>
                                                                                                                                                                                                                                                        <a:gd name="T1" fmla="*/ 1113 h 64"/>
                                                                                                                                                                                                                                                        <a:gd name="T2" fmla="+- 0 1049 1049"/>
                                                                                                                                                                                                                                                        <a:gd name="T3" fmla="*/ 1049 h 64"/>
    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    <a:path h="64">
    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    <a:pt x="0" y="64"/>
    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</wpg:grpSp>
                                                                                                                                    </wpg:grpSp>
                                                                                                                                  </wpg:grpSp>
                                                                                                                                </wpg:grpSp>
                                                                                                                              </wpg:grpSp>
                                                                                                                            </wpg:grpSp>
                                                                                                                          </wpg:grpSp>
                                                                                                                        </wpg:grpSp>
                                                                                                                      </wpg:grpSp>
                                                                                                                    </wpg:grpSp>
                                                                                                                  </wpg:grpSp>
                                                                                                                </wpg:grpSp>
                                                                                                              </wpg:grpSp>
                                                                                                            </wpg:grpSp>
                                                                                                          </wpg:grpSp>
                                                                                                        </wpg:grpSp>
                                                                                                      </wpg:grpSp>
                                                                                                    </wpg:grpSp>
                                                                                                  </wpg:grpSp>
                                                                                                </wpg:grpSp>
                                                                                              </wpg:grpSp>
                                                                                            </wpg:grpSp>
                                                                                          </wpg:grpSp>
                                                                                        </wpg:grpSp>
                                                                                      </wpg:grpSp>
                                                                                    </wpg:grpSp>
                                                                                  </wpg:grpSp>
                                                                                </wpg:grpSp>
                                                                              </wpg:grpSp>
                                                                            </wpg:grpSp>
                                                                          </wpg:grpSp>
                                                                        </wpg:grpSp>
                                                                      </wpg:grpSp>
                                                                    </wpg:grpSp>
                                                                  </wpg:grpSp>
                                                                </wpg:grpSp>
                                                              </wpg:grpSp>
                                                            </wpg:grpSp>
                                                          </wpg:grpSp>
                                                        </wpg:grpSp>
                                                      </wpg:grpSp>
                                                    </wpg:grp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3" o:spid="_x0000_s1026" style="position:absolute;margin-left:165.6pt;margin-top:-72.5pt;width:232.8pt;height:128.6pt;z-index:-2133;mso-position-horizontal-relative:page" coordorigin="3312,-1451" coordsize="4656,257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">
                <v:group id="Group 284" o:spid="_x0000_s1027" style="position:absolute;left:3385;top:-1443;width:2261;height:218" coordorigin="3385,-1443" coordsize="2261,21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A0T0fMIAAADcAAAADwAA&#10;AAAAAAAAAAAAAACpAgAAZHJzL2Rvd25yZXYueG1sUEsFBgAAAAAEAAQA+gAAAJgDAAAAAA==&#10;">
                  <v:shape id="Freeform 507" o:spid="_x0000_s1028" style="position:absolute;left:3385;top:-1443;width:2261;height:218;visibility:visible;mso-wrap-style:square;v-text-anchor:top" coordsize="2261,21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/VtzxAAA&#10;ANwAAAAPAAAAZHJzL2Rvd25yZXYueG1sRI9Bi8IwFITvwv6H8Ba82VQPol2jLIUFETxYxd29PZpn&#10;W21eShNr/fdGEDwOM/MNs1j1phYdta6yrGAcxSCIc6srLhQc9j+jGQjnkTXWlknBnRyslh+DBSba&#10;3nhHXeYLESDsElRQet8kUrq8JIMusg1x8E62NeiDbAupW7wFuKnlJI6n0mDFYaHEhtKS8kt2NQr+&#10;L1WxT8f1/fybYZdu03V23PwpNfzsv79AeOr9O/xqr7WCyWwOzzPhCMjl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f1bc8QAAADcAAAADwAAAAAAAAAAAAAAAACXAgAAZHJzL2Rv&#10;d25yZXYueG1sUEsFBgAAAAAEAAQA9QAAAIgDAAAAAA==&#10;" path="m0,218l2260,218,2260,,,,,218xe" fillcolor="#cccbcb" stroked="f">
                    <v:path arrowok="t" o:connecttype="custom" o:connectlocs="0,-1225;2260,-1225;2260,-1443;0,-1443;0,-1225" o:connectangles="0,0,0,0,0"/>
                  </v:shape>
                  <v:group id="Group 285" o:spid="_x0000_s1029" style="position:absolute;left:3385;top:-1443;width:2261;height:218" coordorigin="3385,-1443" coordsize="2261,21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eOtup8IAAADcAAAADwAA&#10;AAAAAAAAAAAAAACpAgAAZHJzL2Rvd25yZXYueG1sUEsFBgAAAAAEAAQA+gAAAJgDAAAAAA==&#10;">
                    <v:shape id="Freeform 506" o:spid="_x0000_s1030" style="position:absolute;left:3385;top:-1443;width:2261;height:218;visibility:visible;mso-wrap-style:square;v-text-anchor:top" coordsize="2261,21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aZLDxAAA&#10;ANwAAAAPAAAAZHJzL2Rvd25yZXYueG1sRI9Pa8JAFMTvBb/D8gQvRTfmUDS6ShAsngqNhV6f2WcS&#10;zL4Nu9v86afvFgo9DjPzG2Z/HE0renK+saxgvUpAEJdWN1wp+LielxsQPiBrbC2Tgok8HA+zpz1m&#10;2g78Tn0RKhEh7DNUUIfQZVL6siaDfmU74ujdrTMYonSV1A6HCDetTJPkRRpsOC7U2NGppvJRfBkF&#10;+fXmSkmvbw09f27s6bufML8rtZiP+Q5EoDH8h//aF60g3a7h90w8AvLw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WmSw8QAAADcAAAADwAAAAAAAAAAAAAAAACXAgAAZHJzL2Rv&#10;d25yZXYueG1sUEsFBgAAAAAEAAQA9QAAAIgDAAAAAA==&#10;" path="m0,218l2260,218,2260,,,,,218xe" filled="f" strokecolor="#7f7e7e" strokeweight="10209emu">
                      <v:path arrowok="t" o:connecttype="custom" o:connectlocs="0,-1225;2260,-1225;2260,-1443;0,-1443;0,-1225" o:connectangles="0,0,0,0,0"/>
                    </v:shape>
                    <v:group id="Group 286" o:spid="_x0000_s1031" style="position:absolute;left:5700;top:-1443;width:2261;height:218" coordorigin="5700,-1443" coordsize="2261,21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53VVS8UAAADcAAAA&#10;DwAAAAAAAAAAAAAAAACpAgAAZHJzL2Rvd25yZXYueG1sUEsFBgAAAAAEAAQA+gAAAJsDAAAAAA==&#10;">
                      <v:shape id="Freeform 505" o:spid="_x0000_s1032" style="position:absolute;left:5700;top:-1443;width:2261;height:218;visibility:visible;mso-wrap-style:square;v-text-anchor:top" coordsize="2261,21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9zPpExgAA&#10;ANwAAAAPAAAAZHJzL2Rvd25yZXYueG1sRI9Pa8JAFMTvhX6H5RW81Y0RShtdpQQKoeDBKFVvj+wz&#10;iWbfhuw2f759t1DocZiZ3zDr7Wga0VPnassKFvMIBHFhdc2lguPh4/kVhPPIGhvLpGAiB9vN48Ma&#10;E20H3lOf+1IECLsEFVTet4mUrqjIoJvbljh4V9sZ9EF2pdQdDgFuGhlH0Ys0WHNYqLCltKLinn8b&#10;BZd7XR7SRTPdTjn26S7N8q/Ps1Kzp/F9BcLT6P/Df+1MK4jflvB7JhwBufk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9zPpExgAAANwAAAAPAAAAAAAAAAAAAAAAAJcCAABkcnMv&#10;ZG93bnJldi54bWxQSwUGAAAAAAQABAD1AAAAigMAAAAA&#10;" path="m0,218l2261,218,2261,,,,,218xe" fillcolor="#cccbcb" stroked="f">
                        <v:path arrowok="t" o:connecttype="custom" o:connectlocs="0,-1225;2261,-1225;2261,-1443;0,-1443;0,-1225" o:connectangles="0,0,0,0,0"/>
                      </v:shape>
                      <v:group id="Group 287" o:spid="_x0000_s1033" style="position:absolute;left:5700;top:-1443;width:2261;height:218" coordorigin="5700,-1443" coordsize="2261,21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B9BopMUAAADcAAAA&#10;DwAAAAAAAAAAAAAAAACpAgAAZHJzL2Rvd25yZXYueG1sUEsFBgAAAAAEAAQA+gAAAJsDAAAAAA==&#10;">
                        <v:shape id="Freeform 504" o:spid="_x0000_s1034" style="position:absolute;left:5700;top:-1443;width:2261;height:218;visibility:visible;mso-wrap-style:square;v-text-anchor:top" coordsize="2261,21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+UpTAwwAA&#10;ANwAAAAPAAAAZHJzL2Rvd25yZXYueG1sRI9Pi8IwFMTvwn6H8Bb2Imu6guJWoxTBxZPgH/D6bJ5t&#10;2ealJLFWP70RBI/DzPyGmS06U4uWnK8sK/gZJCCIc6srLhQc9qvvCQgfkDXWlknBjTws5h+9Gaba&#10;XnlL7S4UIkLYp6igDKFJpfR5SQb9wDbE0TtbZzBE6QqpHV4j3NRymCRjabDiuFBiQ8uS8v/dxSjI&#10;9ieXS/rbVNQ/Tuzy3t4wOyv19dllUxCBuvAOv9prrWD4O4LnmXgE5Pw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+UpTAwwAAANwAAAAPAAAAAAAAAAAAAAAAAJcCAABkcnMvZG93&#10;bnJldi54bWxQSwUGAAAAAAQABAD1AAAAhwMAAAAA&#10;" path="m0,218l2261,218,2261,,,,,218xe" filled="f" strokecolor="#7f7e7e" strokeweight="10209emu">
                          <v:path arrowok="t" o:connecttype="custom" o:connectlocs="0,-1225;2261,-1225;2261,-1443;0,-1443;0,-1225" o:connectangles="0,0,0,0,0"/>
                        </v:shape>
                        <v:group id="Group 288" o:spid="_x0000_s1035" style="position:absolute;left:3385;top:854;width:2261;height:0" coordorigin="3385,854" coordsize="2261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YTlNIxgAAANwAAAAPAAAAZHJzL2Rvd25yZXYueG1sRI9Ba8JAFITvBf/D8oTe&#10;mk0sDTVmFRErHkKhKpTeHtlnEsy+DdltEv99t1DocZiZb5h8M5lWDNS7xrKCJIpBEJdWN1wpuJzf&#10;nl5BOI+ssbVMCu7kYLOePeSYaTvyBw0nX4kAYZehgtr7LpPSlTUZdJHtiIN3tb1BH2RfSd3jGOCm&#10;lYs4TqXBhsNCjR3taipvp2+j4DDiuH1O9kNxu+7uX+eX988iIaUe59N2BcLT5P/Df+2jVrBYpv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JhOU0jGAAAA3AAA&#10;AA8AAAAAAAAAAAAAAAAAqQIAAGRycy9kb3ducmV2LnhtbFBLBQYAAAAABAAEAPoAAACcAwAAAAA=&#10;">
                          <v:shape id="Freeform 503" o:spid="_x0000_s1036" style="position:absolute;left:6770;top:1708;width:2260;height:0;visibility:visible;mso-wrap-style:square;v-text-anchor:top" coordsize="2261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foNgiwwAA&#10;ANwAAAAPAAAAZHJzL2Rvd25yZXYueG1sRI9Ba8JAFITvhf6H5RV6qy960DR1ldYgFHuqlp6f2WcS&#10;zL5dsqvGf+8KhR6HmfmGmS8H26kz96F1omE8ykCxVM60Umv42a1fclAhkhjqnLCGKwdYLh4f5lQY&#10;d5FvPm9jrRJEQkEamhh9gRiqhi2FkfMsyTu43lJMsq/R9HRJcNvhJMumaKmVtNCQ51XD1XF7sho+&#10;sNxvxm1Weo+5+fot97nBmdbPT8P7G6jIQ/wP/7U/jYbJ6wzuZ9IRwMUN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foNgiwwAAANwAAAAPAAAAAAAAAAAAAAAAAJcCAABkcnMvZG93&#10;bnJldi54bWxQSwUGAAAAAAQABAD1AAAAhwMAAAAA&#10;" path="m0,0l2261,0e" filled="f" strokecolor="#f9f9f9" strokeweight="10209emu">
                            <v:path arrowok="t" o:connecttype="custom" o:connectlocs="0,0;2260,0" o:connectangles="0,0"/>
                            <o:lock v:ext="edit" verticies="t"/>
                          </v:shape>
                          <v:group id="Group 289" o:spid="_x0000_s1037" style="position:absolute;left:3385;top:82;width:2261;height:0" coordorigin="3385,82" coordsize="2261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hp1iocIAAADcAAAADwAA&#10;AAAAAAAAAAAAAACpAgAAZHJzL2Rvd25yZXYueG1sUEsFBgAAAAAEAAQA+gAAAJgDAAAAAA==&#10;">
                            <v:shape id="Freeform 502" o:spid="_x0000_s1038" style="position:absolute;left:6770;top:164;width:2260;height:0;visibility:visible;mso-wrap-style:square;v-text-anchor:top" coordsize="2261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c+nLwwAA&#10;ANwAAAAPAAAAZHJzL2Rvd25yZXYueG1sRI9Ba8JAFITvhf6H5RW81Rc92Ji6im0oiJ6qpedn9jUJ&#10;Zt8u2a3Gf+8WhB6HmfmGWawG26kz96F1omEyzkCxVM60Umv4Onw856BCJDHUOWENVw6wWj4+LKgw&#10;7iKffN7HWiWIhII0NDH6AjFUDVsKY+dZkvfjeksxyb5G09MlwW2H0yyboaVW0kJDnt8brk77X6vh&#10;DcvjdtJmpfeYm913ecwNvmg9ehrWr6AiD/E/fG9vjIbpfA5/Z9IRwOUN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Bc+nLwwAAANwAAAAPAAAAAAAAAAAAAAAAAJcCAABkcnMvZG93&#10;bnJldi54bWxQSwUGAAAAAAQABAD1AAAAhwMAAAAA&#10;" path="m0,0l2261,0e" filled="f" strokecolor="#f9f9f9" strokeweight="10209emu">
                              <v:path arrowok="t" o:connecttype="custom" o:connectlocs="0,0;2260,0" o:connectangles="0,0"/>
                              <o:lock v:ext="edit" verticies="t"/>
                            </v:shape>
                            <v:group id="Group 290" o:spid="_x0000_s1039" style="position:absolute;left:3385;top:-690;width:2261;height:0" coordorigin="3385,-690" coordsize="2261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5gD0vcIAAADcAAAADwAA&#10;AAAAAAAAAAAAAACpAgAAZHJzL2Rvd25yZXYueG1sUEsFBgAAAAAEAAQA+gAAAJgDAAAAAA==&#10;">
                              <v:shape id="Freeform 501" o:spid="_x0000_s1040" style="position:absolute;left:6770;top:-1380;width:2260;height:0;visibility:visible;mso-wrap-style:square;v-text-anchor:top" coordsize="2261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7n/XwwAA&#10;ANwAAAAPAAAAZHJzL2Rvd25yZXYueG1sRI9BS8NAFITvgv9heYI3+zYKGmK3pW0QRE+2pefX7DMJ&#10;zb5dsmsb/70rCB6HmfmGmS8nN6gzj7H3YqCYaVAsjbe9tAb2u5e7ElRMJJYGL2zgmyMsF9dXc6qs&#10;v8gHn7epVRkisSIDXUqhQoxNx47izAeW7H360VHKcmzRjnTJcDfgvdaP6KiXvNBR4E3HzWn75Qys&#10;sT6+Fb2uQ8DSvh/qY2nxyZjbm2n1DCrxlP7Df+1Xa+BBF/B7Jh8BXPw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h7n/XwwAAANwAAAAPAAAAAAAAAAAAAAAAAJcCAABkcnMvZG93&#10;bnJldi54bWxQSwUGAAAAAAQABAD1AAAAhwMAAAAA&#10;" path="m0,0l2261,0e" filled="f" strokecolor="#f9f9f9" strokeweight="10209emu">
                                <v:path arrowok="t" o:connecttype="custom" o:connectlocs="0,0;2260,0" o:connectangles="0,0"/>
                                <o:lock v:ext="edit" verticies="t"/>
                              </v:shape>
                              <v:group id="Group 291" o:spid="_x0000_s1041" style="position:absolute;left:3747;top:-1225;width:0;height:2274" coordorigin="3747,-1225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Hmez1HGAAAA3AAA&#10;AA8AAAAAAAAAAAAAAAAAqQIAAGRycy9kb3ducmV2LnhtbFBLBQYAAAAABAAEAPoAAACcAwAAAAA=&#10;">
                                <v:polyline id="Freeform 500" o:spid="_x0000_s1042" style="position:absolute;visibility:visible;mso-wrap-style:square;v-text-anchor:top" points="7494,-176,7494,-2450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5LlJwgAA&#10;ANwAAAAPAAAAZHJzL2Rvd25yZXYueG1sRI9Pa8JAEMXvhX6HZQre6kYFkdRVqqIWPGlKz0N2moRm&#10;Z8PuqNFP3xUKPT7enx9vvuxdqy4UYuPZwGiYgSIuvW24MvBZbF9noKIgW2w9k4EbRVgunp/mmFt/&#10;5SNdTlKpNMIxRwO1SJdrHcuaHMah74iT9+2DQ0kyVNoGvKZx1+pxlk21w4YTocaO1jWVP6ezS5BG&#10;tqvioO9fUzoW49luL2HDxgxe+vc3UEK9/If/2h/WwCSbwONMOgJ68Qs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HkuUnCAAAA3AAAAA8AAAAAAAAAAAAAAAAAlwIAAGRycy9kb3du&#10;cmV2LnhtbFBLBQYAAAAABAAEAPUAAACGAwAAAAA=&#10;" filled="f" strokecolor="#f9f9f9" strokeweight="10209emu">
                                  <v:path arrowok="t" o:connecttype="custom" o:connectlocs="0,1049;0,-1225" o:connectangles="0,0"/>
                                  <o:lock v:ext="edit" verticies="t"/>
                                </v:polyline>
                                <v:group id="Group 292" o:spid="_x0000_s1043" style="position:absolute;left:4152;top:-1225;width:0;height:2274" coordorigin="4152,-1225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mTvyvsUAAADcAAAA&#10;DwAAAAAAAAAAAAAAAACpAgAAZHJzL2Rvd25yZXYueG1sUEsFBgAAAAAEAAQA+gAAAJsDAAAAAA==&#10;">
                                  <v:polyline id="Freeform 499" o:spid="_x0000_s1044" style="position:absolute;visibility:visible;mso-wrap-style:square;v-text-anchor:top" points="8304,-176,8304,-2450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QYSmwwAA&#10;ANwAAAAPAAAAZHJzL2Rvd25yZXYueG1sRI9Pa8JAEMXvgt9hGcGbblQqkrqKWmyFnjSl5yE7TUKz&#10;s2F3qmk/fVco9Ph4f3689bZ3rbpSiI1nA7NpBoq49LbhysBbcZysQEVBtth6JgPfFGG7GQ7WmFt/&#10;4zNdL1KpNMIxRwO1SJdrHcuaHMap74iT9+GDQ0kyVNoGvKVx1+p5li21w4YTocaODjWVn5cvlyCN&#10;HPfFq/55X9K5mK+eXyQ8sTHjUb97BCXUy3/4r32yBhbZA9zPpCOgN7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hQYSmwwAAANwAAAAPAAAAAAAAAAAAAAAAAJcCAABkcnMvZG93&#10;bnJldi54bWxQSwUGAAAAAAQABAD1AAAAhwMAAAAA&#10;" filled="f" strokecolor="#f9f9f9" strokeweight="10209emu">
                                    <v:path arrowok="t" o:connecttype="custom" o:connectlocs="0,1049;0,-1225" o:connectangles="0,0"/>
                                    <o:lock v:ext="edit" verticies="t"/>
                                  </v:polyline>
                                  <v:group id="Group 293" o:spid="_x0000_s1045" style="position:absolute;left:4919;top:-1225;width:0;height:2274" coordorigin="4919,-1225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GpclSxAAAANwAAAAP&#10;AAAAAAAAAAAAAAAAAKkCAABkcnMvZG93bnJldi54bWxQSwUGAAAAAAQABAD6AAAAmgMAAAAA&#10;">
                                    <v:polyline id="Freeform 498" o:spid="_x0000_s1046" style="position:absolute;visibility:visible;mso-wrap-style:square;v-text-anchor:top" points="9838,-176,9838,-2450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+379KwwAA&#10;ANwAAAAPAAAAZHJzL2Rvd25yZXYueG1sRI9Pa8JAEMXvBb/DMoK3ulHBSuoqarEVetKUnofsNAnN&#10;zobdqab99K4g9Ph4f3685bp3rTpTiI1nA5NxBoq49LbhysBHsX9cgIqCbLH1TAZ+KcJ6NXhYYm79&#10;hY90Pkml0gjHHA3UIl2udSxrchjHviNO3pcPDiXJUGkb8JLGXaunWTbXDhtOhBo72tVUfp9+XII0&#10;st8W7/rvc07HYrp4fZPwwsaMhv3mGZRQL//he/tgDcyyJ7idSUdAr6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+379KwwAAANwAAAAPAAAAAAAAAAAAAAAAAJcCAABkcnMvZG93&#10;bnJldi54bWxQSwUGAAAAAAQABAD1AAAAhwMAAAAA&#10;" filled="f" strokecolor="#f9f9f9" strokeweight="10209emu">
                                      <v:path arrowok="t" o:connecttype="custom" o:connectlocs="0,1049;0,-1225" o:connectangles="0,0"/>
                                      <o:lock v:ext="edit" verticies="t"/>
                                    </v:polyline>
                                    <v:group id="Group 294" o:spid="_x0000_s1047" style="position:absolute;left:3385;top:468;width:2261;height:0" coordorigin="3385,468" coordsize="2261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GHb4u8IAAADcAAAADwAA&#10;AAAAAAAAAAAAAACpAgAAZHJzL2Rvd25yZXYueG1sUEsFBgAAAAAEAAQA+gAAAJgDAAAAAA==&#10;">
                                      <v:shape id="Freeform 497" o:spid="_x0000_s1048" style="position:absolute;left:6770;top:936;width:2260;height:0;visibility:visible;mso-wrap-style:square;v-text-anchor:top" coordsize="2261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7Tw4wgAA&#10;ANwAAAAPAAAAZHJzL2Rvd25yZXYueG1sRI9PawIxFMTvBb9DeEJvNbFi0dUoUlGKh4J/8PzYPHcX&#10;Ny9rEnX99kYo9DjMzG+Y6by1tbiRD5VjDf2eAkGcO1NxoeGwX32MQISIbLB2TBoeFGA+67xNMTPu&#10;zlu67WIhEoRDhhrKGJtMypCXZDH0XEOcvJPzFmOSvpDG4z3BbS0/lfqSFitOCyU29F1Sft5drQa1&#10;XBM9hpe2kcfN+lc59nLPWr9328UERKQ2/of/2j9Gw0CN4XUmHQE5ew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3tPDjCAAAA3AAAAA8AAAAAAAAAAAAAAAAAlwIAAGRycy9kb3du&#10;cmV2LnhtbFBLBQYAAAAABAAEAPUAAACGAwAAAAA=&#10;" path="m0,0l2261,0e" filled="f" strokecolor="#e5e4e4" strokeweight="4141emu">
                                        <v:path arrowok="t" o:connecttype="custom" o:connectlocs="0,0;2260,0" o:connectangles="0,0"/>
                                        <o:lock v:ext="edit" verticies="t"/>
                                      </v:shape>
                                      <v:group id="Group 295" o:spid="_x0000_s1049" style="position:absolute;left:3385;top:-304;width:2261;height:0" coordorigin="3385,-304" coordsize="2261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Y9liYMIAAADcAAAADwAA&#10;AAAAAAAAAAAAAACpAgAAZHJzL2Rvd25yZXYueG1sUEsFBgAAAAAEAAQA+gAAAJgDAAAAAA==&#10;">
                                        <v:shape id="Freeform 496" o:spid="_x0000_s1050" style="position:absolute;left:6770;top:-608;width:2260;height:0;visibility:visible;mso-wrap-style:square;v-text-anchor:top" coordsize="2261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QqbjwgAA&#10;ANwAAAAPAAAAZHJzL2Rvd25yZXYueG1sRI9BawIxFITvBf9DeEJvNVmLIqtRpFIRD4Jaen5snruL&#10;m5dtkur6740geBxm5htmtuhsIy7kQ+1YQzZQIIgLZ2ouNfwcvz8mIEJENtg4Jg03CrCY995mmBt3&#10;5T1dDrEUCcIhRw1VjG0uZSgqshgGriVO3sl5izFJX0rj8ZrgtpFDpcbSYs1pocKWvioqzod/q0Gt&#10;1kS30V/Xyt/teqcce3lkrd/73XIKIlIXX+Fne2M0fGYZPM6kIyDn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ZCpuPCAAAA3AAAAA8AAAAAAAAAAAAAAAAAlwIAAGRycy9kb3du&#10;cmV2LnhtbFBLBQYAAAAABAAEAPUAAACGAwAAAAA=&#10;" path="m0,0l2261,0e" filled="f" strokecolor="#e5e4e4" strokeweight="4141emu">
                                          <v:path arrowok="t" o:connecttype="custom" o:connectlocs="0,0;2260,0" o:connectangles="0,0"/>
                                          <o:lock v:ext="edit" verticies="t"/>
                                        </v:shape>
                                        <v:group id="Group 296" o:spid="_x0000_s1051" style="position:absolute;left:3385;top:-1076;width:2261;height:0" coordorigin="3385,-1076" coordsize="2261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8R1mMxAAAANwAAAAP&#10;AAAAAAAAAAAAAAAAAKkCAABkcnMvZG93bnJldi54bWxQSwUGAAAAAAQABAD6AAAAmgMAAAAA&#10;">
                                          <v:shape id="Freeform 495" o:spid="_x0000_s1052" style="position:absolute;left:6770;top:-2152;width:2260;height:0;visibility:visible;mso-wrap-style:square;v-text-anchor:top" coordsize="2261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53J0PwgAA&#10;ANwAAAAPAAAAZHJzL2Rvd25yZXYueG1sRI/NigIxEITvgu8QWtibJq6syGgUUVZkD4I/eG4m7czg&#10;pDMmWR3f3ggLeyyq6itqtmhtLe7kQ+VYw3CgQBDnzlRcaDgdv/sTECEiG6wdk4YnBVjMu50ZZsY9&#10;eE/3QyxEgnDIUEMZY5NJGfKSLIaBa4iTd3HeYkzSF9J4fCS4reWnUmNpseK0UGJDq5Ly6+HXalDr&#10;DdHz69Y28vyz2SnHXh5Z649eu5yCiNTG//Bfe2s0jIYjeJ9JR0DOX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ncnQ/CAAAA3AAAAA8AAAAAAAAAAAAAAAAAlwIAAGRycy9kb3du&#10;cmV2LnhtbFBLBQYAAAAABAAEAPUAAACGAwAAAAA=&#10;" path="m0,0l2261,0e" filled="f" strokecolor="#e5e4e4" strokeweight="4141emu">
                                            <v:path arrowok="t" o:connecttype="custom" o:connectlocs="0,0;2260,0" o:connectangles="0,0"/>
                                            <o:lock v:ext="edit" verticies="t"/>
                                          </v:shape>
                                          <v:group id="Group 297" o:spid="_x0000_s1053" style="position:absolute;left:3545;top:-1225;width:0;height:2274" coordorigin="3545,-1225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BziZGPGAAAA3AAA&#10;AA8AAAAAAAAAAAAAAAAAqQIAAGRycy9kb3ducmV2LnhtbFBLBQYAAAAABAAEAPoAAACcAwAAAAA=&#10;">
                                            <v:polyline id="Freeform 494" o:spid="_x0000_s1054" style="position:absolute;visibility:visible;mso-wrap-style:square;v-text-anchor:top" points="7090,-176,7090,-2450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R6HNxAAA&#10;ANwAAAAPAAAAZHJzL2Rvd25yZXYueG1sRI9Bi8IwFITvgv8hPGFvmqqsSDWKCILIIqxuD96ezbMt&#10;Ji+1iVr//WZB2OMwM98w82VrjXhQ4yvHCoaDBARx7nTFhYKf46Y/BeEDskbjmBS8yMNy0e3MMdXu&#10;yd/0OIRCRAj7FBWUIdSplD4vyaIfuJo4ehfXWAxRNoXUDT4j3Bo5SpKJtFhxXCixpnVJ+fVwtwra&#10;k98d95W8Gc5kVhf38/XLnJX66LWrGYhAbfgPv9tbrWA8/IS/M/EIyMU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EehzcQAAADcAAAADwAAAAAAAAAAAAAAAACXAgAAZHJzL2Rv&#10;d25yZXYueG1sUEsFBgAAAAAEAAQA9QAAAIgDAAAAAA==&#10;" filled="f" strokecolor="#e5e4e4" strokeweight="4141emu">
                                              <v:path arrowok="t" o:connecttype="custom" o:connectlocs="0,1049;0,-1225" o:connectangles="0,0"/>
                                              <o:lock v:ext="edit" verticies="t"/>
                                            </v:polyline>
                                            <v:group id="Group 298" o:spid="_x0000_s1055" style="position:absolute;left:3950;top:-1225;width:0;height:2274" coordorigin="3950,-1225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IN8X4/GAAAA3AAA&#10;AA8AAAAAAAAAAAAAAAAAqQIAAGRycy9kb3ducmV2LnhtbFBLBQYAAAAABAAEAPoAAACcAwAAAAA=&#10;">
                                              <v:polyline id="Freeform 493" o:spid="_x0000_s1056" style="position:absolute;visibility:visible;mso-wrap-style:square;v-text-anchor:top" points="7900,-176,7900,-2450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32ZohxAAA&#10;ANwAAAAPAAAAZHJzL2Rvd25yZXYueG1sRI9Bi8IwFITvgv8hPGFvmqqwSjWKCILIIqxuD96ezbMt&#10;Ji+1iVr//WZB2OMwM98w82VrjXhQ4yvHCoaDBARx7nTFhYKf46Y/BeEDskbjmBS8yMNy0e3MMdXu&#10;yd/0OIRCRAj7FBWUIdSplD4vyaIfuJo4ehfXWAxRNoXUDT4j3Bo5SpJPabHiuFBiTeuS8uvhbhW0&#10;J7877it5M5zJrC7u5+uXOSv10WtXMxCB2vAffre3WsF4OIG/M/EIyMU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99maIcQAAADcAAAADwAAAAAAAAAAAAAAAACXAgAAZHJzL2Rv&#10;d25yZXYueG1sUEsFBgAAAAAEAAQA9QAAAIgDAAAAAA==&#10;" filled="f" strokecolor="#e5e4e4" strokeweight="4141emu">
                                                <v:path arrowok="t" o:connecttype="custom" o:connectlocs="0,1049;0,-1225" o:connectangles="0,0"/>
                                                <o:lock v:ext="edit" verticies="t"/>
                                              </v:polyline>
                                              <v:group id="Group 299" o:spid="_x0000_s1057" style="position:absolute;left:4354;top:-1225;width:0;height:2274" coordorigin="4354,-1225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na9uZsIAAADcAAAADwAA&#10;AAAAAAAAAAAAAACpAgAAZHJzL2Rvd25yZXYueG1sUEsFBgAAAAAEAAQA+gAAAJgDAAAAAA==&#10;">
                                                <v:polyline id="Freeform 492" o:spid="_x0000_s1058" style="position:absolute;visibility:visible;mso-wrap-style:square;v-text-anchor:top" points="8708,-176,8708,-2450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CqvIxAAA&#10;ANwAAAAPAAAAZHJzL2Rvd25yZXYueG1sRI9Bi8IwFITvgv8hPGFvmqqwaDWKCILIIqxuD96ezbMt&#10;Ji+1iVr//WZB2OMwM98w82VrjXhQ4yvHCoaDBARx7nTFhYKf46Y/AeEDskbjmBS8yMNy0e3MMdXu&#10;yd/0OIRCRAj7FBWUIdSplD4vyaIfuJo4ehfXWAxRNoXUDT4j3Bo5SpJPabHiuFBiTeuS8uvhbhW0&#10;J7877it5M5zJrC7u5+uXOSv10WtXMxCB2vAffre3WsF4OIW/M/EIyMU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6QqryMQAAADcAAAADwAAAAAAAAAAAAAAAACXAgAAZHJzL2Rv&#10;d25yZXYueG1sUEsFBgAAAAAEAAQA9QAAAIgDAAAAAA==&#10;" filled="f" strokecolor="#e5e4e4" strokeweight="4141emu">
                                                  <v:path arrowok="t" o:connecttype="custom" o:connectlocs="0,1049;0,-1225" o:connectangles="0,0"/>
                                                  <o:lock v:ext="edit" verticies="t"/>
                                                </v:polyline>
                                                <v:group id="Group 300" o:spid="_x0000_s1059" style="position:absolute;left:5485;top:-1225;width:0;height:2274" coordorigin="5485,-1225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K21qN3DAAAA3AAAAA8A&#10;AAAAAAAAAAAAAAAAqQIAAGRycy9kb3ducmV2LnhtbFBLBQYAAAAABAAEAPoAAACZAwAAAAA=&#10;">
                                                  <v:polyline id="Freeform 491" o:spid="_x0000_s1060" style="position:absolute;visibility:visible;mso-wrap-style:square;v-text-anchor:top" points="10970,-176,10970,-2450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EG1zwwAA&#10;ANwAAAAPAAAAZHJzL2Rvd25yZXYueG1sRI9Bi8IwFITvgv8hPMGbpiosUk2LCMKyiLC6Hvb2bJ5t&#10;MXmpTdT6783CgsdhZr5hlnlnjbhT62vHCibjBARx4XTNpYKfw2Y0B+EDskbjmBQ8yUOe9XtLTLV7&#10;8Dfd96EUEcI+RQVVCE0qpS8qsujHriGO3tm1FkOUbSl1i48It0ZOk+RDWqw5LlTY0Lqi4rK/WQXd&#10;r/867Gp5NXyUx6a8nS5bc1JqOOhWCxCBuvAO/7c/tYLZdAJ/Z+IRkNkL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ZEG1zwwAAANwAAAAPAAAAAAAAAAAAAAAAAJcCAABkcnMvZG93&#10;bnJldi54bWxQSwUGAAAAAAQABAD1AAAAhwMAAAAA&#10;" filled="f" strokecolor="#e5e4e4" strokeweight="4141emu">
                                                    <v:path arrowok="t" o:connecttype="custom" o:connectlocs="0,1049;0,-1225" o:connectangles="0,0"/>
                                                    <o:lock v:ext="edit" verticies="t"/>
                                                  </v:polyline>
                                                  <v:group id="Group 301" o:spid="_x0000_s1061" style="position:absolute;left:3517;top:-304;width:58;height:0" coordorigin="3517,-304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yK5MxxAAAANwAAAAP&#10;AAAAAAAAAAAAAAAAAKkCAABkcnMvZG93bnJldi54bWxQSwUGAAAAAAQABAD6AAAAmgMAAAAA&#10;">
                                                    <v:shape id="Freeform 490" o:spid="_x0000_s1062" style="position:absolute;left:7034;top:-608;width:57;height:0;visibility:visible;mso-wrap-style:square;v-text-anchor:top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XfMKxAAA&#10;ANwAAAAPAAAAZHJzL2Rvd25yZXYueG1sRI9BawIxFITvBf9DeIK3mlWplNUoIggeLOLqpbfH5rmJ&#10;bl6WTdS1v74RCj0OM/MNM192rhZ3aoP1rGA0zEAQl15brhScjpv3TxAhImusPZOCJwVYLnpvc8y1&#10;f/CB7kWsRIJwyFGBibHJpQylIYdh6Bvi5J196zAm2VZSt/hIcFfLcZZNpUPLacFgQ2tD5bW4OQX7&#10;n/PHqXpm1hTT1dF+XXb77xCUGvS71QxEpC7+h//aW61gMp7A60w6AnLxC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F3zCsQAAADcAAAADwAAAAAAAAAAAAAAAACXAgAAZHJzL2Rv&#10;d25yZXYueG1sUEsFBgAAAAAEAAQA9QAAAIgDAAAAAA==&#10;" path="m0,0l58,0e" filled="f" strokecolor="#999898" strokeweight="10209emu">
                                                      <v:path arrowok="t" o:connecttype="custom" o:connectlocs="0,0;57,0" o:connectangles="0,0"/>
                                                      <o:lock v:ext="edit" verticies="t"/>
                                                    </v:shape>
                                                    <v:group id="Group 302" o:spid="_x0000_s1063" style="position:absolute;left:3545;top:-304;width:0;height:858" coordorigin="3545,-304" coordsize="0,85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NKOrt7GAAAA3AAA&#10;AA8AAAAAAAAAAAAAAAAAqQIAAGRycy9kb3ducmV2LnhtbFBLBQYAAAAABAAEAPoAAACcAwAAAAA=&#10;">
                                                      <v:polyline id="Freeform 489" o:spid="_x0000_s1064" style="position:absolute;visibility:visible;mso-wrap-style:square;v-text-anchor:top" points="7090,-608,7090,250" coordsize="0,8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qlIQwgAA&#10;ANwAAAAPAAAAZHJzL2Rvd25yZXYueG1sRI9Bi8IwFITvgv8hvAUvsqZWlKUaRVwE8bRWvT+bZ1O2&#10;eSlNVuu/N8KCx2FmvmEWq87W4katrxwrGI8SEMSF0xWXCk7H7ecXCB+QNdaOScGDPKyW/d4CM+3u&#10;fKBbHkoRIewzVGBCaDIpfWHIoh+5hjh6V9daDFG2pdQt3iPc1jJNkpm0WHFcMNjQxlDxm/9ZBbT9&#10;kd+75JqSIRoOy/V47y5npQYf3XoOIlAX3uH/9k4rmKRTeJ2JR0Aun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OqUhDCAAAA3AAAAA8AAAAAAAAAAAAAAAAAlwIAAGRycy9kb3du&#10;cmV2LnhtbFBLBQYAAAAABAAEAPUAAACGAwAAAAA=&#10;" filled="f" strokecolor="#999898" strokeweight="10209emu">
                                                        <v:path arrowok="t" o:connecttype="custom" o:connectlocs="0,-304;0,554" o:connectangles="0,0"/>
                                                        <o:lock v:ext="edit" verticies="t"/>
                                                      </v:polyline>
                                                      <v:group id="Group 303" o:spid="_x0000_s1065" style="position:absolute;left:3517;top:554;width:58;height:0" coordorigin="3517,554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NEJUyxAAAANwAAAAP&#10;AAAAAAAAAAAAAAAAAKkCAABkcnMvZG93bnJldi54bWxQSwUGAAAAAAQABAD6AAAAmgMAAAAA&#10;">
                                                        <v:shape id="Freeform 488" o:spid="_x0000_s1066" style="position:absolute;left:7034;top:1108;width:57;height:0;visibility:visible;mso-wrap-style:square;v-text-anchor:top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ZvUJxQAA&#10;ANwAAAAPAAAAZHJzL2Rvd25yZXYueG1sRI9BawIxFITvgv8hPMGbZqtoy9YoUij0oIirl94em+cm&#10;7eZl2aS6+uuNIPQ4zMw3zGLVuVqcqQ3Ws4KXcQaCuPTacqXgePgcvYEIEVlj7ZkUXCnAatnvLTDX&#10;/sJ7OhexEgnCIUcFJsYmlzKUhhyGsW+Ik3fyrcOYZFtJ3eIlwV0tJ1k2lw4tpwWDDX0YKn+LP6dg&#10;dzvNjtU1s6aYrw92+7PZfYeg1HDQrd9BROrif/jZ/tIKppNXeJxJR0Au7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9m9QnFAAAA3AAAAA8AAAAAAAAAAAAAAAAAlwIAAGRycy9k&#10;b3ducmV2LnhtbFBLBQYAAAAABAAEAPUAAACJAwAAAAA=&#10;" path="m0,0l58,0e" filled="f" strokecolor="#999898" strokeweight="10209emu">
                                                          <v:path arrowok="t" o:connecttype="custom" o:connectlocs="0,0;57,0" o:connectangles="0,0"/>
                                                          <o:lock v:ext="edit" verticies="t"/>
                                                        </v:shape>
                                                        <v:group id="Group 304" o:spid="_x0000_s1067" style="position:absolute;left:4325;top:-1001;width:58;height:0" coordorigin="4325,-1001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FPDpNvDAAAA3AAAAA8A&#10;AAAAAAAAAAAAAAAAqQIAAGRycy9kb3ducmV2LnhtbFBLBQYAAAAABAAEAPoAAACZAwAAAAA=&#10;">
                                                          <v:shape id="Freeform 487" o:spid="_x0000_s1068" style="position:absolute;left:8650;top:-2002;width:57;height:0;visibility:visible;mso-wrap-style:square;v-text-anchor:top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tcTgxQAA&#10;ANwAAAAPAAAAZHJzL2Rvd25yZXYueG1sRI9BawIxFITvgv8hPMGbZqso7dYoUij0oIirl94em+cm&#10;7eZl2aS6+uuNIPQ4zMw3zGLVuVqcqQ3Ws4KXcQaCuPTacqXgePgcvYIIEVlj7ZkUXCnAatnvLTDX&#10;/sJ7OhexEgnCIUcFJsYmlzKUhhyGsW+Ik3fyrcOYZFtJ3eIlwV0tJ1k2lw4tpwWDDX0YKn+LP6dg&#10;dzvNjtU1s6aYrw92+7PZfYeg1HDQrd9BROrif/jZ/tIKppM3eJxJR0Au7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G1xODFAAAA3AAAAA8AAAAAAAAAAAAAAAAAlwIAAGRycy9k&#10;b3ducmV2LnhtbFBLBQYAAAAABAAEAPUAAACJAwAAAAA=&#10;" path="m0,0l58,0e" filled="f" strokecolor="#999898" strokeweight="10209emu">
                                                            <v:path arrowok="t" o:connecttype="custom" o:connectlocs="0,0;57,0" o:connectangles="0,0"/>
                                                            <o:lock v:ext="edit" verticies="t"/>
                                                          </v:shape>
                                                          <v:group id="Group 305" o:spid="_x0000_s1069" style="position:absolute;left:4354;top:-1001;width:0;height:659" coordorigin="4354,-1001" coordsize="0,659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AobD4AwQAAANwAAAAPAAAA&#10;AAAAAAAAAAAAAKkCAABkcnMvZG93bnJldi54bWxQSwUGAAAAAAQABAD6AAAAlwMAAAAA&#10;">
                                                            <v:polyline id="Freeform 486" o:spid="_x0000_s1070" style="position:absolute;visibility:visible;mso-wrap-style:square;v-text-anchor:top" points="8708,-2002,8708,-1343" coordsize="0,65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FWVYwwAA&#10;ANwAAAAPAAAAZHJzL2Rvd25yZXYueG1sRI9Pi8IwFMTvC36H8ARva1oFka5RFlFR8LD+u79t3rbF&#10;5qU2sbbffiMIHoeZ+Q0zW7SmFA3VrrCsIB5GIIhTqwvOFJxP688pCOeRNZaWSUFHDhbz3scME20f&#10;fKDm6DMRIOwSVJB7XyVSujQng25oK+Lg/dnaoA+yzqSu8RHgppSjKJpIgwWHhRwrWuaUXo93o+An&#10;7uLmejG3bBO52/531fndvlBq0G+/v0B4av07/GpvtYLxOIbnmXAE5Pw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jFWVYwwAAANwAAAAPAAAAAAAAAAAAAAAAAJcCAABkcnMvZG93&#10;bnJldi54bWxQSwUGAAAAAAQABAD1AAAAhwMAAAAA&#10;" filled="f" strokecolor="#999898" strokeweight="10209emu">
                                                              <v:path arrowok="t" o:connecttype="custom" o:connectlocs="0,-1001;0,-342" o:connectangles="0,0"/>
                                                              <o:lock v:ext="edit" verticies="t"/>
                                                            </v:polyline>
                                                            <v:group id="Group 306" o:spid="_x0000_s1071" style="position:absolute;left:4325;top:-342;width:58;height:0" coordorigin="4325,-342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38gXsxAAAANwAAAAP&#10;AAAAAAAAAAAAAAAAAKkCAABkcnMvZG93bnJldi54bWxQSwUGAAAAAAQABAD6AAAAmgMAAAAA&#10;">
                                                              <v:shape id="Freeform 485" o:spid="_x0000_s1072" style="position:absolute;left:8650;top:-684;width:57;height:0;visibility:visible;mso-wrap-style:square;v-text-anchor:top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hGXXxQAA&#10;ANwAAAAPAAAAZHJzL2Rvd25yZXYueG1sRI9BawIxFITvgv8hvEJvmm0XRVajiFDwUJGuXrw9Ns9N&#10;2s3Lsom6+utNodDjMDPfMItV7xpxpS5YzwrexhkI4spry7WC4+FjNAMRIrLGxjMpuFOA1XI4WGCh&#10;/Y2/6FrGWiQIhwIVmBjbQspQGXIYxr4lTt7Zdw5jkl0tdYe3BHeNfM+yqXRoOS0YbGljqPopL07B&#10;/nGeHOt7Zk05XR/s7vtzfwpBqdeXfj0HEamP/+G/9lYryPMcfs+kIyCXT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WEZdfFAAAA3AAAAA8AAAAAAAAAAAAAAAAAlwIAAGRycy9k&#10;b3ducmV2LnhtbFBLBQYAAAAABAAEAPUAAACJAwAAAAA=&#10;" path="m0,0l58,0e" filled="f" strokecolor="#999898" strokeweight="10209emu">
                                                                <v:path arrowok="t" o:connecttype="custom" o:connectlocs="0,0;57,0" o:connectangles="0,0"/>
                                                                <o:lock v:ext="edit" verticies="t"/>
                                                              </v:shape>
                                                              <v:group id="Group 307" o:spid="_x0000_s1073" style="position:absolute;left:3517;top:-137;width:58;height:0" coordorigin="3517,-137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V1c4A8UAAADcAAAA&#10;DwAAAAAAAAAAAAAAAACpAgAAZHJzL2Rvd25yZXYueG1sUEsFBgAAAAAEAAQA+gAAAJsDAAAAAA==&#10;">
                                                                <v:shape id="Freeform 484" o:spid="_x0000_s1074" style="position:absolute;left:7034;top:-274;width:57;height:0;visibility:visible;mso-wrap-style:square;v-text-anchor:top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1IVg4xQAA&#10;ANwAAAAPAAAAZHJzL2Rvd25yZXYueG1sRI9BawIxFITvgv8hPKE3zVpRytYoIggeLOKul94em+cm&#10;dfOybFJd++sbodDjMDPfMMt17xpxoy5YzwqmkwwEceW15VrBudyN30CEiKyx8UwKHhRgvRoOlphr&#10;f+cT3YpYiwThkKMCE2ObSxkqQw7DxLfEybv4zmFMsqul7vCe4K6Rr1m2kA4tpwWDLW0NVdfi2yk4&#10;/lzm5/qRWVMsNqX9+DocP0NQ6mXUb95BROrjf/ivvdcKZrM5PM+kIyBX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UhWDjFAAAA3AAAAA8AAAAAAAAAAAAAAAAAlwIAAGRycy9k&#10;b3ducmV2LnhtbFBLBQYAAAAABAAEAPUAAACJAwAAAAA=&#10;" path="m0,0l58,0e" filled="f" strokecolor="#999898" strokeweight="10209emu">
                                                                  <v:path arrowok="t" o:connecttype="custom" o:connectlocs="0,0;57,0" o:connectangles="0,0"/>
                                                                  <o:lock v:ext="edit" verticies="t"/>
                                                                </v:shape>
                                                                <v:group id="Group 308" o:spid="_x0000_s1075" style="position:absolute;left:3545;top:-137;width:0;height:751" coordorigin="3545,-137" coordsize="0,75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IyQPvxAAAANwAAAAP&#10;AAAAAAAAAAAAAAAAAKkCAABkcnMvZG93bnJldi54bWxQSwUGAAAAAAQABAD6AAAAmgMAAAAA&#10;">
                                                                  <v:polyline id="Freeform 483" o:spid="_x0000_s1076" style="position:absolute;visibility:visible;mso-wrap-style:square;v-text-anchor:top" points="7090,-274,7090,477" coordsize="0,75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35+LxAAA&#10;ANwAAAAPAAAAZHJzL2Rvd25yZXYueG1sRI9BawIxFITvBf9DeEJvNatLra5GEUEplB6qgtfn5rm7&#10;mLwsSbqu/74pFHocZuYbZrnurREd+dA4VjAeZSCIS6cbrhScjruXGYgQkTUax6TgQQHWq8HTEgvt&#10;7vxF3SFWIkE4FKigjrEtpAxlTRbDyLXEybs6bzEm6SupPd4T3Bo5ybKptNhwWqixpW1N5e3wbRWc&#10;J6/7OWrz2U2PH/6C+S437Vip52G/WYCI1Mf/8F/7XSvI8zf4PZOOgFz9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Gt+fi8QAAADcAAAADwAAAAAAAAAAAAAAAACXAgAAZHJzL2Rv&#10;d25yZXYueG1sUEsFBgAAAAAEAAQA9QAAAIgDAAAAAA==&#10;" filled="f" strokecolor="#999898" strokeweight="10209emu">
                                                                    <v:path arrowok="t" o:connecttype="custom" o:connectlocs="0,-137;0,614" o:connectangles="0,0"/>
                                                                    <o:lock v:ext="edit" verticies="t"/>
                                                                  </v:polyline>
                                                                  <v:group id="Group 309" o:spid="_x0000_s1077" style="position:absolute;left:3517;top:614;width:58;height:0" coordorigin="3517,614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DWGjIGwQAAANwAAAAPAAAA&#10;AAAAAAAAAAAAAKkCAABkcnMvZG93bnJldi54bWxQSwUGAAAAAAQABAD6AAAAlwMAAAAA&#10;">
                                                                    <v:shape id="Freeform 482" o:spid="_x0000_s1078" style="position:absolute;left:7034;top:1228;width:57;height:0;visibility:visible;mso-wrap-style:square;v-text-anchor:top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0bFI9xQAA&#10;ANwAAAAPAAAAZHJzL2Rvd25yZXYueG1sRI9BawIxFITvhf6H8ArealalUlejiFDwYJGuXrw9Ns9N&#10;dPOybFJd/fVGKPQ4zMw3zGzRuVpcqA3Ws4JBPwNBXHptuVKw3329f4IIEVlj7ZkU3CjAYv76MsNc&#10;+yv/0KWIlUgQDjkqMDE2uZShNOQw9H1DnLyjbx3GJNtK6havCe5qOcyysXRoOS0YbGhlqDwXv07B&#10;9n782Fe3zJpivNzZ79NmewhBqd5bt5yCiNTF//Bfe60VjEYTeJ5JR0DO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RsUj3FAAAA3AAAAA8AAAAAAAAAAAAAAAAAlwIAAGRycy9k&#10;b3ducmV2LnhtbFBLBQYAAAAABAAEAPUAAACJAwAAAAA=&#10;" path="m0,0l58,0e" filled="f" strokecolor="#999898" strokeweight="10209emu">
                                                                      <v:path arrowok="t" o:connecttype="custom" o:connectlocs="0,0;57,0" o:connectangles="0,0"/>
                                                                      <o:lock v:ext="edit" verticies="t"/>
                                                                    </v:shape>
                                                                    <v:group id="Group 310" o:spid="_x0000_s1079" style="position:absolute;left:4325;top:-111;width:58;height:0" coordorigin="4325,-111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cGpNfcIAAADcAAAADwAA&#10;AAAAAAAAAAAAAACpAgAAZHJzL2Rvd25yZXYueG1sUEsFBgAAAAAEAAQA+gAAAJgDAAAAAA==&#10;">
                                                                      <v:shape id="Freeform 481" o:spid="_x0000_s1080" style="position:absolute;left:8650;top:-222;width:57;height:0;visibility:visible;mso-wrap-style:square;v-text-anchor:top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HC1GxQAA&#10;ANwAAAAPAAAAZHJzL2Rvd25yZXYueG1sRI9BawIxFITvBf9DeEJvNau1UrZGEUHooUW6evH22Dw3&#10;0c3Lsom69tcbQfA4zMw3zHTeuVqcqQ3Ws4LhIANBXHptuVKw3azePkGEiKyx9kwKrhRgPuu9TDHX&#10;/sJ/dC5iJRKEQ44KTIxNLmUoDTkMA98QJ2/vW4cxybaSusVLgrtajrJsIh1aTgsGG1oaKo/FySlY&#10;/+8/ttU1s6aYLDb29/Cz3oWg1Gu/W3yBiNTFZ/jR/tYK3sdDuJ9JR0DOb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IcLUbFAAAA3AAAAA8AAAAAAAAAAAAAAAAAlwIAAGRycy9k&#10;b3ducmV2LnhtbFBLBQYAAAAABAAEAPUAAACJAwAAAAA=&#10;" path="m0,0l58,0e" filled="f" strokecolor="#999898" strokeweight="10209emu">
                                                                        <v:path arrowok="t" o:connecttype="custom" o:connectlocs="0,0;57,0" o:connectangles="0,0"/>
                                                                        <o:lock v:ext="edit" verticies="t"/>
                                                                      </v:shape>
                                                                      <v:group id="Group 311" o:spid="_x0000_s1081" style="position:absolute;left:4354;top:-111;width:0;height:797" coordorigin="4354,-111" coordsize="0,79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O/0dpHGAAAA3AAA&#10;AA8AAAAAAAAAAAAAAAAAqQIAAGRycy9kb3ducmV2LnhtbFBLBQYAAAAABAAEAPoAAACcAwAAAAA=&#10;">
                                                                        <v:polyline id="Freeform 480" o:spid="_x0000_s1082" style="position:absolute;visibility:visible;mso-wrap-style:square;v-text-anchor:top" points="8708,-222,8708,575" coordsize="0,79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rKswwwAA&#10;ANwAAAAPAAAAZHJzL2Rvd25yZXYueG1sRI/NqsIwFIT3gu8QjuBOU69SpRpFFEEXd+EfuDw0x7ba&#10;nJQmV+vbmwuCy2FmvmFmi8aU4kG1KywrGPQjEMSp1QVnCk7HTW8CwnlkjaVlUvAiB4t5uzXDRNsn&#10;7+lx8JkIEHYJKsi9rxIpXZqTQde3FXHwrrY26IOsM6lrfAa4KeVPFMXSYMFhIceKVjml98OfUSDX&#10;x/hOu3L8e14PblkajzZbc1Gq22mWUxCeGv8Nf9pbrWA4GsL/mXAE5PwN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DrKswwwAAANwAAAAPAAAAAAAAAAAAAAAAAJcCAABkcnMvZG93&#10;bnJldi54bWxQSwUGAAAAAAQABAD1AAAAhwMAAAAA&#10;" filled="f" strokecolor="#999898" strokeweight="10209emu">
                                                                          <v:path arrowok="t" o:connecttype="custom" o:connectlocs="0,-111;0,686" o:connectangles="0,0"/>
                                                                          <o:lock v:ext="edit" verticies="t"/>
                                                                        </v:polyline>
                                                                        <v:group id="Group 312" o:spid="_x0000_s1083" style="position:absolute;left:4325;top:686;width:58;height:0" coordorigin="4325,686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PUUt+xgAAANwAAAAPAAAAZHJzL2Rvd25yZXYueG1sRI9Ba8JAFITvBf/D8gre&#10;mk00LZJmFZEqHkKhKpTeHtlnEsy+DdltEv99t1DocZiZb5h8M5lWDNS7xrKCJIpBEJdWN1wpuJz3&#10;TysQziNrbC2Tgjs52KxnDzlm2o78QcPJVyJA2GWooPa+y6R0ZU0GXWQ74uBdbW/QB9lXUvc4Brhp&#10;5SKOX6TBhsNCjR3taipvp2+j4DDiuF0mb0Nxu+7uX+fn988iIaXmj9P2FYSnyf+H/9pHrWCZpv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A9RS37GAAAA3AAA&#10;AA8AAAAAAAAAAAAAAAAAqQIAAGRycy9kb3ducmV2LnhtbFBLBQYAAAAABAAEAPoAAACcAwAAAAA=&#10;">
                                                                          <v:shape id="Freeform 479" o:spid="_x0000_s1084" style="position:absolute;left:8650;top:1372;width:57;height:0;visibility:visible;mso-wrap-style:square;v-text-anchor:top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JytFxQAA&#10;ANwAAAAPAAAAZHJzL2Rvd25yZXYueG1sRI9BawIxFITvgv8hPKE3zdpWkdUoIhQ8tEhXL709Ns9N&#10;dPOybKKu/fVGKPQ4zMw3zGLVuVpcqQ3Ws4LxKANBXHptuVJw2H8MZyBCRNZYeyYFdwqwWvZ7C8y1&#10;v/E3XYtYiQThkKMCE2OTSxlKQw7DyDfEyTv61mFMsq2kbvGW4K6Wr1k2lQ4tpwWDDW0Mlefi4hTs&#10;fo+TQ3XPrCmm6739On3ufkJQ6mXQrecgInXxP/zX3moFb+8TeJ5JR0Au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0nK0XFAAAA3AAAAA8AAAAAAAAAAAAAAAAAlwIAAGRycy9k&#10;b3ducmV2LnhtbFBLBQYAAAAABAAEAPUAAACJAwAAAAA=&#10;" path="m0,0l58,0e" filled="f" strokecolor="#999898" strokeweight="10209emu">
                                                                            <v:path arrowok="t" o:connecttype="custom" o:connectlocs="0,0;57,0" o:connectangles="0,0"/>
                                                                            <o:lock v:ext="edit" verticies="t"/>
                                                                          </v:shape>
                                                                          <v:group id="Group 313" o:spid="_x0000_s1085" style="position:absolute;left:3545;top:-681;width:808;height:784" coordorigin="3545,-681" coordsize="808,78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Qz3CSxgAAANwAAAAPAAAAZHJzL2Rvd25yZXYueG1sRI9Ba8JAFITvBf/D8gre&#10;mk20DZJmFZEqHkKhKpTeHtlnEsy+DdltEv99t1DocZiZb5h8M5lWDNS7xrKCJIpBEJdWN1wpuJz3&#10;TysQziNrbC2Tgjs52KxnDzlm2o78QcPJVyJA2GWooPa+y6R0ZU0GXWQ74uBdbW/QB9lXUvc4Brhp&#10;5SKOU2mw4bBQY0e7msrb6dsoOIw4bpfJ21Dcrrv71/nl/bNISKn547R9BeFp8v/hv/ZRK1g+p/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JDPcJLGAAAA3AAA&#10;AA8AAAAAAAAAAAAAAAAAqQIAAGRycy9kb3ducmV2LnhtbFBLBQYAAAAABAAEAPoAAACcAwAAAAA=&#10;">
                                                                            <v:shape id="Freeform 478" o:spid="_x0000_s1086" style="position:absolute;left:7090;top:-1362;width:809;height:784;visibility:visible;mso-wrap-style:square;v-text-anchor:top" coordsize="808,7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2iHUxgAA&#10;ANwAAAAPAAAAZHJzL2Rvd25yZXYueG1sRI9PawIxFMTvgt8hPKE3zVrbKutGkRbBXgq1pXp8bt7+&#10;wc3LkkRd/fSmUOhxmJnfMNmyM404k/O1ZQXjUQKCOLe65lLB99d6OAPhA7LGxjIpuJKH5aLfyzDV&#10;9sKfdN6GUkQI+xQVVCG0qZQ+r8igH9mWOHqFdQZDlK6U2uElwk0jH5PkRRqsOS5U2NJrRflxezIK&#10;Dj/vp52ti9WRrh/uud2/+cn0ptTDoFvNQQTqwn/4r73RCiZPU/g9E4+AXNw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A2iHUxgAAANwAAAAPAAAAAAAAAAAAAAAAAJcCAABkcnMv&#10;ZG93bnJldi54bWxQSwUGAAAAAAQABAD1AAAAigMAAAAA&#10;" path="m0,784l11,774,21,764,31,754,41,745,52,734,62,725,72,715,82,705,92,695,103,685,113,675,123,665,133,655,144,645,154,635,164,625,174,615,184,606,195,596,205,586,215,576,225,566,236,556,246,546,256,536,266,526,277,516,287,506,297,496,307,486,317,477,328,467,338,457,348,447,358,437,369,427,379,417,389,407,399,397,409,387,419,377,429,367,439,357,450,347,460,338,470,328,480,318,490,308,501,298,511,288,521,278,531,268,542,258,552,248,562,238,572,228,583,219,593,208,603,199,613,189,623,179,634,169,644,159,654,149,664,139,675,129,685,119,695,109,705,99,716,89,726,80,736,70,746,60,756,50,767,40,777,30,787,20,797,10,808,0e" filled="f" strokecolor="#f8766c" strokeweight="10209emu">
                                                                              <v:stroke dashstyle="longDash"/>
                                                                              <v:path arrowok="t" o:connecttype="custom" o:connectlocs="11,93;31,73;52,53;72,34;92,14;113,-6;133,-26;154,-46;174,-66;195,-85;215,-105;236,-125;256,-145;277,-165;297,-185;317,-204;338,-224;358,-244;379,-264;399,-284;420,-304;440,-324;461,-343;481,-363;502,-383;522,-403;543,-423;563,-443;584,-462;604,-482;624,-502;645,-522;665,-542;686,-562;706,-582;727,-601;747,-621;768,-641;788,-661;809,-681" o:connectangles="0,0,0,0,0,0,0,0,0,0,0,0,0,0,0,0,0,0,0,0,0,0,0,0,0,0,0,0,0,0,0,0,0,0,0,0,0,0,0,0"/>
                                                                              <o:lock v:ext="edit" verticies="t"/>
                                                                            </v:shape>
                                                                            <v:group id="Group 314" o:spid="_x0000_s1087" style="position:absolute;left:3545;top:217;width:808;height:57" coordorigin="3545,217" coordsize="808,5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jhxBe8IAAADcAAAADwAA&#10;AAAAAAAAAAAAAACpAgAAZHJzL2Rvd25yZXYueG1sUEsFBgAAAAAEAAQA+gAAAJgDAAAAAA==&#10;">
                                                                              <v:shape id="Freeform 477" o:spid="_x0000_s1088" style="position:absolute;left:7090;top:434;width:809;height:58;visibility:visible;mso-wrap-style:square;v-text-anchor:top" coordsize="808,5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53wtxwAA&#10;ANwAAAAPAAAAZHJzL2Rvd25yZXYueG1sRI9ba8JAFITfC/6H5Qi+lLrR2mJTN0GEQvsg4gX7esie&#10;JsHs2ZjdXPz33YLQx2FmvmFW6WAq0VHjSssKZtMIBHFmdcm5gtPx42kJwnlkjZVlUnAjB2kyelhh&#10;rG3Pe+oOPhcBwi5GBYX3dSylywoy6Ka2Jg7ej20M+iCbXOoG+wA3lZxH0as0WHJYKLCmTUHZ5dAa&#10;BdvrY/+1nw3y1i92l5fl0Xxf27NSk/GwfgfhafD/4Xv7Uyt4XrzB35lwBGTyCw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WOd8LccAAADcAAAADwAAAAAAAAAAAAAAAACXAgAAZHJz&#10;L2Rvd25yZXYueG1sUEsFBgAAAAAEAAQA9QAAAIsDAAAAAA==&#10;" path="m0,0l11,1,21,2,31,3,41,3,52,4,62,5,72,5,82,6,92,7,103,8,113,8,123,9,133,10,144,10,154,11,164,12,174,13,184,13,195,14,205,15,215,16,225,16,236,17,246,18,256,19,266,19,277,20,287,21,297,21,307,22,317,23,328,24,338,24,348,25,358,26,369,27,379,27,389,28,399,29,409,29,419,29,429,30,439,31,450,31,460,32,470,33,480,33,490,34,501,35,511,36,521,36,531,37,542,38,552,39,562,39,572,40,583,41,593,41,603,42,613,43,623,44,634,44,644,45,654,46,664,47,675,47,685,48,695,49,705,50,716,50,726,51,736,52,746,52,756,53,767,54,777,55,787,55,797,56,808,57e" filled="f" strokecolor="#c67bfe" strokeweight="10209emu">
                                                                                <v:stroke dashstyle="longDash"/>
                                                                                <v:path arrowok="t" o:connecttype="custom" o:connectlocs="11,222;31,224;52,225;72,226;92,228;113,229;133,231;154,232;174,234;195,235;215,237;236,238;256,240;277,241;297,242;317,244;338,245;358,247;379,248;399,250;420,250;440,252;461,253;481,254;502,256;522,257;543,259;563,260;584,263;604,264;624,266;645,267;665,269;686,270;706,272;727,273;747,274;768,276;788,277;809,279" o:connectangles="0,0,0,0,0,0,0,0,0,0,0,0,0,0,0,0,0,0,0,0,0,0,0,0,0,0,0,0,0,0,0,0,0,0,0,0,0,0,0,0"/>
                                                                                <o:lock v:ext="edit" verticies="t"/>
                                                                              </v:shape>
                                                                              <v:group id="Group 315" o:spid="_x0000_s1089" style="position:absolute;left:3385;top:-1225;width:2261;height:2274" coordorigin="3385,-1225" coordsize="2261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PWz26DDAAAA3AAAAA8A&#10;AAAAAAAAAAAAAAAAqQIAAGRycy9kb3ducmV2LnhtbFBLBQYAAAAABAAEAPoAAACZAwAAAAA=&#10;">
                                                                                <v:shape id="Freeform 476" o:spid="_x0000_s1090" style="position:absolute;left:3385;top:-1225;width:2261;height:2274;visibility:visible;mso-wrap-style:square;v-text-anchor:top" coordsize="2261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Z3h5xwAA&#10;ANwAAAAPAAAAZHJzL2Rvd25yZXYueG1sRI9Pa8JAFMTvBb/D8gq9FN3YUiPRVaRBKD1U/HPw+Mg+&#10;s2myb0N2a+K3dwuFHoeZ+Q2zXA+2EVfqfOVYwXSSgCAunK64VHA6bsdzED4ga2wck4IbeVivRg9L&#10;zLTreU/XQyhFhLDPUIEJoc2k9IUhi37iWuLoXVxnMUTZlVJ32Ee4beRLksykxYrjgsGW3g0V9eHH&#10;KpDDrv9K81Od1ttPU+XPuT2n30o9PQ6bBYhAQ/gP/7U/tILXtyn8nolHQK7u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imd4eccAAADcAAAADwAAAAAAAAAAAAAAAACXAgAAZHJz&#10;L2Rvd25yZXYueG1sUEsFBgAAAAAEAAQA9QAAAIsDAAAAAA==&#10;" path="m0,2274l2260,2274,2260,,,,,2274xe" filled="f" strokecolor="#7f7e7e" strokeweight="10209emu">
                                                                                  <v:path arrowok="t" o:connecttype="custom" o:connectlocs="0,1049;2260,1049;2260,-1225;0,-1225;0,1049" o:connectangles="0,0,0,0,0"/>
                                                                                </v:shape>
                                                                                <v:group id="Group 316" o:spid="_x0000_s1091" style="position:absolute;left:5700;top:854;width:2261;height:0" coordorigin="5700,854" coordsize="2261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qLeBMxAAAANwAAAAP&#10;AAAAAAAAAAAAAAAAAKkCAABkcnMvZG93bnJldi54bWxQSwUGAAAAAAQABAD6AAAAmgMAAAAA&#10;">
                                                                                  <v:polyline id="Freeform 475" o:spid="_x0000_s1092" style="position:absolute;visibility:visible;mso-wrap-style:square;v-text-anchor:top" points="13661,1708,11400,1708" coordsize="2261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w2smwwAA&#10;ANwAAAAPAAAAZHJzL2Rvd25yZXYueG1sRI9BS8NAFITvgv9heYI3+1KLGtJsihoEsadG8fyafU2C&#10;2bdLdm3jv3eFgsdhZr5hys1sR3XkKQxONCwXGSiW1plBOg0f7y83OagQSQyNTljDDwfYVJcXJRXG&#10;nWTHxyZ2KkEkFKShj9EXiKHt2VJYOM+SvIObLMUkpw7NRKcEtyPeZtk9WhokLfTk+bnn9qv5thqe&#10;sN6/LYes9h5zs/2s97nBB62vr+bHNajIc/wPn9uvRsPqbgV/Z9IRwOo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tw2smwwAAANwAAAAPAAAAAAAAAAAAAAAAAJcCAABkcnMvZG93&#10;bnJldi54bWxQSwUGAAAAAAQABAD1AAAAhwMAAAAA&#10;" filled="f" strokecolor="#f9f9f9" strokeweight="10209emu">
                                                                                    <v:path arrowok="t" o:connecttype="custom" o:connectlocs="2261,0;0,0" o:connectangles="0,0"/>
                                                                                    <o:lock v:ext="edit" verticies="t"/>
                                                                                  </v:polyline>
                                                                                  <v:polyline id="Freeform 474" o:spid="_x0000_s1093" style="position:absolute;visibility:visible;mso-wrap-style:square;v-text-anchor:top" points="11400,1708,13661,1708" coordsize="2261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KvNSxAAA&#10;ANwAAAAPAAAAZHJzL2Rvd25yZXYueG1sRI9BS8NAFITvgv9heYI3+9JaNcRuizUUij1ZS8+v2WcS&#10;zL5dsmub/vtuQfA4zMw3zGwx2E4duQ+tEw3jUQaKpXKmlVrD7mv1kIMKkcRQ54Q1nDnAYn57M6PC&#10;uJN88nEba5UgEgrS0MToC8RQNWwpjJxnSd636y3FJPsaTU+nBLcdTrLsGS21khYa8vzecPWz/bUa&#10;llgePsZtVnqPudnsy0Nu8EXr+7vh7RVU5CH+h//aa6Ph8WkK1zPpCOD8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4irzUsQAAADcAAAADwAAAAAAAAAAAAAAAACXAgAAZHJzL2Rv&#10;d25yZXYueG1sUEsFBgAAAAAEAAQA9QAAAIgDAAAAAA==&#10;" filled="f" strokecolor="#f9f9f9" strokeweight="10209emu">
                                                                                    <v:path arrowok="t" o:connecttype="custom" o:connectlocs="0,0;2261,0" o:connectangles="0,0"/>
                                                                                    <o:lock v:ext="edit" verticies="t"/>
                                                                                  </v:polyline>
                                                                                  <v:group id="Group 317" o:spid="_x0000_s1094" style="position:absolute;left:5700;top:82;width:2261;height:0" coordorigin="5700,82" coordsize="2261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lxHg4xAAAANwAAAAP&#10;AAAAAAAAAAAAAAAAAKkCAABkcnMvZG93bnJldi54bWxQSwUGAAAAAAQABAD6AAAAmgMAAAAA&#10;">
                                                                                    <v:polyline id="Freeform 473" o:spid="_x0000_s1095" style="position:absolute;visibility:visible;mso-wrap-style:square;v-text-anchor:top" points="13661,164,11400,164" coordsize="2261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9tMi+xAAA&#10;ANwAAAAPAAAAZHJzL2Rvd25yZXYueG1sRI9Ba8JAFITvQv/D8gre6otKbYiuUhsKxZ60pedn9pmE&#10;Zt8u2a2m/94tFDwOM/MNs9oMtlNn7kPrRMN0koFiqZxppdbw+fH6kIMKkcRQ54Q1/HKAzfputKLC&#10;uIvs+XyItUoQCQVpaGL0BWKoGrYUJs6zJO/keksxyb5G09MlwW2HsyxboKVW0kJDnl8arr4PP1bD&#10;FsvjbtpmpfeYm/ev8pgbfNJ6fD88L0FFHuIt/N9+Mxrmjwv4O5OOAK6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bTIvsQAAADcAAAADwAAAAAAAAAAAAAAAACXAgAAZHJzL2Rv&#10;d25yZXYueG1sUEsFBgAAAAAEAAQA9QAAAIgDAAAAAA==&#10;" filled="f" strokecolor="#f9f9f9" strokeweight="10209emu">
                                                                                      <v:path arrowok="t" o:connecttype="custom" o:connectlocs="2261,0;0,0" o:connectangles="0,0"/>
                                                                                      <o:lock v:ext="edit" verticies="t"/>
                                                                                    </v:polyline>
                                                                                    <v:polyline id="Freeform 472" o:spid="_x0000_s1096" style="position:absolute;visibility:visible;mso-wrap-style:square;v-text-anchor:top" points="11400,164,13661,164" coordsize="2261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+G0lxAAA&#10;ANwAAAAPAAAAZHJzL2Rvd25yZXYueG1sRI9Ba8JAFITvhf6H5RW81ReV1hBdpTYUij3Vlp6f2WcS&#10;mn27ZLea/ntXEDwOM/MNs1wPtlNH7kPrRMNknIFiqZxppdbw/fX2mIMKkcRQ54Q1/HOA9er+bkmF&#10;cSf55OMu1ipBJBSkoYnRF4ihathSGDvPkryD6y3FJPsaTU+nBLcdTrPsGS21khYa8vzacPW7+7Ma&#10;Nljut5M2K73H3Hz8lPvc4Fzr0cPwsgAVeYi38LX9bjTMnuZwOZOOAK7O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vhtJcQAAADcAAAADwAAAAAAAAAAAAAAAACXAgAAZHJzL2Rv&#10;d25yZXYueG1sUEsFBgAAAAAEAAQA9QAAAIgDAAAAAA==&#10;" filled="f" strokecolor="#f9f9f9" strokeweight="10209emu">
                                                                                      <v:path arrowok="t" o:connecttype="custom" o:connectlocs="0,0;2261,0" o:connectangles="0,0"/>
                                                                                      <o:lock v:ext="edit" verticies="t"/>
                                                                                    </v:polyline>
                                                                                    <v:group id="Group 318" o:spid="_x0000_s1097" style="position:absolute;left:5700;top:-690;width:2261;height:0" coordorigin="5700,-690" coordsize="2261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AvF16bDAAAA3AAAAA8A&#10;AAAAAAAAAAAAAAAAqQIAAGRycy9kb3ducmV2LnhtbFBLBQYAAAAABAAEAPoAAACZAwAAAAA=&#10;">
                                                                                      <v:polyline id="Freeform 471" o:spid="_x0000_s1098" style="position:absolute;visibility:visible;mso-wrap-style:square;v-text-anchor:top" points="13661,-1380,11400,-1380" coordsize="2261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K1zMxAAA&#10;ANwAAAAPAAAAZHJzL2Rvd25yZXYueG1sRI9BS8NAFITvgv9heUJv7UsVNU27LWoQxJ5sS8+v2dck&#10;mH27ZLdt/PeuUPA4zMw3zGI12E6duQ+tEw3TSQaKpXKmlVrDbvs+zkGFSGKoc8IafjjAanl7s6DC&#10;uIt88XkTa5UgEgrS0MToC8RQNWwpTJxnSd7R9ZZikn2NpqdLgtsO77PsCS21khYa8vzWcPW9OVkN&#10;r1gePqdtVnqPuVnvy0Nu8Fnr0d3wMgcVeYj/4Wv7w2h4eJzB35l0BHD5C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CtczMQAAADcAAAADwAAAAAAAAAAAAAAAACXAgAAZHJzL2Rv&#10;d25yZXYueG1sUEsFBgAAAAAEAAQA9QAAAIgDAAAAAA==&#10;" filled="f" strokecolor="#f9f9f9" strokeweight="10209emu">
                                                                                        <v:path arrowok="t" o:connecttype="custom" o:connectlocs="2261,0;0,0" o:connectangles="0,0"/>
                                                                                        <o:lock v:ext="edit" verticies="t"/>
                                                                                      </v:polyline>
                                                                                      <v:polyline id="Freeform 470" o:spid="_x0000_s1099" style="position:absolute;visibility:visible;mso-wrap-style:square;v-text-anchor:top" points="11400,-1380,13661,-1380" coordsize="2261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fT/swAAA&#10;ANwAAAAPAAAAZHJzL2Rvd25yZXYueG1sRE9Na8JAEL0X/A/LCL3ViRVsSF2lGoSip6p4HrPTJDQ7&#10;u2S3mv777kHw+Hjfi9VgO3XlPrRONEwnGSiWyplWag2n4/YlBxUiiaHOCWv44wCr5ehpQYVxN/ni&#10;6yHWKoVIKEhDE6MvEEPVsKUwcZ4lcd+utxQT7Gs0Pd1SuO3wNcvmaKmV1NCQ503D1c/h12pYY3nZ&#10;Tdus9B5zsz+Xl9zgm9bP4+HjHVTkIT7Ed/en0TCbp/npTDoCuPwH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TfT/swAAAANwAAAAPAAAAAAAAAAAAAAAAAJcCAABkcnMvZG93bnJl&#10;di54bWxQSwUGAAAAAAQABAD1AAAAhAMAAAAA&#10;" filled="f" strokecolor="#f9f9f9" strokeweight="10209emu">
                                                                                        <v:path arrowok="t" o:connecttype="custom" o:connectlocs="0,0;2261,0" o:connectangles="0,0"/>
                                                                                        <o:lock v:ext="edit" verticies="t"/>
                                                                                      </v:polyline>
                                                                                      <v:group id="Group 319" o:spid="_x0000_s1100" style="position:absolute;left:6063;top:-1225;width:0;height:2274" coordorigin="6063,-1225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FSTtIbGAAAA3AAA&#10;AA8AAAAAAAAAAAAAAAAAqQIAAGRycy9kb3ducmV2LnhtbFBLBQYAAAAABAAEAPoAAACcAwAAAAA=&#10;">
                                                                                        <v:polyline id="Freeform 469" o:spid="_x0000_s1101" style="position:absolute;visibility:visible;mso-wrap-style:square;v-text-anchor:top" points="12126,-176,12126,-2450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d/lywwAA&#10;ANwAAAAPAAAAZHJzL2Rvd25yZXYueG1sRI9ba8JAEIXfC/0PyxT6VjeNECR1lV5QCz5ppM9DdpqE&#10;ZmfD7lRTf31XEHw8nMvHmS9H16sjhdh5NvA8yUAR19523Bg4VKunGagoyBZ7z2TgjyIsF/d3cyyt&#10;P/GOjntpVBrhWKKBVmQotY51Sw7jxA/Eyfv2waEkGRptA57SuOt1nmWFdthxIrQ40HtL9c/+1yVI&#10;J6u3aqvPXwXtqny23kj4YGMeH8bXF1BCo9zC1/anNTAtcricSUdAL/4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zd/lywwAAANwAAAAPAAAAAAAAAAAAAAAAAJcCAABkcnMvZG93&#10;bnJldi54bWxQSwUGAAAAAAQABAD1AAAAhwMAAAAA&#10;" filled="f" strokecolor="#f9f9f9" strokeweight="10209emu">
                                                                                          <v:path arrowok="t" o:connecttype="custom" o:connectlocs="0,1049;0,-1225" o:connectangles="0,0"/>
                                                                                          <o:lock v:ext="edit" verticies="t"/>
                                                                                        </v:polyline>
                                                                                        <v:group id="Group 320" o:spid="_x0000_s1102" style="position:absolute;left:6467;top:-1225;width:0;height:2274" coordorigin="6467,-1225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LDY9qxAAAANwAAAAP&#10;AAAAAAAAAAAAAAAAAKkCAABkcnMvZG93bnJldi54bWxQSwUGAAAAAAQABAD6AAAAmgMAAAAA&#10;">
                                                                                          <v:polyline id="Freeform 468" o:spid="_x0000_s1103" style="position:absolute;visibility:visible;mso-wrap-style:square;v-text-anchor:top" points="12934,-176,12934,-2450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0sSdwwAA&#10;ANwAAAAPAAAAZHJzL2Rvd25yZXYueG1sRI9bS8NAEIXfBf/DMoJvdmOUEGK3wQtVwac2xechO01C&#10;s7Nhd2yjv94VhD4ezuXjLOvZjepIIQ6eDdwuMlDErbcDdwZ2zfqmBBUF2eLomQx8U4R6dXmxxMr6&#10;E2/ouJVOpRGOFRroRaZK69j25DAu/EScvL0PDiXJ0Gkb8JTG3ajzLCu0w4EToceJnntqD9svlyCD&#10;rJ+aD/3zWdCmycvXNwkvbMz11fz4AEpolnP4v/1uDdwV9/B3Jh0Bvfo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T0sSdwwAAANwAAAAPAAAAAAAAAAAAAAAAAJcCAABkcnMvZG93&#10;bnJldi54bWxQSwUGAAAAAAQABAD1AAAAhwMAAAAA&#10;" filled="f" strokecolor="#f9f9f9" strokeweight="10209emu">
                                                                                            <v:path arrowok="t" o:connecttype="custom" o:connectlocs="0,1049;0,-1225" o:connectangles="0,0"/>
                                                                                            <o:lock v:ext="edit" verticies="t"/>
                                                                                          </v:polyline>
                                                                                          <v:group id="Group 321" o:spid="_x0000_s1104" style="position:absolute;left:7234;top:-1225;width:0;height:2274" coordorigin="7234,-1225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CuosoXGAAAA3AAA&#10;AA8AAAAAAAAAAAAAAAAAqQIAAGRycy9kb3ducmV2LnhtbFBLBQYAAAAABAAEAPoAAACcAwAAAAA=&#10;">
                                                                                            <v:polyline id="Freeform 467" o:spid="_x0000_s1105" style="position:absolute;visibility:visible;mso-wrap-style:square;v-text-anchor:top" points="14468,-176,14468,-2450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TP9xwwAA&#10;ANwAAAAPAAAAZHJzL2Rvd25yZXYueG1sRI9Pa8JAEMXvBb/DMgVvdVMLQVJXaS22Qk8a6XnIjkkw&#10;Oxt2pxr76d2C4PHx/vx48+XgOnWiEFvPBp4nGSjiytuWawP7cv00AxUF2WLnmQxcKMJyMXqYY2H9&#10;mbd02kmt0gjHAg00In2hdawachgnvidO3sEHh5JkqLUNeE7jrtPTLMu1w5YTocGeVg1Vx92vS5BW&#10;1u/lt/77yWlbTmefXxI+2Jjx4/D2CkpokHv41t5YAy95Dv9n0hHQiy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MTP9xwwAAANwAAAAPAAAAAAAAAAAAAAAAAJcCAABkcnMvZG93&#10;bnJldi54bWxQSwUGAAAAAAQABAD1AAAAhwMAAAAA&#10;" filled="f" strokecolor="#f9f9f9" strokeweight="10209emu">
                                                                                              <v:path arrowok="t" o:connecttype="custom" o:connectlocs="0,1049;0,-1225" o:connectangles="0,0"/>
                                                                                              <o:lock v:ext="edit" verticies="t"/>
                                                                                            </v:polyline>
                                                                                            <v:group id="Group 322" o:spid="_x0000_s1106" style="position:absolute;left:5700;top:468;width:2261;height:0" coordorigin="5700,468" coordsize="2261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0NolpxQAAANwAAAAPAAAAZHJzL2Rvd25yZXYueG1sRI9Bi8IwFITvwv6H8IS9&#10;adoVdalGEXGXPYigLoi3R/Nsi81LaWJb/70RBI/DzHzDzJedKUVDtSssK4iHEQji1OqCMwX/x5/B&#10;NwjnkTWWlknBnRwsFx+9OSbatryn5uAzESDsElSQe18lUro0J4NuaCvi4F1sbdAHWWdS19gGuCnl&#10;VxRNpMGCw0KOFa1zSq+Hm1Hw22K7GsWbZnu9rO/n43h32sak1Ge/W81AeOr8O/xq/2kFo8kU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tDaJacUAAADcAAAA&#10;DwAAAAAAAAAAAAAAAACpAgAAZHJzL2Rvd25yZXYueG1sUEsFBgAAAAAEAAQA+gAAAJsDAAAAAA==&#10;">
                                                                                              <v:polyline id="Freeform 466" o:spid="_x0000_s1107" style="position:absolute;visibility:visible;mso-wrap-style:square;v-text-anchor:top" points="13661,936,11400,936" coordsize="2261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fnwDvwAA&#10;ANwAAAAPAAAAZHJzL2Rvd25yZXYueG1sRE9Ni8IwEL0L+x/CLOxNE10U6RpFlBXxIFhlz0MztsVm&#10;UpOs1n9vDoLHx/ueLTrbiBv5UDvWMBwoEMSFMzWXGk7H3/4URIjIBhvHpOFBARbzj94MM+PufKBb&#10;HkuRQjhkqKGKsc2kDEVFFsPAtcSJOztvMSboS2k83lO4beRIqYm0WHNqqLClVUXFJf+3GtR6Q/QY&#10;X7tW/u02e+XYyyNr/fXZLX9AROriW/xyb42G70lam86kIyDnT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C9+fAO/AAAA3AAAAA8AAAAAAAAAAAAAAAAAlwIAAGRycy9kb3ducmV2&#10;LnhtbFBLBQYAAAAABAAEAPUAAACDAwAAAAA=&#10;" filled="f" strokecolor="#e5e4e4" strokeweight="4141emu">
                                                                                                <v:path arrowok="t" o:connecttype="custom" o:connectlocs="2261,0;0,0" o:connectangles="0,0"/>
                                                                                                <o:lock v:ext="edit" verticies="t"/>
                                                                                              </v:polyline>
                                                                                              <v:polyline id="Freeform 465" o:spid="_x0000_s1108" style="position:absolute;visibility:visible;mso-wrap-style:square;v-text-anchor:top" points="11400,936,13661,936" coordsize="2261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MtmYwwAA&#10;ANwAAAAPAAAAZHJzL2Rvd25yZXYueG1sRI9BawIxFITvBf9DeEJvmmip2O1mRRSl9CCopefH5nV3&#10;6eZlTaKu/74RhB6HmfmGyRe9bcWFfGgca5iMFQji0pmGKw1fx81oDiJEZIOtY9JwowCLYvCUY2bc&#10;lfd0OcRKJAiHDDXUMXaZlKGsyWIYu444eT/OW4xJ+koaj9cEt62cKjWTFhtOCzV2tKqp/D2crQa1&#10;3hLdXk99J78/tzvl2Msja/087JfvICL18T/8aH8YDS+zN7ifSUdAFn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AMtmYwwAAANwAAAAPAAAAAAAAAAAAAAAAAJcCAABkcnMvZG93&#10;bnJldi54bWxQSwUGAAAAAAQABAD1AAAAhwMAAAAA&#10;" filled="f" strokecolor="#e5e4e4" strokeweight="4141emu">
                                                                                                <v:path arrowok="t" o:connecttype="custom" o:connectlocs="0,0;2261,0" o:connectangles="0,0"/>
                                                                                                <o:lock v:ext="edit" verticies="t"/>
                                                                                              </v:polyline>
                                                                                              <v:group id="Group 323" o:spid="_x0000_s1109" style="position:absolute;left:5700;top:-304;width:2261;height:0" coordorigin="5700,-304" coordsize="2261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vgaHwMIAAADcAAAADwAA&#10;AAAAAAAAAAAAAACpAgAAZHJzL2Rvd25yZXYueG1sUEsFBgAAAAAEAAQA+gAAAJgDAAAAAA==&#10;">
                                                                                                <v:polyline id="Freeform 464" o:spid="_x0000_s1110" style="position:absolute;visibility:visible;mso-wrap-style:square;v-text-anchor:top" points="13661,-608,11400,-608" coordsize="2261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7nUNDwwAA&#10;ANwAAAAPAAAAZHJzL2Rvd25yZXYueG1sRI9BawIxFITvQv9DeAVvmtiilq1RpFIRDwW19PzYvO4u&#10;3bysSdxd/70RCh6HmfmGWax6W4uWfKgca5iMFQji3JmKCw3fp8/RG4gQkQ3WjknDlQKslk+DBWbG&#10;dXyg9hgLkSAcMtRQxthkUoa8JIth7Bri5P06bzEm6QtpPHYJbmv5otRMWqw4LZTY0EdJ+d/xYjWo&#10;zZboOj33jfzZb7+UYy9PrPXwuV+/g4jUx0f4v70zGl7nE7ifSUdALm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7nUNDwwAAANwAAAAPAAAAAAAAAAAAAAAAAJcCAABkcnMvZG93&#10;bnJldi54bWxQSwUGAAAAAAQABAD1AAAAhwMAAAAA&#10;" filled="f" strokecolor="#e5e4e4" strokeweight="4141emu">
                                                                                                  <v:path arrowok="t" o:connecttype="custom" o:connectlocs="2261,0;0,0" o:connectangles="0,0"/>
                                                                                                  <o:lock v:ext="edit" verticies="t"/>
                                                                                                </v:polyline>
                                                                                                <v:polyline id="Freeform 463" o:spid="_x0000_s1111" style="position:absolute;visibility:visible;mso-wrap-style:square;v-text-anchor:top" points="11400,-608,13661,-608" coordsize="2261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T900wgAA&#10;ANwAAAAPAAAAZHJzL2Rvd25yZXYueG1sRI9BawIxFITvBf9DeIK3mmixlq1RRKmIB8G19PzYvO4u&#10;3bysSdT13xtB6HGYmW+Y2aKzjbiQD7VjDaOhAkFcOFNzqeH7+PX6ASJEZIONY9JwowCLee9lhplx&#10;Vz7QJY+lSBAOGWqoYmwzKUNRkcUwdC1x8n6dtxiT9KU0Hq8Jbhs5VupdWqw5LVTY0qqi4i8/Ww1q&#10;vSG6TU5dK392m71y7OWRtR70u+UniEhd/A8/21uj4W06hseZdATk/A4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tP3TTCAAAA3AAAAA8AAAAAAAAAAAAAAAAAlwIAAGRycy9kb3du&#10;cmV2LnhtbFBLBQYAAAAABAAEAPUAAACGAwAAAAA=&#10;" filled="f" strokecolor="#e5e4e4" strokeweight="4141emu">
                                                                                                  <v:path arrowok="t" o:connecttype="custom" o:connectlocs="0,0;2261,0" o:connectangles="0,0"/>
                                                                                                  <o:lock v:ext="edit" verticies="t"/>
                                                                                                </v:polyline>
                                                                                                <v:group id="Group 324" o:spid="_x0000_s1112" style="position:absolute;left:5700;top:-1076;width:2261;height:0" coordorigin="5700,-1076" coordsize="2261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TtQZt8UAAADcAAAA&#10;DwAAAAAAAAAAAAAAAACpAgAAZHJzL2Rvd25yZXYueG1sUEsFBgAAAAAEAAQA+gAAAJsDAAAAAA==&#10;">
                                                                                                  <v:polyline id="Freeform 462" o:spid="_x0000_s1113" style="position:absolute;visibility:visible;mso-wrap-style:square;v-text-anchor:top" points="13661,-2152,11400,-2152" coordsize="2261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6uDbwwAA&#10;ANwAAAAPAAAAZHJzL2Rvd25yZXYueG1sRI9BawIxFITvgv8hPKG3bqLVtmw3irQo4qFQLT0/Nq+7&#10;SzcvaxJ1/fdGKHgcZuYbplj0thUn8qFxrGGcKRDEpTMNVxq+96vHVxAhIhtsHZOGCwVYzIeDAnPj&#10;zvxFp12sRIJwyFFDHWOXSxnKmiyGzHXEyft13mJM0lfSeDwnuG3lRKlnabHhtFBjR+81lX+7o9Wg&#10;PtZEl9mh7+TPdv2pHHu5Z60fRv3yDUSkPt7D/+2N0fD0MoXbmXQE5PwK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r6uDbwwAAANwAAAAPAAAAAAAAAAAAAAAAAJcCAABkcnMvZG93&#10;bnJldi54bWxQSwUGAAAAAAQABAD1AAAAhwMAAAAA&#10;" filled="f" strokecolor="#e5e4e4" strokeweight="4141emu">
                                                                                                    <v:path arrowok="t" o:connecttype="custom" o:connectlocs="2261,0;0,0" o:connectangles="0,0"/>
                                                                                                    <o:lock v:ext="edit" verticies="t"/>
                                                                                                  </v:polyline>
                                                                                                  <v:polyline id="Freeform 461" o:spid="_x0000_s1114" style="position:absolute;visibility:visible;mso-wrap-style:square;v-text-anchor:top" points="11400,-2152,13661,-2152" coordsize="2261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pkVAwgAA&#10;ANwAAAAPAAAAZHJzL2Rvd25yZXYueG1sRI9PawIxFMTvBb9DeIK3mqhYZTWKKJXioeAfPD82z93F&#10;zcuapLp++0Yo9DjMzG+Y+bK1tbiTD5VjDYO+AkGcO1NxoeF0/HyfgggR2WDtmDQ8KcBy0XmbY2bc&#10;g/d0P8RCJAiHDDWUMTaZlCEvyWLou4Y4eRfnLcYkfSGNx0eC21oOlfqQFitOCyU2tC4pvx5+rAa1&#10;2RI9x7e2kefd9ls59vLIWve67WoGIlIb/8N/7S+jYTQZw+tMOgJy8Qs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SmRUDCAAAA3AAAAA8AAAAAAAAAAAAAAAAAlwIAAGRycy9kb3du&#10;cmV2LnhtbFBLBQYAAAAABAAEAPUAAACGAwAAAAA=&#10;" filled="f" strokecolor="#e5e4e4" strokeweight="4141emu">
                                                                                                    <v:path arrowok="t" o:connecttype="custom" o:connectlocs="0,0;2261,0" o:connectangles="0,0"/>
                                                                                                    <o:lock v:ext="edit" verticies="t"/>
                                                                                                  </v:polyline>
                                                                                                  <v:group id="Group 325" o:spid="_x0000_s1115" style="position:absolute;left:5861;top:-1225;width:0;height:2274" coordorigin="5861,-1225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eo7ovxQAAANwAAAAPAAAAZHJzL2Rvd25yZXYueG1sRI9Bi8IwFITvwv6H8IS9&#10;adoVdalGEXGXPYigLoi3R/Nsi81LaWJb/70RBI/DzHzDzJedKUVDtSssK4iHEQji1OqCMwX/x5/B&#10;NwjnkTWWlknBnRwsFx+9OSbatryn5uAzESDsElSQe18lUro0J4NuaCvi4F1sbdAHWWdS19gGuCnl&#10;VxRNpMGCw0KOFa1zSq+Hm1Hw22K7GsWbZnu9rO/n43h32sak1Ge/W81AeOr8O/xq/2kFo+kE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XqO6L8UAAADcAAAA&#10;DwAAAAAAAAAAAAAAAACpAgAAZHJzL2Rvd25yZXYueG1sUEsFBgAAAAAEAAQA+gAAAJsDAAAAAA==&#10;">
                                                                                                    <v:polyline id="Freeform 460" o:spid="_x0000_s1116" style="position:absolute;visibility:visible;mso-wrap-style:square;v-text-anchor:top" points="11722,-176,11722,-2450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Bn+BxQAA&#10;ANwAAAAPAAAAZHJzL2Rvd25yZXYueG1sRI9Ba8JAFITvgv9heUJvZqOFWlJXEUEoRQpqPfT2kn1N&#10;grtvY3YT4793C4Ueh5n5hlmuB2tET62vHSuYJSkI4sLpmksFX6fd9BWED8gajWNScCcP69V4tMRM&#10;uxsfqD+GUkQI+wwVVCE0mZS+qMiiT1xDHL0f11oMUbal1C3eItwaOU/TF2mx5rhQYUPbiorLsbMK&#10;hm//cfqs5dXwWZ6bsssve5Mr9TQZNm8gAg3hP/zXftcKnhcL+D0Tj4BcPQ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oGf4HFAAAA3AAAAA8AAAAAAAAAAAAAAAAAlwIAAGRycy9k&#10;b3ducmV2LnhtbFBLBQYAAAAABAAEAPUAAACJAwAAAAA=&#10;" filled="f" strokecolor="#e5e4e4" strokeweight="4141emu">
                                                                                                      <v:path arrowok="t" o:connecttype="custom" o:connectlocs="0,1049;0,-1225" o:connectangles="0,0"/>
                                                                                                      <o:lock v:ext="edit" verticies="t"/>
                                                                                                    </v:polyline>
                                                                                                    <v:group id="Group 326" o:spid="_x0000_s1117" style="position:absolute;left:6265;top:-1225;width:0;height:2274" coordorigin="6265,-1225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QHCLxsIAAADcAAAADwAA&#10;AAAAAAAAAAAAAACpAgAAZHJzL2Rvd25yZXYueG1sUEsFBgAAAAAEAAQA+gAAAJgDAAAAAA==&#10;">
                                                                                                      <v:polyline id="Freeform 459" o:spid="_x0000_s1118" style="position:absolute;visibility:visible;mso-wrap-style:square;v-text-anchor:top" points="12530,-176,12530,-2450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01U5oxAAA&#10;ANwAAAAPAAAAZHJzL2Rvd25yZXYueG1sRI9Pi8IwFMTvgt8hPGFvmroLrlajiCDIsgj+O3h7Ns+2&#10;mLx0m6j12xthweMwM79hJrPGGnGj2peOFfR7CQjizOmScwX73bI7BOEDskbjmBQ8yMNs2m5NMNXu&#10;zhu6bUMuIoR9igqKEKpUSp8VZNH3XEUcvbOrLYYo61zqGu8Rbo38TJKBtFhyXCiwokVB2WV7tQqa&#10;o//ZrUv5Z/ggD1V+PV1+zUmpj04zH4MI1IR3+L+90gq+vkfwOhOPgJw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NVOaMQAAADcAAAADwAAAAAAAAAAAAAAAACXAgAAZHJzL2Rv&#10;d25yZXYueG1sUEsFBgAAAAAEAAQA9QAAAIgDAAAAAA==&#10;" filled="f" strokecolor="#e5e4e4" strokeweight="4141emu">
                                                                                                        <v:path arrowok="t" o:connecttype="custom" o:connectlocs="0,1049;0,-1225" o:connectangles="0,0"/>
                                                                                                        <o:lock v:ext="edit" verticies="t"/>
                                                                                                      </v:polyline>
                                                                                                      <v:group id="Group 327" o:spid="_x0000_s1119" style="position:absolute;left:6669;top:-1225;width:0;height:2274" coordorigin="6669,-1225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i9P358IAAADcAAAADwAA&#10;AAAAAAAAAAAAAACpAgAAZHJzL2Rvd25yZXYueG1sUEsFBgAAAAAEAAQA+gAAAJgDAAAAAA==&#10;">
                                                                                                        <v:polyline id="Freeform 458" o:spid="_x0000_s1120" style="position:absolute;visibility:visible;mso-wrap-style:square;v-text-anchor:top" points="13338,-176,13338,-2450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/djJJxQAA&#10;ANwAAAAPAAAAZHJzL2Rvd25yZXYueG1sRI9Ba8JAFITvhf6H5RV6aza2UCR1E0QQSikFozl4e2Zf&#10;k+Du25hdTfrv3YLgcZiZb5hFMVkjLjT4zrGCWZKCIK6d7rhRsNuuX+YgfEDWaByTgj/yUOSPDwvM&#10;tBt5Q5cyNCJC2GeooA2hz6T0dUsWfeJ64uj9usFiiHJopB5wjHBr5GuavkuLHceFFntatVQfy7NV&#10;MO391/ankyfDlaz65nw4fpuDUs9P0/IDRKAp3MO39qdW8Dafwf+ZeARkfg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92MknFAAAA3AAAAA8AAAAAAAAAAAAAAAAAlwIAAGRycy9k&#10;b3ducmV2LnhtbFBLBQYAAAAABAAEAPUAAACJAwAAAAA=&#10;" filled="f" strokecolor="#e5e4e4" strokeweight="4141emu">
                                                                                                          <v:path arrowok="t" o:connecttype="custom" o:connectlocs="0,1049;0,-1225" o:connectangles="0,0"/>
                                                                                                          <o:lock v:ext="edit" verticies="t"/>
                                                                                                        </v:polyline>
                                                                                                        <v:group id="Group 328" o:spid="_x0000_s1121" style="position:absolute;left:7800;top:-1225;width:0;height:2274" coordorigin="7800,-1225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BRNzAvGAAAA3AAA&#10;AA8AAAAAAAAAAAAAAAAAqQIAAGRycy9kb3ducmV2LnhtbFBLBQYAAAAABAAEAPoAAACcAwAAAAA=&#10;">
                                                                                                          <v:polyline id="Freeform 457" o:spid="_x0000_s1122" style="position:absolute;visibility:visible;mso-wrap-style:square;v-text-anchor:top" points="15600,-176,15600,-2450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6AmlxQAA&#10;ANwAAAAPAAAAZHJzL2Rvd25yZXYueG1sRI9Ba8JAFITvBf/D8gq91U0bKJK6CSIIUorQWA+9PbOv&#10;SXD3bcyuSfz33YLgcZiZb5hlMVkjBup961jByzwBQVw53XKt4Hu/eV6A8AFZo3FMCq7kochnD0vM&#10;tBv5i4Yy1CJC2GeooAmhy6T0VUMW/dx1xNH7db3FEGVfS93jGOHWyNckeZMWW44LDXa0bqg6lRer&#10;YPrxH/tdK8+GD/LQ1Zfj6dMclXp6nFbvIAJN4R6+tbdaQbpI4f9MPAIy/w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DoCaXFAAAA3AAAAA8AAAAAAAAAAAAAAAAAlwIAAGRycy9k&#10;b3ducmV2LnhtbFBLBQYAAAAABAAEAPUAAACJAwAAAAA=&#10;" filled="f" strokecolor="#e5e4e4" strokeweight="4141emu">
                                                                                                            <v:path arrowok="t" o:connecttype="custom" o:connectlocs="0,1049;0,-1225" o:connectangles="0,0"/>
                                                                                                            <o:lock v:ext="edit" verticies="t"/>
                                                                                                          </v:polyline>
                                                                                                          <v:group id="Group 329" o:spid="_x0000_s1123" style="position:absolute;left:5832;top:-362;width:58;height:0" coordorigin="5832,-362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PTo8eTGAAAA3AAA&#10;AA8AAAAAAAAAAAAAAAAAqQIAAGRycy9kb3ducmV2LnhtbFBLBQYAAAAABAAEAPoAAACcAwAAAAA=&#10;">
                                                                                                            <v:shape id="Freeform 456" o:spid="_x0000_s1124" style="position:absolute;left:11664;top:-724;width:57;height:0;visibility:visible;mso-wrap-style:square;v-text-anchor:top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npHfxAAA&#10;ANwAAAAPAAAAZHJzL2Rvd25yZXYueG1sRI9BawIxFITvBf9DeIK3mtWiyGoUEYQeKtLVi7fH5rlJ&#10;u3lZNqmu/npTEDwOM/MNs1h1rhYXaoP1rGA0zEAQl15brhQcD9v3GYgQkTXWnknBjQKslr23Beba&#10;X/mbLkWsRIJwyFGBibHJpQylIYdh6Bvi5J196zAm2VZSt3hNcFfLcZZNpUPLacFgQxtD5W/x5xTs&#10;7+fJsbpl1hTT9cHufr72pxCUGvS79RxEpC6+ws/2p1bwMZvA/5l0BOTy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p6R38QAAADcAAAADwAAAAAAAAAAAAAAAACXAgAAZHJzL2Rv&#10;d25yZXYueG1sUEsFBgAAAAAEAAQA9QAAAIgDAAAAAA==&#10;" path="m0,0l58,0e" filled="f" strokecolor="#999898" strokeweight="10209emu">
                                                                                                              <v:path arrowok="t" o:connecttype="custom" o:connectlocs="0,0;57,0" o:connectangles="0,0"/>
                                                                                                              <o:lock v:ext="edit" verticies="t"/>
                                                                                                            </v:shape>
                                                                                                            <v:group id="Group 330" o:spid="_x0000_s1125" style="position:absolute;left:5861;top:-362;width:0;height:733" coordorigin="5861,-362" coordsize="0,73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rdsoIxAAAANwAAAAP&#10;AAAAAAAAAAAAAAAAAKkCAABkcnMvZG93bnJldi54bWxQSwUGAAAAAAQABAD6AAAAmgMAAAAA&#10;">
                                                                                                              <v:polyline id="Freeform 455" o:spid="_x0000_s1126" style="position:absolute;visibility:visible;mso-wrap-style:square;v-text-anchor:top" points="11722,-724,11722,9" coordsize="0,73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HLBnxAAA&#10;ANwAAAAPAAAAZHJzL2Rvd25yZXYueG1sRI9Ba8JAFITvBf/D8gRvdaOCDalrUCHSk6UaaI+P7DMJ&#10;Zt+G7Kpbf323UOhxmJlvmFUeTCduNLjWsoLZNAFBXFndcq2gPBXPKQjnkTV2lknBNznI16OnFWba&#10;3vmDbkdfiwhhl6GCxvs+k9JVDRl0U9sTR+9sB4M+yqGWesB7hJtOzpNkKQ22HBca7GnXUHU5Xo2C&#10;/rDw2/Aevj5PNi1K+zCPkvdKTcZh8wrCU/D/4b/2m1awSF/g90w8AnL9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3RywZ8QAAADcAAAADwAAAAAAAAAAAAAAAACXAgAAZHJzL2Rv&#10;d25yZXYueG1sUEsFBgAAAAAEAAQA9QAAAIgDAAAAAA==&#10;" filled="f" strokecolor="#999898" strokeweight="10209emu">
                                                                                                                <v:path arrowok="t" o:connecttype="custom" o:connectlocs="0,-362;0,371" o:connectangles="0,0"/>
                                                                                                                <o:lock v:ext="edit" verticies="t"/>
                                                                                                              </v:polyline>
                                                                                                              <v:group id="Group 331" o:spid="_x0000_s1127" style="position:absolute;left:5832;top:371;width:58;height:0" coordorigin="5832,371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daX74cIAAADcAAAADwAA&#10;AAAAAAAAAAAAAACpAgAAZHJzL2Rvd25yZXYueG1sUEsFBgAAAAAEAAQA+gAAAJgDAAAAAA==&#10;">
                                                                                                                <v:shape id="Freeform 454" o:spid="_x0000_s1128" style="position:absolute;left:11664;top:742;width:57;height:0;visibility:visible;mso-wrap-style:square;v-text-anchor:top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05vaxQAA&#10;ANwAAAAPAAAAZHJzL2Rvd25yZXYueG1sRI9BawIxFITvgv8hPKE3zdpS0dUoIhQ8tEhXL709Ns9N&#10;dPOybKKu/fVGKPQ4zMw3zGLVuVpcqQ3Ws4LxKANBXHptuVJw2H8MpyBCRNZYeyYFdwqwWvZ7C8y1&#10;v/E3XYtYiQThkKMCE2OTSxlKQw7DyDfEyTv61mFMsq2kbvGW4K6Wr1k2kQ4tpwWDDW0Mlefi4hTs&#10;fo/vh+qeWVNM1nv7dfrc/YSg1MugW89BROrif/ivvdUK3qYzeJ5JR0Au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fTm9rFAAAA3AAAAA8AAAAAAAAAAAAAAAAAlwIAAGRycy9k&#10;b3ducmV2LnhtbFBLBQYAAAAABAAEAPUAAACJAwAAAAA=&#10;" path="m0,0l58,0e" filled="f" strokecolor="#999898" strokeweight="10209emu">
                                                                                                                  <v:path arrowok="t" o:connecttype="custom" o:connectlocs="0,0;57,0" o:connectangles="0,0"/>
                                                                                                                  <o:lock v:ext="edit" verticies="t"/>
                                                                                                                </v:shape>
                                                                                                                <v:group id="Group 332" o:spid="_x0000_s1129" style="position:absolute;left:6236;top:-787;width:58;height:0" coordorigin="6236,-787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DgphOsIAAADcAAAADwAA&#10;AAAAAAAAAAAAAACpAgAAZHJzL2Rvd25yZXYueG1sUEsFBgAAAAAEAAQA+gAAAJgDAAAAAA==&#10;">
                                                                                                                  <v:shape id="Freeform 453" o:spid="_x0000_s1130" style="position:absolute;left:12472;top:-1574;width:57;height:0;visibility:visible;mso-wrap-style:square;v-text-anchor:top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fAEBxQAA&#10;ANwAAAAPAAAAZHJzL2Rvd25yZXYueG1sRI9BawIxFITvgv8hvII3zVqp2K1RRCh4sIirl94em+cm&#10;7eZl2URd/fVNQfA4zMw3zHzZuVpcqA3Ws4LxKANBXHptuVJwPHwOZyBCRNZYeyYFNwqwXPR7c8y1&#10;v/KeLkWsRIJwyFGBibHJpQylIYdh5Bvi5J186zAm2VZSt3hNcFfL1yybSoeW04LBhtaGyt/i7BTs&#10;7qe3Y3XLrCmmq4P9+tnuvkNQavDSrT5AROriM/xob7SCyfsY/s+kIyAX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x8AQHFAAAA3AAAAA8AAAAAAAAAAAAAAAAAlwIAAGRycy9k&#10;b3ducmV2LnhtbFBLBQYAAAAABAAEAPUAAACJAwAAAAA=&#10;" path="m0,0l58,0e" filled="f" strokecolor="#999898" strokeweight="10209emu">
                                                                                                                    <v:path arrowok="t" o:connecttype="custom" o:connectlocs="0,0;57,0" o:connectangles="0,0"/>
                                                                                                                    <o:lock v:ext="edit" verticies="t"/>
                                                                                                                  </v:shape>
                                                                                                                  <v:group id="Group 333" o:spid="_x0000_s1131" style="position:absolute;left:6265;top:-787;width:0;height:792" coordorigin="6265,-787" coordsize="0,79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JGUWtbGAAAA3AAA&#10;AA8AAAAAAAAAAAAAAAAAqQIAAGRycy9kb3ducmV2LnhtbFBLBQYAAAAABAAEAPoAAACcAwAAAAA=&#10;">
                                                                                                                    <v:polyline id="Freeform 452" o:spid="_x0000_s1132" style="position:absolute;visibility:visible;mso-wrap-style:square;v-text-anchor:top" points="12530,-1574,12530,-782" coordsize="0,79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4QQr1wgAA&#10;ANwAAAAPAAAAZHJzL2Rvd25yZXYueG1sRI/BasMwEETvgf6D2EJuidwaTOxGCaVNoDnGLfS6WBvL&#10;1FoZSbGdv68ChR6HmXnDbPez7cVIPnSOFTytMxDEjdMdtwq+Po+rDYgQkTX2jknBjQLsdw+LLVba&#10;TXymsY6tSBAOFSowMQ6VlKExZDGs3UCcvIvzFmOSvpXa45TgtpfPWVZIix2nBYMDvRlqfuqrVXA5&#10;GM95Zks+DcXh/XbU+rsvlVo+zq8vICLN8T/81/7QCvIyh/uZdATk7h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hBCvXCAAAA3AAAAA8AAAAAAAAAAAAAAAAAlwIAAGRycy9kb3du&#10;cmV2LnhtbFBLBQYAAAAABAAEAPUAAACGAwAAAAA=&#10;" filled="f" strokecolor="#999898" strokeweight="10209emu">
                                                                                                                      <v:path arrowok="t" o:connecttype="custom" o:connectlocs="0,-787;0,5" o:connectangles="0,0"/>
                                                                                                                      <o:lock v:ext="edit" verticies="t"/>
                                                                                                                    </v:polyline>
                                                                                                                    <v:group id="Group 334" o:spid="_x0000_s1133" style="position:absolute;left:6236;top:5;width:58;height:0" coordorigin="6236,5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cTFnOcUAAADcAAAA&#10;DwAAAAAAAAAAAAAAAACpAgAAZHJzL2Rvd25yZXYueG1sUEsFBgAAAAAEAAQA+gAAAJsDAAAAAA==&#10;">
                                                                                                                      <v:shape id="Freeform 451" o:spid="_x0000_s1134" style="position:absolute;left:12472;top:10;width:57;height:0;visibility:visible;mso-wrap-style:square;v-text-anchor:top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RwcCxQAA&#10;ANwAAAAPAAAAZHJzL2Rvd25yZXYueG1sRI9BawIxFITvgv8hPKE3zbZFsVujSEHooSKuXnp7bJ6b&#10;tJuXZRN19dcbQfA4zMw3zGzRuVqcqA3Ws4LXUQaCuPTacqVgv1sNpyBCRNZYeyYFFwqwmPd7M8y1&#10;P/OWTkWsRIJwyFGBibHJpQylIYdh5Bvi5B186zAm2VZSt3hOcFfLtyybSIeW04LBhr4Mlf/F0SnY&#10;XA/jfXXJrCkmy51d//1sfkNQ6mXQLT9BROriM/xof2sF7x9juJ9JR0DOb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NHBwLFAAAA3AAAAA8AAAAAAAAAAAAAAAAAlwIAAGRycy9k&#10;b3ducmV2LnhtbFBLBQYAAAAABAAEAPUAAACJAwAAAAA=&#10;" path="m0,0l58,0e" filled="f" strokecolor="#999898" strokeweight="10209emu">
                                                                                                                        <v:path arrowok="t" o:connecttype="custom" o:connectlocs="0,0;57,0" o:connectangles="0,0"/>
                                                                                                                        <o:lock v:ext="edit" verticies="t"/>
                                                                                                                      </v:shape>
                                                                                                                      <v:group id="Group 335" o:spid="_x0000_s1135" style="position:absolute;left:6640;top:-853;width:58;height:0" coordorigin="6640,-853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ur1zVxQAAANwAAAAPAAAAZHJzL2Rvd25yZXYueG1sRI9Bi8IwFITvwv6H8IS9&#10;adoVxa1GEXGXPYigLoi3R/Nsi81LaWJb/70RBI/DzHzDzJedKUVDtSssK4iHEQji1OqCMwX/x5/B&#10;FITzyBpLy6TgTg6Wi4/eHBNtW95Tc/CZCBB2CSrIva8SKV2ak0E3tBVx8C62NuiDrDOpa2wD3JTy&#10;K4om0mDBYSHHitY5pdfDzSj4bbFdjeJNs71e1vfzcbw7bWNS6rPfrWYgPHX+HX61/7SC0fcE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7q9c1cUAAADcAAAA&#10;DwAAAAAAAAAAAAAAAACpAgAAZHJzL2Rvd25yZXYueG1sUEsFBgAAAAAEAAQA+gAAAJsDAAAAAA==&#10;">
                                                                                                                        <v:polyline id="Freeform 450" o:spid="_x0000_s1136" style="position:absolute;visibility:visible;mso-wrap-style:square;v-text-anchor:top" points="13280,-1706,13338,-1706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2TzuxQAA&#10;ANwAAAAPAAAAZHJzL2Rvd25yZXYueG1sRI9BawIxFITvBf9DeEJvNaui1dUoUhB6sEhXL94em+cm&#10;unlZNqmu/fVNodDjMDPfMMt152pxozZYzwqGgwwEcem15UrB8bB9mYEIEVlj7ZkUPCjAetV7WmKu&#10;/Z0/6VbESiQIhxwVmBibXMpQGnIYBr4hTt7Ztw5jkm0ldYv3BHe1HGXZVDq0nBYMNvRmqLwWX07B&#10;/vs8OVaPzJpiujnYj8tufwpBqed+t1mAiNTF//Bf+10rGM9f4fdMOgJy9Q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zZPO7FAAAA3AAAAA8AAAAAAAAAAAAAAAAAlwIAAGRycy9k&#10;b3ducmV2LnhtbFBLBQYAAAAABAAEAPUAAACJAwAAAAA=&#10;" filled="f" strokecolor="#999898" strokeweight="10209emu">
                                                                                                                          <v:path arrowok="t" o:connecttype="custom" o:connectlocs="0,0;58,0" o:connectangles="0,0"/>
                                                                                                                          <o:lock v:ext="edit" verticies="t"/>
                                                                                                                        </v:polyline>
                                                                                                                        <v:group id="Group 336" o:spid="_x0000_s1137" style="position:absolute;left:6669;top:-853;width:0;height:732" coordorigin="6669,-853" coordsize="0,73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8HxtPMIAAADcAAAADwAA&#10;AAAAAAAAAAAAAACpAgAAZHJzL2Rvd25yZXYueG1sUEsFBgAAAAAEAAQA+gAAAJgDAAAAAA==&#10;">
                                                                                                                          <v:polyline id="Freeform 449" o:spid="_x0000_s1138" style="position:absolute;visibility:visible;mso-wrap-style:square;v-text-anchor:top" points="13338,-1706,13338,-974" coordsize="0,73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EK/3xgAA&#10;ANwAAAAPAAAAZHJzL2Rvd25yZXYueG1sRI9Ba8JAFITvBf/D8gremk0NSE1dRYMWD6UlKvT6yL4m&#10;sdm3IbuNqb/eFQoeh5n5hpkvB9OInjpXW1bwHMUgiAuray4VHA/bpxcQziNrbCyTgj9ysFyMHuaY&#10;anvmnPq9L0WAsEtRQeV9m0rpiooMusi2xMH7tp1BH2RXSt3hOcBNIydxPJUGaw4LFbaUVVT87H+N&#10;gqylHjeXz9WHzy+Hd7s+JV9vJ6XGj8PqFYSnwd/D/+2dVpDMZnA7E46AXFw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TEK/3xgAAANwAAAAPAAAAAAAAAAAAAAAAAJcCAABkcnMv&#10;ZG93bnJldi54bWxQSwUGAAAAAAQABAD1AAAAigMAAAAA&#10;" filled="f" strokecolor="#999898" strokeweight="10209emu">
                                                                                                                            <v:path arrowok="t" o:connecttype="custom" o:connectlocs="0,-853;0,-121" o:connectangles="0,0"/>
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</v:polyline>
                                                                                                                          <v:group id="Group 337" o:spid="_x0000_s1139" style="position:absolute;left:6640;top:-121;width:58;height:0" coordorigin="6640,-121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Jqo52MIAAADcAAAADwAA&#10;AAAAAAAAAAAAAACpAgAAZHJzL2Rvd25yZXYueG1sUEsFBgAAAAAEAAQA+gAAAJgDAAAAAA==&#10;">
                                                                                                                            <v:polyline id="Freeform 448" o:spid="_x0000_s1140" style="position:absolute;visibility:visible;mso-wrap-style:square;v-text-anchor:top" points="13280,-242,13338,-242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3FnjxAAA&#10;ANwAAAAPAAAAZHJzL2Rvd25yZXYueG1sRI9BawIxFITvQv9DeIXeNLG0IlujSKHgwSKuXnp7bJ6b&#10;6OZl2aS69tc3guBxmJlvmNmi9404UxddYA3jkQJBXAXjuNaw330NpyBiQjbYBCYNV4qwmD8NZliY&#10;cOEtnctUiwzhWKAGm1JbSBkrSx7jKLTE2TuEzmPKsqul6fCS4b6Rr0pNpEfHecFiS5+WqlP56zVs&#10;/g7v+/qqnC0ny537Pq43PzFq/fLcLz9AJOrTI3xvr4yGNzWG25l8BOT8H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NxZ48QAAADcAAAADwAAAAAAAAAAAAAAAACXAgAAZHJzL2Rv&#10;d25yZXYueG1sUEsFBgAAAAAEAAQA9QAAAIgDAAAAAA==&#10;" filled="f" strokecolor="#999898" strokeweight="10209emu">
                                                                                                                              <v:path arrowok="t" o:connecttype="custom" o:connectlocs="0,0;58,0" o:connectangles="0,0"/>
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</v:polyline>
                                                                                                                            <v:group id="Group 338" o:spid="_x0000_s1141" style="position:absolute;left:7771;top:-1122;width:58;height:0" coordorigin="7771,-1122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Lk0AjTGAAAA3AAA&#10;AA8AAAAAAAAAAAAAAAAAqQIAAGRycy9kb3ducmV2LnhtbFBLBQYAAAAABAAEAPoAAACcAwAAAAA=&#10;">
                                                                                                                              <v:polyline id="Freeform 447" o:spid="_x0000_s1142" style="position:absolute;visibility:visible;mso-wrap-style:square;v-text-anchor:top" points="15542,-2244,15600,-2244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QmIPxQAA&#10;ANwAAAAPAAAAZHJzL2Rvd25yZXYueG1sRI9BawIxFITvhf6H8Aq91aTViqxGkYLgoUW6evH22Dw3&#10;sZuXZRN17a83hYLHYWa+YWaL3jfiTF10gTW8DhQI4ioYx7WG3Xb1MgERE7LBJjBpuFKExfzxYYaF&#10;CRf+pnOZapEhHAvUYFNqCyljZcljHISWOHuH0HlMWXa1NB1eMtw38k2psfToOC9YbOnDUvVTnryG&#10;ze/hfVdflbPleLl1X8fPzT5GrZ+f+uUURKI+3cP/7bXRMFJD+DuTj4Cc3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tCYg/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<v:path arrowok="t" o:connecttype="custom" o:connectlocs="0,0;58,0" o:connectangles="0,0"/>
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</v:polyline>
                                                                                                                              <v:group id="Group 339" o:spid="_x0000_s1143" style="position:absolute;left:7800;top:-1122;width:0;height:795" coordorigin="7800,-1122" coordsize="0,79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WZE/28UAAADcAAAA&#10;DwAAAAAAAAAAAAAAAACpAgAAZHJzL2Rvd25yZXYueG1sUEsFBgAAAAAEAAQA+gAAAJsDAAAAAA==&#10;">
                                                                                                                                <v:polyline id="Freeform 446" o:spid="_x0000_s1144" style="position:absolute;visibility:visible;mso-wrap-style:square;v-text-anchor:top" points="15600,-2244,15600,-1449" coordsize="0,79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dMxGxQAA&#10;ANwAAAAPAAAAZHJzL2Rvd25yZXYueG1sRI9Ba8JAFITvBf/D8oTe6q5SpaSuIi1i680otcdH9pkE&#10;s29DdjXRX+8KgsdhZr5hpvPOVuJMjS8daxgOFAjizJmScw277fLtA4QPyAYrx6ThQh7ms97LFBPj&#10;Wt7QOQ25iBD2CWooQqgTKX1WkEU/cDVx9A6usRiibHJpGmwj3FZypNREWiw5LhRY01dB2TE9WQ2U&#10;/qvR7vd6Gf6t29P3ar8+7LOJ1q/9bvEJIlAXnuFH+8doeFdjuJ+JR0DOb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Z0zEb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<v:path arrowok="t" o:connecttype="custom" o:connectlocs="0,-1122;0,-327" o:connectangles="0,0"/>
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</v:polyline>
                                                                                                                                <v:group id="Group 340" o:spid="_x0000_s1145" style="position:absolute;left:7771;top:-327;width:58;height:0" coordorigin="7771,-327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xg8EN8UAAADcAAAA&#10;DwAAAAAAAAAAAAAAAACpAgAAZHJzL2Rvd25yZXYueG1sUEsFBgAAAAAEAAQA+gAAAJsDAAAAAA==&#10;">
                                                                                                                                  <v:polyline id="Freeform 445" o:spid="_x0000_s1146" style="position:absolute;visibility:visible;mso-wrap-style:square;v-text-anchor:top" points="15542,-654,15600,-654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eWQMxQAA&#10;ANwAAAAPAAAAZHJzL2Rvd25yZXYueG1sRI9BawIxFITvhf6H8ITeamJptWyNIoWCB4t09eLtsXlu&#10;opuXZRN19dc3hYLHYWa+Yabz3jfiTF10gTWMhgoEcRWM41rDdvP1/A4iJmSDTWDScKUI89njwxQL&#10;Ey78Q+cy1SJDOBaowabUFlLGypLHOAwtcfb2ofOYsuxqaTq8ZLhv5ItSY+nRcV6w2NKnpepYnryG&#10;9W3/tq2vytlyvNi478NqvYtR66dBv/gAkahP9/B/e2k0vKoJ/J3JR0DOf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R5ZAz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<v:path arrowok="t" o:connecttype="custom" o:connectlocs="0,0;58,0" o:connectangles="0,0"/>
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</v:polyline>
                                                                                                                                  <v:group id="Group 341" o:spid="_x0000_s1147" style="position:absolute;left:5832;top:-144;width:58;height:0" coordorigin="5832,-144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2Nw13sIAAADcAAAADwAA&#10;AAAAAAAAAAAAAACpAgAAZHJzL2Rvd25yZXYueG1sUEsFBgAAAAAEAAQA+gAAAJgDAAAAAA==&#10;">
                                                                                                                                    <v:shape id="Freeform 444" o:spid="_x0000_s1148" style="position:absolute;left:11664;top:-288;width:57;height:0;visibility:visible;mso-wrap-style:square;v-text-anchor:top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6qlXlxQAA&#10;ANwAAAAPAAAAZHJzL2Rvd25yZXYueG1sRI9BawIxFITvhf6H8ITeamJpxW6NIoWCB4t09eLtsXlu&#10;opuXZRN19dc3hYLHYWa+Yabz3jfiTF10gTWMhgoEcRWM41rDdvP1PAERE7LBJjBpuFKE+ezxYYqF&#10;CRf+oXOZapEhHAvUYFNqCyljZcljHIaWOHv70HlMWXa1NB1eMtw38kWpsfToOC9YbOnTUnUsT17D&#10;+rZ/29ZX5Ww5Xmzc92G13sWo9dOgX3yASNSne/i/vTQaXtU7/J3JR0DOf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qqVeXFAAAA3AAAAA8AAAAAAAAAAAAAAAAAlwIAAGRycy9k&#10;b3ducmV2LnhtbFBLBQYAAAAABAAEAPUAAACJAwAAAAA=&#10;" path="m0,0l58,0e" filled="f" strokecolor="#999898" strokeweight="10209emu">
                                                                                                                                      <v:path arrowok="t" o:connecttype="custom" o:connectlocs="0,0;57,0" o:connectangles="0,0"/>
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</v:shape>
                                                                                                                                    <v:group id="Group 342" o:spid="_x0000_s1149" style="position:absolute;left:5861;top:-144;width:0;height:553" coordorigin="5861,-144" coordsize="0,55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KNzrwXDAAAA3AAAAA8A&#10;AAAAAAAAAAAAAAAAqQIAAGRycy9kb3ducmV2LnhtbFBLBQYAAAAABAAEAPoAAACZAwAAAAA=&#10;">
                                                                                                                                      <v:polyline id="Freeform 443" o:spid="_x0000_s1150" style="position:absolute;visibility:visible;mso-wrap-style:square;v-text-anchor:top" points="11722,-288,11722,265" coordsize="0,55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LTz0AwwAA&#10;ANwAAAAPAAAAZHJzL2Rvd25yZXYueG1sRI9BawIxFITvBf9DeEJvNbuliGyNImKLJ0VXaI+PzTO7&#10;dPOybKKb/nsjCB6HmfmGmS+jbcWVet84VpBPMhDEldMNGwWn8uttBsIHZI2tY1LwTx6Wi9HLHAvt&#10;Bj7Q9RiMSBD2BSqoQ+gKKX1Vk0U/cR1x8s6utxiS7I3UPQ4Jblv5nmVTabHhtFBjR+uaqr/jxSqw&#10;v1mz/4m7sDXf5TSai1xthrNSr+O4+gQRKIZn+NHeagUfeQ73M+kIyMUN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LTz0AwwAAANwAAAAPAAAAAAAAAAAAAAAAAJcCAABkcnMvZG93&#10;bnJldi54bWxQSwUGAAAAAAQABAD1AAAAhwMAAAAA&#10;" filled="f" strokecolor="#999898" strokeweight="10209emu">
                                                                                                                                        <v:path arrowok="t" o:connecttype="custom" o:connectlocs="0,-144;0,409" o:connectangles="0,0"/>
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<v:group id="Group 343" o:spid="_x0000_s1151" style="position:absolute;left:5832;top:409;width:58;height:0" coordorigin="5832,409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87ZTpxAAAANwAAAAP&#10;AAAAAAAAAAAAAAAAAKkCAABkcnMvZG93bnJldi54bWxQSwUGAAAAAAQABAD6AAAAmgMAAAAA&#10;">
                                                                                                                                        <v:shape id="Freeform 442" o:spid="_x0000_s1152" style="position:absolute;left:11664;top:818;width:57;height:0;visibility:visible;mso-wrap-style:square;v-text-anchor:top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m/TSxQAA&#10;ANwAAAAPAAAAZHJzL2Rvd25yZXYueG1sRI9BawIxFITvBf9DeEJvNau1UrZGEUHooUW6evH22Dw3&#10;0c3Lsom69tcbQfA4zMw3zHTeuVqcqQ3Ws4LhIANBXHptuVKw3azePkGEiKyx9kwKrhRgPuu9TDHX&#10;/sJ/dC5iJRKEQ44KTIxNLmUoDTkMA98QJ2/vW4cxybaSusVLgrtajrJsIh1aTgsGG1oaKo/FySlY&#10;/+8/ttU1s6aYLDb29/Cz3oWg1Gu/W3yBiNTFZ/jR/tYKxsN3uJ9JR0DOb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6b9NLFAAAA3AAAAA8AAAAAAAAAAAAAAAAAlwIAAGRycy9k&#10;b3ducmV2LnhtbFBLBQYAAAAABAAEAPUAAACJAwAAAAA=&#10;" path="m0,0l58,0e" filled="f" strokecolor="#999898" strokeweight="10209emu">
                                                                                                                                          <v:path arrowok="t" o:connecttype="custom" o:connectlocs="0,0;57,0" o:connectangles="0,0"/>
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<v:group id="Group 344" o:spid="_x0000_s1153" style="position:absolute;left:6236;top:-723;width:58;height:0" coordorigin="6236,-723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cSKkGxAAAANwAAAAP&#10;AAAAAAAAAAAAAAAAAKkCAABkcnMvZG93bnJldi54bWxQSwUGAAAAAAQABAD6AAAAmgMAAAAA&#10;">
                                                                                                                                          <v:shape id="Freeform 441" o:spid="_x0000_s1154" style="position:absolute;left:12472;top:-1446;width:57;height:0;visibility:visible;mso-wrap-style:square;v-text-anchor:top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+Psk9xAAA&#10;ANwAAAAPAAAAZHJzL2Rvd25yZXYueG1sRI9BawIxFITvBf9DeIK3mlWqyNYoIgg9VMTVi7fH5rlJ&#10;3bwsm1RXf70RCj0OM/MNM192rhZXaoP1rGA0zEAQl15brhQcD5v3GYgQkTXWnknBnQIsF723Oeba&#10;33hP1yJWIkE45KjAxNjkUobSkMMw9A1x8s6+dRiTbCupW7wluKvlOMum0qHltGCwobWh8lL8OgW7&#10;x3lyrO6ZNcV0dbDbn+/dKQSlBv1u9QkiUhf/w3/tL63gYzSB15l0BOTiC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j7JPcQAAADcAAAADwAAAAAAAAAAAAAAAACXAgAAZHJzL2Rv&#10;d25yZXYueG1sUEsFBgAAAAAEAAQA9QAAAIgDAAAAAA==&#10;" path="m0,0l58,0e" filled="f" strokecolor="#999898" strokeweight="10209emu">
                                                                                                                                            <v:path arrowok="t" o:connecttype="custom" o:connectlocs="0,0;57,0" o:connectangles="0,0"/>
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<v:group id="Group 345" o:spid="_x0000_s1155" style="position:absolute;left:6265;top:-723;width:0;height:706" coordorigin="6265,-723" coordsize="0,70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EPWkurGAAAA3AAA&#10;AA8AAAAAAAAAAAAAAAAAqQIAAGRycy9kb3ducmV2LnhtbFBLBQYAAAAABAAEAPoAAACcAwAAAAA=&#10;">
                                                                                                                                            <v:polyline id="Freeform 440" o:spid="_x0000_s1156" style="position:absolute;visibility:visible;mso-wrap-style:square;v-text-anchor:top" points="12530,-1446,12530,-740" coordsize="0,7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LxxAxQAA&#10;ANwAAAAPAAAAZHJzL2Rvd25yZXYueG1sRI/NasJAFIX3Qt9huIXuzCRF2hKdBJGKLkqLaev6mrkm&#10;wcydkJma+PZOQXB5OD8fZ5GPphVn6l1jWUESxSCIS6sbrhT8fK+nbyCcR9bYWiYFF3KQZw+TBaba&#10;Dryjc+ErEUbYpaig9r5LpXRlTQZdZDvi4B1tb9AH2VdS9ziEcdPK5zh+kQYbDoQaO1rVVJ6KPxO4&#10;s02x3H/oQ/M5bPn4niSr+OtXqafHcTkH4Wn09/CtvdUKZskr/J8JR0Bm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IvHED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          <v:path arrowok="t" o:connecttype="custom" o:connectlocs="0,-723;0,-17" o:connectangles="0,0"/>
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<v:group id="Group 346" o:spid="_x0000_s1157" style="position:absolute;left:6236;top:-17;width:58;height:0" coordorigin="6236,-17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F0FowPDAAAA3AAAAA8A&#10;AAAAAAAAAAAAAAAAqQIAAGRycy9kb3ducmV2LnhtbFBLBQYAAAAABAAEAPoAAACZAwAAAAA=&#10;">
                                                                                                                                              <v:shape id="Freeform 439" o:spid="_x0000_s1158" style="position:absolute;left:12472;top:-34;width:57;height:0;visibility:visible;mso-wrap-style:square;v-text-anchor:top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/c8M4xQAA&#10;ANwAAAAPAAAAZHJzL2Rvd25yZXYueG1sRI9BawIxFITvgv8hvII3zVqs2K1RRCh4sIirl94em+cm&#10;7eZl2URd/fVNQfA4zMw3zHzZuVpcqA3Ws4LxKANBXHptuVJwPHwOZyBCRNZYeyYFNwqwXPR7c8y1&#10;v/KeLkWsRIJwyFGBibHJpQylIYdh5Bvi5J186zAm2VZSt3hNcFfL1yybSoeW04LBhtaGyt/i7BTs&#10;7qe3Y3XLrCmmq4P9+tnuvkNQavDSrT5AROriM/xob7SCyfgd/s+kIyAX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9zwzjFAAAA3AAAAA8AAAAAAAAAAAAAAAAAlwIAAGRycy9k&#10;b3ducmV2LnhtbFBLBQYAAAAABAAEAPUAAACJAwAAAAA=&#10;" path="m0,0l58,0e" filled="f" strokecolor="#999898" strokeweight="10209emu">
                                                                                                                                                <v:path arrowok="t" o:connecttype="custom" o:connectlocs="0,0;57,0" o:connectangles="0,0"/>
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<v:group id="Group 347" o:spid="_x0000_s1159" style="position:absolute;left:6640;top:-264;width:58;height:0" coordorigin="6640,-264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bR9luMIAAADcAAAADwAA&#10;AAAAAAAAAAAAAACpAgAAZHJzL2Rvd25yZXYueG1sUEsFBgAAAAAEAAQA+gAAAJgDAAAAAA==&#10;">
                                                                                                                                                <v:polyline id="Freeform 438" o:spid="_x0000_s1160" style="position:absolute;visibility:visible;mso-wrap-style:square;v-text-anchor:top" points="13280,-528,13338,-528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aQWDxQAA&#10;ANwAAAAPAAAAZHJzL2Rvd25yZXYueG1sRI9BawIxFITvhf6H8ARvNauolK1RpFDwoIi7Xnp7bJ6b&#10;1M3Lskl19dcbodDjMDPfMItV7xpxoS5YzwrGowwEceW15VrBsfx6ewcRIrLGxjMpuFGA1fL1ZYG5&#10;9lc+0KWItUgQDjkqMDG2uZShMuQwjHxLnLyT7xzGJLta6g6vCe4aOcmyuXRoOS0YbOnTUHUufp2C&#10;/f00O9a3zJpivi7t7me7/w5BqeGgX3+AiNTH//Bfe6MVTCdjeJ5JR0Au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9pBYP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              <v:path arrowok="t" o:connecttype="custom" o:connectlocs="0,0;58,0" o:connectangles="0,0"/>
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<v:group id="Group 348" o:spid="_x0000_s1161" style="position:absolute;left:6669;top:-264;width:0;height:813" coordorigin="6669,-264" coordsize="0,81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8oFeVMUAAADcAAAA&#10;DwAAAAAAAAAAAAAAAACpAgAAZHJzL2Rvd25yZXYueG1sUEsFBgAAAAAEAAQA+gAAAJsDAAAAAA==&#10;">
                                                                                                                                                  <v:polyline id="Freeform 437" o:spid="_x0000_s1162" style="position:absolute;visibility:visible;mso-wrap-style:square;v-text-anchor:top" points="13338,-528,13338,285" coordsize="0,81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OI04wwAA&#10;ANwAAAAPAAAAZHJzL2Rvd25yZXYueG1sRI9Pi8IwFMTvwn6H8Ba8abr+Y6lGWUTFk6K7en40z7bY&#10;vIQmavXTG0HY4zAzv2Ems8ZU4kq1Ly0r+OomIIgzq0vOFfz9LjvfIHxA1lhZJgV38jCbfrQmmGp7&#10;4x1d9yEXEcI+RQVFCC6V0mcFGfRd64ijd7K1wRBlnUtd4y3CTSV7STKSBkuOCwU6mheUnfcXo2Do&#10;mpXd5LvF6HDs8/qxHT7o7JRqfzY/YxCBmvAffrfXWsGg14fXmXgE5PQJ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bOI04wwAAANwAAAAPAAAAAAAAAAAAAAAAAJcCAABkcnMvZG93&#10;bnJldi54bWxQSwUGAAAAAAQABAD1AAAAhwMAAAAA&#10;" filled="f" strokecolor="#999898" strokeweight="10209emu">
                                                                                                                                                    <v:path arrowok="t" o:connecttype="custom" o:connectlocs="0,-264;0,549" o:connectangles="0,0"/>
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<v:group id="Group 349" o:spid="_x0000_s1163" style="position:absolute;left:6640;top:549;width:58;height:0" coordorigin="6640,549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SJGO7xQAAANwAAAAPAAAAZHJzL2Rvd25yZXYueG1sRI9Bi8IwFITvwv6H8IS9&#10;aVpXZalGEVmXPYigLoi3R/Nsi81LaWJb/70RBI/DzHzDzJedKUVDtSssK4iHEQji1OqCMwX/x83g&#10;G4TzyBpLy6TgTg6Wi4/eHBNtW95Tc/CZCBB2CSrIva8SKV2ak0E3tBVx8C62NuiDrDOpa2wD3JRy&#10;FEVTabDgsJBjReuc0uvhZhT8ttiuvuKfZnu9rO/n42R32sak1Ge/W81AeOr8O/xq/2kF49EY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EiRju8UAAADcAAAA&#10;DwAAAAAAAAAAAAAAAACpAgAAZHJzL2Rvd25yZXYueG1sUEsFBgAAAAAEAAQA+gAAAJsDAAAAAA==&#10;">
                                                                                                                                                    <v:polyline id="Freeform 436" o:spid="_x0000_s1164" style="position:absolute;visibility:visible;mso-wrap-style:square;v-text-anchor:top" points="13280,1098,13338,1098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UgOAxAAA&#10;ANwAAAAPAAAAZHJzL2Rvd25yZXYueG1sRI9BawIxFITvBf9DeIK3mlVUZGsUEQQPinT14u2xeW5S&#10;Ny/LJuraX98UCj0OM/MNs1h1rhYPaoP1rGA0zEAQl15brhScT9v3OYgQkTXWnknBiwKslr23Beba&#10;P/mTHkWsRIJwyFGBibHJpQylIYdh6Bvi5F196zAm2VZSt/hMcFfLcZbNpEPLacFgQxtD5a24OwXH&#10;7+v0XL0ya4rZ+mQPX/vjJQSlBv1u/QEiUhf/w3/tnVYwGU/h90w6AnL5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sFIDgMQAAADcAAAADwAAAAAAAAAAAAAAAACXAgAAZHJzL2Rv&#10;d25yZXYueG1sUEsFBgAAAAAEAAQA9QAAAIgDAAAAAA==&#10;" filled="f" strokecolor="#999898" strokeweight="10209emu">
                                                                                                                                                      <v:path arrowok="t" o:connecttype="custom" o:connectlocs="0,0;58,0" o:connectangles="0,0"/>
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<v:group id="Group 350" o:spid="_x0000_s1165" style="position:absolute;left:7771;top:-423;width:58;height:0" coordorigin="7771,-423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NulhXxQAAANwAAAAPAAAAZHJzL2Rvd25yZXYueG1sRI9Bi8IwFITvwv6H8IS9&#10;aVpXZalGEVmXPYigLoi3R/Nsi81LaWJb/70RBI/DzHzDzJedKUVDtSssK4iHEQji1OqCMwX/x83g&#10;G4TzyBpLy6TgTg6Wi4/eHBNtW95Tc/CZCBB2CSrIva8SKV2ak0E3tBVx8C62NuiDrDOpa2wD3JRy&#10;FEVTabDgsJBjReuc0uvhZhT8ttiuvuKfZnu9rO/n42R32sak1Ge/W81AeOr8O/xq/2kF49EU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jbpYV8UAAADcAAAA&#10;DwAAAAAAAAAAAAAAAACpAgAAZHJzL2Rvd25yZXYueG1sUEsFBgAAAAAEAAQA+gAAAJsDAAAAAA==&#10;">
                                                                                                                                                      <v:polyline id="Freeform 435" o:spid="_x0000_s1166" style="position:absolute;visibility:visible;mso-wrap-style:square;v-text-anchor:top" points="15542,-846,15600,-846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zDhsxQAA&#10;ANwAAAAPAAAAZHJzL2Rvd25yZXYueG1sRI9BawIxFITvgv8hPMGbZitqy9YoUij0oIirl94em+cm&#10;7eZl2aS6+uuNIPQ4zMw3zGLVuVqcqQ3Ws4KXcQaCuPTacqXgePgcvYEIEVlj7ZkUXCnAatnvLTDX&#10;/sJ7OhexEgnCIUcFJsYmlzKUhhyGsW+Ik3fyrcOYZFtJ3eIlwV0tJ1k2lw4tpwWDDX0YKn+LP6dg&#10;dzvNjtU1s6aYrw92+7PZfYeg1HDQrd9BROrif/jZ/tIKppNXeJxJR0Au7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/MOGz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                    <v:path arrowok="t" o:connecttype="custom" o:connectlocs="0,0;58,0" o:connectangles="0,0"/>
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<v:group id="Group 351" o:spid="_x0000_s1167" style="position:absolute;left:7800;top:-423;width:0;height:752" coordorigin="7800,-423" coordsize="0,75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k2lpvsIAAADcAAAADwAA&#10;AAAAAAAAAAAAAACpAgAAZHJzL2Rvd25yZXYueG1sUEsFBgAAAAAEAAQA+gAAAJgDAAAAAA==&#10;">
                                                                                                                                                        <v:polyline id="Freeform 434" o:spid="_x0000_s1168" style="position:absolute;visibility:visible;mso-wrap-style:square;v-text-anchor:top" points="15600,-846,15600,-94" coordsize="0,75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5LK2xgAA&#10;ANwAAAAPAAAAZHJzL2Rvd25yZXYueG1sRI9Pa8JAFMTvBb/D8gQvUjeKhDZ1lSIqVbB/0l68PbLP&#10;JDX7NmRXE799VxB6HGbmN8xs0ZlKXKhxpWUF41EEgjizuuRcwc/3+vEJhPPIGivLpOBKDhbz3sMM&#10;E21b/qJL6nMRIOwSVFB4XydSuqwgg25ka+LgHW1j0AfZ5FI32Aa4qeQkimJpsOSwUGBNy4KyU3o2&#10;CnYZtruDNL/RalPGW9y/f37EQ6UG/e71BYSnzv+H7+03rWA6eYbbmXAE5PwP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I5LK2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<v:path arrowok="t" o:connecttype="custom" o:connectlocs="0,-423;0,329" o:connectangles="0,0"/>
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<v:group id="Group 352" o:spid="_x0000_s1169" style="position:absolute;left:7771;top:329;width:58;height:0" coordorigin="7771,329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6MbzZcIAAADcAAAADwAA&#10;AAAAAAAAAAAAAACpAgAAZHJzL2Rvd25yZXYueG1sUEsFBgAAAAAEAAQA+gAAAJgDAAAAAA==&#10;">
                                                                                                                                                          <v:polyline id="Freeform 433" o:spid="_x0000_s1170" style="position:absolute;visibility:visible;mso-wrap-style:square;v-text-anchor:top" points="15542,658,15600,658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sJNexQAA&#10;ANwAAAAPAAAAZHJzL2Rvd25yZXYueG1sRI9BawIxFITvBf9DeEJvNau1UrZGEUHooUW6evH22Dw3&#10;0c3Lsom69tcbQfA4zMw3zHTeuVqcqQ3Ws4LhIANBXHptuVKw3azePkGEiKyx9kwKrhRgPuu9TDHX&#10;/sJ/dC5iJRKEQ44KTIxNLmUoDTkMA98QJ2/vW4cxybaSusVLgrtajrJsIh1aTgsGG1oaKo/FySlY&#10;/+8/ttU1s6aYLDb29/Cz3oWg1Gu/W3yBiNTFZ/jR/tYKxu9DuJ9JR0DOb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qwk17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                        <v:path arrowok="t" o:connecttype="custom" o:connectlocs="0,0;58,0" o:connectangles="0,0"/>
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<v:group id="Group 353" o:spid="_x0000_s1171" style="position:absolute;left:5832;top:-200;width:58;height:0" coordorigin="5832,-200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HdYyInGAAAA3AAA&#10;AA8AAAAAAAAAAAAAAAAAqQIAAGRycy9kb3ducmV2LnhtbFBLBQYAAAAABAAEAPoAAACcAwAAAAA=&#10;">
                                                                                                                                                            <v:shape id="Freeform 432" o:spid="_x0000_s1172" style="position:absolute;left:11664;top:-400;width:57;height:0;visibility:visible;mso-wrap-style:square;v-text-anchor:top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LqiyxQAA&#10;ANwAAAAPAAAAZHJzL2Rvd25yZXYueG1sRI9BawIxFITvBf9DeIK3mrW2IqtRRCh4sEhXL709Ns9N&#10;dPOybKKu/fWNIPQ4zMw3zHzZuVpcqQ3Ws4LRMANBXHptuVJw2H++TkGEiKyx9kwK7hRguei9zDHX&#10;/sbfdC1iJRKEQ44KTIxNLmUoDTkMQ98QJ+/oW4cxybaSusVbgrtavmXZRDq0nBYMNrQ2VJ6Li1Ow&#10;+z1+HKp7Zk0xWe3t12m7+wlBqUG/W81AROrif/jZ3mgF7+MxPM6kIyAX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UuqLLFAAAA3AAAAA8AAAAAAAAAAAAAAAAAlwIAAGRycy9k&#10;b3ducmV2LnhtbFBLBQYAAAAABAAEAPUAAACJAwAAAAA=&#10;" path="m0,0l58,0e" filled="f" strokecolor="#999898" strokeweight="10209emu">
                                                                                                                                                              <v:path arrowok="t" o:connecttype="custom" o:connectlocs="0,0;57,0" o:connectangles="0,0"/>
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<v:group id="Group 354" o:spid="_x0000_s1173" style="position:absolute;left:5861;top:-200;width:0;height:647" coordorigin="5861,-200" coordsize="0,64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X/fVmxgAAANwAAAAPAAAAZHJzL2Rvd25yZXYueG1sRI9Ba8JAFITvBf/D8gre&#10;mk00LZJmFZEqHkKhKpTeHtlnEsy+DdltEv99t1DocZiZb5h8M5lWDNS7xrKCJIpBEJdWN1wpuJz3&#10;TysQziNrbC2Tgjs52KxnDzlm2o78QcPJVyJA2GWooPa+y6R0ZU0GXWQ74uBdbW/QB9lXUvc4Brhp&#10;5SKOX6TBhsNCjR3taipvp2+j4DDiuF0mb0Nxu+7uX+fn988iIaXmj9P2FYSnyf+H/9pHrSBdpv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Jf99WbGAAAA3AAA&#10;AA8AAAAAAAAAAAAAAAAAqQIAAGRycy9kb3ducmV2LnhtbFBLBQYAAAAABAAEAPoAAACcAwAAAAA=&#10;">
                                                                                                                                                              <v:polyline id="Freeform 431" o:spid="_x0000_s1174" style="position:absolute;visibility:visible;mso-wrap-style:square;v-text-anchor:top" points="11722,-400,11722,247" coordsize="0,64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v1shxgAA&#10;ANwAAAAPAAAAZHJzL2Rvd25yZXYueG1sRI9Ba8JAFITvgv9heYXe6qatLSW6ilUKBUExCrW3R/aZ&#10;BLNv4+4a4793CwWPw8x8w4ynnalFS85XlhU8DxIQxLnVFRcKdtuvpw8QPiBrrC2Tgit5mE76vTGm&#10;2l54Q20WChEh7FNUUIbQpFL6vCSDfmAb4ugdrDMYonSF1A4vEW5q+ZIk79JgxXGhxIbmJeXH7GwU&#10;nLLd/sd9HpfnX2wW2+V+LRerVqnHh242AhGoC/fwf/tbKxi+vsHfmXgE5OQG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tv1sh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<v:path arrowok="t" o:connecttype="custom" o:connectlocs="0,-200;0,447" o:connectangles="0,0"/>
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<v:group id="Group 355" o:spid="_x0000_s1175" style="position:absolute;left:5832;top:447;width:58;height:0" coordorigin="5832,447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IY86KxgAAANwAAAAPAAAAZHJzL2Rvd25yZXYueG1sRI9Ba8JAFITvBf/D8gre&#10;mk20DZJmFZEqHkKhKpTeHtlnEsy+DdltEv99t1DocZiZb5h8M5lWDNS7xrKCJIpBEJdWN1wpuJz3&#10;TysQziNrbC2Tgjs52KxnDzlm2o78QcPJVyJA2GWooPa+y6R0ZU0GXWQ74uBdbW/QB9lXUvc4Brhp&#10;5SKOU2mw4bBQY0e7msrb6dsoOIw4bpfJ21Dcrrv71/nl/bNISKn547R9BeFp8v/hv/ZRK3hepv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AhjzorGAAAA3AAA&#10;AA8AAAAAAAAAAAAAAAAAqQIAAGRycy9kb3ducmV2LnhtbFBLBQYAAAAABAAEAPoAAACcAwAAAAA=&#10;">
                                                                                                                                                                <v:shape id="Freeform 430" o:spid="_x0000_s1176" style="position:absolute;left:11664;top:894;width:57;height:0;visibility:visible;mso-wrap-style:square;v-text-anchor:top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Fa6xxgAA&#10;ANwAAAAPAAAAZHJzL2Rvd25yZXYueG1sRI9PawIxFMTvBb9DeEJvNeufqqxGkYLQg0W6evH22Dw3&#10;0c3Lskl17advCoUeh5n5DbNcd64WN2qD9axgOMhAEJdeW64UHA/blzmIEJE11p5JwYMCrFe9pyXm&#10;2t/5k25FrESCcMhRgYmxyaUMpSGHYeAb4uSdfeswJtlWUrd4T3BXy1GWTaVDy2nBYENvhspr8eUU&#10;7L/Pr8fqkVlTTDcH+3HZ7U8hKPXc7zYLEJG6+B/+a79rBZPxDH7PpCMgVz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qFa6xxgAAANwAAAAPAAAAAAAAAAAAAAAAAJcCAABkcnMv&#10;ZG93bnJldi54bWxQSwUGAAAAAAQABAD1AAAAigMAAAAA&#10;" path="m0,0l58,0e" filled="f" strokecolor="#999898" strokeweight="10209emu">
                                                                                                                                                                  <v:path arrowok="t" o:connecttype="custom" o:connectlocs="0,0;57,0" o:connectangles="0,0"/>
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<v:group id="Group 356" o:spid="_x0000_s1177" style="position:absolute;left:6236;top:9;width:58;height:0" coordorigin="6236,9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FrD/Y8IAAADcAAAADwAA&#10;AAAAAAAAAAAAAACpAgAAZHJzL2Rvd25yZXYueG1sUEsFBgAAAAAEAAQA+gAAAJgDAAAAAA==&#10;">
                                                                                                                                                                  <v:shape id="Freeform 429" o:spid="_x0000_s1178" style="position:absolute;left:12472;top:18;width:57;height:0;visibility:visible;mso-wrap-style:square;v-text-anchor:top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0xp9YxgAA&#10;ANwAAAAPAAAAZHJzL2Rvd25yZXYueG1sRI9PawIxFMTvBb9DeEJvNeufiq5GkYLQg0W6evH22Dw3&#10;0c3Lskl17advCoUeh5n5DbNcd64WN2qD9axgOMhAEJdeW64UHA/blxmIEJE11p5JwYMCrFe9pyXm&#10;2t/5k25FrESCcMhRgYmxyaUMpSGHYeAb4uSdfeswJtlWUrd4T3BXy1GWTaVDy2nBYENvhspr8eUU&#10;7L/Pr8fqkVlTTDcH+3HZ7U8hKPXc7zYLEJG6+B/+a79rBZPxHH7PpCMgVz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0xp9YxgAAANwAAAAPAAAAAAAAAAAAAAAAAJcCAABkcnMv&#10;ZG93bnJldi54bWxQSwUGAAAAAAQABAD1AAAAigMAAAAA&#10;" path="m0,0l58,0e" filled="f" strokecolor="#999898" strokeweight="10209emu">
                                                                                                                                                                    <v:path arrowok="t" o:connecttype="custom" o:connectlocs="0,0;57,0" o:connectangles="0,0"/>
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<v:group id="Group 357" o:spid="_x0000_s1179" style="position:absolute;left:6265;top:9;width:0;height:647" coordorigin="6265,9" coordsize="0,64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LDAgBjDAAAA3AAAAA8A&#10;AAAAAAAAAAAAAAAAqQIAAGRycy9kb3ducmV2LnhtbFBLBQYAAAAABAAEAPoAAACZAwAAAAA=&#10;">
                                                                                                                                                                    <v:shape id="Freeform 428" o:spid="_x0000_s1180" style="position:absolute;left:12530;top:18;width:0;height:646;visibility:visible;mso-wrap-style:square;v-text-anchor:top" coordsize="0,64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gi5fxgAA&#10;ANwAAAAPAAAAZHJzL2Rvd25yZXYueG1sRI9Ba8JAFITvgv9heUJvulGkSJqNtEqhILQYhertkX0m&#10;wezbdHeN6b/vFgo9DjPzDZOtB9OKnpxvLCuYzxIQxKXVDVcKjofX6QqED8gaW8uk4Js8rPPxKMNU&#10;2zvvqS9CJSKEfYoK6hC6VEpf1mTQz2xHHL2LdQZDlK6S2uE9wk0rF0nyKA02HBdq7GhTU3ktbkbB&#10;V3E8fbqX6+52xm572J0+5Pa9V+phMjw/gQg0hP/wX/tNK1gu5/B7Jh4Bmf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Kgi5fxgAAANwAAAAPAAAAAAAAAAAAAAAAAJcCAABkcnMv&#10;ZG93bnJldi54bWxQSwUGAAAAAAQABAD1AAAAigMAAAAA&#10;" path="m0,0l0,647e" filled="f" strokecolor="#999898" strokeweight="10209emu">
                                                                                                                                                                      <v:path arrowok="t" o:connecttype="custom" o:connectlocs="0,9;0,655" o:connectangles="0,0"/>
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<v:group id="Group 358" o:spid="_x0000_s1181" style="position:absolute;left:6236;top:655;width:58;height:0" coordorigin="6236,655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vXrv0xQAAANwAAAAPAAAAZHJzL2Rvd25yZXYueG1sRI9Bi8IwFITvwv6H8IS9&#10;aVpXZalGEVmXPYigLoi3R/Nsi81LaWJb/70RBI/DzHzDzJedKUVDtSssK4iHEQji1OqCMwX/x83g&#10;G4TzyBpLy6TgTg6Wi4/eHBNtW95Tc/CZCBB2CSrIva8SKV2ak0E3tBVx8C62NuiDrDOpa2wD3JRy&#10;FEVTabDgsJBjReuc0uvhZhT8ttiuvuKfZnu9rO/n42R32sak1Ge/W81AeOr8O/xq/2kF4/EI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L1679MUAAADcAAAA&#10;DwAAAAAAAAAAAAAAAACpAgAAZHJzL2Rvd25yZXYueG1sUEsFBgAAAAAEAAQA+gAAAJsDAAAAAA==&#10;">
                                                                                                                                                                      <v:shape id="Freeform 427" o:spid="_x0000_s1182" style="position:absolute;left:12472;top:1310;width:57;height:0;visibility:visible;mso-wrap-style:square;v-text-anchor:top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KNvPxQAA&#10;ANwAAAAPAAAAZHJzL2Rvd25yZXYueG1sRI9BawIxFITvBf9DeEJvNWtrRVajiFDwYJGuXnp7bJ6b&#10;6OZl2URd/fWNIPQ4zMw3zGzRuVpcqA3Ws4LhIANBXHptuVKw3329TUCEiKyx9kwKbhRgMe+9zDDX&#10;/so/dCliJRKEQ44KTIxNLmUoDTkMA98QJ+/gW4cxybaSusVrgrtavmfZWDq0nBYMNrQyVJ6Ks1Ow&#10;vR8+99Uts6YYL3f2+7jZ/oag1Gu/W05BROrif/jZXmsFo9EHPM6kIyDn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0o28/FAAAA3AAAAA8AAAAAAAAAAAAAAAAAlwIAAGRycy9k&#10;b3ducmV2LnhtbFBLBQYAAAAABAAEAPUAAACJAwAAAAA=&#10;" path="m0,0l58,0e" filled="f" strokecolor="#999898" strokeweight="10209emu">
                                                                                                                                                                        <v:path arrowok="t" o:connecttype="custom" o:connectlocs="0,0;57,0" o:connectangles="0,0"/>
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<v:group id="Group 359" o:spid="_x0000_s1183" style="position:absolute;left:6640;top:-176;width:58;height:0" coordorigin="6640,-176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z/uGG8UAAADcAAAA&#10;DwAAAAAAAAAAAAAAAACpAgAAZHJzL2Rvd25yZXYueG1sUEsFBgAAAAAEAAQA+gAAAJsDAAAAAA==&#10;">
                                                                                                                                                                        <v:polyline id="Freeform 426" o:spid="_x0000_s1184" style="position:absolute;visibility:visible;mso-wrap-style:square;v-text-anchor:top" points="13280,-352,13338,-352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jeYgxQAA&#10;ANwAAAAPAAAAZHJzL2Rvd25yZXYueG1sRI9BawIxFITvgv8hPKE3zVpUytYoIggeLOKul94em+cm&#10;dfOybFJd++sbodDjMDPfMMt17xpxoy5YzwqmkwwEceW15VrBudyN30CEiKyx8UwKHhRgvRoOlphr&#10;f+cT3YpYiwThkKMCE2ObSxkqQw7DxLfEybv4zmFMsqul7vCe4K6Rr1m2kA4tpwWDLW0NVdfi2yk4&#10;/lzm5/qRWVMsNqX9+DocP0NQ6mXUb95BROrjf/ivvdcKZrM5PM+kIyBX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2N5iD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                                      <v:path arrowok="t" o:connecttype="custom" o:connectlocs="0,0;58,0" o:connectangles="0,0"/>
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<v:group id="Group 360" o:spid="_x0000_s1185" style="position:absolute;left:6669;top:-176;width:0;height:570" coordorigin="6669,-176" coordsize="0,5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FBlvffGAAAA3AAA&#10;AA8AAAAAAAAAAAAAAAAAqQIAAGRycy9kb3ducmV2LnhtbFBLBQYAAAAABAAEAPoAAACcAwAAAAA=&#10;">
                                                                                                                                                                          <v:polyline id="Freeform 425" o:spid="_x0000_s1186" style="position:absolute;visibility:visible;mso-wrap-style:square;v-text-anchor:top" points="13338,-352,13338,218" coordsize="0,57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39cYTxgAA&#10;ANwAAAAPAAAAZHJzL2Rvd25yZXYueG1sRI/dagIxFITvBd8hnIJ3mm3RVlajSGtBpIp/iL07bE53&#10;l25OwiZ117c3hUIvh5n5hpnOW1OJK9W+tKzgcZCAIM6sLjlXcDq+98cgfEDWWFkmBTfyMJ91O1NM&#10;tW14T9dDyEWEsE9RQRGCS6X0WUEG/cA64uh92dpgiLLOpa6xiXBTyackeZYGS44LBTp6LSj7PvwY&#10;BZ+t40uzdufRx3iz2yZ2lb8tL0r1HtrFBESgNvyH/9orrWA4fIHfM/EIyNkd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39cYT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  <v:path arrowok="t" o:connecttype="custom" o:connectlocs="0,-176;0,394" o:connectangles="0,0"/>
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<v:group id="Group 361" o:spid="_x0000_s1187" style="position:absolute;left:6640;top:394;width:58;height:0" coordorigin="6640,394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E62jB7DAAAA3AAAAA8A&#10;AAAAAAAAAAAAAAAAqQIAAGRycy9kb3ducmV2LnhtbFBLBQYAAAAABAAEAPoAAACZAwAAAAA=&#10;">
                                                                                                                                                                            <v:polyline id="Freeform 424" o:spid="_x0000_s1188" style="position:absolute;visibility:visible;mso-wrap-style:square;v-text-anchor:top" points="13280,788,13338,788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wOwlxQAA&#10;ANwAAAAPAAAAZHJzL2Rvd25yZXYueG1sRI9BawIxFITvhf6H8ArealaxUlejiFDwYJGuXrw9Ns9N&#10;dPOybFJd/fVGKPQ4zMw3zGzRuVpcqA3Ws4JBPwNBXHptuVKw3329f4IIEVlj7ZkU3CjAYv76MsNc&#10;+yv/0KWIlUgQDjkqMDE2uZShNOQw9H1DnLyjbx3GJNtK6havCe5qOcyysXRoOS0YbGhlqDwXv07B&#10;9n782Fe3zJpivNzZ79NmewhBqd5bt5yCiNTF//Bfe60VjEYTeJ5JR0DO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zA7CX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                                          <v:path arrowok="t" o:connecttype="custom" o:connectlocs="0,0;58,0" o:connectangles="0,0"/>
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<v:group id="Group 362" o:spid="_x0000_s1189" style="position:absolute;left:7771;top:-369;width:58;height:0" coordorigin="7771,-369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DUZFsXDAAAA3AAAAA8A&#10;AAAAAAAAAAAAAAAAqQIAAGRycy9kb3ducmV2LnhtbFBLBQYAAAAABAAEAPoAAACZAwAAAAA=&#10;">
                                                                                                                                                                              <v:polyline id="Freeform 423" o:spid="_x0000_s1190" style="position:absolute;visibility:visible;mso-wrap-style:square;v-text-anchor:top" points="15542,-738,15600,-738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b3b+xAAA&#10;ANwAAAAPAAAAZHJzL2Rvd25yZXYueG1sRI9BawIxFITvBf9DeIK3mlWqyNYoIgg9VMTVi7fH5rlJ&#10;3bwsm1RXf70RCj0OM/MNM192rhZXaoP1rGA0zEAQl15brhQcD5v3GYgQkTXWnknBnQIsF723Oeba&#10;33hP1yJWIkE45KjAxNjkUobSkMMw9A1x8s6+dRiTbCupW7wluKvlOMum0qHltGCwobWh8lL8OgW7&#10;x3lyrO6ZNcV0dbDbn+/dKQSlBv1u9QkiUhf/w3/tL63gYzKC15l0BOTiC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292/sQAAADcAAAADwAAAAAAAAAAAAAAAACXAgAAZHJzL2Rv&#10;d25yZXYueG1sUEsFBgAAAAAEAAQA9QAAAIgDAAAAAA==&#10;" filled="f" strokecolor="#999898" strokeweight="10209emu">
                                                                                                                                                                                <v:path arrowok="t" o:connecttype="custom" o:connectlocs="0,0;58,0" o:connectangles="0,0"/>
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<v:group id="Group 363" o:spid="_x0000_s1191" style="position:absolute;left:7800;top:-369;width:0;height:622" coordorigin="7800,-369" coordsize="0,62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qhy0pxgAAANwAAAAPAAAAZHJzL2Rvd25yZXYueG1sRI9Ba8JAFITvBf/D8oTe&#10;mk1sUyRmFRErHkKhKpTeHtlnEsy+DdltEv99t1DocZiZb5h8M5lWDNS7xrKCJIpBEJdWN1wpuJzf&#10;npYgnEfW2FomBXdysFnPHnLMtB35g4aTr0SAsMtQQe19l0npypoMush2xMG72t6gD7KvpO5xDHDT&#10;ykUcv0qDDYeFGjva1VTeTt9GwWHEcfuc7Ifidt3dv87p+2eRkFKP82m7AuFp8v/hv/ZRK3hJF/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KqHLSnGAAAA3AAA&#10;AA8AAAAAAAAAAAAAAAAAqQIAAGRycy9kb3ducmV2LnhtbFBLBQYAAAAABAAEAPoAAACcAwAAAAA=&#10;">
                                                                                                                                                                                <v:polyline id="Freeform 422" o:spid="_x0000_s1192" style="position:absolute;visibility:visible;mso-wrap-style:square;v-text-anchor:top" points="15600,-738,15600,-116" coordsize="0,62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65ZMxgAA&#10;ANwAAAAPAAAAZHJzL2Rvd25yZXYueG1sRI9Pa8JAFMTvQr/D8gq9mY1R2xJdRQSLnvzTUnp8Zl+T&#10;1OzbmN3G+O27gtDjMDO/YabzzlSipcaVlhUMohgEcWZ1ybmCj/dV/xWE88gaK8uk4EoO5rOH3hRT&#10;bS+8p/bgcxEg7FJUUHhfp1K6rCCDLrI1cfC+bWPQB9nkUjd4CXBTySSOn6XBksNCgTUtC8pOh1+j&#10;4Lgfv2zb3TnRPh7wV775TH7ejFJPj91iAsJT5//D9/ZaKxiNh3A7E46AnP0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D65ZM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        <v:path arrowok="t" o:connecttype="custom" o:connectlocs="0,-369;0,253" o:connectangles="0,0"/>
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<v:group id="Group 364" o:spid="_x0000_s1193" style="position:absolute;left:7771;top:253;width:58;height:0" coordorigin="7771,253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SiIQxsUAAADcAAAA&#10;DwAAAAAAAAAAAAAAAACpAgAAZHJzL2Rvd25yZXYueG1sUEsFBgAAAAAEAAQA+gAAAJsDAAAAAA==&#10;">
                                                                                                                                                                                  <v:polyline id="Freeform 421" o:spid="_x0000_s1194" style="position:absolute;visibility:visible;mso-wrap-style:square;v-text-anchor:top" points="15542,506,15600,506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oVHD9xQAA&#10;ANwAAAAPAAAAZHJzL2Rvd25yZXYueG1sRI9BawIxFITvBf9DeEJvNau4IqtRRBB6sEhXL94em+cm&#10;7eZl2aS6+utNodDjMDPfMMt17xpxpS5YzwrGowwEceW15VrB6bh7m4MIEVlj45kU3CnAejV4WWKh&#10;/Y0/6VrGWiQIhwIVmBjbQspQGXIYRr4lTt7Fdw5jkl0tdYe3BHeNnGTZTDq0nBYMtrQ1VH2XP07B&#10;4XHJT/U9s6acbY7242t/OIeg1Ouw3yxAROrjf/iv/a4VTPMcfs+kIyBXT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hUcP3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                                                <v:path arrowok="t" o:connecttype="custom" o:connectlocs="0,0;58,0" o:connectangles="0,0"/>
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<v:group id="Group 365" o:spid="_x0000_s1195" style="position:absolute;left:5832;top:9;width:58;height:0" coordorigin="5832,9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NW8KyrGAAAA3AAA&#10;AA8AAAAAAAAAAAAAAAAAqQIAAGRycy9kb3ducmV2LnhtbFBLBQYAAAAABAAEAPoAAACcAwAAAAA=&#10;">
                                                                                                                                                                                    <v:shape id="Freeform 420" o:spid="_x0000_s1196" style="position:absolute;left:11664;top:18;width:57;height:0;visibility:visible;mso-wrap-style:square;v-text-anchor:top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3yksRxQAA&#10;ANwAAAAPAAAAZHJzL2Rvd25yZXYueG1sRI9BawIxFITvgv8hPKE3zbZULVujSEHooSKuXnp7bJ6b&#10;tJuXZRN19dcbQfA4zMw3zGzRuVqcqA3Ws4LXUQaCuPTacqVgv1sNP0CEiKyx9kwKLhRgMe/3Zphr&#10;f+YtnYpYiQThkKMCE2OTSxlKQw7DyDfEyTv41mFMsq2kbvGc4K6Wb1k2kQ4tpwWDDX0ZKv+Lo1Ow&#10;uR7G++qSWVNMlju7/vvZ/Iag1MugW36CiNTFZ/jR/tYK3sdTuJ9JR0DOb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fKSxHFAAAA3AAAAA8AAAAAAAAAAAAAAAAAlwIAAGRycy9k&#10;b3ducmV2LnhtbFBLBQYAAAAABAAEAPUAAACJAwAAAAA=&#10;" path="m0,0l58,0e" filled="f" strokecolor="#999898" strokeweight="10209emu">
                                                                                                                                                                                      <v:path arrowok="t" o:connecttype="custom" o:connectlocs="0,0;57,0" o:connectangles="0,0"/>
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<v:group id="Group 366" o:spid="_x0000_s1197" style="position:absolute;left:5861;top:9;width:0;height:724" coordorigin="5861,9" coordsize="0,72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MtvGsPDAAAA3AAAAA8A&#10;AAAAAAAAAAAAAAAAqQIAAGRycy9kb3ducmV2LnhtbFBLBQYAAAAABAAEAPoAAACZAwAAAAA=&#10;">
                                                                                                                                                                                      <v:polyline id="Freeform 419" o:spid="_x0000_s1198" style="position:absolute;visibility:visible;mso-wrap-style:square;v-text-anchor:top" points="11722,18,11722,742" coordsize="0,72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HZ13xQAA&#10;ANwAAAAPAAAAZHJzL2Rvd25yZXYueG1sRI9BawIxFITvgv8hPMFbzVa02K1R2orUIh66ir0+Nq+b&#10;pZuXJUl19dc3hYLHYWa+YebLzjbiRD7UjhXcjzIQxKXTNVcKDvv13QxEiMgaG8ek4EIBlot+b465&#10;dmf+oFMRK5EgHHJUYGJscylDachiGLmWOHlfzluMSfpKao/nBLeNHGfZg7RYc1ow2NKrofK7+LEK&#10;9p8FjTNe1dX7dXXc7t5e1tobpYaD7vkJRKQu3sL/7Y1WMJk+wt+ZdATk4h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0dnXf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                                                    <v:path arrowok="t" o:connecttype="custom" o:connectlocs="0,9;0,733" o:connectangles="0,0"/>
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<v:group id="Group 367" o:spid="_x0000_s1199" style="position:absolute;left:5832;top:733;width:58;height:0" coordorigin="5832,733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+3XceMIAAADcAAAADwAA&#10;AAAAAAAAAAAAAACpAgAAZHJzL2Rvd25yZXYueG1sUEsFBgAAAAAEAAQA+gAAAJgDAAAAAA==&#10;">
                                                                                                                                                                                        <v:shape id="Freeform 418" o:spid="_x0000_s1200" style="position:absolute;left:11664;top:1466;width:57;height:0;visibility:visible;mso-wrap-style:square;v-text-anchor:top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A7xDxQAA&#10;ANwAAAAPAAAAZHJzL2Rvd25yZXYueG1sRI9BawIxFITvBf9DeEJvNavURVajiCB4sEhXL94em+cm&#10;7eZl2URd++tNodDjMDPfMItV7xpxoy5YzwrGowwEceW15VrB6bh9m4EIEVlj45kUPCjAajl4WWCh&#10;/Z0/6VbGWiQIhwIVmBjbQspQGXIYRr4lTt7Fdw5jkl0tdYf3BHeNnGRZLh1aTgsGW9oYqr7Lq1Nw&#10;+LlMT/Ujs6bM10f78bU/nENQ6nXYr+cgIvXxP/zX3mkF7/kYfs+kIyCXT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kDvEPFAAAA3AAAAA8AAAAAAAAAAAAAAAAAlwIAAGRycy9k&#10;b3ducmV2LnhtbFBLBQYAAAAABAAEAPUAAACJAwAAAAA=&#10;" path="m0,0l58,0e" filled="f" strokecolor="#999898" strokeweight="10209emu">
                                                                                                                                                                                          <v:path arrowok="t" o:connecttype="custom" o:connectlocs="0,0;57,0" o:connectangles="0,0"/>
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<v:group id="Group 368" o:spid="_x0000_s1201" style="position:absolute;left:6236;top:357;width:58;height:0" coordorigin="6236,357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k6+eUxQAAANwAAAAPAAAAZHJzL2Rvd25yZXYueG1sRI9Bi8IwFITvwv6H8IS9&#10;aVpXZalGEVmXPYigLoi3R/Nsi81LaWJb/70RBI/DzHzDzJedKUVDtSssK4iHEQji1OqCMwX/x83g&#10;G4TzyBpLy6TgTg6Wi4/eHBNtW95Tc/CZCBB2CSrIva8SKV2ak0E3tBVx8C62NuiDrDOpa2wD3JRy&#10;FEVTabDgsJBjReuc0uvhZhT8ttiuvuKfZnu9rO/n42R32sak1Ge/W81AeOr8O/xq/2kF4+kI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ZOvnlMUAAADcAAAA&#10;DwAAAAAAAAAAAAAAAACpAgAAZHJzL2Rvd25yZXYueG1sUEsFBgAAAAAEAAQA+gAAAJsDAAAAAA==&#10;">
                                                                                                                                                                                          <v:shape id="Freeform 417" o:spid="_x0000_s1202" style="position:absolute;left:12472;top:714;width:57;height:0;visibility:visible;mso-wrap-style:square;v-text-anchor:top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nYevxQAA&#10;ANwAAAAPAAAAZHJzL2Rvd25yZXYueG1sRI9BawIxFITvhf6H8Aq91ay2XcpqFBGEHirS1Utvj81z&#10;E928LJuoq7++EQSPw8x8w0xmvWvEibpgPSsYDjIQxJXXlmsF283y7QtEiMgaG8+k4EIBZtPnpwkW&#10;2p/5l05lrEWCcChQgYmxLaQMlSGHYeBb4uTtfOcwJtnVUnd4TnDXyFGW5dKh5bRgsKWFoepQHp2C&#10;9XX3ua0vmTVlPt/Y1f5n/ReCUq8v/XwMIlIfH+F7+1sr+Mjf4XYmHQE5/Q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adh6/FAAAA3AAAAA8AAAAAAAAAAAAAAAAAlwIAAGRycy9k&#10;b3ducmV2LnhtbFBLBQYAAAAABAAEAPUAAACJAwAAAAA=&#10;" path="m0,0l58,0e" filled="f" strokecolor="#999898" strokeweight="10209emu">
                                                                                                                                                                                            <v:path arrowok="t" o:connecttype="custom" o:connectlocs="0,0;57,0" o:connectangles="0,0"/>
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<v:group id="Group 369" o:spid="_x0000_s1203" style="position:absolute;left:6265;top:357;width:0;height:588" coordorigin="6265,357" coordsize="0,58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IRO2nv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<v:shape id="Freeform 416" o:spid="_x0000_s1204" style="position:absolute;left:12530;top:714;width:0;height:589;visibility:visible;mso-wrap-style:square;v-text-anchor:top" coordsize="0,58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BFydxAAA&#10;ANwAAAAPAAAAZHJzL2Rvd25yZXYueG1sRI9Ba8JAFITvgv9heYXedKPUUKKrVKUggodoodfX7DMJ&#10;yb4Nu9uY/vuuIHgcZuYbZrUZTCt6cr62rGA2TUAQF1bXXCr4unxO3kH4gKyxtUwK/sjDZj0erTDT&#10;9sY59edQighhn6GCKoQuk9IXFRn0U9sRR+9qncEQpSuldniLcNPKeZKk0mDNcaHCjnYVFc351yg4&#10;HvJT47+36U+Xt7Mm3/VuL3ulXl+GjyWIQEN4hh/tg1bwli7gfiYeAbn+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QRcncQAAADcAAAADwAAAAAAAAAAAAAAAACXAgAAZHJzL2Rv&#10;d25yZXYueG1sUEsFBgAAAAAEAAQA9QAAAIgDAAAAAA==&#10;" path="m0,0l0,588e" filled="f" strokecolor="#999898" strokeweight="10209emu">
                                                                                                                                                                                              <v:path arrowok="t" o:connecttype="custom" o:connectlocs="0,358;0,947" o:connectangles="0,0"/>
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<v:group id="Group 370" o:spid="_x0000_s1205" style="position:absolute;left:6236;top:946;width:58;height:0" coordorigin="6236,946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G9Dhl8UAAADcAAAA&#10;DwAAAAAAAAAAAAAAAACpAgAAZHJzL2Rvd25yZXYueG1sUEsFBgAAAAAEAAQA+gAAAJsDAAAAAA==&#10;">
                                                                                                                                                                                              <v:shape id="Freeform 415" o:spid="_x0000_s1206" style="position:absolute;left:12472;top:1892;width:57;height:0;visibility:visible;mso-wrap-style:square;v-text-anchor:top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poGsxQAA&#10;ANwAAAAPAAAAZHJzL2Rvd25yZXYueG1sRI9BawIxFITvBf9DeEJvNWtp17I1iggFDxbp6sXbY/Pc&#10;pN28LJuoq7/eCAWPw8x8w0znvWvEibpgPSsYjzIQxJXXlmsFu+3XyweIEJE1Np5JwYUCzGeDpykW&#10;2p/5h05lrEWCcChQgYmxLaQMlSGHYeRb4uQdfOcwJtnVUnd4TnDXyNcsy6VDy2nBYEtLQ9VfeXQK&#10;NtfD+66+ZNaU+WJrv3/Xm30ISj0P+8UniEh9fIT/2yut4C2fwP1MOgJydg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mmgazFAAAA3AAAAA8AAAAAAAAAAAAAAAAAlwIAAGRycy9k&#10;b3ducmV2LnhtbFBLBQYAAAAABAAEAPUAAACJAwAAAAA=&#10;" path="m0,0l58,0e" filled="f" strokecolor="#999898" strokeweight="10209emu">
                                                                                                                                                                                                <v:path arrowok="t" o:connecttype="custom" o:connectlocs="0,0;57,0" o:connectangles="0,0"/>
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<v:group id="Group 371" o:spid="_x0000_s1207" style="position:absolute;left:6640;top:-86;width:58;height:0" coordorigin="6640,-86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BQPQfsIAAADcAAAADwAA&#10;AAAAAAAAAAAAAACpAgAAZHJzL2Rvd25yZXYueG1sUEsFBgAAAAAEAAQA+gAAAJgDAAAAAA==&#10;">
                                                                                                                                                                                                <v:polyline id="Freeform 414" o:spid="_x0000_s1208" style="position:absolute;visibility:visible;mso-wrap-style:square;v-text-anchor:top" points="13280,-172,13338,-172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dbBFxQAA&#10;ANwAAAAPAAAAZHJzL2Rvd25yZXYueG1sRI9BawIxFITvBf9DeEJvNWtpF7s1iggFDxbp6sXbY/Pc&#10;pN28LJuoq7/eCAWPw8x8w0znvWvEibpgPSsYjzIQxJXXlmsFu+3XywREiMgaG8+k4EIB5rPB0xQL&#10;7c/8Q6cy1iJBOBSowMTYFlKGypDDMPItcfIOvnMYk+xqqTs8J7hr5GuW5dKh5bRgsKWloeqvPDoF&#10;m+vhfVdfMmvKfLG137/rzT4EpZ6H/eITRKQ+PsL/7ZVW8JZ/wP1MOgJydg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d1sEX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                                                              <v:path arrowok="t" o:connecttype="custom" o:connectlocs="0,0;58,0" o:connectangles="0,0"/>
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<v:group id="Group 372" o:spid="_x0000_s1209" style="position:absolute;left:6669;top:-86;width:0;height:653" coordorigin="6669,-86" coordsize="0,65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fqxKpcIAAADcAAAADwAA&#10;AAAAAAAAAAAAAACpAgAAZHJzL2Rvd25yZXYueG1sUEsFBgAAAAAEAAQA+gAAAJgDAAAAAA==&#10;">
                                                                                                                                                                                                  <v:polyline id="Freeform 413" o:spid="_x0000_s1210" style="position:absolute;visibility:visible;mso-wrap-style:square;v-text-anchor:top" points="13338,-172,13338,481" coordsize="0,65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9EZoQxAAA&#10;ANwAAAAPAAAAZHJzL2Rvd25yZXYueG1sRI9Ba8JAFITvQv/D8gredBMpmqZupAQKPVjBWHp+zb4m&#10;odm3YXcb4793C4LHYWa+Yba7yfRiJOc7ywrSZQKCuLa640bB5+ltkYHwAVljb5kUXMjDrniYbTHX&#10;9sxHGqvQiAhhn6OCNoQhl9LXLRn0SzsQR+/HOoMhStdI7fAc4aaXqyRZS4Mdx4UWBypbqn+rP6Ng&#10;zL5Il/1x9X14noJf23L/4Sql5o/T6wuIQFO4h2/td63gaZPC/5l4BGRx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PRGaEMQAAADcAAAADwAAAAAAAAAAAAAAAACXAgAAZHJzL2Rv&#10;d25yZXYueG1sUEsFBgAAAAAEAAQA9QAAAIgDAAAAAA==&#10;" filled="f" strokecolor="#999898" strokeweight="10209emu">
                                                                                                                                                                                                    <v:path arrowok="t" o:connecttype="custom" o:connectlocs="0,-86;0,567" o:connectangles="0,0"/>
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<v:group id="Group 373" o:spid="_x0000_s1211" style="position:absolute;left:6640;top:567;width:58;height:0" coordorigin="6640,567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4TJxScUAAADcAAAA&#10;DwAAAAAAAAAAAAAAAACpAgAAZHJzL2Rvd25yZXYueG1sUEsFBgAAAAAEAAQA+gAAAJsDAAAAAA==&#10;">
                                                                                                                                                                                                    <v:polyline id="Freeform 412" o:spid="_x0000_s1212" style="position:absolute;visibility:visible;mso-wrap-style:square;v-text-anchor:top" points="13280,1134,13338,1134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RBFyxgAA&#10;ANwAAAAPAAAAZHJzL2Rvd25yZXYueG1sRI9PawIxFMTvBb9DeEJvNeufqqxGkYLQg0W6evH22Dw3&#10;0c3Lskl17advCoUeh5n5DbNcd64WN2qD9axgOMhAEJdeW64UHA/blzmIEJE11p5JwYMCrFe9pyXm&#10;2t/5k25FrESCcMhRgYmxyaUMpSGHYeAb4uSdfeswJtlWUrd4T3BXy1GWTaVDy2nBYENvhspr8eUU&#10;7L/Pr8fqkVlTTDcH+3HZ7U8hKPXc7zYLEJG6+B/+a79rBZPZGH7PpCMgVz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DRBFy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                            <v:path arrowok="t" o:connecttype="custom" o:connectlocs="0,0;58,0" o:connectangles="0,0"/>
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<v:group id="Group 374" o:spid="_x0000_s1213" style="position:absolute;left:7771;top:-283;width:58;height:0" coordorigin="7771,-283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AGXTKb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    <v:polyline id="Freeform 411" o:spid="_x0000_s1214" style="position:absolute;visibility:visible;mso-wrap-style:square;v-text-anchor:top" points="15542,-566,15600,-566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4SydxQAA&#10;ANwAAAAPAAAAZHJzL2Rvd25yZXYueG1sRI9BawIxFITvgv8hPKE3zbZULVujSEHooSKuXnp7bJ6b&#10;tJuXZRN19dcbQfA4zMw3zGzRuVqcqA3Ws4LXUQaCuPTacqVgv1sNP0CEiKyx9kwKLhRgMe/3Zphr&#10;f+YtnYpYiQThkKMCE2OTSxlKQw7DyDfEyTv41mFMsq2kbvGc4K6Wb1k2kQ4tpwWDDX0ZKv+Lo1Ow&#10;uR7G++qSWVNMlju7/vvZ/Iag1MugW36CiNTFZ/jR/tYK3qdjuJ9JR0DOb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PhLJ3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                                                                    <v:path arrowok="t" o:connecttype="custom" o:connectlocs="0,0;58,0" o:connectangles="0,0"/>
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<v:group id="Group 375" o:spid="_x0000_s1215" style="position:absolute;left:7800;top:-283;width:0;height:772" coordorigin="7800,-283" coordsize="0,77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J4Jd0r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      <v:polyline id="Freeform 410" o:spid="_x0000_s1216" style="position:absolute;visibility:visible;mso-wrap-style:square;v-text-anchor:top" points="15600,-566,15600,206" coordsize="0,77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fewJxAAA&#10;ANwAAAAPAAAAZHJzL2Rvd25yZXYueG1sRI9Ba8JAFITvBf/D8gQvRTcVqSG6ihUKpbdGQY+P7DOJ&#10;Zt+mu6uJ/74rCD0OM/MNs1z3phE3cr62rOBtkoAgLqyuuVSw332OUxA+IGtsLJOCO3lYrwYvS8y0&#10;7fiHbnkoRYSwz1BBFUKbSemLigz6iW2Jo3eyzmCI0pVSO+wi3DRymiTv0mDNcaHClrYVFZf8ahSc&#10;gr9/tG72fXC/aXo8X/Mufd0qNRr2mwWIQH34Dz/bX1rBbD6Hx5l4BOTq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X3sCcQAAADcAAAADwAAAAAAAAAAAAAAAACXAgAAZHJzL2Rv&#10;d25yZXYueG1sUEsFBgAAAAAEAAQA9QAAAIgDAAAAAA==&#10;" filled="f" strokecolor="#999898" strokeweight="10209emu">
                                                                                                                                                                                                          <v:path arrowok="t" o:connecttype="custom" o:connectlocs="0,-283;0,489" o:connectangles="0,0"/>
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<v:group id="Group 376" o:spid="_x0000_s1217" style="position:absolute;left:7771;top:489;width:58;height:0" coordorigin="7771,489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gNpGo8IAAADcAAAADwAA&#10;AAAAAAAAAAAAAACpAgAAZHJzL2Rvd25yZXYueG1sUEsFBgAAAAAEAAQA+gAAAJgDAAAAAA==&#10;">
                                                                                                                                                                                                          <v:polyline id="Freeform 409" o:spid="_x0000_s1218" style="position:absolute;visibility:visible;mso-wrap-style:square;v-text-anchor:top" points="15542,978,15600,978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rCaYxQAA&#10;ANwAAAAPAAAAZHJzL2Rvd25yZXYueG1sRI9BawIxFITvBf9DeEJvNauo1dUoUhB6sEhXL94em+cm&#10;unlZNqmu/fVNodDjMDPfMMt152pxozZYzwqGgwwEcem15UrB8bB9mYEIEVlj7ZkUPCjAetV7WmKu&#10;/Z0/6VbESiQIhxwVmBibXMpQGnIYBr4hTt7Ztw5jkm0ldYv3BHe1HGXZVDq0nBYMNvRmqLwWX07B&#10;/vs8OVaPzJpiujnYj8tufwpBqed+t1mAiNTF//Bf+10rGL/O4fdMOgJy9Q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KsJpj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                                                                        <v:path arrowok="t" o:connecttype="custom" o:connectlocs="0,0;58,0" o:connectangles="0,0"/>
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<v:group id="Group 377" o:spid="_x0000_s1219" style="position:absolute;left:5861;top:-802;width:1940;height:658" coordorigin="5861,-802" coordsize="1940,65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S3k6gsIAAADcAAAADwAA&#10;AAAAAAAAAAAAAACpAgAAZHJzL2Rvd25yZXYueG1sUEsFBgAAAAAEAAQA+gAAAJgDAAAAAA==&#10;">
                                                                                                                                                                                                            <v:shape id="Freeform 408" o:spid="_x0000_s1220" style="position:absolute;left:11722;top:-1604;width:1939;height:658;visibility:visible;mso-wrap-style:square;v-text-anchor:top" coordsize="1940,6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84cMoxAAA&#10;ANwAAAAPAAAAZHJzL2Rvd25yZXYueG1sRI9bi8IwFITfBf9DOIJvmlZkkWoUES+7sgjeQN8OzbEt&#10;NielyWr995uFBR+HmfmGmcwaU4oH1a6wrCDuRyCIU6sLzhScjqveCITzyBpLy6TgRQ5m03Zrgom2&#10;T97T4+AzESDsElSQe18lUro0J4Oubyvi4N1sbdAHWWdS1/gMcFPKQRR9SIMFh4UcK1rklN4PP0aB&#10;XV6WfI13Jh3Q+Wsrjxv/vWalup1mPgbhqfHv8H/7UysYjmL4OxOOgJz+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OHDKMQAAADcAAAADwAAAAAAAAAAAAAAAACXAgAAZHJzL2Rv&#10;d25yZXYueG1sUEsFBgAAAAAEAAQA9QAAAIgDAAAAAA==&#10;" path="m0,658l24,650,49,641,73,633,98,625,122,616,147,608,171,600,196,591,220,583,245,575,270,567,294,558,319,550,343,542,368,533,392,525,417,517,441,508,466,500,491,491,515,483,540,475,564,466,589,458,613,450,638,442,662,433,687,425,712,417,736,408,761,400,785,392,810,383,834,375,859,367,883,358,908,350,933,342,957,333,983,325,1007,317,1032,308,1056,300,1081,292,1105,283,1130,275,1155,267,1179,258,1204,250,1228,242,1253,233,1277,225,1302,217,1326,208,1351,200,1376,192,1400,183,1425,175,1449,167,1474,158,1498,150,1523,142,1547,133,1572,125,1596,117,1621,108,1646,100,1670,92,1695,83,1719,75,1744,67,1768,58,1793,50,1817,42,1842,33,1866,25,1891,17,1916,8,1940,0e" filled="f" strokecolor="#f8766c" strokeweight="10209emu">
                                                                                                                                                                                                              <v:stroke dashstyle="longDash"/>
                                                                                                                                                                                                              <v:path arrowok="t" o:connecttype="custom" o:connectlocs="24,-152;73,-169;122,-186;171,-202;220,-219;270,-235;319,-252;368,-269;417,-285;466,-302;515,-319;564,-336;613,-352;662,-369;712,-385;761,-402;810,-419;859,-435;908,-452;957,-469;1006,-485;1055,-502;1104,-519;1154,-535;1203,-552;1252,-569;1301,-585;1350,-602;1399,-619;1448,-635;1497,-652;1546,-669;1595,-685;1645,-702;1694,-719;1743,-735;1792,-752;1841,-769;1890,-785;1939,-802" o:connectangles="0,0,0,0,0,0,0,0,0,0,0,0,0,0,0,0,0,0,0,0,0,0,0,0,0,0,0,0,0,0,0,0,0,0,0,0,0,0,0,0"/>
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<v:group id="Group 378" o:spid="_x0000_s1221" style="position:absolute;left:5861;top:-56;width:1940;height:60" coordorigin="5861,-56" coordsize="1940,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1OcBbsUAAADcAAAA&#10;DwAAAAAAAAAAAAAAAACpAgAAZHJzL2Rvd25yZXYueG1sUEsFBgAAAAAEAAQA+gAAAJsDAAAAAA==&#10;">
                                                                                                                                                                                                              <v:shape id="Freeform 407" o:spid="_x0000_s1222" style="position:absolute;left:11722;top:-112;width:1939;height:60;visibility:visible;mso-wrap-style:square;v-text-anchor:top" coordsize="1940,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9quqSxAAA&#10;ANwAAAAPAAAAZHJzL2Rvd25yZXYueG1sRI9BawIxFITvgv8hPKE3zWqlyGoUsQgtPWk91Ntz89ys&#10;bl6WJK7bf98IBY/DzHzDLFadrUVLPlSOFYxHGQjiwumKSwWH7+1wBiJEZI21Y1LwSwFWy35vgbl2&#10;d95Ru4+lSBAOOSowMTa5lKEwZDGMXEOcvLPzFmOSvpTa4z3BbS0nWfYmLVacFgw2tDFUXPc3q+Cr&#10;Pfjjj77cTpfp57acvHeUNUapl0G3noOI1MVn+L/9oRVMZ6/wOJOOgFz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arqksQAAADcAAAADwAAAAAAAAAAAAAAAACXAgAAZHJzL2Rv&#10;d25yZXYueG1sUEsFBgAAAAAEAAQA9QAAAIgDAAAAAA==&#10;" path="m0,60l24,59,49,58,73,57,98,57,122,56,147,55,171,54,196,54,220,53,245,52,270,51,294,51,319,50,343,49,368,48,392,48,417,47,441,46,466,45,491,45,515,44,540,43,564,42,589,42,613,41,638,40,662,39,687,39,712,38,736,37,761,36,785,35,810,35,834,34,859,33,883,32,908,32,933,31,957,30,983,29,1007,29,1032,28,1056,27,1081,26,1105,26,1130,25,1155,24,1179,23,1204,23,1228,22,1253,21,1277,20,1302,20,1326,19,1351,18,1376,17,1400,16,1425,16,1449,15,1474,14,1498,13,1523,13,1547,12,1572,11,1596,10,1621,10,1646,9,1670,8,1695,7,1719,7,1744,6,1768,5,1793,4,1817,3,1842,3,1866,2,1891,1,1916,,1940,0e" filled="f" strokecolor="#7bad00" strokeweight="10209emu">
                                                                                                                                                                                                                <v:stroke dashstyle="longDash"/>
                                                                                                                                                                                                                <v:path arrowok="t" o:connecttype="custom" o:connectlocs="24,3;73,1;122,0;171,-2;220,-3;270,-5;319,-6;368,-8;417,-9;466,-11;515,-12;564,-14;613,-15;662,-17;712,-18;761,-20;810,-21;859,-23;908,-24;957,-26;1006,-27;1055,-29;1104,-30;1154,-32;1203,-33;1252,-35;1301,-36;1350,-38;1399,-40;1448,-41;1497,-43;1546,-44;1595,-46;1645,-47;1694,-49;1743,-50;1792,-52;1841,-53;1890,-55;1939,-56" o:connectangles="0,0,0,0,0,0,0,0,0,0,0,0,0,0,0,0,0,0,0,0,0,0,0,0,0,0,0,0,0,0,0,0,0,0,0,0,0,0,0,0"/>
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<v:group id="Group 379" o:spid="_x0000_s1223" style="position:absolute;left:5861;top:-41;width:1940;height:282" coordorigin="5861,-41" coordsize="1940,28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NEI8gcUAAADcAAAA&#10;DwAAAAAAAAAAAAAAAACpAgAAZHJzL2Rvd25yZXYueG1sUEsFBgAAAAAEAAQA+gAAAJsDAAAAAA==&#10;">
                                                                                                                                                                                                                <v:shape id="Freeform 406" o:spid="_x0000_s1224" style="position:absolute;left:11722;top:-82;width:1939;height:282;visibility:visible;mso-wrap-style:square;v-text-anchor:top" coordsize="1940,28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VxoMxAAA&#10;ANwAAAAPAAAAZHJzL2Rvd25yZXYueG1sRI9Ba8JAFITvBf/D8gRvdWOxItFVRBBbT61GvD6yz2Q1&#10;+zZkV5P213cLgsdhZr5h5svOVuJOjTeOFYyGCQji3GnDhYLssHmdgvABWWPlmBT8kIflovcyx1S7&#10;lr/pvg+FiBD2KSooQ6hTKX1ekkU/dDVx9M6usRiibAqpG2wj3FbyLUkm0qLhuFBiTeuS8uv+ZhWc&#10;s98Lnb52209zy7bHlcFr2+6UGvS71QxEoC48w4/2h1Ywnr7D/5l4BOTi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VcaDMQAAADcAAAADwAAAAAAAAAAAAAAAACXAgAAZHJzL2Rv&#10;d25yZXYueG1sUEsFBgAAAAAEAAQA9QAAAIgDAAAAAA==&#10;" path="m0,282l24,278,49,275,73,271,98,268,122,264,147,261,171,257,196,253,220,250,245,246,270,243,294,239,319,236,343,232,368,228,392,225,417,221,441,218,466,214,491,211,515,207,540,203,564,200,589,196,613,193,638,189,662,186,687,182,712,179,736,175,761,171,785,168,810,164,834,161,859,157,883,153,908,150,933,146,957,143,983,139,1007,136,1032,132,1056,128,1081,125,1105,121,1130,118,1155,114,1179,111,1204,107,1228,104,1253,100,1277,96,1302,93,1326,89,1351,86,1376,82,1400,79,1425,75,1449,71,1474,68,1498,64,1523,61,1547,57,1572,54,1596,50,1621,46,1646,43,1670,39,1695,36,1719,32,1744,29,1768,25,1793,21,1817,18,1842,14,1866,11,1891,7,1916,4,1940,0e" filled="f" strokecolor="#00bec4" strokeweight="10209emu">
                                                                                                                                                                                                                  <v:stroke dashstyle="longDash"/>
                                                                                                                                                                                                                  <v:path arrowok="t" o:connecttype="custom" o:connectlocs="24,237;73,230;122,223;171,216;220,209;270,202;319,195;368,187;417,180;466,173;515,166;564,159;613,152;662,145;712,138;761,130;810,123;859,116;908,109;957,102;1006,95;1055,87;1104,80;1154,73;1203,66;1252,59;1301,52;1350,45;1399,38;1448,30;1497,23;1546,16;1595,9;1645,2;1694,-5;1743,-12;1792,-20;1841,-27;1890,-34;1939,-41" o:connectangles="0,0,0,0,0,0,0,0,0,0,0,0,0,0,0,0,0,0,0,0,0,0,0,0,0,0,0,0,0,0,0,0,0,0,0,0,0,0,0,0"/>
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<v:group id="Group 380" o:spid="_x0000_s1225" style="position:absolute;left:5861;top:100;width:1940;height:425" coordorigin="5861,100" coordsize="1940,42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KvcB23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                <v:shape id="Freeform 405" o:spid="_x0000_s1226" style="position:absolute;left:11722;top:200;width:1939;height:425;visibility:visible;mso-wrap-style:square;v-text-anchor:top" coordsize="1940,42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45TJxgAA&#10;ANwAAAAPAAAAZHJzL2Rvd25yZXYueG1sRI9Pi8IwFMTvwn6H8AQvYlNlUamNIguCf1BYtwePj+bZ&#10;FpuX0kTtfnuzsOBxmJnfMOmqM7V4UOsqywrGUQyCOLe64kJB9rMZzUE4j6yxtkwKfsnBavnRSzHR&#10;9snf9Dj7QgQIuwQVlN43iZQuL8mgi2xDHLyrbQ36INtC6hafAW5qOYnjqTRYcVgosaGvkvLb+W4U&#10;HIvd/nKtDpv1aXtz+2OczYa7TKlBv1svQHjq/Dv8395qBZ/zGfydCUdALl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t45TJxgAAANwAAAAPAAAAAAAAAAAAAAAAAJcCAABkcnMv&#10;ZG93bnJldi54bWxQSwUGAAAAAAQABAD1AAAAigMAAAAA&#10;" path="m0,425l24,420,49,414,73,409,98,404,122,398,147,393,171,387,196,382,220,377,245,371,270,366,294,360,319,355,343,350,368,344,392,339,417,334,441,328,466,323,491,318,515,312,540,307,564,301,589,296,613,291,638,285,662,280,687,274,712,269,736,264,761,258,785,253,810,247,834,242,859,237,883,231,908,226,933,221,957,215,983,210,1007,205,1032,199,1056,194,1081,188,1105,183,1130,178,1155,172,1179,167,1204,161,1228,156,1253,151,1277,145,1302,140,1326,134,1351,129,1376,124,1400,118,1425,113,1449,108,1474,102,1498,97,1523,92,1547,86,1572,81,1596,75,1621,70,1646,65,1670,59,1695,54,1719,48,1744,43,1768,38,1793,32,1817,27,1842,21,1866,16,1891,11,1916,5,1940,0e" filled="f" strokecolor="#c67bfe" strokeweight="10209emu">
                                                                                                                                                                                                                    <v:stroke dashstyle="longDash"/>
                                                                                                                                                                                                                    <v:path arrowok="t" o:connecttype="custom" o:connectlocs="24,520;73,509;122,498;171,487;220,477;270,466;319,455;368,444;417,434;466,423;515,412;564,401;613,391;662,380;712,369;761,358;810,347;859,337;908,326;957,315;1006,305;1055,294;1104,283;1154,272;1203,261;1252,251;1301,240;1350,229;1399,218;1448,208;1497,197;1546,186;1595,175;1645,165;1694,154;1743,143;1792,132;1841,121;1890,111;1939,100" o:connectangles="0,0,0,0,0,0,0,0,0,0,0,0,0,0,0,0,0,0,0,0,0,0,0,0,0,0,0,0,0,0,0,0,0,0,0,0,0,0,0,0"/>
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  <v:group id="Group 381" o:spid="_x0000_s1227" style="position:absolute;left:5700;top:-1225;width:2261;height:2274" coordorigin="5700,-1225" coordsize="2261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tQ82hMIAAADcAAAADwAA&#10;AAAAAAAAAAAAAACpAgAAZHJzL2Rvd25yZXYueG1sUEsFBgAAAAAEAAQA+gAAAJgDAAAAAA==&#10;">
                                                                                                                                                                                                                    <v:shape id="Freeform 404" o:spid="_x0000_s1228" style="position:absolute;left:5700;top:-1225;width:2261;height:2274;visibility:visible;mso-wrap-style:square;v-text-anchor:top" coordsize="2261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25VdxwAA&#10;ANwAAAAPAAAAZHJzL2Rvd25yZXYueG1sRI9Pa8JAFMTvBb/D8gQvUjeW0tjUVaRBKB4q/jn0+Mi+&#10;ZtNk34bsatJv3xWEHoeZ+Q2zXA+2EVfqfOVYwXyWgCAunK64VHA+bR8XIHxA1tg4JgW/5GG9Gj0s&#10;MdOu5wNdj6EUEcI+QwUmhDaT0heGLPqZa4mj9+06iyHKrpS6wz7CbSOfkuRFWqw4Lhhs6d1QUR8v&#10;VoEc9v1nmp/rtN7uTJVPc/uV/ig1GQ+bNxCBhvAfvrc/tILnxSvczsQjIFd/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ytuVXccAAADcAAAADwAAAAAAAAAAAAAAAACXAgAAZHJz&#10;L2Rvd25yZXYueG1sUEsFBgAAAAAEAAQA9QAAAIsDAAAAAA==&#10;" path="m0,2274l2261,2274,2261,,,,,2274xe" filled="f" strokecolor="#7f7e7e" strokeweight="10209emu">
                                                                                                                                                                                                                      <v:path arrowok="t" o:connecttype="custom" o:connectlocs="0,1049;2261,1049;2261,-1225;0,-1225;0,1049" o:connectangles="0,0,0,0,0"/>
    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    <v:group id="Group 382" o:spid="_x0000_s1229" style="position:absolute;left:3320;top:468;width:64;height:0" coordorigin="3320,468" coordsize="64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zqCsX8IAAADcAAAADwAA&#10;AAAAAAAAAAAAAACpAgAAZHJzL2Rvd25yZXYueG1sUEsFBgAAAAAEAAQA+gAAAJgDAAAAAA==&#10;">
                                                                                                                                                                                                                      <v:shape id="Freeform 403" o:spid="_x0000_s1230" style="position:absolute;left:6640;top:936;width:65;height:0;visibility:visible;mso-wrap-style:square;v-text-anchor:top" coordsize="64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6f3cfxgAA&#10;ANwAAAAPAAAAZHJzL2Rvd25yZXYueG1sRI9BawIxFITvBf9DeIK3mlVLsVujaGmhvYhrPXh8bl43&#10;i5uXJYnrtr++KRQ8DjPzDbNY9bYRHflQO1YwGWcgiEuna64UHD7f7ucgQkTW2DgmBd8UYLUc3C0w&#10;1+7KBXX7WIkE4ZCjAhNjm0sZSkMWw9i1xMn7ct5iTNJXUnu8Jrht5DTLHqXFmtOCwZZeDJXn/cUq&#10;mHWzLW5M8ZOtt35T7A7u9eN0VGo07NfPICL18Rb+b79rBQ9PE/g7k46AXP4C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6f3cfxgAAANwAAAAPAAAAAAAAAAAAAAAAAJcCAABkcnMv&#10;ZG93bnJldi54bWxQSwUGAAAAAAQABAD1AAAAigMAAAAA&#10;" path="m0,0l64,0e" filled="f" strokeweight="10209emu">
                                                                                                                                                                                                                        <v:path arrowok="t" o:connecttype="custom" o:connectlocs="0,0;65,0" o:connectangles="0,0"/>
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      <v:group id="Group 383" o:spid="_x0000_s1231" style="position:absolute;left:3320;top:-304;width:64;height:0" coordorigin="3320,-304" coordsize="64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UT6Xs8UAAADcAAAA&#10;DwAAAAAAAAAAAAAAAACpAgAAZHJzL2Rvd25yZXYueG1sUEsFBgAAAAAEAAQA+gAAAJsDAAAAAA==&#10;">
                                                                                                                                                                                                                        <v:shape id="Freeform 402" o:spid="_x0000_s1232" style="position:absolute;left:6640;top:-608;width:65;height:0;visibility:visible;mso-wrap-style:square;v-text-anchor:top" coordsize="64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4UzzxgAA&#10;ANwAAAAPAAAAZHJzL2Rvd25yZXYueG1sRI9BSwMxFITvgv8hPMGbzeoWsdumpRUFeylu7aHH183r&#10;ZunmZUnidttfbwTB4zAz3zCzxWBb0ZMPjWMFj6MMBHHldMO1gt3X+8MLiBCRNbaOScGFAizmtzcz&#10;LLQ7c0n9NtYiQTgUqMDE2BVShsqQxTByHXHyjs5bjEn6WmqP5wS3rXzKsmdpseG0YLCjV0PVaftt&#10;FeR9vsGVKa/ZcuNX5efOva0Pe6Xu74blFESkIf6H/9ofWsF4ksPvmXQE5PwH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l4UzzxgAAANwAAAAPAAAAAAAAAAAAAAAAAJcCAABkcnMv&#10;ZG93bnJldi54bWxQSwUGAAAAAAQABAD1AAAAigMAAAAA&#10;" path="m0,0l64,0e" filled="f" strokeweight="10209emu">
                                                                                                                                                                                                                          <v:path arrowok="t" o:connecttype="custom" o:connectlocs="0,0;65,0" o:connectangles="0,0"/>
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        <v:group id="Group 384" o:spid="_x0000_s1233" style="position:absolute;left:3320;top:-1076;width:64;height:0" coordorigin="3320,-1076" coordsize="64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LGbqlz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                        <v:shape id="Freeform 401" o:spid="_x0000_s1234" style="position:absolute;left:6640;top:-2152;width:65;height:0;visibility:visible;mso-wrap-style:square;v-text-anchor:top" coordsize="64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FRHEcxgAA&#10;ANwAAAAPAAAAZHJzL2Rvd25yZXYueG1sRI9BTwIxFITvJv6H5pl4ky6gBhYKAaOJXogLHDg+to/t&#10;hu3rpq3L6q+3JCYeJzPzTWa+7G0jOvKhdqxgOMhAEJdO11wp2O/eHiYgQkTW2DgmBd8UYLm4vZlj&#10;rt2FC+q2sRIJwiFHBSbGNpcylIYshoFriZN3ct5iTNJXUnu8JLht5CjLnqXFmtOCwZZeDJXn7ZdV&#10;MO7GG1yb4idbbfy6+Ny714/jQan7u341AxGpj//hv/a7VvA4fYLrmXQE5OIX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FRHEcxgAAANwAAAAPAAAAAAAAAAAAAAAAAJcCAABkcnMv&#10;ZG93bnJldi54bWxQSwUGAAAAAAQABAD1AAAAigMAAAAA&#10;" path="m0,0l64,0e" filled="f" strokeweight="10209emu">
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0;65,0" o:connectangles="0,0"/>
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          <v:group id="Group 385" o:spid="_x0000_s1235" style="position:absolute;left:3545;top:1049;width:0;height:64" coordorigin="3545,1049" coordsize="0,6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C4FkbD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                          <v:shape id="Freeform 400" o:spid="_x0000_s1236" style="position:absolute;left:7090;top:2098;width:0;height:65;visibility:visible;mso-wrap-style:square;v-text-anchor:top" coordsize="0,6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pQ5ZxQAA&#10;ANwAAAAPAAAAZHJzL2Rvd25yZXYueG1sRI9Ba8JAFITvBf/D8gRvdWOwTZu6iigWexI1B4+P7GsS&#10;zb4Nu1tN/70rFHocZuYbZrboTSuu5HxjWcFknIAgLq1uuFJQHDfPbyB8QNbYWiYFv+RhMR88zTDX&#10;9sZ7uh5CJSKEfY4K6hC6XEpf1mTQj21HHL1v6wyGKF0ltcNbhJtWpknyKg02HBdq7GhVU3k5/BgF&#10;l9O5XJtTyIqdKyabl890m32lSo2G/fIDRKA+/If/2lutYPqeweNMPAJyfg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OlDlnFAAAA3AAAAA8AAAAAAAAAAAAAAAAAlwIAAGRycy9k&#10;b3ducmV2LnhtbFBLBQYAAAAABAAEAPUAAACJAwAAAAA=&#10;" path="m0,64l0,0e" filled="f" strokeweight="10209emu">
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1130;0,1065" o:connectangles="0,0"/>
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            <v:group id="Group 386" o:spid="_x0000_s1237" style="position:absolute;left:3950;top:1049;width:0;height:64" coordorigin="3950,1049" coordsize="0,6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MNagWcIAAADcAAAADwAA&#10;AAAAAAAAAAAAAACpAgAAZHJzL2Rvd25yZXYueG1sUEsFBgAAAAAEAAQA+gAAAJgDAAAAAA==&#10;">
                                                                                                                                                                                                                              <v:shape id="Freeform 399" o:spid="_x0000_s1238" style="position:absolute;left:7900;top:2098;width:0;height:65;visibility:visible;mso-wrap-style:square;v-text-anchor:top" coordsize="0,6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dj+wxQAA&#10;ANwAAAAPAAAAZHJzL2Rvd25yZXYueG1sRI9Ba8JAFITvBf/D8gRvdWOwVaOriGKxp1LNweMj+0yi&#10;2bdhd6vpv3eFQo/DzHzDLFadacSNnK8tKxgNExDEhdU1lwry4+51CsIHZI2NZVLwSx5Wy97LAjNt&#10;7/xNt0MoRYSwz1BBFUKbSemLigz6oW2Jo3e2zmCI0pVSO7xHuGlkmiTv0mDNcaHCljYVFdfDj1Fw&#10;PV2KrTmFSf7l8tHu7SPdTz5TpQb9bj0HEagL/+G/9l4rGM9m8DwTj4BcP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12P7DFAAAA3AAAAA8AAAAAAAAAAAAAAAAAlwIAAGRycy9k&#10;b3ducmV2LnhtbFBLBQYAAAAABAAEAPUAAACJAwAAAAA=&#10;" path="m0,64l0,0e" filled="f" strokeweight="10209emu">
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1130;0,1065" o:connectangles="0,0"/>
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              <v:group id="Group 387" o:spid="_x0000_s1239" style="position:absolute;left:4354;top:1049;width:0;height:64" coordorigin="4354,1049" coordsize="0,6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FBLNkXDAAAA3AAAAA8A&#10;AAAAAAAAAAAAAAAAqQIAAGRycy9kb3ducmV2LnhtbFBLBQYAAAAABAAEAPoAAACZAwAAAAA=&#10;">
                                                                                                                                                                                                                                <v:shape id="Freeform 398" o:spid="_x0000_s1240" style="position:absolute;left:8708;top:2098;width:0;height:65;visibility:visible;mso-wrap-style:square;v-text-anchor:top" coordsize="0,6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966msxAAA&#10;ANwAAAAPAAAAZHJzL2Rvd25yZXYueG1sRI9Ba8JAFITvBf/D8gRvdZOAtURXEUXRU6nNweMj+0yi&#10;2bdhd9X4791CocdhZr5h5svetOJOzjeWFaTjBARxaXXDlYLiZ/v+CcIHZI2tZVLwJA/LxeBtjrm2&#10;D/6m+zFUIkLY56igDqHLpfRlTQb92HbE0TtbZzBE6SqpHT4i3LQyS5IPabDhuFBjR+uayuvxZhRc&#10;T5dyY05hWny5It1Odtl+esiUGg371QxEoD78h//ae61gkqTweyYeAbl4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PeuprMQAAADcAAAADwAAAAAAAAAAAAAAAACXAgAAZHJzL2Rv&#10;d25yZXYueG1sUEsFBgAAAAAEAAQA9QAAAIgDAAAAAA==&#10;" path="m0,64l0,0e" filled="f" strokeweight="10209emu">
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1130;0,1065" o:connectangles="0,0"/>
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                <v:group id="Group 388" o:spid="_x0000_s1241" style="position:absolute;left:5485;top:1049;width:0;height:64" coordorigin="5485,1049" coordsize="0,6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M/VDan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                                <v:shape id="Freeform 397" o:spid="_x0000_s1242" style="position:absolute;left:10970;top:2098;width:0;height:65;visibility:visible;mso-wrap-style:square;v-text-anchor:top" coordsize="0,6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dZJAxQAA&#10;ANwAAAAPAAAAZHJzL2Rvd25yZXYueG1sRI9Ba8JAFITvBf/D8oTe6iYp1pK6EbFY9FSa5uDxkX0m&#10;0ezbsLvV9N+7hYLHYWa+YZar0fTiQs53lhWkswQEcW11x42C6nv79ArCB2SNvWVS8EseVsXkYYm5&#10;tlf+oksZGhEh7HNU0IYw5FL6uiWDfmYH4ugdrTMYonSN1A6vEW56mSXJizTYcVxocaBNS/W5/DEK&#10;zodT/W4OYVF9uirdzj+y3WKfKfU4HddvIAKN4R7+b++0gnnyDH9n4hGQxQ0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J1kkDFAAAA3AAAAA8AAAAAAAAAAAAAAAAAlwIAAGRycy9k&#10;b3ducmV2LnhtbFBLBQYAAAAABAAEAPUAAACJAwAAAAA=&#10;" path="m0,64l0,0e" filled="f" strokeweight="10209emu">
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1130;0,1065" o:connectangles="0,0"/>
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                  <v:group id="Group 389" o:spid="_x0000_s1243" style="position:absolute;left:5861;top:1049;width:0;height:64" coordorigin="5861,1049" coordsize="0,6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C9wMEb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                                  <v:shape id="Freeform 396" o:spid="_x0000_s1244" style="position:absolute;left:11722;top:2098;width:0;height:65;visibility:visible;mso-wrap-style:square;v-text-anchor:top" coordsize="0,6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0K+vxAAA&#10;ANwAAAAPAAAAZHJzL2Rvd25yZXYueG1sRI9Ba8JAFITvBf/D8gRvdWMgtURXEUXRU6nNweMj+0yi&#10;2bdhd9X4791CocdhZr5h5svetOJOzjeWFUzGCQji0uqGKwXFz/b9E4QPyBpby6TgSR6Wi8HbHHNt&#10;H/xN92OoRISwz1FBHUKXS+nLmgz6se2Io3e2zmCI0lVSO3xEuGllmiQf0mDDcaHGjtY1ldfjzSi4&#10;ni7lxpzCtPhyxWSb7dL99JAqNRr2qxmIQH34D/+191pBlmTweyYeAbl4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tCvr8QAAADcAAAADwAAAAAAAAAAAAAAAACXAgAAZHJzL2Rv&#10;d25yZXYueG1sUEsFBgAAAAAEAAQA9QAAAIgDAAAAAA==&#10;" path="m0,64l0,0e" filled="f" strokeweight="10209emu">
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1130;0,1065" o:connectangles="0,0"/>
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                    <v:group id="Group 390" o:spid="_x0000_s1245" style="position:absolute;left:6265;top:1049;width:0;height:64" coordorigin="6265,1049" coordsize="0,6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w7guqxAAAANwAAAAP&#10;AAAAAAAAAAAAAAAAAKkCAABkcnMvZG93bnJldi54bWxQSwUGAAAAAAQABAD6AAAAmgMAAAAA&#10;">
                                                                                                                                                                                                                                      <v:shape id="Freeform 395" o:spid="_x0000_s1246" style="position:absolute;left:12530;top:2098;width:0;height:65;visibility:visible;mso-wrap-style:square;v-text-anchor:top" coordsize="0,6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TpRDxAAA&#10;ANwAAAAPAAAAZHJzL2Rvd25yZXYueG1sRI9Ba8JAFITvBf/D8gRvdWPApkRXEUXRU6nNweMj+0yi&#10;2bdhd9X4791CocdhZr5h5svetOJOzjeWFUzGCQji0uqGKwXFz/b9E4QPyBpby6TgSR6Wi8HbHHNt&#10;H/xN92OoRISwz1FBHUKXS+nLmgz6se2Io3e2zmCI0lVSO3xEuGllmiQf0mDDcaHGjtY1ldfjzSi4&#10;ni7lxpxCVny5YrKd7tJ9dkiVGg371QxEoD78h//ae61gmmTweyYeAbl4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3U6UQ8QAAADcAAAADwAAAAAAAAAAAAAAAACXAgAAZHJzL2Rv&#10;d25yZXYueG1sUEsFBgAAAAAEAAQA9QAAAIgDAAAAAA==&#10;" path="m0,64l0,0e" filled="f" strokeweight="10209emu">
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1130;0,1065" o:connectangles="0,0"/>
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                      <v:group id="Group 391" o:spid="_x0000_s1247" style="position:absolute;left:6669;top:1049;width:0;height:64" coordorigin="6669,1049" coordsize="0,6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K49OkPDAAAA3AAAAA8A&#10;AAAAAAAAAAAAAAAAqQIAAGRycy9kb3ducmV2LnhtbFBLBQYAAAAABAAEAPoAAACZAwAAAAA=&#10;">
                                                                                                                                                                                                                                        <v:shape id="Freeform 394" o:spid="_x0000_s1248" style="position:absolute;left:13338;top:2098;width:0;height:65;visibility:visible;mso-wrap-style:square;v-text-anchor:top" coordsize="0,6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naWqxAAA&#10;ANwAAAAPAAAAZHJzL2Rvd25yZXYueG1sRI9Ba8JAFITvBf/D8gRvujFgrdFVSouiJ9Hm4PGRfSbR&#10;7Nuwu9X037uC0OMwM98wi1VnGnEj52vLCsajBARxYXXNpYL8Zz38AOEDssbGMin4Iw+rZe9tgZm2&#10;dz7Q7RhKESHsM1RQhdBmUvqiIoN+ZFvi6J2tMxiidKXUDu8RbhqZJsm7NFhzXKiwpa+Kiuvx1yi4&#10;ni7FtzmFab53+Xg92aTb6S5VatDvPucgAnXhP/xqb7WCSTKD55l4BOTy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52lqsQAAADcAAAADwAAAAAAAAAAAAAAAACXAgAAZHJzL2Rv&#10;d25yZXYueG1sUEsFBgAAAAAEAAQA9QAAAIgDAAAAAA==&#10;" path="m0,64l0,0e" filled="f" strokeweight="10209emu">
  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1130;0,1065" o:connectangles="0,0"/>
  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                        <v:group id="Group 392" o:spid="_x0000_s1249" style="position:absolute;left:7800;top:1049;width:0;height:64" coordorigin="7800,1049" coordsize="0,6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1ZKgmMIAAADcAAAADwAA&#10;AAAAAAAAAAAAAACpAgAAZHJzL2Rvd25yZXYueG1sUEsFBgAAAAAEAAQA+gAAAJgDAAAAAA==&#10;">
                                                                                                                                                                                                                                          <v:shape id="Freeform 393" o:spid="_x0000_s1250" style="position:absolute;left:15600;top:2098;width:0;height:65;visibility:visible;mso-wrap-style:square;v-text-anchor:top" coordsize="0,6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4Mj9xxAAA&#10;ANwAAAAPAAAAZHJzL2Rvd25yZXYueG1sRI9Ba8JAFITvBf/D8gRvdZOAtURXEUXRU6nNweMj+0yi&#10;2bdhd9X4791CocdhZr5h5svetOJOzjeWFaTjBARxaXXDlYLiZ/v+CcIHZI2tZVLwJA/LxeBtjrm2&#10;D/6m+zFUIkLY56igDqHLpfRlTQb92HbE0TtbZzBE6SqpHT4i3LQyS5IPabDhuFBjR+uayuvxZhRc&#10;T5dyY05hWny5It1Odtl+esiUGg371QxEoD78h//ae61gkqbweyYeAbl4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DI/ccQAAADcAAAADwAAAAAAAAAAAAAAAACXAgAAZHJzL2Rv&#10;d25yZXYueG1sUEsFBgAAAAAEAAQA9QAAAIgDAAAAAA==&#10;" path="m0,64l0,0e" filled="f" strokeweight="10209emu">
    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1130;0,1065" o:connectangles="0,0"/>
    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</v:group>
                                                                                                                                    </v:group>
                                                                                                                                  </v:group>
                                                                                                                                </v:group>
                                                                                                                              </v:group>
                                                                                                                            </v:group>
                                                                                                                          </v:group>
                                                                                                                        </v:group>
                                                                                                                      </v:group>
                                                                                                                    </v:group>
                                                                                                                  </v:group>
                                                                                                                </v:group>
                                                                                                              </v:group>
                                                                                                            </v:group>
                                                                                                          </v:group>
                                                                                                        </v:group>
                                                                                                      </v:group>
                                                                                                    </v:group>
                                                                                                  </v:group>
                                                                                                </v:group>
                                                                                              </v:group>
                                                                                            </v:group>
                                                                                          </v:group>
                                                                                        </v:group>
                                                                                      </v:group>
                                                                                    </v:group>
                                                                                  </v:group>
                                                                                </v:group>
                                                                              </v:group>
                                                                            </v:group>
                                                                          </v:group>
                                                                        </v:group>
                                                                      </v:group>
                                                                    </v:group>
                                                                  </v:group>
                                                                </v:group>
                                                              </v:group>
                                                            </v:group>
                                                          </v:group>
                                                        </v:group>
                                                      </v:group>
                                                    </v:group>
                                                  </v:group>
                                                </v:group>
                                              </v:group>
                                            </v:group>
                                          </v:group>
                                        </v:group>
                                      </v:group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6839DC">
        <w:rPr>
          <w:rFonts w:ascii="Arial" w:eastAsia="Arial" w:hAnsi="Arial" w:cs="Arial"/>
          <w:position w:val="-20"/>
          <w:sz w:val="21"/>
          <w:szCs w:val="21"/>
        </w:rPr>
        <w:t xml:space="preserve">1   </w:t>
      </w:r>
      <w:r w:rsidR="006839DC">
        <w:rPr>
          <w:rFonts w:ascii="Arial" w:eastAsia="Arial" w:hAnsi="Arial" w:cs="Arial"/>
          <w:spacing w:val="54"/>
          <w:position w:val="-20"/>
          <w:sz w:val="21"/>
          <w:szCs w:val="21"/>
        </w:rPr>
        <w:t xml:space="preserve"> </w:t>
      </w:r>
      <w:r w:rsidR="006839DC">
        <w:rPr>
          <w:rFonts w:ascii="Arial" w:eastAsia="Arial" w:hAnsi="Arial" w:cs="Arial"/>
          <w:spacing w:val="-119"/>
          <w:w w:val="101"/>
          <w:sz w:val="21"/>
          <w:szCs w:val="21"/>
        </w:rPr>
        <w:t>21</w:t>
      </w:r>
      <w:r w:rsidR="006839DC">
        <w:rPr>
          <w:rFonts w:ascii="Arial" w:eastAsia="Arial" w:hAnsi="Arial" w:cs="Arial"/>
          <w:w w:val="101"/>
          <w:position w:val="-13"/>
          <w:sz w:val="21"/>
          <w:szCs w:val="21"/>
        </w:rPr>
        <w:t>0</w:t>
      </w:r>
    </w:p>
    <w:p w:rsidR="00273D53" w:rsidRDefault="006839DC">
      <w:pPr>
        <w:spacing w:before="85" w:line="220" w:lineRule="exact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w w:val="101"/>
          <w:position w:val="-1"/>
          <w:sz w:val="21"/>
          <w:szCs w:val="21"/>
        </w:rPr>
        <w:t>0</w:t>
      </w:r>
    </w:p>
    <w:p w:rsidR="00273D53" w:rsidRDefault="006839DC">
      <w:pPr>
        <w:spacing w:before="8" w:line="120" w:lineRule="exact"/>
        <w:rPr>
          <w:sz w:val="12"/>
          <w:szCs w:val="12"/>
        </w:rPr>
      </w:pPr>
      <w:r>
        <w:br w:type="column"/>
      </w:r>
    </w:p>
    <w:p w:rsidR="00273D53" w:rsidRDefault="006839DC">
      <w:pPr>
        <w:ind w:right="46"/>
        <w:jc w:val="right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pacing w:val="4"/>
          <w:w w:val="101"/>
          <w:position w:val="2"/>
          <w:sz w:val="15"/>
          <w:szCs w:val="15"/>
        </w:rPr>
        <w:t xml:space="preserve"> </w:t>
      </w:r>
      <w:r>
        <w:rPr>
          <w:rFonts w:ascii="Arial" w:eastAsia="Arial" w:hAnsi="Arial" w:cs="Arial"/>
          <w:w w:val="101"/>
          <w:sz w:val="21"/>
          <w:szCs w:val="21"/>
        </w:rPr>
        <w:t>3</w:t>
      </w:r>
    </w:p>
    <w:p w:rsidR="00273D53" w:rsidRDefault="00F14C79">
      <w:pPr>
        <w:tabs>
          <w:tab w:val="left" w:pos="600"/>
        </w:tabs>
        <w:spacing w:before="86" w:line="220" w:lineRule="exact"/>
        <w:ind w:left="-55"/>
        <w:jc w:val="right"/>
        <w:rPr>
          <w:rFonts w:ascii="Arial" w:eastAsia="Arial" w:hAnsi="Arial" w:cs="Arial"/>
          <w:sz w:val="21"/>
          <w:szCs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4348" behindDoc="1" locked="0" layoutInCell="1" allowOverlap="1">
                <wp:simplePos x="0" y="0"/>
                <wp:positionH relativeFrom="page">
                  <wp:posOffset>5187315</wp:posOffset>
                </wp:positionH>
                <wp:positionV relativeFrom="paragraph">
                  <wp:posOffset>-162560</wp:posOffset>
                </wp:positionV>
                <wp:extent cx="176530" cy="675640"/>
                <wp:effectExtent l="0" t="0" r="5202555" b="7620"/>
                <wp:wrapNone/>
                <wp:docPr id="274" name="Group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6530" cy="675640"/>
                          <a:chOff x="8169" y="-256"/>
                          <a:chExt cx="278" cy="1064"/>
                        </a:xfrm>
                      </wpg:grpSpPr>
                      <wpg:grpSp>
                        <wpg:cNvPr id="275" name="Group 271"/>
                        <wpg:cNvGrpSpPr>
                          <a:grpSpLocks/>
                        </wpg:cNvGrpSpPr>
                        <wpg:grpSpPr bwMode="auto">
                          <a:xfrm>
                            <a:off x="8177" y="-248"/>
                            <a:ext cx="262" cy="262"/>
                            <a:chOff x="8177" y="-248"/>
                            <a:chExt cx="262" cy="262"/>
                          </a:xfrm>
                        </wpg:grpSpPr>
                        <wps:wsp>
                          <wps:cNvPr id="276" name="Freeform 282"/>
                          <wps:cNvSpPr>
                            <a:spLocks/>
                          </wps:cNvSpPr>
                          <wps:spPr bwMode="auto">
                            <a:xfrm>
                              <a:off x="8177" y="-248"/>
                              <a:ext cx="262" cy="262"/>
                            </a:xfrm>
                            <a:custGeom>
                              <a:avLst/>
                              <a:gdLst>
                                <a:gd name="T0" fmla="+- 0 8177 8177"/>
                                <a:gd name="T1" fmla="*/ T0 w 262"/>
                                <a:gd name="T2" fmla="+- 0 14 -248"/>
                                <a:gd name="T3" fmla="*/ 14 h 262"/>
                                <a:gd name="T4" fmla="+- 0 8439 8177"/>
                                <a:gd name="T5" fmla="*/ T4 w 262"/>
                                <a:gd name="T6" fmla="+- 0 14 -248"/>
                                <a:gd name="T7" fmla="*/ 14 h 262"/>
                                <a:gd name="T8" fmla="+- 0 8439 8177"/>
                                <a:gd name="T9" fmla="*/ T8 w 262"/>
                                <a:gd name="T10" fmla="+- 0 -248 -248"/>
                                <a:gd name="T11" fmla="*/ -248 h 262"/>
                                <a:gd name="T12" fmla="+- 0 8177 8177"/>
                                <a:gd name="T13" fmla="*/ T12 w 262"/>
                                <a:gd name="T14" fmla="+- 0 -248 -248"/>
                                <a:gd name="T15" fmla="*/ -248 h 262"/>
                                <a:gd name="T16" fmla="+- 0 8177 8177"/>
                                <a:gd name="T17" fmla="*/ T16 w 262"/>
                                <a:gd name="T18" fmla="+- 0 14 -248"/>
                                <a:gd name="T19" fmla="*/ 14 h 2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62" h="262">
                                  <a:moveTo>
                                    <a:pt x="0" y="262"/>
                                  </a:moveTo>
                                  <a:lnTo>
                                    <a:pt x="262" y="262"/>
                                  </a:lnTo>
                                  <a:lnTo>
                                    <a:pt x="26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6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0209">
                              <a:solidFill>
                                <a:srgbClr val="CCCBC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77" name="Group 272"/>
                          <wpg:cNvGrpSpPr>
                            <a:grpSpLocks/>
                          </wpg:cNvGrpSpPr>
                          <wpg:grpSpPr bwMode="auto">
                            <a:xfrm>
                              <a:off x="8204" y="-117"/>
                              <a:ext cx="210" cy="0"/>
                              <a:chOff x="8204" y="-117"/>
                              <a:chExt cx="210" cy="0"/>
                            </a:xfrm>
                          </wpg:grpSpPr>
                          <wps:wsp>
                            <wps:cNvPr id="278" name="Freeform 2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6408" y="-234"/>
                                <a:ext cx="209" cy="0"/>
                              </a:xfrm>
                              <a:custGeom>
                                <a:avLst/>
                                <a:gdLst>
                                  <a:gd name="T0" fmla="+- 0 8204 8204"/>
                                  <a:gd name="T1" fmla="*/ T0 w 210"/>
                                  <a:gd name="T2" fmla="+- 0 8414 8204"/>
                                  <a:gd name="T3" fmla="*/ T2 w 210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210">
                                    <a:moveTo>
                                      <a:pt x="0" y="0"/>
                                    </a:moveTo>
                                    <a:lnTo>
                                      <a:pt x="210" y="0"/>
                                    </a:lnTo>
                                  </a:path>
                                </a:pathLst>
                              </a:custGeom>
                              <a:noFill/>
                              <a:ln w="10209">
                                <a:solidFill>
                                  <a:srgbClr val="F8766C"/>
                                </a:solidFill>
                                <a:prstDash val="lg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279" name="Group 273"/>
                            <wpg:cNvGrpSpPr>
                              <a:grpSpLocks/>
                            </wpg:cNvGrpSpPr>
                            <wpg:grpSpPr bwMode="auto">
                              <a:xfrm>
                                <a:off x="8177" y="14"/>
                                <a:ext cx="262" cy="262"/>
                                <a:chOff x="8177" y="14"/>
                                <a:chExt cx="262" cy="262"/>
                              </a:xfrm>
                            </wpg:grpSpPr>
                            <wps:wsp>
                              <wps:cNvPr id="280" name="Freeform 28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177" y="14"/>
                                  <a:ext cx="262" cy="262"/>
                                </a:xfrm>
                                <a:custGeom>
                                  <a:avLst/>
                                  <a:gdLst>
                                    <a:gd name="T0" fmla="+- 0 8177 8177"/>
                                    <a:gd name="T1" fmla="*/ T0 w 262"/>
                                    <a:gd name="T2" fmla="+- 0 276 14"/>
                                    <a:gd name="T3" fmla="*/ 276 h 262"/>
                                    <a:gd name="T4" fmla="+- 0 8439 8177"/>
                                    <a:gd name="T5" fmla="*/ T4 w 262"/>
                                    <a:gd name="T6" fmla="+- 0 276 14"/>
                                    <a:gd name="T7" fmla="*/ 276 h 262"/>
                                    <a:gd name="T8" fmla="+- 0 8439 8177"/>
                                    <a:gd name="T9" fmla="*/ T8 w 262"/>
                                    <a:gd name="T10" fmla="+- 0 14 14"/>
                                    <a:gd name="T11" fmla="*/ 14 h 262"/>
                                    <a:gd name="T12" fmla="+- 0 8177 8177"/>
                                    <a:gd name="T13" fmla="*/ T12 w 262"/>
                                    <a:gd name="T14" fmla="+- 0 14 14"/>
                                    <a:gd name="T15" fmla="*/ 14 h 262"/>
                                    <a:gd name="T16" fmla="+- 0 8177 8177"/>
                                    <a:gd name="T17" fmla="*/ T16 w 262"/>
                                    <a:gd name="T18" fmla="+- 0 276 14"/>
                                    <a:gd name="T19" fmla="*/ 276 h 26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262" h="262">
                                      <a:moveTo>
                                        <a:pt x="0" y="262"/>
                                      </a:moveTo>
                                      <a:lnTo>
                                        <a:pt x="262" y="262"/>
                                      </a:lnTo>
                                      <a:lnTo>
                                        <a:pt x="26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62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0209">
                                  <a:solidFill>
                                    <a:srgbClr val="CCCBCB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281" name="Group 27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204" y="145"/>
                                  <a:ext cx="210" cy="0"/>
                                  <a:chOff x="8204" y="145"/>
                                  <a:chExt cx="210" cy="0"/>
                                </a:xfrm>
                              </wpg:grpSpPr>
                              <wps:wsp>
                                <wps:cNvPr id="282" name="Freeform 279"/>
                                <wps:cNvSpPr>
                                  <a:spLocks noEditPoints="1"/>
                                </wps:cNvSpPr>
                                <wps:spPr bwMode="auto">
                                  <a:xfrm>
                                    <a:off x="16408" y="290"/>
                                    <a:ext cx="209" cy="0"/>
                                  </a:xfrm>
                                  <a:custGeom>
                                    <a:avLst/>
                                    <a:gdLst>
                                      <a:gd name="T0" fmla="+- 0 8204 8204"/>
                                      <a:gd name="T1" fmla="*/ T0 w 210"/>
                                      <a:gd name="T2" fmla="+- 0 8414 8204"/>
                                      <a:gd name="T3" fmla="*/ T2 w 21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0">
                                        <a:moveTo>
                                          <a:pt x="0" y="0"/>
                                        </a:moveTo>
                                        <a:lnTo>
                                          <a:pt x="21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10209">
                                    <a:solidFill>
                                      <a:srgbClr val="7BAD00"/>
                                    </a:solidFill>
                                    <a:prstDash val="lgDash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283" name="Group 27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8177" y="276"/>
                                    <a:ext cx="262" cy="262"/>
                                    <a:chOff x="8177" y="276"/>
                                    <a:chExt cx="262" cy="262"/>
                                  </a:xfrm>
                                </wpg:grpSpPr>
                                <wps:wsp>
                                  <wps:cNvPr id="284" name="Freeform 27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177" y="276"/>
                                      <a:ext cx="262" cy="262"/>
                                    </a:xfrm>
                                    <a:custGeom>
                                      <a:avLst/>
                                      <a:gdLst>
                                        <a:gd name="T0" fmla="+- 0 8177 8177"/>
                                        <a:gd name="T1" fmla="*/ T0 w 262"/>
                                        <a:gd name="T2" fmla="+- 0 538 276"/>
                                        <a:gd name="T3" fmla="*/ 538 h 262"/>
                                        <a:gd name="T4" fmla="+- 0 8439 8177"/>
                                        <a:gd name="T5" fmla="*/ T4 w 262"/>
                                        <a:gd name="T6" fmla="+- 0 538 276"/>
                                        <a:gd name="T7" fmla="*/ 538 h 262"/>
                                        <a:gd name="T8" fmla="+- 0 8439 8177"/>
                                        <a:gd name="T9" fmla="*/ T8 w 262"/>
                                        <a:gd name="T10" fmla="+- 0 276 276"/>
                                        <a:gd name="T11" fmla="*/ 276 h 262"/>
                                        <a:gd name="T12" fmla="+- 0 8177 8177"/>
                                        <a:gd name="T13" fmla="*/ T12 w 262"/>
                                        <a:gd name="T14" fmla="+- 0 276 276"/>
                                        <a:gd name="T15" fmla="*/ 276 h 262"/>
                                        <a:gd name="T16" fmla="+- 0 8177 8177"/>
                                        <a:gd name="T17" fmla="*/ T16 w 262"/>
                                        <a:gd name="T18" fmla="+- 0 538 276"/>
                                        <a:gd name="T19" fmla="*/ 538 h 262"/>
                                      </a:gdLst>
                                      <a:ahLst/>
                                      <a:cxnLst>
                                        <a:cxn ang="0">
                                          <a:pos x="T1" y="T3"/>
                                        </a:cxn>
                                        <a:cxn ang="0">
                                          <a:pos x="T5" y="T7"/>
                                        </a:cxn>
                                        <a:cxn ang="0">
                                          <a:pos x="T9" y="T11"/>
                                        </a:cxn>
                                        <a:cxn ang="0">
                                          <a:pos x="T13" y="T15"/>
                                        </a:cxn>
                                        <a:cxn ang="0">
                                          <a:pos x="T17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262" h="262">
                                          <a:moveTo>
                                            <a:pt x="0" y="262"/>
                                          </a:moveTo>
                                          <a:lnTo>
                                            <a:pt x="262" y="262"/>
                                          </a:lnTo>
                                          <a:lnTo>
                                            <a:pt x="262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26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10209">
                                      <a:solidFill>
                                        <a:srgbClr val="CCCBCB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285" name="Group 276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8177" y="538"/>
                                      <a:ext cx="262" cy="262"/>
                                      <a:chOff x="8177" y="538"/>
                                      <a:chExt cx="262" cy="262"/>
                                    </a:xfrm>
                                  </wpg:grpSpPr>
                                  <wps:wsp>
                                    <wps:cNvPr id="286" name="Freeform 277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8177" y="538"/>
                                        <a:ext cx="262" cy="262"/>
                                      </a:xfrm>
                                      <a:custGeom>
                                        <a:avLst/>
                                        <a:gdLst>
                                          <a:gd name="T0" fmla="+- 0 8177 8177"/>
                                          <a:gd name="T1" fmla="*/ T0 w 262"/>
                                          <a:gd name="T2" fmla="+- 0 800 538"/>
                                          <a:gd name="T3" fmla="*/ 800 h 262"/>
                                          <a:gd name="T4" fmla="+- 0 8439 8177"/>
                                          <a:gd name="T5" fmla="*/ T4 w 262"/>
                                          <a:gd name="T6" fmla="+- 0 800 538"/>
                                          <a:gd name="T7" fmla="*/ 800 h 262"/>
                                          <a:gd name="T8" fmla="+- 0 8439 8177"/>
                                          <a:gd name="T9" fmla="*/ T8 w 262"/>
                                          <a:gd name="T10" fmla="+- 0 538 538"/>
                                          <a:gd name="T11" fmla="*/ 538 h 262"/>
                                          <a:gd name="T12" fmla="+- 0 8177 8177"/>
                                          <a:gd name="T13" fmla="*/ T12 w 262"/>
                                          <a:gd name="T14" fmla="+- 0 538 538"/>
                                          <a:gd name="T15" fmla="*/ 538 h 262"/>
                                          <a:gd name="T16" fmla="+- 0 8177 8177"/>
                                          <a:gd name="T17" fmla="*/ T16 w 262"/>
                                          <a:gd name="T18" fmla="+- 0 800 538"/>
                                          <a:gd name="T19" fmla="*/ 800 h 262"/>
                                        </a:gdLst>
                                        <a:ahLst/>
                                        <a:cxnLst>
                                          <a:cxn ang="0">
                                            <a:pos x="T1" y="T3"/>
                                          </a:cxn>
                                          <a:cxn ang="0">
                                            <a:pos x="T5" y="T7"/>
                                          </a:cxn>
                                          <a:cxn ang="0">
                                            <a:pos x="T9" y="T11"/>
                                          </a:cxn>
                                          <a:cxn ang="0">
                                            <a:pos x="T13" y="T15"/>
                                          </a:cxn>
                                          <a:cxn ang="0">
                                            <a:pos x="T17" y="T19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62" h="262">
                                            <a:moveTo>
                                              <a:pt x="0" y="262"/>
                                            </a:moveTo>
                                            <a:lnTo>
                                              <a:pt x="262" y="262"/>
                                            </a:lnTo>
                                            <a:lnTo>
                                              <a:pt x="262" y="0"/>
                                            </a:lnTo>
                                            <a:lnTo>
                                              <a:pt x="0" y="0"/>
                                            </a:lnTo>
                                            <a:lnTo>
                                              <a:pt x="0" y="262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 w="10209">
                                        <a:solidFill>
                                          <a:srgbClr val="CCCBCB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70" o:spid="_x0000_s1026" style="position:absolute;margin-left:408.45pt;margin-top:-12.75pt;width:13.9pt;height:53.2pt;z-index:-2132;mso-position-horizontal-relative:page" coordorigin="8169,-256" coordsize="278,106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">
                <v:group id="Group 271" o:spid="_x0000_s1027" style="position:absolute;left:8177;top:-248;width:262;height:262" coordorigin="8177,-248" coordsize="262,26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YkCvFxQAAANwAAAAPAAAAZHJzL2Rvd25yZXYueG1sRI9Bi8IwFITvwv6H8IS9&#10;aVoXdalGEVmXPYigLoi3R/Nsi81LaWJb/70RBI/DzHzDzJedKUVDtSssK4iHEQji1OqCMwX/x83g&#10;G4TzyBpLy6TgTg6Wi4/eHBNtW95Tc/CZCBB2CSrIva8SKV2ak0E3tBVx8C62NuiDrDOpa2wD3JRy&#10;FEUTabDgsJBjReuc0uvhZhT8ttiuvuKfZnu9rO/n43h32sak1Ge/W81AeOr8O/xq/2kFo+kY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2JArxcUAAADcAAAA&#10;DwAAAAAAAAAAAAAAAACpAgAAZHJzL2Rvd25yZXYueG1sUEsFBgAAAAAEAAQA+gAAAJsDAAAAAA==&#10;">
                  <v:shape id="Freeform 282" o:spid="_x0000_s1028" style="position:absolute;left:8177;top:-248;width:262;height:262;visibility:visible;mso-wrap-style:square;v-text-anchor:top" coordsize="262,26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tz+FxQAA&#10;ANwAAAAPAAAAZHJzL2Rvd25yZXYueG1sRI9Ba8JAFITvhf6H5RV6qxtziCV1FRFKCxbBqHh9ZJ/Z&#10;0OzbsLs1aX+9Kwg9DjPzDTNfjrYTF/KhdaxgOslAENdOt9woOOzfX15BhIissXNMCn4pwHLx+DDH&#10;UruBd3SpYiMShEOJCkyMfSllqA1ZDBPXEyfv7LzFmKRvpPY4JLjtZJ5lhbTYclow2NPaUP1d/VgF&#10;/V91DHQ2BX+t99vh9OEP+Waj1PPTuHoDEWmM/+F7+1MryGcF3M6kIyAX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S3P4XFAAAA3AAAAA8AAAAAAAAAAAAAAAAAlwIAAGRycy9k&#10;b3ducmV2LnhtbFBLBQYAAAAABAAEAPUAAACJAwAAAAA=&#10;" path="m0,262l262,262,262,,,,,262xe" filled="f" strokecolor="#cccbcb" strokeweight="10209emu">
                    <v:path arrowok="t" o:connecttype="custom" o:connectlocs="0,14;262,14;262,-248;0,-248;0,14" o:connectangles="0,0,0,0,0"/>
                  </v:shape>
                  <v:group id="Group 272" o:spid="_x0000_s1029" style="position:absolute;left:8204;top:-117;width:210;height:0" coordorigin="8204,-117" coordsize="210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HDhApxQAAANwAAAAPAAAAZHJzL2Rvd25yZXYueG1sRI9Bi8IwFITvwv6H8IS9&#10;aVoXdalGEVmXPYigLoi3R/Nsi81LaWJb/70RBI/DzHzDzJedKUVDtSssK4iHEQji1OqCMwX/x83g&#10;G4TzyBpLy6TgTg6Wi4/eHBNtW95Tc/CZCBB2CSrIva8SKV2ak0E3tBVx8C62NuiDrDOpa2wD3JRy&#10;FEUTabDgsJBjReuc0uvhZhT8ttiuvuKfZnu9rO/n43h32sak1Ge/W81AeOr8O/xq/2kFo+kU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Rw4QKcUAAADcAAAA&#10;DwAAAAAAAAAAAAAAAACpAgAAZHJzL2Rvd25yZXYueG1sUEsFBgAAAAAEAAQA+gAAAJsDAAAAAA==&#10;">
                    <v:shape id="Freeform 281" o:spid="_x0000_s1030" style="position:absolute;left:16408;top:-234;width:209;height:0;visibility:visible;mso-wrap-style:square;v-text-anchor:top" coordsize="21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cdcywAAA&#10;ANwAAAAPAAAAZHJzL2Rvd25yZXYueG1sRE/LagIxFN0X/IdwC93VpAM+mBpFFEGoG0c37m4ndx44&#10;uRmSqOPfN4uCy8N5L1aD7cSdfGgda/gaKxDEpTMt1xrOp93nHESIyAY7x6ThSQFWy9HbAnPjHnyk&#10;exFrkUI45KihibHPpQxlQxbD2PXEiauctxgT9LU0Hh8p3HYyU2oqLbacGhrsadNQeS1uVkPxs1XV&#10;b3U4cru/ZM/JlA7Kk9Yf78P6G0SkIb7E/+690ZDN0tp0Jh0Bufw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acdcywAAAANwAAAAPAAAAAAAAAAAAAAAAAJcCAABkcnMvZG93bnJl&#10;di54bWxQSwUGAAAAAAQABAD1AAAAhAMAAAAA&#10;" path="m0,0l210,0e" filled="f" strokecolor="#f8766c" strokeweight="10209emu">
                      <v:stroke dashstyle="longDash"/>
                      <v:path arrowok="t" o:connecttype="custom" o:connectlocs="0,0;209,0" o:connectangles="0,0"/>
                      <o:lock v:ext="edit" verticies="t"/>
                    </v:shape>
                    <v:group id="Group 273" o:spid="_x0000_s1031" style="position:absolute;left:8177;top:14;width:262;height:262" coordorigin="8177,14" coordsize="262,26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FndIcDGAAAA3AAA&#10;AA8AAAAAAAAAAAAAAAAAqQIAAGRycy9kb3ducmV2LnhtbFBLBQYAAAAABAAEAPoAAACcAwAAAAA=&#10;">
                      <v:shape id="Freeform 280" o:spid="_x0000_s1032" style="position:absolute;left:8177;top:14;width:262;height:262;visibility:visible;mso-wrap-style:square;v-text-anchor:top" coordsize="262,26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x3JNwQAA&#10;ANwAAAAPAAAAZHJzL2Rvd25yZXYueG1sRE/Pa8IwFL4P9j+EN/A2U3sQ6YwigmygDKzKro/m2RSb&#10;l5JEW/fXm4Pg8eP7PV8OthU38qFxrGAyzkAQV043XCs4HjafMxAhImtsHZOCOwVYLt7f5lho1/Oe&#10;bmWsRQrhUKACE2NXSBkqQxbD2HXEiTs7bzEm6GupPfYp3LYyz7KptNhwajDY0dpQdSmvVkH3X54C&#10;nc2Ud+vDb//37Y/5dqvU6GNYfYGINMSX+On+0QryWZqfzqQjIBcP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wcdyTcEAAADcAAAADwAAAAAAAAAAAAAAAACXAgAAZHJzL2Rvd25y&#10;ZXYueG1sUEsFBgAAAAAEAAQA9QAAAIUDAAAAAA==&#10;" path="m0,262l262,262,262,,,,,262xe" filled="f" strokecolor="#cccbcb" strokeweight="10209emu">
                        <v:path arrowok="t" o:connecttype="custom" o:connectlocs="0,276;262,276;262,14;0,14;0,276" o:connectangles="0,0,0,0,0"/>
                      </v:shape>
                      <v:group id="Group 274" o:spid="_x0000_s1033" style="position:absolute;left:8204;top:145;width:210;height:0" coordorigin="8204,145" coordsize="210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JJ+XeHGAAAA3AAA&#10;AA8AAAAAAAAAAAAAAAAAqQIAAGRycy9kb3ducmV2LnhtbFBLBQYAAAAABAAEAPoAAACcAwAAAAA=&#10;">
                        <v:shape id="Freeform 279" o:spid="_x0000_s1034" style="position:absolute;left:16408;top:290;width:209;height:0;visibility:visible;mso-wrap-style:square;v-text-anchor:top" coordsize="21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x985xQAA&#10;ANwAAAAPAAAAZHJzL2Rvd25yZXYueG1sRI9Ba8JAFITvQv/D8oRepG6agw2pq9hCqRcDiYLXR/aZ&#10;BLNvQ3Zror/eFYQeh5n5hlmuR9OKC/WusazgfR6BIC6tbrhScNj/vCUgnEfW2FomBVdysF69TJaY&#10;ajtwTpfCVyJA2KWooPa+S6V0ZU0G3dx2xME72d6gD7KvpO5xCHDTyjiKFtJgw2Ghxo6+ayrPxZ9R&#10;cIzy3e2YZ9mQ/BZfpd7NPrZjptTrdNx8gvA0+v/ws73VCuIkhseZcATk6g4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DH3znFAAAA3AAAAA8AAAAAAAAAAAAAAAAAlwIAAGRycy9k&#10;b3ducmV2LnhtbFBLBQYAAAAABAAEAPUAAACJAwAAAAA=&#10;" path="m0,0l210,0e" filled="f" strokecolor="#7bad00" strokeweight="10209emu">
                          <v:stroke dashstyle="longDash"/>
                          <v:path arrowok="t" o:connecttype="custom" o:connectlocs="0,0;209,0" o:connectangles="0,0"/>
                          <o:lock v:ext="edit" verticies="t"/>
                        </v:shape>
                        <v:group id="Group 275" o:spid="_x0000_s1035" style="position:absolute;left:8177;top:276;width:262;height:262" coordorigin="8177,276" coordsize="262,26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A3gZg3GAAAA3AAA&#10;AA8AAAAAAAAAAAAAAAAAqQIAAGRycy9kb3ducmV2LnhtbFBLBQYAAAAABAAEAPoAAACcAwAAAAA=&#10;">
                          <v:shape id="Freeform 278" o:spid="_x0000_s1036" style="position:absolute;left:8177;top:276;width:262;height:262;visibility:visible;mso-wrap-style:square;v-text-anchor:top" coordsize="262,26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+/HROxAAA&#10;ANwAAAAPAAAAZHJzL2Rvd25yZXYueG1sRI9Ra8IwFIXfB/sP4Q58m+nKEKlGEWFsoAysiq+X5toU&#10;m5uSZLb66xdhsMfDOec7nPlysK24kg+NYwVv4wwEceV0w7WCw/7jdQoiRGSNrWNScKMAy8Xz0xwL&#10;7Xre0bWMtUgQDgUqMDF2hZShMmQxjF1HnLyz8xZjkr6W2mOf4LaVeZZNpMWG04LBjtaGqkv5YxV0&#10;9/IY6GwmvF3vv/vTpz/km41So5dhNQMRaYj/4b/2l1aQT9/hcSYdAbn4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vx0TsQAAADcAAAADwAAAAAAAAAAAAAAAACXAgAAZHJzL2Rv&#10;d25yZXYueG1sUEsFBgAAAAAEAAQA9QAAAIgDAAAAAA==&#10;" path="m0,262l262,262,262,,,,,262xe" filled="f" strokecolor="#cccbcb" strokeweight="10209emu">
                            <v:path arrowok="t" o:connecttype="custom" o:connectlocs="0,538;262,538;262,276;0,276;0,538" o:connectangles="0,0,0,0,0"/>
                          </v:shape>
                          <v:group id="Group 276" o:spid="_x0000_s1037" style="position:absolute;left:8177;top:538;width:262;height:262" coordorigin="8177,538" coordsize="262,26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O1FW+LGAAAA3AAA&#10;AA8AAAAAAAAAAAAAAAAAqQIAAGRycy9kb3ducmV2LnhtbFBLBQYAAAAABAAEAPoAAACcAwAAAAA=&#10;">
                            <v:shape id="Freeform 277" o:spid="_x0000_s1038" style="position:absolute;left:8177;top:538;width:262;height:262;visibility:visible;mso-wrap-style:square;v-text-anchor:top" coordsize="262,26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Yk+ixAAA&#10;ANwAAAAPAAAAZHJzL2Rvd25yZXYueG1sRI9Ba8JAFITvBf/D8oTe6sYcgqSuIoJYsBQaLV4f2Wc2&#10;mH0bdrcm7a/vFgSPw8x8wyzXo+3EjXxoHSuYzzIQxLXTLTcKTsfdywJEiMgaO8ek4IcCrFeTpyWW&#10;2g38SbcqNiJBOJSowMTYl1KG2pDFMHM9cfIuzluMSfpGao9DgttO5llWSIstpwWDPW0N1dfq2yro&#10;f6uvQBdT8Pv2+DGc9/6UHw5KPU/HzSuISGN8hO/tN60gXxTwfyYdAbn6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WJPosQAAADcAAAADwAAAAAAAAAAAAAAAACXAgAAZHJzL2Rv&#10;d25yZXYueG1sUEsFBgAAAAAEAAQA9QAAAIgDAAAAAA==&#10;" path="m0,262l262,262,262,,,,,262xe" filled="f" strokecolor="#cccbcb" strokeweight="10209emu">
                              <v:path arrowok="t" o:connecttype="custom" o:connectlocs="0,800;262,800;262,538;0,538;0,800" o:connectangles="0,0,0,0,0"/>
                            </v:shape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6839DC">
        <w:rPr>
          <w:rFonts w:ascii="Arial" w:eastAsia="Arial" w:hAnsi="Arial" w:cs="Arial"/>
          <w:spacing w:val="-118"/>
          <w:w w:val="101"/>
          <w:position w:val="-4"/>
          <w:sz w:val="21"/>
          <w:szCs w:val="21"/>
        </w:rPr>
        <w:t>2</w:t>
      </w:r>
      <w:r w:rsidR="006839DC">
        <w:rPr>
          <w:rFonts w:ascii="Arial" w:eastAsia="Arial" w:hAnsi="Arial" w:cs="Arial"/>
          <w:w w:val="101"/>
          <w:position w:val="-2"/>
          <w:sz w:val="21"/>
          <w:szCs w:val="21"/>
        </w:rPr>
        <w:t>1</w:t>
      </w:r>
      <w:r w:rsidR="006839DC">
        <w:rPr>
          <w:rFonts w:ascii="Arial" w:eastAsia="Arial" w:hAnsi="Arial" w:cs="Arial"/>
          <w:position w:val="-2"/>
          <w:sz w:val="21"/>
          <w:szCs w:val="21"/>
        </w:rPr>
        <w:t xml:space="preserve">     </w:t>
      </w:r>
      <w:r w:rsidR="006839DC">
        <w:rPr>
          <w:rFonts w:ascii="Arial" w:eastAsia="Arial" w:hAnsi="Arial" w:cs="Arial"/>
          <w:spacing w:val="-5"/>
          <w:position w:val="-2"/>
          <w:sz w:val="21"/>
          <w:szCs w:val="21"/>
        </w:rPr>
        <w:t xml:space="preserve"> </w:t>
      </w:r>
      <w:r w:rsidR="006839DC">
        <w:rPr>
          <w:rFonts w:ascii="Arial" w:eastAsia="Arial" w:hAnsi="Arial" w:cs="Arial"/>
          <w:w w:val="101"/>
          <w:position w:val="-2"/>
          <w:sz w:val="21"/>
          <w:szCs w:val="21"/>
          <w:u w:val="dash" w:color="00BEC4"/>
        </w:rPr>
        <w:t xml:space="preserve"> </w:t>
      </w:r>
      <w:r w:rsidR="006839DC">
        <w:rPr>
          <w:rFonts w:ascii="Arial" w:eastAsia="Arial" w:hAnsi="Arial" w:cs="Arial"/>
          <w:position w:val="-2"/>
          <w:sz w:val="21"/>
          <w:szCs w:val="21"/>
          <w:u w:val="dash" w:color="00BEC4"/>
        </w:rPr>
        <w:tab/>
      </w:r>
    </w:p>
    <w:p w:rsidR="00273D53" w:rsidRDefault="006839DC">
      <w:pPr>
        <w:spacing w:line="200" w:lineRule="exact"/>
        <w:ind w:left="-58" w:right="46"/>
        <w:jc w:val="right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position w:val="4"/>
          <w:sz w:val="21"/>
          <w:szCs w:val="21"/>
        </w:rPr>
        <w:t xml:space="preserve">0     </w:t>
      </w:r>
      <w:r>
        <w:rPr>
          <w:rFonts w:ascii="Arial" w:eastAsia="Arial" w:hAnsi="Arial" w:cs="Arial"/>
          <w:spacing w:val="1"/>
          <w:position w:val="4"/>
          <w:sz w:val="21"/>
          <w:szCs w:val="21"/>
        </w:rPr>
        <w:t xml:space="preserve"> </w:t>
      </w:r>
      <w:r>
        <w:rPr>
          <w:rFonts w:ascii="Arial" w:eastAsia="Arial" w:hAnsi="Arial" w:cs="Arial"/>
          <w:spacing w:val="-17"/>
          <w:sz w:val="21"/>
          <w:szCs w:val="21"/>
          <w:u w:val="dash" w:color="C67BFE"/>
        </w:rPr>
        <w:t xml:space="preserve"> </w:t>
      </w:r>
      <w:r>
        <w:rPr>
          <w:rFonts w:ascii="Arial" w:eastAsia="Arial" w:hAnsi="Arial" w:cs="Arial"/>
          <w:w w:val="101"/>
          <w:sz w:val="21"/>
          <w:szCs w:val="21"/>
          <w:u w:val="dash" w:color="C67BFE"/>
        </w:rPr>
        <w:t>1</w:t>
      </w:r>
    </w:p>
    <w:p w:rsidR="00273D53" w:rsidRDefault="006839DC">
      <w:pPr>
        <w:spacing w:before="18"/>
        <w:ind w:right="46"/>
        <w:jc w:val="right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w w:val="101"/>
          <w:sz w:val="21"/>
          <w:szCs w:val="21"/>
        </w:rPr>
        <w:t>0</w:t>
      </w:r>
    </w:p>
    <w:p w:rsidR="00273D53" w:rsidRDefault="006839DC">
      <w:pPr>
        <w:spacing w:before="6" w:line="160" w:lineRule="exact"/>
        <w:rPr>
          <w:sz w:val="16"/>
          <w:szCs w:val="16"/>
        </w:rPr>
      </w:pPr>
      <w:r>
        <w:br w:type="column"/>
      </w:r>
    </w:p>
    <w:p w:rsidR="00273D53" w:rsidRDefault="006839DC">
      <w:pPr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101"/>
          <w:sz w:val="15"/>
          <w:szCs w:val="15"/>
        </w:rPr>
        <w:t>3/3</w:t>
      </w:r>
    </w:p>
    <w:p w:rsidR="00273D53" w:rsidRDefault="00273D53">
      <w:pPr>
        <w:spacing w:before="2" w:line="140" w:lineRule="exact"/>
        <w:rPr>
          <w:sz w:val="15"/>
          <w:szCs w:val="15"/>
        </w:rPr>
      </w:pPr>
    </w:p>
    <w:p w:rsidR="00273D53" w:rsidRDefault="00273D53">
      <w:pPr>
        <w:spacing w:line="200" w:lineRule="exact"/>
      </w:pPr>
    </w:p>
    <w:p w:rsidR="00273D53" w:rsidRDefault="006839DC">
      <w:pPr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101"/>
          <w:sz w:val="15"/>
          <w:szCs w:val="15"/>
        </w:rPr>
        <w:t>1/3</w:t>
      </w:r>
    </w:p>
    <w:p w:rsidR="00273D53" w:rsidRDefault="006839DC">
      <w:pPr>
        <w:spacing w:before="89"/>
        <w:rPr>
          <w:rFonts w:ascii="Arial" w:eastAsia="Arial" w:hAnsi="Arial" w:cs="Arial"/>
          <w:sz w:val="15"/>
          <w:szCs w:val="15"/>
        </w:rPr>
        <w:sectPr w:rsidR="00273D53">
          <w:type w:val="continuous"/>
          <w:pgSz w:w="12240" w:h="15840"/>
          <w:pgMar w:top="960" w:right="1340" w:bottom="280" w:left="1340" w:header="720" w:footer="720" w:gutter="0"/>
          <w:cols w:num="4" w:space="720" w:equalWidth="0">
            <w:col w:w="4580" w:space="286"/>
            <w:col w:w="523" w:space="1013"/>
            <w:col w:w="673" w:space="58"/>
            <w:col w:w="2427"/>
          </w:cols>
        </w:sectPr>
      </w:pPr>
      <w:r>
        <w:rPr>
          <w:rFonts w:ascii="Arial" w:eastAsia="Arial" w:hAnsi="Arial" w:cs="Arial"/>
          <w:w w:val="101"/>
          <w:sz w:val="15"/>
          <w:szCs w:val="15"/>
        </w:rPr>
        <w:t>0/3</w:t>
      </w:r>
    </w:p>
    <w:p w:rsidR="00273D53" w:rsidRDefault="00273D53">
      <w:pPr>
        <w:spacing w:before="8" w:line="100" w:lineRule="exact"/>
        <w:rPr>
          <w:sz w:val="11"/>
          <w:szCs w:val="11"/>
        </w:rPr>
      </w:pPr>
    </w:p>
    <w:p w:rsidR="00273D53" w:rsidRDefault="00273D53">
      <w:pPr>
        <w:spacing w:line="200" w:lineRule="exact"/>
      </w:pPr>
    </w:p>
    <w:p w:rsidR="00273D53" w:rsidRDefault="006839DC">
      <w:pPr>
        <w:spacing w:before="42"/>
        <w:ind w:left="2090" w:right="2942"/>
        <w:jc w:val="center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sz w:val="15"/>
          <w:szCs w:val="15"/>
        </w:rPr>
        <w:t xml:space="preserve">56   </w:t>
      </w:r>
      <w:r>
        <w:rPr>
          <w:rFonts w:ascii="Arial" w:eastAsia="Arial" w:hAnsi="Arial" w:cs="Arial"/>
          <w:spacing w:val="29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 xml:space="preserve">126  </w:t>
      </w:r>
      <w:r>
        <w:rPr>
          <w:rFonts w:ascii="Arial" w:eastAsia="Arial" w:hAnsi="Arial" w:cs="Arial"/>
          <w:spacing w:val="29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 xml:space="preserve">196                    </w:t>
      </w:r>
      <w:r>
        <w:rPr>
          <w:rFonts w:ascii="Arial" w:eastAsia="Arial" w:hAnsi="Arial" w:cs="Arial"/>
          <w:spacing w:val="8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 xml:space="preserve">392   </w:t>
      </w:r>
      <w:r>
        <w:rPr>
          <w:rFonts w:ascii="Arial" w:eastAsia="Arial" w:hAnsi="Arial" w:cs="Arial"/>
          <w:spacing w:val="2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 xml:space="preserve">56   </w:t>
      </w:r>
      <w:r>
        <w:rPr>
          <w:rFonts w:ascii="Arial" w:eastAsia="Arial" w:hAnsi="Arial" w:cs="Arial"/>
          <w:spacing w:val="28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 xml:space="preserve">126  </w:t>
      </w:r>
      <w:r>
        <w:rPr>
          <w:rFonts w:ascii="Arial" w:eastAsia="Arial" w:hAnsi="Arial" w:cs="Arial"/>
          <w:spacing w:val="29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 xml:space="preserve">196                    </w:t>
      </w:r>
      <w:r>
        <w:rPr>
          <w:rFonts w:ascii="Arial" w:eastAsia="Arial" w:hAnsi="Arial" w:cs="Arial"/>
          <w:spacing w:val="8"/>
          <w:sz w:val="15"/>
          <w:szCs w:val="15"/>
        </w:rPr>
        <w:t xml:space="preserve"> </w:t>
      </w:r>
      <w:r>
        <w:rPr>
          <w:rFonts w:ascii="Arial" w:eastAsia="Arial" w:hAnsi="Arial" w:cs="Arial"/>
          <w:w w:val="101"/>
          <w:sz w:val="15"/>
          <w:szCs w:val="15"/>
        </w:rPr>
        <w:t>392</w:t>
      </w:r>
    </w:p>
    <w:p w:rsidR="00273D53" w:rsidRDefault="006839DC">
      <w:pPr>
        <w:spacing w:line="180" w:lineRule="exact"/>
        <w:ind w:left="3869" w:right="4764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w w:val="101"/>
          <w:sz w:val="18"/>
          <w:szCs w:val="18"/>
        </w:rPr>
        <w:t>Exposures</w:t>
      </w:r>
    </w:p>
    <w:p w:rsidR="00273D53" w:rsidRDefault="00273D53">
      <w:pPr>
        <w:spacing w:before="8" w:line="140" w:lineRule="exact"/>
        <w:rPr>
          <w:sz w:val="14"/>
          <w:szCs w:val="14"/>
        </w:rPr>
      </w:pPr>
    </w:p>
    <w:p w:rsidR="00273D53" w:rsidRDefault="00273D53">
      <w:pPr>
        <w:spacing w:line="200" w:lineRule="exact"/>
        <w:sectPr w:rsidR="00273D53">
          <w:type w:val="continuous"/>
          <w:pgSz w:w="12240" w:h="15840"/>
          <w:pgMar w:top="960" w:right="1340" w:bottom="280" w:left="1340" w:header="720" w:footer="720" w:gutter="0"/>
          <w:cols w:space="720"/>
        </w:sectPr>
      </w:pPr>
    </w:p>
    <w:p w:rsidR="00273D53" w:rsidRDefault="00273D53">
      <w:pPr>
        <w:spacing w:before="9" w:line="200" w:lineRule="exact"/>
      </w:pPr>
    </w:p>
    <w:p w:rsidR="00273D53" w:rsidRDefault="006839DC">
      <w:pPr>
        <w:spacing w:line="160" w:lineRule="exact"/>
        <w:jc w:val="right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101"/>
          <w:position w:val="-1"/>
          <w:sz w:val="15"/>
          <w:szCs w:val="15"/>
        </w:rPr>
        <w:t>2.0</w:t>
      </w:r>
    </w:p>
    <w:p w:rsidR="00273D53" w:rsidRDefault="006839DC">
      <w:pPr>
        <w:spacing w:before="42"/>
        <w:rPr>
          <w:rFonts w:ascii="Arial" w:eastAsia="Arial" w:hAnsi="Arial" w:cs="Arial"/>
          <w:sz w:val="15"/>
          <w:szCs w:val="15"/>
        </w:rPr>
        <w:sectPr w:rsidR="00273D53">
          <w:type w:val="continuous"/>
          <w:pgSz w:w="12240" w:h="15840"/>
          <w:pgMar w:top="960" w:right="1340" w:bottom="280" w:left="1340" w:header="720" w:footer="720" w:gutter="0"/>
          <w:cols w:num="2" w:space="720" w:equalWidth="0">
            <w:col w:w="2064" w:space="820"/>
            <w:col w:w="6676"/>
          </w:cols>
        </w:sectPr>
      </w:pPr>
      <w:r>
        <w:br w:type="column"/>
      </w:r>
      <w:r>
        <w:rPr>
          <w:rFonts w:ascii="Arial" w:eastAsia="Arial" w:hAnsi="Arial" w:cs="Arial"/>
          <w:sz w:val="15"/>
          <w:szCs w:val="15"/>
        </w:rPr>
        <w:lastRenderedPageBreak/>
        <w:t>N</w:t>
      </w:r>
      <w:r>
        <w:rPr>
          <w:rFonts w:ascii="Arial" w:eastAsia="Arial" w:hAnsi="Arial" w:cs="Arial"/>
          <w:spacing w:val="-3"/>
          <w:sz w:val="15"/>
          <w:szCs w:val="15"/>
        </w:rPr>
        <w:t>e</w:t>
      </w:r>
      <w:r>
        <w:rPr>
          <w:rFonts w:ascii="Arial" w:eastAsia="Arial" w:hAnsi="Arial" w:cs="Arial"/>
          <w:sz w:val="15"/>
          <w:szCs w:val="15"/>
        </w:rPr>
        <w:t>w</w:t>
      </w:r>
      <w:r>
        <w:rPr>
          <w:rFonts w:ascii="Arial" w:eastAsia="Arial" w:hAnsi="Arial" w:cs="Arial"/>
          <w:spacing w:val="4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sti</w:t>
      </w:r>
      <w:r>
        <w:rPr>
          <w:rFonts w:ascii="Arial" w:eastAsia="Arial" w:hAnsi="Arial" w:cs="Arial"/>
          <w:spacing w:val="-2"/>
          <w:sz w:val="15"/>
          <w:szCs w:val="15"/>
        </w:rPr>
        <w:t>m</w:t>
      </w:r>
      <w:r>
        <w:rPr>
          <w:rFonts w:ascii="Arial" w:eastAsia="Arial" w:hAnsi="Arial" w:cs="Arial"/>
          <w:sz w:val="15"/>
          <w:szCs w:val="15"/>
        </w:rPr>
        <w:t xml:space="preserve">uli                                   </w:t>
      </w:r>
      <w:r>
        <w:rPr>
          <w:rFonts w:ascii="Arial" w:eastAsia="Arial" w:hAnsi="Arial" w:cs="Arial"/>
          <w:spacing w:val="22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Old</w:t>
      </w:r>
      <w:r>
        <w:rPr>
          <w:rFonts w:ascii="Arial" w:eastAsia="Arial" w:hAnsi="Arial" w:cs="Arial"/>
          <w:spacing w:val="3"/>
          <w:sz w:val="15"/>
          <w:szCs w:val="15"/>
        </w:rPr>
        <w:t xml:space="preserve"> </w:t>
      </w:r>
      <w:r>
        <w:rPr>
          <w:rFonts w:ascii="Arial" w:eastAsia="Arial" w:hAnsi="Arial" w:cs="Arial"/>
          <w:w w:val="101"/>
          <w:sz w:val="15"/>
          <w:szCs w:val="15"/>
        </w:rPr>
        <w:t>sti</w:t>
      </w:r>
      <w:r>
        <w:rPr>
          <w:rFonts w:ascii="Arial" w:eastAsia="Arial" w:hAnsi="Arial" w:cs="Arial"/>
          <w:spacing w:val="-2"/>
          <w:w w:val="101"/>
          <w:sz w:val="15"/>
          <w:szCs w:val="15"/>
        </w:rPr>
        <w:t>m</w:t>
      </w:r>
      <w:r>
        <w:rPr>
          <w:rFonts w:ascii="Arial" w:eastAsia="Arial" w:hAnsi="Arial" w:cs="Arial"/>
          <w:w w:val="101"/>
          <w:sz w:val="15"/>
          <w:szCs w:val="15"/>
        </w:rPr>
        <w:t>uli</w:t>
      </w:r>
    </w:p>
    <w:p w:rsidR="00273D53" w:rsidRDefault="00273D53">
      <w:pPr>
        <w:spacing w:before="1" w:line="100" w:lineRule="exact"/>
        <w:rPr>
          <w:sz w:val="11"/>
          <w:szCs w:val="11"/>
        </w:rPr>
      </w:pPr>
    </w:p>
    <w:p w:rsidR="00273D53" w:rsidRDefault="00273D53">
      <w:pPr>
        <w:spacing w:line="200" w:lineRule="exact"/>
      </w:pPr>
    </w:p>
    <w:p w:rsidR="00273D53" w:rsidRDefault="00F14C79">
      <w:pPr>
        <w:spacing w:before="42" w:line="220" w:lineRule="exact"/>
        <w:ind w:right="1939"/>
        <w:jc w:val="right"/>
        <w:rPr>
          <w:rFonts w:ascii="Arial" w:eastAsia="Arial" w:hAnsi="Arial" w:cs="Arial"/>
          <w:sz w:val="15"/>
          <w:szCs w:val="15"/>
        </w:rPr>
        <w:sectPr w:rsidR="00273D53">
          <w:type w:val="continuous"/>
          <w:pgSz w:w="12240" w:h="15840"/>
          <w:pgMar w:top="960" w:right="1340" w:bottom="280" w:left="1340" w:header="720" w:footer="720" w:gutter="0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4350" behindDoc="1" locked="0" layoutInCell="1" allowOverlap="1">
                <wp:simplePos x="0" y="0"/>
                <wp:positionH relativeFrom="page">
                  <wp:posOffset>5187315</wp:posOffset>
                </wp:positionH>
                <wp:positionV relativeFrom="paragraph">
                  <wp:posOffset>152400</wp:posOffset>
                </wp:positionV>
                <wp:extent cx="176530" cy="675640"/>
                <wp:effectExtent l="0" t="0" r="5202555" b="670560"/>
                <wp:wrapNone/>
                <wp:docPr id="259" name="Group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6530" cy="675640"/>
                          <a:chOff x="8169" y="240"/>
                          <a:chExt cx="278" cy="1064"/>
                        </a:xfrm>
                      </wpg:grpSpPr>
                      <wpg:grpSp>
                        <wpg:cNvPr id="260" name="Group 256"/>
                        <wpg:cNvGrpSpPr>
                          <a:grpSpLocks/>
                        </wpg:cNvGrpSpPr>
                        <wpg:grpSpPr bwMode="auto">
                          <a:xfrm>
                            <a:off x="8177" y="248"/>
                            <a:ext cx="262" cy="262"/>
                            <a:chOff x="8177" y="248"/>
                            <a:chExt cx="262" cy="262"/>
                          </a:xfrm>
                        </wpg:grpSpPr>
                        <wps:wsp>
                          <wps:cNvPr id="261" name="Freeform 269"/>
                          <wps:cNvSpPr>
                            <a:spLocks/>
                          </wps:cNvSpPr>
                          <wps:spPr bwMode="auto">
                            <a:xfrm>
                              <a:off x="8177" y="248"/>
                              <a:ext cx="262" cy="262"/>
                            </a:xfrm>
                            <a:custGeom>
                              <a:avLst/>
                              <a:gdLst>
                                <a:gd name="T0" fmla="+- 0 8177 8177"/>
                                <a:gd name="T1" fmla="*/ T0 w 262"/>
                                <a:gd name="T2" fmla="+- 0 510 248"/>
                                <a:gd name="T3" fmla="*/ 510 h 262"/>
                                <a:gd name="T4" fmla="+- 0 8439 8177"/>
                                <a:gd name="T5" fmla="*/ T4 w 262"/>
                                <a:gd name="T6" fmla="+- 0 510 248"/>
                                <a:gd name="T7" fmla="*/ 510 h 262"/>
                                <a:gd name="T8" fmla="+- 0 8439 8177"/>
                                <a:gd name="T9" fmla="*/ T8 w 262"/>
                                <a:gd name="T10" fmla="+- 0 248 248"/>
                                <a:gd name="T11" fmla="*/ 248 h 262"/>
                                <a:gd name="T12" fmla="+- 0 8177 8177"/>
                                <a:gd name="T13" fmla="*/ T12 w 262"/>
                                <a:gd name="T14" fmla="+- 0 248 248"/>
                                <a:gd name="T15" fmla="*/ 248 h 262"/>
                                <a:gd name="T16" fmla="+- 0 8177 8177"/>
                                <a:gd name="T17" fmla="*/ T16 w 262"/>
                                <a:gd name="T18" fmla="+- 0 510 248"/>
                                <a:gd name="T19" fmla="*/ 510 h 2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62" h="262">
                                  <a:moveTo>
                                    <a:pt x="0" y="262"/>
                                  </a:moveTo>
                                  <a:lnTo>
                                    <a:pt x="262" y="262"/>
                                  </a:lnTo>
                                  <a:lnTo>
                                    <a:pt x="26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6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0209">
                              <a:solidFill>
                                <a:srgbClr val="CCCBC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62" name="Group 257"/>
                          <wpg:cNvGrpSpPr>
                            <a:grpSpLocks/>
                          </wpg:cNvGrpSpPr>
                          <wpg:grpSpPr bwMode="auto">
                            <a:xfrm>
                              <a:off x="8204" y="379"/>
                              <a:ext cx="210" cy="0"/>
                              <a:chOff x="8204" y="379"/>
                              <a:chExt cx="210" cy="0"/>
                            </a:xfrm>
                          </wpg:grpSpPr>
                          <wps:wsp>
                            <wps:cNvPr id="263" name="Freeform 26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6408" y="758"/>
                                <a:ext cx="209" cy="0"/>
                              </a:xfrm>
                              <a:custGeom>
                                <a:avLst/>
                                <a:gdLst>
                                  <a:gd name="T0" fmla="+- 0 8204 8204"/>
                                  <a:gd name="T1" fmla="*/ T0 w 210"/>
                                  <a:gd name="T2" fmla="+- 0 8414 8204"/>
                                  <a:gd name="T3" fmla="*/ T2 w 210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210">
                                    <a:moveTo>
                                      <a:pt x="0" y="0"/>
                                    </a:moveTo>
                                    <a:lnTo>
                                      <a:pt x="210" y="0"/>
                                    </a:lnTo>
                                  </a:path>
                                </a:pathLst>
                              </a:custGeom>
                              <a:noFill/>
                              <a:ln w="10209">
                                <a:solidFill>
                                  <a:srgbClr val="F8766C"/>
                                </a:solidFill>
                                <a:prstDash val="lg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264" name="Group 258"/>
                            <wpg:cNvGrpSpPr>
                              <a:grpSpLocks/>
                            </wpg:cNvGrpSpPr>
                            <wpg:grpSpPr bwMode="auto">
                              <a:xfrm>
                                <a:off x="8177" y="510"/>
                                <a:ext cx="262" cy="262"/>
                                <a:chOff x="8177" y="510"/>
                                <a:chExt cx="262" cy="262"/>
                              </a:xfrm>
                            </wpg:grpSpPr>
                            <wps:wsp>
                              <wps:cNvPr id="265" name="Freeform 267"/>
                              <wps:cNvSpPr>
                                <a:spLocks/>
                              </wps:cNvSpPr>
                              <wps:spPr bwMode="auto">
                                <a:xfrm>
                                  <a:off x="8177" y="510"/>
                                  <a:ext cx="262" cy="262"/>
                                </a:xfrm>
                                <a:custGeom>
                                  <a:avLst/>
                                  <a:gdLst>
                                    <a:gd name="T0" fmla="+- 0 8177 8177"/>
                                    <a:gd name="T1" fmla="*/ T0 w 262"/>
                                    <a:gd name="T2" fmla="+- 0 772 510"/>
                                    <a:gd name="T3" fmla="*/ 772 h 262"/>
                                    <a:gd name="T4" fmla="+- 0 8439 8177"/>
                                    <a:gd name="T5" fmla="*/ T4 w 262"/>
                                    <a:gd name="T6" fmla="+- 0 772 510"/>
                                    <a:gd name="T7" fmla="*/ 772 h 262"/>
                                    <a:gd name="T8" fmla="+- 0 8439 8177"/>
                                    <a:gd name="T9" fmla="*/ T8 w 262"/>
                                    <a:gd name="T10" fmla="+- 0 510 510"/>
                                    <a:gd name="T11" fmla="*/ 510 h 262"/>
                                    <a:gd name="T12" fmla="+- 0 8177 8177"/>
                                    <a:gd name="T13" fmla="*/ T12 w 262"/>
                                    <a:gd name="T14" fmla="+- 0 510 510"/>
                                    <a:gd name="T15" fmla="*/ 510 h 262"/>
                                    <a:gd name="T16" fmla="+- 0 8177 8177"/>
                                    <a:gd name="T17" fmla="*/ T16 w 262"/>
                                    <a:gd name="T18" fmla="+- 0 772 510"/>
                                    <a:gd name="T19" fmla="*/ 772 h 26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262" h="262">
                                      <a:moveTo>
                                        <a:pt x="0" y="262"/>
                                      </a:moveTo>
                                      <a:lnTo>
                                        <a:pt x="262" y="262"/>
                                      </a:lnTo>
                                      <a:lnTo>
                                        <a:pt x="26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62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0209">
                                  <a:solidFill>
                                    <a:srgbClr val="CCCBCB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266" name="Group 25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177" y="772"/>
                                  <a:ext cx="262" cy="262"/>
                                  <a:chOff x="8177" y="772"/>
                                  <a:chExt cx="262" cy="262"/>
                                </a:xfrm>
                              </wpg:grpSpPr>
                              <wps:wsp>
                                <wps:cNvPr id="267" name="Freeform 26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177" y="772"/>
                                    <a:ext cx="262" cy="262"/>
                                  </a:xfrm>
                                  <a:custGeom>
                                    <a:avLst/>
                                    <a:gdLst>
                                      <a:gd name="T0" fmla="+- 0 8177 8177"/>
                                      <a:gd name="T1" fmla="*/ T0 w 262"/>
                                      <a:gd name="T2" fmla="+- 0 1034 772"/>
                                      <a:gd name="T3" fmla="*/ 1034 h 262"/>
                                      <a:gd name="T4" fmla="+- 0 8439 8177"/>
                                      <a:gd name="T5" fmla="*/ T4 w 262"/>
                                      <a:gd name="T6" fmla="+- 0 1034 772"/>
                                      <a:gd name="T7" fmla="*/ 1034 h 262"/>
                                      <a:gd name="T8" fmla="+- 0 8439 8177"/>
                                      <a:gd name="T9" fmla="*/ T8 w 262"/>
                                      <a:gd name="T10" fmla="+- 0 772 772"/>
                                      <a:gd name="T11" fmla="*/ 772 h 262"/>
                                      <a:gd name="T12" fmla="+- 0 8177 8177"/>
                                      <a:gd name="T13" fmla="*/ T12 w 262"/>
                                      <a:gd name="T14" fmla="+- 0 772 772"/>
                                      <a:gd name="T15" fmla="*/ 772 h 262"/>
                                      <a:gd name="T16" fmla="+- 0 8177 8177"/>
                                      <a:gd name="T17" fmla="*/ T16 w 262"/>
                                      <a:gd name="T18" fmla="+- 0 1034 772"/>
                                      <a:gd name="T19" fmla="*/ 1034 h 262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</a:cxnLst>
                                    <a:rect l="0" t="0" r="r" b="b"/>
                                    <a:pathLst>
                                      <a:path w="262" h="262">
                                        <a:moveTo>
                                          <a:pt x="0" y="262"/>
                                        </a:moveTo>
                                        <a:lnTo>
                                          <a:pt x="262" y="262"/>
                                        </a:lnTo>
                                        <a:lnTo>
                                          <a:pt x="262" y="0"/>
                                        </a:lnTo>
                                        <a:lnTo>
                                          <a:pt x="0" y="0"/>
                                        </a:lnTo>
                                        <a:lnTo>
                                          <a:pt x="0" y="26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0209">
                                    <a:solidFill>
                                      <a:srgbClr val="CCCBCB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268" name="Group 26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8204" y="903"/>
                                    <a:ext cx="210" cy="0"/>
                                    <a:chOff x="8204" y="903"/>
                                    <a:chExt cx="210" cy="0"/>
                                  </a:xfrm>
                                </wpg:grpSpPr>
                                <wps:wsp>
                                  <wps:cNvPr id="269" name="Freeform 26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6408" y="1806"/>
                                      <a:ext cx="209" cy="0"/>
                                    </a:xfrm>
                                    <a:custGeom>
                                      <a:avLst/>
                                      <a:gdLst>
                                        <a:gd name="T0" fmla="+- 0 8204 8204"/>
                                        <a:gd name="T1" fmla="*/ T0 w 210"/>
                                        <a:gd name="T2" fmla="+- 0 8414 8204"/>
                                        <a:gd name="T3" fmla="*/ T2 w 210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210">
                                          <a:moveTo>
                                            <a:pt x="0" y="0"/>
                                          </a:moveTo>
                                          <a:lnTo>
                                            <a:pt x="210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10209">
                                      <a:solidFill>
                                        <a:srgbClr val="00BEC4"/>
                                      </a:solidFill>
                                      <a:prstDash val="lgDash"/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270" name="Group 261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8177" y="1034"/>
                                      <a:ext cx="262" cy="262"/>
                                      <a:chOff x="8177" y="1034"/>
                                      <a:chExt cx="262" cy="262"/>
                                    </a:xfrm>
                                  </wpg:grpSpPr>
                                  <wps:wsp>
                                    <wps:cNvPr id="271" name="Freeform 264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8177" y="1034"/>
                                        <a:ext cx="262" cy="262"/>
                                      </a:xfrm>
                                      <a:custGeom>
                                        <a:avLst/>
                                        <a:gdLst>
                                          <a:gd name="T0" fmla="+- 0 8177 8177"/>
                                          <a:gd name="T1" fmla="*/ T0 w 262"/>
                                          <a:gd name="T2" fmla="+- 0 1297 1034"/>
                                          <a:gd name="T3" fmla="*/ 1297 h 262"/>
                                          <a:gd name="T4" fmla="+- 0 8439 8177"/>
                                          <a:gd name="T5" fmla="*/ T4 w 262"/>
                                          <a:gd name="T6" fmla="+- 0 1297 1034"/>
                                          <a:gd name="T7" fmla="*/ 1297 h 262"/>
                                          <a:gd name="T8" fmla="+- 0 8439 8177"/>
                                          <a:gd name="T9" fmla="*/ T8 w 262"/>
                                          <a:gd name="T10" fmla="+- 0 1034 1034"/>
                                          <a:gd name="T11" fmla="*/ 1034 h 262"/>
                                          <a:gd name="T12" fmla="+- 0 8177 8177"/>
                                          <a:gd name="T13" fmla="*/ T12 w 262"/>
                                          <a:gd name="T14" fmla="+- 0 1034 1034"/>
                                          <a:gd name="T15" fmla="*/ 1034 h 262"/>
                                          <a:gd name="T16" fmla="+- 0 8177 8177"/>
                                          <a:gd name="T17" fmla="*/ T16 w 262"/>
                                          <a:gd name="T18" fmla="+- 0 1297 1034"/>
                                          <a:gd name="T19" fmla="*/ 1297 h 262"/>
                                        </a:gdLst>
                                        <a:ahLst/>
                                        <a:cxnLst>
                                          <a:cxn ang="0">
                                            <a:pos x="T1" y="T3"/>
                                          </a:cxn>
                                          <a:cxn ang="0">
                                            <a:pos x="T5" y="T7"/>
                                          </a:cxn>
                                          <a:cxn ang="0">
                                            <a:pos x="T9" y="T11"/>
                                          </a:cxn>
                                          <a:cxn ang="0">
                                            <a:pos x="T13" y="T15"/>
                                          </a:cxn>
                                          <a:cxn ang="0">
                                            <a:pos x="T17" y="T19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62" h="262">
                                            <a:moveTo>
                                              <a:pt x="0" y="263"/>
                                            </a:moveTo>
                                            <a:lnTo>
                                              <a:pt x="262" y="263"/>
                                            </a:lnTo>
                                            <a:lnTo>
                                              <a:pt x="262" y="0"/>
                                            </a:lnTo>
                                            <a:lnTo>
                                              <a:pt x="0" y="0"/>
                                            </a:lnTo>
                                            <a:lnTo>
                                              <a:pt x="0" y="263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 w="10209">
                                        <a:solidFill>
                                          <a:srgbClr val="CCCBCB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272" name="Group 262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8204" y="1166"/>
                                        <a:ext cx="210" cy="0"/>
                                        <a:chOff x="8204" y="1166"/>
                                        <a:chExt cx="210" cy="0"/>
                                      </a:xfrm>
                                    </wpg:grpSpPr>
                                    <wps:wsp>
                                      <wps:cNvPr id="273" name="Freeform 263"/>
                                      <wps:cNvSpPr>
                                        <a:spLocks noEditPoints="1"/>
                                      </wps:cNvSpPr>
                                      <wps:spPr bwMode="auto">
                                        <a:xfrm>
                                          <a:off x="16408" y="2332"/>
                                          <a:ext cx="209" cy="0"/>
                                        </a:xfrm>
                                        <a:custGeom>
                                          <a:avLst/>
                                          <a:gdLst>
                                            <a:gd name="T0" fmla="+- 0 8204 8204"/>
                                            <a:gd name="T1" fmla="*/ T0 w 210"/>
                                            <a:gd name="T2" fmla="+- 0 8414 8204"/>
                                            <a:gd name="T3" fmla="*/ T2 w 210"/>
                                          </a:gdLst>
                                          <a:ahLst/>
                                          <a:cxnLst>
                                            <a:cxn ang="0">
                                              <a:pos x="T1" y="0"/>
                                            </a:cxn>
                                            <a:cxn ang="0">
                                              <a:pos x="T3" y="0"/>
                                            </a:cxn>
                                          </a:cxnLst>
                                          <a:rect l="0" t="0" r="r" b="b"/>
                                          <a:pathLst>
                                            <a:path w="210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210" y="0"/>
                                              </a:lnTo>
                                            </a:path>
                                          </a:pathLst>
                                        </a:custGeom>
                                        <a:noFill/>
                                        <a:ln w="10209">
                                          <a:solidFill>
                                            <a:srgbClr val="C67BFE"/>
                                          </a:solidFill>
                                          <a:prstDash val="lgDash"/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5" o:spid="_x0000_s1026" style="position:absolute;margin-left:408.45pt;margin-top:12pt;width:13.9pt;height:53.2pt;z-index:-2130;mso-position-horizontal-relative:page" coordorigin="8169,240" coordsize="278,106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">
                <v:group id="Group 256" o:spid="_x0000_s1027" style="position:absolute;left:8177;top:248;width:262;height:262" coordorigin="8177,248" coordsize="262,26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E0+HoDDAAAA3AAAAA8A&#10;AAAAAAAAAAAAAAAAqQIAAGRycy9kb3ducmV2LnhtbFBLBQYAAAAABAAEAPoAAACZAwAAAAA=&#10;">
                  <v:shape id="Freeform 269" o:spid="_x0000_s1028" style="position:absolute;left:8177;top:248;width:262;height:262;visibility:visible;mso-wrap-style:square;v-text-anchor:top" coordsize="262,26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hzEsxAAA&#10;ANwAAAAPAAAAZHJzL2Rvd25yZXYueG1sRI9Ba8JAFITvhf6H5RW81Y05hJK6igjSglIwWnp9ZJ/Z&#10;0OzbsLua2F/vFgSPw8x8w8yXo+3EhXxoHSuYTTMQxLXTLTcKjofN6xuIEJE1do5JwZUCLBfPT3Ms&#10;tRt4T5cqNiJBOJSowMTYl1KG2pDFMHU9cfJOzluMSfpGao9DgttO5llWSIstpwWDPa0N1b/V2Sro&#10;/6rvQCdT8G59+Bp+Pvwx326VmryMq3cQkcb4CN/bn1pBXszg/0w6AnJx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ocxLMQAAADcAAAADwAAAAAAAAAAAAAAAACXAgAAZHJzL2Rv&#10;d25yZXYueG1sUEsFBgAAAAAEAAQA9QAAAIgDAAAAAA==&#10;" path="m0,262l262,262,262,,,,,262xe" filled="f" strokecolor="#cccbcb" strokeweight="10209emu">
                    <v:path arrowok="t" o:connecttype="custom" o:connectlocs="0,510;262,510;262,248;0,248;0,510" o:connectangles="0,0,0,0,0"/>
                  </v:shape>
                  <v:group id="Group 257" o:spid="_x0000_s1029" style="position:absolute;left:8204;top:379;width:210;height:0" coordorigin="8204,379" coordsize="210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SoCVsxAAAANwAAAAP&#10;AAAAAAAAAAAAAAAAAKkCAABkcnMvZG93bnJldi54bWxQSwUGAAAAAAQABAD6AAAAmgMAAAAA&#10;">
                    <v:shape id="Freeform 268" o:spid="_x0000_s1030" style="position:absolute;left:16408;top:758;width:209;height:0;visibility:visible;mso-wrap-style:square;v-text-anchor:top" coordsize="21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DNOexAAA&#10;ANwAAAAPAAAAZHJzL2Rvd25yZXYueG1sRI9PawIxFMTvhX6H8AreatKVLmU1SlEEoV5ce+ntdfP2&#10;D25eliTq+u2bguBxmJnfMIvVaHtxIR86xxrepgoEceVMx42G7+P29QNEiMgGe8ek4UYBVsvnpwUW&#10;xl35QJcyNiJBOBSooY1xKKQMVUsWw9QNxMmrnbcYk/SNNB6vCW57mSmVS4sdp4UWB1q3VJ3Ks9VQ&#10;fm1U/VvvD9ztfrLbe0575Unrycv4OQcRaYyP8L29MxqyfAb/Z9IRkMs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QzTnsQAAADcAAAADwAAAAAAAAAAAAAAAACXAgAAZHJzL2Rv&#10;d25yZXYueG1sUEsFBgAAAAAEAAQA9QAAAIgDAAAAAA==&#10;" path="m0,0l210,0e" filled="f" strokecolor="#f8766c" strokeweight="10209emu">
                      <v:stroke dashstyle="longDash"/>
                      <v:path arrowok="t" o:connecttype="custom" o:connectlocs="0,0;209,0" o:connectangles="0,0"/>
                      <o:lock v:ext="edit" verticies="t"/>
                    </v:shape>
                    <v:group id="Group 258" o:spid="_x0000_s1031" style="position:absolute;left:8177;top:510;width:262;height:262" coordorigin="8177,510" coordsize="262,26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yBRiDxQAAANwAAAAPAAAAZHJzL2Rvd25yZXYueG1sRI9Bi8IwFITvwv6H8IS9&#10;aVpXZalGEVmXPYigLoi3R/Nsi81LaWJb/70RBI/DzHzDzJedKUVDtSssK4iHEQji1OqCMwX/x83g&#10;G4TzyBpLy6TgTg6Wi4/eHBNtW95Tc/CZCBB2CSrIva8SKV2ak0E3tBVx8C62NuiDrDOpa2wD3JRy&#10;FEVTabDgsJBjReuc0uvhZhT8ttiuvuKfZnu9rO/n42R32sak1Ge/W81AeOr8O/xq/2kFo+kY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MgUYg8UAAADcAAAA&#10;DwAAAAAAAAAAAAAAAACpAgAAZHJzL2Rvd25yZXYueG1sUEsFBgAAAAAEAAQA+gAAAJsDAAAAAA==&#10;">
                      <v:shape id="Freeform 267" o:spid="_x0000_s1032" style="position:absolute;left:8177;top:510;width:262;height:262;visibility:visible;mso-wrap-style:square;v-text-anchor:top" coordsize="262,26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vDcvxAAA&#10;ANwAAAAPAAAAZHJzL2Rvd25yZXYueG1sRI9Ra8IwFIXfhf2HcAd709TCyuiMIsLYwCFYFV8vzbUp&#10;a25Kktluv34RhD0ezjnf4SxWo+3ElXxoHSuYzzIQxLXTLTcKjoe36QuIEJE1do5JwQ8FWC0fJgss&#10;tRt4T9cqNiJBOJSowMTYl1KG2pDFMHM9cfIuzluMSfpGao9DgttO5llWSIstpwWDPW0M1V/Vt1XQ&#10;/1anQBdT8OfmsBvO7/6Yb7dKPT2O61cQkcb4H763P7SCvHiG25l0BOTy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bw3L8QAAADcAAAADwAAAAAAAAAAAAAAAACXAgAAZHJzL2Rv&#10;d25yZXYueG1sUEsFBgAAAAAEAAQA9QAAAIgDAAAAAA==&#10;" path="m0,262l262,262,262,,,,,262xe" filled="f" strokecolor="#cccbcb" strokeweight="10209emu">
                        <v:path arrowok="t" o:connecttype="custom" o:connectlocs="0,772;262,772;262,510;0,510;0,772" o:connectangles="0,0,0,0,0"/>
                      </v:shape>
                      <v:group id="Group 259" o:spid="_x0000_s1033" style="position:absolute;left:8177;top:772;width:262;height:262" coordorigin="8177,772" coordsize="262,26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tmyNvxAAAANwAAAAP&#10;AAAAAAAAAAAAAAAAAKkCAABkcnMvZG93bnJldi54bWxQSwUGAAAAAAQABAD6AAAAmgMAAAAA&#10;">
                        <v:shape id="Freeform 266" o:spid="_x0000_s1034" style="position:absolute;left:8177;top:772;width:262;height:262;visibility:visible;mso-wrap-style:square;v-text-anchor:top" coordsize="262,26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+IgzDxQAA&#10;ANwAAAAPAAAAZHJzL2Rvd25yZXYueG1sRI9Ba8JAFITvhf6H5RV6qxtziCV1FRFKCxbBqHh9ZJ/Z&#10;0OzbsLs1aX+9Kwg9DjPzDTNfjrYTF/KhdaxgOslAENdOt9woOOzfX15BhIissXNMCn4pwHLx+DDH&#10;UruBd3SpYiMShEOJCkyMfSllqA1ZDBPXEyfv7LzFmKRvpPY4JLjtZJ5lhbTYclow2NPaUP1d/VgF&#10;/V91DHQ2BX+t99vh9OEP+Waj1PPTuHoDEWmM/+F7+1MryIsZ3M6kIyAX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4iDMPFAAAA3AAAAA8AAAAAAAAAAAAAAAAAlwIAAGRycy9k&#10;b3ducmV2LnhtbFBLBQYAAAAABAAEAPUAAACJAwAAAAA=&#10;" path="m0,262l262,262,262,,,,,262xe" filled="f" strokecolor="#cccbcb" strokeweight="10209emu">
                          <v:path arrowok="t" o:connecttype="custom" o:connectlocs="0,1034;262,1034;262,772;0,772;0,1034" o:connectangles="0,0,0,0,0"/>
                        </v:shape>
                        <v:group id="Group 260" o:spid="_x0000_s1035" style="position:absolute;left:8204;top:903;width:210;height:0" coordorigin="8204,903" coordsize="210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LNIEobDAAAA3AAAAA8A&#10;AAAAAAAAAAAAAAAAqQIAAGRycy9kb3ducmV2LnhtbFBLBQYAAAAABAAEAPoAAACZAwAAAAA=&#10;">
                          <v:shape id="Freeform 265" o:spid="_x0000_s1036" style="position:absolute;left:16408;top:1806;width:209;height:0;visibility:visible;mso-wrap-style:square;v-text-anchor:top" coordsize="21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/XRUWxQAA&#10;ANwAAAAPAAAAZHJzL2Rvd25yZXYueG1sRI9BawIxFITvBf9DeAVvNasHabdGaUXBHgrt1uL1sXnu&#10;Lk1eliTGtb++EYQeh5n5hlmsBmtEIh86xwqmkwIEce10x42C/df24RFEiMgajWNScKEAq+XoboGl&#10;dmf+pFTFRmQIhxIVtDH2pZShbslimLieOHtH5y3GLH0jtcdzhlsjZ0UxlxY7zgst9rRuqf6pTlbB&#10;e3r72GDy1e/0Yr7T/jCYrXtVanw/vDyDiDTE//CtvdMKZvMnuJ7JR0Au/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9dFRbFAAAA3AAAAA8AAAAAAAAAAAAAAAAAlwIAAGRycy9k&#10;b3ducmV2LnhtbFBLBQYAAAAABAAEAPUAAACJAwAAAAA=&#10;" path="m0,0l210,0e" filled="f" strokecolor="#00bec4" strokeweight="10209emu">
                            <v:stroke dashstyle="longDash"/>
                            <v:path arrowok="t" o:connecttype="custom" o:connectlocs="0,0;209,0" o:connectangles="0,0"/>
                            <o:lock v:ext="edit" verticies="t"/>
                          </v:shape>
                          <v:group id="Group 261" o:spid="_x0000_s1037" style="position:absolute;left:8177;top:1034;width:262;height:262" coordorigin="8177,1034" coordsize="262,26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yOeIXcIAAADcAAAADwAA&#10;AAAAAAAAAAAAAACpAgAAZHJzL2Rvd25yZXYueG1sUEsFBgAAAAAEAAQA+gAAAJgDAAAAAA==&#10;">
                            <v:shape id="Freeform 264" o:spid="_x0000_s1038" style="position:absolute;left:8177;top:1034;width:262;height:262;visibility:visible;mso-wrap-style:square;v-text-anchor:top" coordsize="262,26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XqfxxAAA&#10;ANwAAAAPAAAAZHJzL2Rvd25yZXYueG1sRI9BawIxFITvBf9DeIK3mnUPtqxGEUEsWApdFa+PzXOz&#10;uHlZktRd++ubQqHHYWa+YZbrwbbiTj40jhXMphkI4srphmsFp+Pu+RVEiMgaW8ek4EEB1qvR0xIL&#10;7Xr+pHsZa5EgHApUYGLsCilDZchimLqOOHlX5y3GJH0ttcc+wW0r8yybS4sNpwWDHW0NVbfyyyro&#10;vstzoKuZ8/v2+NFf9v6UHw5KTcbDZgEi0hD/w3/tN60gf5nB75l0BOTq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16n8cQAAADcAAAADwAAAAAAAAAAAAAAAACXAgAAZHJzL2Rv&#10;d25yZXYueG1sUEsFBgAAAAAEAAQA9QAAAIgDAAAAAA==&#10;" path="m0,263l262,263,262,,,,,263xe" filled="f" strokecolor="#cccbcb" strokeweight="10209emu">
                              <v:path arrowok="t" o:connecttype="custom" o:connectlocs="0,1297;262,1297;262,1034;0,1034;0,1297" o:connectangles="0,0,0,0,0"/>
                            </v:shape>
                            <v:group id="Group 262" o:spid="_x0000_s1039" style="position:absolute;left:8204;top:1166;width:210;height:0" coordorigin="8204,1166" coordsize="210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V3mzscUAAADcAAAA&#10;DwAAAAAAAAAAAAAAAACpAgAAZHJzL2Rvd25yZXYueG1sUEsFBgAAAAAEAAQA+gAAAJsDAAAAAA==&#10;">
                              <v:shape id="Freeform 263" o:spid="_x0000_s1040" style="position:absolute;left:16408;top:2332;width:209;height:0;visibility:visible;mso-wrap-style:square;v-text-anchor:top" coordsize="21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sJcUxgAA&#10;ANwAAAAPAAAAZHJzL2Rvd25yZXYueG1sRI9fS8NAEMTfBb/DsYIvxV5swT+x1yJKoT5Jk6ivS25N&#10;DnN7aW7bxm/fKwg+DjPzG2axGn2nDjREF9jA7TQDRVwH67gxUJXrmwdQUZAtdoHJwC9FWC0vLxaY&#10;23DkLR0KaVSCcMzRQCvS51rHuiWPcRp64uR9h8GjJDk02g54THDf6VmW3WmPjtNCiz29tFT/FHtv&#10;oHhzO/fF8vFevXaPOzcpJ59SGnN9NT4/gRIa5T/8195YA7P7OZzPpCOglyc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usJcUxgAAANwAAAAPAAAAAAAAAAAAAAAAAJcCAABkcnMv&#10;ZG93bnJldi54bWxQSwUGAAAAAAQABAD1AAAAigMAAAAA&#10;" path="m0,0l210,0e" filled="f" strokecolor="#c67bfe" strokeweight="10209emu">
                                <v:stroke dashstyle="longDash"/>
                                <v:path arrowok="t" o:connecttype="custom" o:connectlocs="0,0;209,0" o:connectangles="0,0"/>
                                <o:lock v:ext="edit" verticies="t"/>
                              </v:shape>
                            </v:group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6839DC">
        <w:rPr>
          <w:rFonts w:ascii="Arial" w:eastAsia="Arial" w:hAnsi="Arial" w:cs="Arial"/>
          <w:position w:val="-2"/>
          <w:sz w:val="21"/>
          <w:szCs w:val="21"/>
        </w:rPr>
        <w:t xml:space="preserve">3    </w:t>
      </w:r>
      <w:r w:rsidR="006839DC">
        <w:rPr>
          <w:rFonts w:ascii="Arial" w:eastAsia="Arial" w:hAnsi="Arial" w:cs="Arial"/>
          <w:spacing w:val="24"/>
          <w:position w:val="-2"/>
          <w:sz w:val="21"/>
          <w:szCs w:val="21"/>
        </w:rPr>
        <w:t xml:space="preserve"> </w:t>
      </w:r>
      <w:r w:rsidR="006839DC">
        <w:rPr>
          <w:rFonts w:ascii="Arial" w:eastAsia="Arial" w:hAnsi="Arial" w:cs="Arial"/>
          <w:b/>
          <w:w w:val="101"/>
          <w:position w:val="5"/>
          <w:sz w:val="15"/>
          <w:szCs w:val="15"/>
        </w:rPr>
        <w:t>Coherence</w:t>
      </w:r>
    </w:p>
    <w:p w:rsidR="00273D53" w:rsidRDefault="00F14C79">
      <w:pPr>
        <w:spacing w:before="68"/>
        <w:ind w:left="1853" w:right="-52"/>
        <w:rPr>
          <w:rFonts w:ascii="Arial" w:eastAsia="Arial" w:hAnsi="Arial" w:cs="Arial"/>
          <w:sz w:val="21"/>
          <w:szCs w:val="21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14349" behindDoc="1" locked="0" layoutInCell="1" allowOverlap="1">
                <wp:simplePos x="0" y="0"/>
                <wp:positionH relativeFrom="page">
                  <wp:posOffset>2183130</wp:posOffset>
                </wp:positionH>
                <wp:positionV relativeFrom="paragraph">
                  <wp:posOffset>-608330</wp:posOffset>
                </wp:positionV>
                <wp:extent cx="2875915" cy="1633220"/>
                <wp:effectExtent l="0" t="318770" r="4859655" b="981710"/>
                <wp:wrapNone/>
                <wp:docPr id="10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75915" cy="1633220"/>
                          <a:chOff x="3439" y="-958"/>
                          <a:chExt cx="4530" cy="2573"/>
                        </a:xfrm>
                      </wpg:grpSpPr>
                      <wpg:grpSp>
                        <wpg:cNvPr id="11" name="Group 7"/>
                        <wpg:cNvGrpSpPr>
                          <a:grpSpLocks/>
                        </wpg:cNvGrpSpPr>
                        <wpg:grpSpPr bwMode="auto">
                          <a:xfrm>
                            <a:off x="3511" y="-950"/>
                            <a:ext cx="2197" cy="218"/>
                            <a:chOff x="3511" y="-950"/>
                            <a:chExt cx="2197" cy="218"/>
                          </a:xfrm>
                        </wpg:grpSpPr>
                        <wps:wsp>
                          <wps:cNvPr id="12" name="Freeform 254"/>
                          <wps:cNvSpPr>
                            <a:spLocks/>
                          </wps:cNvSpPr>
                          <wps:spPr bwMode="auto">
                            <a:xfrm>
                              <a:off x="3511" y="-950"/>
                              <a:ext cx="2197" cy="218"/>
                            </a:xfrm>
                            <a:custGeom>
                              <a:avLst/>
                              <a:gdLst>
                                <a:gd name="T0" fmla="+- 0 3511 3511"/>
                                <a:gd name="T1" fmla="*/ T0 w 2197"/>
                                <a:gd name="T2" fmla="+- 0 -732 -950"/>
                                <a:gd name="T3" fmla="*/ -732 h 218"/>
                                <a:gd name="T4" fmla="+- 0 5709 3511"/>
                                <a:gd name="T5" fmla="*/ T4 w 2197"/>
                                <a:gd name="T6" fmla="+- 0 -732 -950"/>
                                <a:gd name="T7" fmla="*/ -732 h 218"/>
                                <a:gd name="T8" fmla="+- 0 5709 3511"/>
                                <a:gd name="T9" fmla="*/ T8 w 2197"/>
                                <a:gd name="T10" fmla="+- 0 -950 -950"/>
                                <a:gd name="T11" fmla="*/ -950 h 218"/>
                                <a:gd name="T12" fmla="+- 0 3511 3511"/>
                                <a:gd name="T13" fmla="*/ T12 w 2197"/>
                                <a:gd name="T14" fmla="+- 0 -950 -950"/>
                                <a:gd name="T15" fmla="*/ -950 h 218"/>
                                <a:gd name="T16" fmla="+- 0 3511 3511"/>
                                <a:gd name="T17" fmla="*/ T16 w 2197"/>
                                <a:gd name="T18" fmla="+- 0 -732 -950"/>
                                <a:gd name="T19" fmla="*/ -732 h 2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197" h="218">
                                  <a:moveTo>
                                    <a:pt x="0" y="218"/>
                                  </a:moveTo>
                                  <a:lnTo>
                                    <a:pt x="2198" y="218"/>
                                  </a:lnTo>
                                  <a:lnTo>
                                    <a:pt x="219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BC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3" name="Group 8"/>
                          <wpg:cNvGrpSpPr>
                            <a:grpSpLocks/>
                          </wpg:cNvGrpSpPr>
                          <wpg:grpSpPr bwMode="auto">
                            <a:xfrm>
                              <a:off x="3511" y="-950"/>
                              <a:ext cx="2197" cy="218"/>
                              <a:chOff x="3511" y="-950"/>
                              <a:chExt cx="2197" cy="218"/>
                            </a:xfrm>
                          </wpg:grpSpPr>
                          <wps:wsp>
                            <wps:cNvPr id="14" name="Freeform 253"/>
                            <wps:cNvSpPr>
                              <a:spLocks/>
                            </wps:cNvSpPr>
                            <wps:spPr bwMode="auto">
                              <a:xfrm>
                                <a:off x="3511" y="-950"/>
                                <a:ext cx="2197" cy="218"/>
                              </a:xfrm>
                              <a:custGeom>
                                <a:avLst/>
                                <a:gdLst>
                                  <a:gd name="T0" fmla="+- 0 3511 3511"/>
                                  <a:gd name="T1" fmla="*/ T0 w 2197"/>
                                  <a:gd name="T2" fmla="+- 0 -732 -950"/>
                                  <a:gd name="T3" fmla="*/ -732 h 218"/>
                                  <a:gd name="T4" fmla="+- 0 5709 3511"/>
                                  <a:gd name="T5" fmla="*/ T4 w 2197"/>
                                  <a:gd name="T6" fmla="+- 0 -732 -950"/>
                                  <a:gd name="T7" fmla="*/ -732 h 218"/>
                                  <a:gd name="T8" fmla="+- 0 5709 3511"/>
                                  <a:gd name="T9" fmla="*/ T8 w 2197"/>
                                  <a:gd name="T10" fmla="+- 0 -950 -950"/>
                                  <a:gd name="T11" fmla="*/ -950 h 218"/>
                                  <a:gd name="T12" fmla="+- 0 3511 3511"/>
                                  <a:gd name="T13" fmla="*/ T12 w 2197"/>
                                  <a:gd name="T14" fmla="+- 0 -950 -950"/>
                                  <a:gd name="T15" fmla="*/ -950 h 218"/>
                                  <a:gd name="T16" fmla="+- 0 3511 3511"/>
                                  <a:gd name="T17" fmla="*/ T16 w 2197"/>
                                  <a:gd name="T18" fmla="+- 0 -732 -950"/>
                                  <a:gd name="T19" fmla="*/ -732 h 218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2197" h="218">
                                    <a:moveTo>
                                      <a:pt x="0" y="218"/>
                                    </a:moveTo>
                                    <a:lnTo>
                                      <a:pt x="2198" y="218"/>
                                    </a:lnTo>
                                    <a:lnTo>
                                      <a:pt x="2198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21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10209">
                                <a:solidFill>
                                  <a:srgbClr val="7F7E7E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5" name="Group 9"/>
                            <wpg:cNvGrpSpPr>
                              <a:grpSpLocks/>
                            </wpg:cNvGrpSpPr>
                            <wpg:grpSpPr bwMode="auto">
                              <a:xfrm>
                                <a:off x="5763" y="-950"/>
                                <a:ext cx="2197" cy="218"/>
                                <a:chOff x="5763" y="-950"/>
                                <a:chExt cx="2197" cy="218"/>
                              </a:xfrm>
                            </wpg:grpSpPr>
                            <wps:wsp>
                              <wps:cNvPr id="16" name="Freeform 2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5763" y="-950"/>
                                  <a:ext cx="2197" cy="218"/>
                                </a:xfrm>
                                <a:custGeom>
                                  <a:avLst/>
                                  <a:gdLst>
                                    <a:gd name="T0" fmla="+- 0 5763 5763"/>
                                    <a:gd name="T1" fmla="*/ T0 w 2197"/>
                                    <a:gd name="T2" fmla="+- 0 -732 -950"/>
                                    <a:gd name="T3" fmla="*/ -732 h 218"/>
                                    <a:gd name="T4" fmla="+- 0 7961 5763"/>
                                    <a:gd name="T5" fmla="*/ T4 w 2197"/>
                                    <a:gd name="T6" fmla="+- 0 -732 -950"/>
                                    <a:gd name="T7" fmla="*/ -732 h 218"/>
                                    <a:gd name="T8" fmla="+- 0 7961 5763"/>
                                    <a:gd name="T9" fmla="*/ T8 w 2197"/>
                                    <a:gd name="T10" fmla="+- 0 -950 -950"/>
                                    <a:gd name="T11" fmla="*/ -950 h 218"/>
                                    <a:gd name="T12" fmla="+- 0 5763 5763"/>
                                    <a:gd name="T13" fmla="*/ T12 w 2197"/>
                                    <a:gd name="T14" fmla="+- 0 -950 -950"/>
                                    <a:gd name="T15" fmla="*/ -950 h 218"/>
                                    <a:gd name="T16" fmla="+- 0 5763 5763"/>
                                    <a:gd name="T17" fmla="*/ T16 w 2197"/>
                                    <a:gd name="T18" fmla="+- 0 -732 -950"/>
                                    <a:gd name="T19" fmla="*/ -732 h 21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2197" h="218">
                                      <a:moveTo>
                                        <a:pt x="0" y="218"/>
                                      </a:moveTo>
                                      <a:lnTo>
                                        <a:pt x="2198" y="218"/>
                                      </a:lnTo>
                                      <a:lnTo>
                                        <a:pt x="219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CCBCB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7" name="Group 1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763" y="-950"/>
                                  <a:ext cx="2197" cy="218"/>
                                  <a:chOff x="5763" y="-950"/>
                                  <a:chExt cx="2197" cy="218"/>
                                </a:xfrm>
                              </wpg:grpSpPr>
                              <wps:wsp>
                                <wps:cNvPr id="18" name="Freeform 25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63" y="-950"/>
                                    <a:ext cx="2197" cy="218"/>
                                  </a:xfrm>
                                  <a:custGeom>
                                    <a:avLst/>
                                    <a:gdLst>
                                      <a:gd name="T0" fmla="+- 0 5763 5763"/>
                                      <a:gd name="T1" fmla="*/ T0 w 2197"/>
                                      <a:gd name="T2" fmla="+- 0 -732 -950"/>
                                      <a:gd name="T3" fmla="*/ -732 h 218"/>
                                      <a:gd name="T4" fmla="+- 0 7961 5763"/>
                                      <a:gd name="T5" fmla="*/ T4 w 2197"/>
                                      <a:gd name="T6" fmla="+- 0 -732 -950"/>
                                      <a:gd name="T7" fmla="*/ -732 h 218"/>
                                      <a:gd name="T8" fmla="+- 0 7961 5763"/>
                                      <a:gd name="T9" fmla="*/ T8 w 2197"/>
                                      <a:gd name="T10" fmla="+- 0 -950 -950"/>
                                      <a:gd name="T11" fmla="*/ -950 h 218"/>
                                      <a:gd name="T12" fmla="+- 0 5763 5763"/>
                                      <a:gd name="T13" fmla="*/ T12 w 2197"/>
                                      <a:gd name="T14" fmla="+- 0 -950 -950"/>
                                      <a:gd name="T15" fmla="*/ -950 h 218"/>
                                      <a:gd name="T16" fmla="+- 0 5763 5763"/>
                                      <a:gd name="T17" fmla="*/ T16 w 2197"/>
                                      <a:gd name="T18" fmla="+- 0 -732 -950"/>
                                      <a:gd name="T19" fmla="*/ -732 h 218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</a:cxnLst>
                                    <a:rect l="0" t="0" r="r" b="b"/>
                                    <a:pathLst>
                                      <a:path w="2197" h="218">
                                        <a:moveTo>
                                          <a:pt x="0" y="218"/>
                                        </a:moveTo>
                                        <a:lnTo>
                                          <a:pt x="2198" y="218"/>
                                        </a:lnTo>
                                        <a:lnTo>
                                          <a:pt x="2198" y="0"/>
                                        </a:lnTo>
                                        <a:lnTo>
                                          <a:pt x="0" y="0"/>
                                        </a:lnTo>
                                        <a:lnTo>
                                          <a:pt x="0" y="218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0209">
                                    <a:solidFill>
                                      <a:srgbClr val="7F7E7E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9" name="Group 1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511" y="1362"/>
                                    <a:ext cx="2197" cy="0"/>
                                    <a:chOff x="3511" y="1362"/>
                                    <a:chExt cx="2197" cy="0"/>
                                  </a:xfrm>
                                </wpg:grpSpPr>
                                <wps:wsp>
                                  <wps:cNvPr id="20" name="Freeform 25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7022" y="2724"/>
                                      <a:ext cx="2198" cy="0"/>
                                    </a:xfrm>
                                    <a:custGeom>
                                      <a:avLst/>
                                      <a:gdLst>
                                        <a:gd name="T0" fmla="+- 0 3511 3511"/>
                                        <a:gd name="T1" fmla="*/ T0 w 2197"/>
                                        <a:gd name="T2" fmla="+- 0 5708 3511"/>
                                        <a:gd name="T3" fmla="*/ T2 w 2197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2197">
                                          <a:moveTo>
                                            <a:pt x="0" y="0"/>
                                          </a:moveTo>
                                          <a:lnTo>
                                            <a:pt x="2197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10209">
                                      <a:solidFill>
                                        <a:srgbClr val="F9F9F9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21" name="Group 12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3511" y="909"/>
                                      <a:ext cx="2197" cy="0"/>
                                      <a:chOff x="3511" y="909"/>
                                      <a:chExt cx="2197" cy="0"/>
                                    </a:xfrm>
                                  </wpg:grpSpPr>
                                  <wps:wsp>
                                    <wps:cNvPr id="22" name="Freeform 249"/>
                                    <wps:cNvSpPr>
                                      <a:spLocks noEditPoints="1"/>
                                    </wps:cNvSpPr>
                                    <wps:spPr bwMode="auto">
                                      <a:xfrm>
                                        <a:off x="7022" y="1818"/>
                                        <a:ext cx="2198" cy="0"/>
                                      </a:xfrm>
                                      <a:custGeom>
                                        <a:avLst/>
                                        <a:gdLst>
                                          <a:gd name="T0" fmla="+- 0 3511 3511"/>
                                          <a:gd name="T1" fmla="*/ T0 w 2197"/>
                                          <a:gd name="T2" fmla="+- 0 5708 3511"/>
                                          <a:gd name="T3" fmla="*/ T2 w 2197"/>
                                        </a:gdLst>
                                        <a:ahLst/>
                                        <a:cxnLst>
                                          <a:cxn ang="0">
                                            <a:pos x="T1" y="0"/>
                                          </a:cxn>
                                          <a:cxn ang="0">
                                            <a:pos x="T3" y="0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197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2197" y="0"/>
                                            </a:lnTo>
                                          </a:path>
                                        </a:pathLst>
                                      </a:custGeom>
                                      <a:noFill/>
                                      <a:ln w="10209">
                                        <a:solidFill>
                                          <a:srgbClr val="F9F9F9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23" name="Group 13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3511" y="457"/>
                                        <a:ext cx="2197" cy="0"/>
                                        <a:chOff x="3511" y="457"/>
                                        <a:chExt cx="2197" cy="0"/>
                                      </a:xfrm>
                                    </wpg:grpSpPr>
                                    <wps:wsp>
                                      <wps:cNvPr id="24" name="Freeform 248"/>
                                      <wps:cNvSpPr>
                                        <a:spLocks noEditPoints="1"/>
                                      </wps:cNvSpPr>
                                      <wps:spPr bwMode="auto">
                                        <a:xfrm>
                                          <a:off x="7022" y="914"/>
                                          <a:ext cx="2198" cy="0"/>
                                        </a:xfrm>
                                        <a:custGeom>
                                          <a:avLst/>
                                          <a:gdLst>
                                            <a:gd name="T0" fmla="+- 0 3511 3511"/>
                                            <a:gd name="T1" fmla="*/ T0 w 2197"/>
                                            <a:gd name="T2" fmla="+- 0 5708 3511"/>
                                            <a:gd name="T3" fmla="*/ T2 w 2197"/>
                                          </a:gdLst>
                                          <a:ahLst/>
                                          <a:cxnLst>
                                            <a:cxn ang="0">
                                              <a:pos x="T1" y="0"/>
                                            </a:cxn>
                                            <a:cxn ang="0">
                                              <a:pos x="T3" y="0"/>
                                            </a:cxn>
                                          </a:cxnLst>
                                          <a:rect l="0" t="0" r="r" b="b"/>
                                          <a:pathLst>
                                            <a:path w="2197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2197" y="0"/>
                                              </a:lnTo>
                                            </a:path>
                                          </a:pathLst>
                                        </a:custGeom>
                                        <a:noFill/>
                                        <a:ln w="10209">
                                          <a:solidFill>
                                            <a:srgbClr val="F9F9F9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25" name="Group 14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3511" y="4"/>
                                          <a:ext cx="2197" cy="0"/>
                                          <a:chOff x="3511" y="4"/>
                                          <a:chExt cx="2197" cy="0"/>
                                        </a:xfrm>
                                      </wpg:grpSpPr>
                                      <wps:wsp>
                                        <wps:cNvPr id="26" name="Freeform 247"/>
                                        <wps:cNvSpPr>
                                          <a:spLocks noEditPoints="1"/>
                                        </wps:cNvSpPr>
                                        <wps:spPr bwMode="auto">
                                          <a:xfrm>
                                            <a:off x="7022" y="8"/>
                                            <a:ext cx="2198" cy="0"/>
                                          </a:xfrm>
                                          <a:custGeom>
                                            <a:avLst/>
                                            <a:gdLst>
                                              <a:gd name="T0" fmla="+- 0 3511 3511"/>
                                              <a:gd name="T1" fmla="*/ T0 w 2197"/>
                                              <a:gd name="T2" fmla="+- 0 5708 3511"/>
                                              <a:gd name="T3" fmla="*/ T2 w 2197"/>
                                            </a:gdLst>
                                            <a:ahLst/>
                                            <a:cxnLst>
                                              <a:cxn ang="0">
                                                <a:pos x="T1" y="0"/>
                                              </a:cxn>
                                              <a:cxn ang="0">
                                                <a:pos x="T3" y="0"/>
                                              </a:cxn>
                                            </a:cxnLst>
                                            <a:rect l="0" t="0" r="r" b="b"/>
                                            <a:pathLst>
                                              <a:path w="2197">
                                                <a:moveTo>
                                                  <a:pt x="0" y="0"/>
                                                </a:moveTo>
                                                <a:lnTo>
                                                  <a:pt x="2197" y="0"/>
                                                </a:lnTo>
                                              </a:path>
                                            </a:pathLst>
                                          </a:custGeom>
                                          <a:noFill/>
                                          <a:ln w="10209">
                                            <a:solidFill>
                                              <a:srgbClr val="F9F9F9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</a:extLst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27" name="Group 15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3511" y="-448"/>
                                            <a:ext cx="2197" cy="0"/>
                                            <a:chOff x="3511" y="-448"/>
                                            <a:chExt cx="2197" cy="0"/>
                                          </a:xfrm>
                                        </wpg:grpSpPr>
                                        <wps:wsp>
                                          <wps:cNvPr id="28" name="Freeform 246"/>
                                          <wps:cNvSpPr>
                                            <a:spLocks noEditPoints="1"/>
                                          </wps:cNvSpPr>
                                          <wps:spPr bwMode="auto">
                                            <a:xfrm>
                                              <a:off x="7022" y="-896"/>
                                              <a:ext cx="2198" cy="0"/>
                                            </a:xfrm>
                                            <a:custGeom>
                                              <a:avLst/>
                                              <a:gdLst>
                                                <a:gd name="T0" fmla="+- 0 3511 3511"/>
                                                <a:gd name="T1" fmla="*/ T0 w 2197"/>
                                                <a:gd name="T2" fmla="+- 0 5708 3511"/>
                                                <a:gd name="T3" fmla="*/ T2 w 2197"/>
                                              </a:gdLst>
                                              <a:ahLst/>
                                              <a:cxnLst>
                                                <a:cxn ang="0">
                                                  <a:pos x="T1" y="0"/>
                                                </a:cxn>
                                                <a:cxn ang="0">
                                                  <a:pos x="T3" y="0"/>
                                                </a:cxn>
                                              </a:cxnLst>
                                              <a:rect l="0" t="0" r="r" b="b"/>
                                              <a:pathLst>
                                                <a:path w="2197">
                                                  <a:moveTo>
                                                    <a:pt x="0" y="0"/>
                                                  </a:moveTo>
                                                  <a:lnTo>
                                                    <a:pt x="2197" y="0"/>
                                                  </a:lnTo>
                                                </a:path>
                                              </a:pathLst>
                                            </a:custGeom>
                                            <a:noFill/>
                                            <a:ln w="10209">
                                              <a:solidFill>
                                                <a:srgbClr val="F9F9F9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29" name="Group 16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3864" y="-732"/>
                                              <a:ext cx="0" cy="2274"/>
                                              <a:chOff x="3864" y="-732"/>
                                              <a:chExt cx="0" cy="2274"/>
                                            </a:xfrm>
                                          </wpg:grpSpPr>
                                          <wps:wsp>
                                            <wps:cNvPr id="30" name="Freeform 245"/>
                                            <wps:cNvSpPr>
                                              <a:spLocks noEditPoints="1"/>
                                            </wps:cNvSpPr>
                                            <wps:spPr bwMode="auto">
                                              <a:xfrm>
                                                <a:off x="7728" y="-1464"/>
                                                <a:ext cx="0" cy="2274"/>
                                              </a:xfrm>
                                              <a:custGeom>
                                                <a:avLst/>
                                                <a:gdLst>
                                                  <a:gd name="T0" fmla="+- 0 1542 -732"/>
                                                  <a:gd name="T1" fmla="*/ 1542 h 2274"/>
                                                  <a:gd name="T2" fmla="+- 0 -732 -732"/>
                                                  <a:gd name="T3" fmla="*/ -732 h 2274"/>
                                                </a:gdLst>
                                                <a:ahLst/>
                                                <a:cxnLst>
                                                  <a:cxn ang="0">
                                                    <a:pos x="0" y="T1"/>
                                                  </a:cxn>
                                                  <a:cxn ang="0">
                                                    <a:pos x="0" y="T3"/>
                                                  </a:cxn>
                                                </a:cxnLst>
                                                <a:rect l="0" t="0" r="r" b="b"/>
                                                <a:pathLst>
                                                  <a:path h="2274">
                                                    <a:moveTo>
                                                      <a:pt x="0" y="2274"/>
                                                    </a:moveTo>
                                                    <a:lnTo>
                                                      <a:pt x="0" y="0"/>
                                                    </a:lnTo>
                                                  </a:path>
                                                </a:pathLst>
                                              </a:custGeom>
                                              <a:noFill/>
                                              <a:ln w="10209">
                                                <a:solidFill>
                                                  <a:srgbClr val="F9F9F9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31" name="Group 17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4257" y="-732"/>
                                                <a:ext cx="0" cy="2274"/>
                                                <a:chOff x="4257" y="-732"/>
                                                <a:chExt cx="0" cy="2274"/>
                                              </a:xfrm>
                                            </wpg:grpSpPr>
                                            <wps:wsp>
                                              <wps:cNvPr id="32" name="Freeform 244"/>
                                              <wps:cNvSpPr>
                                                <a:spLocks noEditPoints="1"/>
                                              </wps:cNvSpPr>
                                              <wps:spPr bwMode="auto">
                                                <a:xfrm>
                                                  <a:off x="8514" y="-1464"/>
                                                  <a:ext cx="0" cy="2274"/>
                                                </a:xfrm>
                                                <a:custGeom>
                                                  <a:avLst/>
                                                  <a:gdLst>
                                                    <a:gd name="T0" fmla="+- 0 1542 -732"/>
                                                    <a:gd name="T1" fmla="*/ 1542 h 2274"/>
                                                    <a:gd name="T2" fmla="+- 0 -732 -732"/>
                                                    <a:gd name="T3" fmla="*/ -732 h 2274"/>
                                                  </a:gdLst>
                                                  <a:ahLst/>
                                                  <a:cxnLst>
                                                    <a:cxn ang="0">
                                                      <a:pos x="0" y="T1"/>
                                                    </a:cxn>
                                                    <a:cxn ang="0">
                                                      <a:pos x="0" y="T3"/>
                                                    </a:cxn>
                                                  </a:cxnLst>
                                                  <a:rect l="0" t="0" r="r" b="b"/>
                                                  <a:pathLst>
                                                    <a:path h="2274">
                                                      <a:moveTo>
                                                        <a:pt x="0" y="2274"/>
                                                      </a:moveTo>
                                                      <a:lnTo>
                                                        <a:pt x="0" y="0"/>
                                                      </a:lnTo>
                                                    </a:path>
                                                  </a:pathLst>
                                                </a:custGeom>
                                                <a:noFill/>
                                                <a:ln w="10209">
                                                  <a:solidFill>
                                                    <a:srgbClr val="F9F9F9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 rot="0" vert="horz" wrap="square" lIns="91440" tIns="45720" rIns="91440" bIns="45720" anchor="t" anchorCtr="0" upright="1"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33" name="Group 18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5003" y="-732"/>
                                                  <a:ext cx="0" cy="2274"/>
                                                  <a:chOff x="5003" y="-732"/>
                                                  <a:chExt cx="0" cy="2274"/>
                                                </a:xfrm>
                                              </wpg:grpSpPr>
                                              <wps:wsp>
                                                <wps:cNvPr id="34" name="Freeform 243"/>
                                                <wps:cNvSpPr>
                                                  <a:spLocks noEditPoints="1"/>
                                                </wps:cNvSpPr>
                                                <wps:spPr bwMode="auto">
                                                  <a:xfrm>
                                                    <a:off x="10006" y="-1464"/>
                                                    <a:ext cx="0" cy="2274"/>
                                                  </a:xfrm>
                                                  <a:custGeom>
                                                    <a:avLst/>
                                                    <a:gdLst>
                                                      <a:gd name="T0" fmla="+- 0 1542 -732"/>
                                                      <a:gd name="T1" fmla="*/ 1542 h 2274"/>
                                                      <a:gd name="T2" fmla="+- 0 -732 -732"/>
                                                      <a:gd name="T3" fmla="*/ -732 h 2274"/>
                                                    </a:gdLst>
                                                    <a:ahLst/>
                                                    <a:cxnLst>
                                                      <a:cxn ang="0">
                                                        <a:pos x="0" y="T1"/>
                                                      </a:cxn>
                                                      <a:cxn ang="0">
                                                        <a:pos x="0" y="T3"/>
                                                      </a:cxn>
                                                    </a:cxnLst>
                                                    <a:rect l="0" t="0" r="r" b="b"/>
                                                    <a:pathLst>
                                                      <a:path h="2274">
                                                        <a:moveTo>
                                                          <a:pt x="0" y="2274"/>
                                                        </a:moveTo>
                                                        <a:lnTo>
                                                          <a:pt x="0" y="0"/>
                                                        </a:lnTo>
                                                      </a:path>
                                                    </a:pathLst>
                                                  </a:custGeom>
                                                  <a:noFill/>
                                                  <a:ln w="10209">
                                                    <a:solidFill>
                                                      <a:srgbClr val="F9F9F9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solidFill>
                                                          <a:srgbClr val="FFFFFF"/>
                                                        </a:solidFill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 rot="0" vert="horz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g:grpSp>
                                                <wpg:cNvPr id="35" name="Group 19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3511" y="1136"/>
                                                    <a:ext cx="2197" cy="0"/>
                                                    <a:chOff x="3511" y="1136"/>
                                                    <a:chExt cx="2197" cy="0"/>
                                                  </a:xfrm>
                                                </wpg:grpSpPr>
                                                <wps:wsp>
                                                  <wps:cNvPr id="36" name="Freeform 242"/>
                                                  <wps:cNvSpPr>
                                                    <a:spLocks noEditPoints="1"/>
                                                  </wps:cNvSpPr>
                                                  <wps:spPr bwMode="auto">
                                                    <a:xfrm>
                                                      <a:off x="7022" y="2272"/>
                                                      <a:ext cx="2198" cy="0"/>
                                                    </a:xfrm>
                                                    <a:custGeom>
                                                      <a:avLst/>
                                                      <a:gdLst>
                                                        <a:gd name="T0" fmla="+- 0 3511 3511"/>
                                                        <a:gd name="T1" fmla="*/ T0 w 2197"/>
                                                        <a:gd name="T2" fmla="+- 0 5708 3511"/>
                                                        <a:gd name="T3" fmla="*/ T2 w 2197"/>
                                                      </a:gdLst>
                                                      <a:ahLst/>
                                                      <a:cxnLst>
                                                        <a:cxn ang="0">
                                                          <a:pos x="T1" y="0"/>
                                                        </a:cxn>
                                                        <a:cxn ang="0">
                                                          <a:pos x="T3" y="0"/>
                                                        </a:cxn>
                                                      </a:cxnLst>
                                                      <a:rect l="0" t="0" r="r" b="b"/>
                                                      <a:pathLst>
                                                        <a:path w="2197">
                                                          <a:moveTo>
                                                            <a:pt x="0" y="0"/>
                                                          </a:moveTo>
                                                          <a:lnTo>
                                                            <a:pt x="2197" y="0"/>
                                                          </a:lnTo>
                                                        </a:path>
                                                      </a:pathLst>
                                                    </a:custGeom>
                                                    <a:noFill/>
                                                    <a:ln w="4141">
                                                      <a:solidFill>
                                                        <a:srgbClr val="E5E4E4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solidFill>
                                                            <a:srgbClr val="FFFFFF"/>
                                                          </a:solidFill>
                                                        </a14:hiddenFill>
                                                      </a:ext>
                                                    </a:extLst>
                                                  </wps:spPr>
                                                  <wps:bodyPr rot="0" vert="horz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g:grpSp>
                                                  <wpg:cNvPr id="37" name="Group 20"/>
                                                  <wpg:cNvGrpSpPr>
                                                    <a:grpSpLocks/>
                                                  </wpg:cNvGrpSpPr>
                                                  <wpg:grpSpPr bwMode="auto">
                                                    <a:xfrm>
                                                      <a:off x="3511" y="683"/>
                                                      <a:ext cx="2197" cy="0"/>
                                                      <a:chOff x="3511" y="683"/>
                                                      <a:chExt cx="2197" cy="0"/>
                                                    </a:xfrm>
                                                  </wpg:grpSpPr>
                                                  <wps:wsp>
                                                    <wps:cNvPr id="38" name="Freeform 241"/>
                                                    <wps:cNvSpPr>
                                                      <a:spLocks noEditPoint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7022" y="1366"/>
                                                        <a:ext cx="2198" cy="0"/>
                                                      </a:xfrm>
                                                      <a:custGeom>
                                                        <a:avLst/>
                                                        <a:gdLst>
                                                          <a:gd name="T0" fmla="+- 0 3511 3511"/>
                                                          <a:gd name="T1" fmla="*/ T0 w 2197"/>
                                                          <a:gd name="T2" fmla="+- 0 5708 3511"/>
                                                          <a:gd name="T3" fmla="*/ T2 w 2197"/>
                                                        </a:gdLst>
                                                        <a:ahLst/>
                                                        <a:cxnLst>
                                                          <a:cxn ang="0">
                                                            <a:pos x="T1" y="0"/>
                                                          </a:cxn>
                                                          <a:cxn ang="0">
                                                            <a:pos x="T3" y="0"/>
                                                          </a:cxn>
                                                        </a:cxnLst>
                                                        <a:rect l="0" t="0" r="r" b="b"/>
                                                        <a:pathLst>
                                                          <a:path w="2197">
                                                            <a:moveTo>
                                                              <a:pt x="0" y="0"/>
                                                            </a:moveTo>
                                                            <a:lnTo>
                                                              <a:pt x="2197" y="0"/>
                                                            </a:lnTo>
                                                          </a:path>
                                                        </a:pathLst>
                                                      </a:custGeom>
                                                      <a:noFill/>
                                                      <a:ln w="4141">
                                                        <a:solidFill>
                                                          <a:srgbClr val="E5E4E4"/>
                                                        </a:solidFill>
                                                        <a:round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solidFill>
                                                              <a:srgbClr val="FFFFFF"/>
                                                            </a:solidFill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 rot="0" vert="horz" wrap="square" lIns="91440" tIns="45720" rIns="91440" bIns="4572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39" name="Group 21"/>
                                                    <wpg:cNvGrpSpPr>
                                                      <a:grpSpLocks/>
                                                    </wpg:cNvGrpSpPr>
                                                    <wpg:grpSpPr bwMode="auto">
                                                      <a:xfrm>
                                                        <a:off x="3511" y="231"/>
                                                        <a:ext cx="2197" cy="0"/>
                                                        <a:chOff x="3511" y="231"/>
                                                        <a:chExt cx="2197" cy="0"/>
                                                      </a:xfrm>
                                                    </wpg:grpSpPr>
                                                    <wps:wsp>
                                                      <wps:cNvPr id="40" name="Freeform 240"/>
                                                      <wps:cNvSpPr>
                                                        <a:spLocks noEditPoint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7022" y="462"/>
                                                          <a:ext cx="2198" cy="0"/>
                                                        </a:xfrm>
                                                        <a:custGeom>
                                                          <a:avLst/>
                                                          <a:gdLst>
                                                            <a:gd name="T0" fmla="+- 0 3511 3511"/>
                                                            <a:gd name="T1" fmla="*/ T0 w 2197"/>
                                                            <a:gd name="T2" fmla="+- 0 5708 3511"/>
                                                            <a:gd name="T3" fmla="*/ T2 w 2197"/>
                                                          </a:gdLst>
                                                          <a:ahLst/>
                                                          <a:cxnLst>
                                                            <a:cxn ang="0">
                                                              <a:pos x="T1" y="0"/>
                                                            </a:cxn>
                                                            <a:cxn ang="0">
                                                              <a:pos x="T3" y="0"/>
                                                            </a:cxn>
                                                          </a:cxnLst>
                                                          <a:rect l="0" t="0" r="r" b="b"/>
                                                          <a:pathLst>
                                                            <a:path w="2197">
                                                              <a:moveTo>
                                                                <a:pt x="0" y="0"/>
                                                              </a:moveTo>
                                                              <a:lnTo>
                                                                <a:pt x="2197" y="0"/>
                                                              </a:lnTo>
                                                            </a:path>
                                                          </a:pathLst>
                                                        </a:custGeom>
                                                        <a:noFill/>
                                                        <a:ln w="4141">
                                                          <a:solidFill>
                                                            <a:srgbClr val="E5E4E4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 rot="0" vert="horz" wrap="square" lIns="91440" tIns="45720" rIns="91440" bIns="4572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g:grpSp>
                                                      <wpg:cNvPr id="41" name="Group 22"/>
                                                      <wpg:cNvGrpSpPr>
                                                        <a:grpSpLocks/>
                                                      </wpg:cNvGrpSpPr>
                                                      <wpg:grpSpPr bwMode="auto">
                                                        <a:xfrm>
                                                          <a:off x="3511" y="-222"/>
                                                          <a:ext cx="2197" cy="0"/>
                                                          <a:chOff x="3511" y="-222"/>
                                                          <a:chExt cx="2197" cy="0"/>
                                                        </a:xfrm>
                                                      </wpg:grpSpPr>
                                                      <wps:wsp>
                                                        <wps:cNvPr id="42" name="Freeform 239"/>
                                                        <wps:cNvSpPr>
                                                          <a:spLocks noEditPoints="1"/>
                                                        </wps:cNvSpPr>
                                                        <wps:spPr bwMode="auto">
                                                          <a:xfrm>
                                                            <a:off x="7022" y="-444"/>
                                                            <a:ext cx="2198" cy="0"/>
                                                          </a:xfrm>
                                                          <a:custGeom>
                                                            <a:avLst/>
                                                            <a:gdLst>
                                                              <a:gd name="T0" fmla="+- 0 3511 3511"/>
                                                              <a:gd name="T1" fmla="*/ T0 w 2197"/>
                                                              <a:gd name="T2" fmla="+- 0 5708 3511"/>
                                                              <a:gd name="T3" fmla="*/ T2 w 2197"/>
                                                            </a:gdLst>
                                                            <a:ahLst/>
                                                            <a:cxnLst>
                                                              <a:cxn ang="0">
                                                                <a:pos x="T1" y="0"/>
                                                              </a:cxn>
                                                              <a:cxn ang="0">
                                                                <a:pos x="T3" y="0"/>
                                                              </a:cxn>
                                                            </a:cxnLst>
                                                            <a:rect l="0" t="0" r="r" b="b"/>
                                                            <a:pathLst>
                                                              <a:path w="2197">
                                                                <a:moveTo>
                                                                  <a:pt x="0" y="0"/>
                                                                </a:moveTo>
                                                                <a:lnTo>
                                                                  <a:pt x="2197" y="0"/>
                                                                </a:lnTo>
                                                              </a:path>
                                                            </a:pathLst>
                                                          </a:custGeom>
                                                          <a:noFill/>
                                                          <a:ln w="4141">
                                                            <a:solidFill>
                                                              <a:srgbClr val="E5E4E4"/>
                                                            </a:solidFill>
                                                            <a:round/>
                                                            <a:headEnd/>
                                                            <a:tailEnd/>
                                                          </a:ln>
                                                          <a:extLst>
                                                            <a:ext uri="{909E8E84-426E-40dd-AFC4-6F175D3DCCD1}">
                                                              <a14:hiddenFill xmlns:a14="http://schemas.microsoft.com/office/drawing/2010/main">
                                                                <a:solidFill>
                                                                  <a:srgbClr val="FFFFFF"/>
                                                                </a:solidFill>
                                                              </a14:hiddenFill>
                                                            </a:ext>
                                                          </a:extLst>
                                                        </wps:spPr>
                                                        <wps:bodyPr rot="0" vert="horz" wrap="square" lIns="91440" tIns="45720" rIns="91440" bIns="45720" anchor="t" anchorCtr="0" upright="1">
                                                          <a:noAutofit/>
                                                        </wps:bodyPr>
                                                      </wps:wsp>
                                                      <wpg:grpSp>
                                                        <wpg:cNvPr id="43" name="Group 23"/>
                                                        <wpg:cNvGrpSpPr>
                                                          <a:grpSpLocks/>
                                                        </wpg:cNvGrpSpPr>
                                                        <wpg:grpSpPr bwMode="auto">
                                                          <a:xfrm>
                                                            <a:off x="3511" y="-674"/>
                                                            <a:ext cx="2197" cy="0"/>
                                                            <a:chOff x="3511" y="-674"/>
                                                            <a:chExt cx="2197" cy="0"/>
                                                          </a:xfrm>
                                                        </wpg:grpSpPr>
                                                        <wps:wsp>
                                                          <wps:cNvPr id="44" name="Freeform 238"/>
                                                          <wps:cNvSpPr>
                                                            <a:spLocks noEditPoints="1"/>
                                                          </wps:cNvSpPr>
                                                          <wps:spPr bwMode="auto">
                                                            <a:xfrm>
                                                              <a:off x="7022" y="-1348"/>
                                                              <a:ext cx="2198" cy="0"/>
                                                            </a:xfrm>
                                                            <a:custGeom>
                                                              <a:avLst/>
                                                              <a:gdLst>
                                                                <a:gd name="T0" fmla="+- 0 3511 3511"/>
                                                                <a:gd name="T1" fmla="*/ T0 w 2197"/>
                                                                <a:gd name="T2" fmla="+- 0 5708 3511"/>
                                                                <a:gd name="T3" fmla="*/ T2 w 2197"/>
                                                              </a:gdLst>
                                                              <a:ahLst/>
                                                              <a:cxnLst>
                                                                <a:cxn ang="0">
                                                                  <a:pos x="T1" y="0"/>
                                                                </a:cxn>
                                                                <a:cxn ang="0">
                                                                  <a:pos x="T3" y="0"/>
                                                                </a:cxn>
                                                              </a:cxnLst>
                                                              <a:rect l="0" t="0" r="r" b="b"/>
                                                              <a:pathLst>
                                                                <a:path w="2197">
                                                                  <a:moveTo>
                                                                    <a:pt x="0" y="0"/>
                                                                  </a:moveTo>
                                                                  <a:lnTo>
                                                                    <a:pt x="2197" y="0"/>
                                                                  </a:lnTo>
                                                                </a:path>
                                                              </a:pathLst>
                                                            </a:custGeom>
                                                            <a:noFill/>
                                                            <a:ln w="4141">
                                                              <a:solidFill>
                                                                <a:srgbClr val="E5E4E4"/>
                                                              </a:solidFill>
                                                              <a:round/>
                                                              <a:headEnd/>
                                                              <a:tailEnd/>
                                                            </a:ln>
                                                            <a:extLst>
                                                              <a:ext uri="{909E8E84-426E-40dd-AFC4-6F175D3DCCD1}">
                                                                <a14:hiddenFill xmlns:a14="http://schemas.microsoft.com/office/drawing/2010/main">
                                                                  <a:solidFill>
                                                                    <a:srgbClr val="FFFFFF"/>
                                                                  </a:solidFill>
                                                                </a14:hiddenFill>
                                                              </a:ext>
                                                            </a:extLst>
                                                          </wps:spPr>
                                                          <wps:bodyPr rot="0" vert="horz" wrap="square" lIns="91440" tIns="45720" rIns="91440" bIns="45720" anchor="t" anchorCtr="0" upright="1">
                                                            <a:noAutofit/>
                                                          </wps:bodyPr>
                                                        </wps:wsp>
                                                        <wpg:grpSp>
                                                          <wpg:cNvPr id="45" name="Group 24"/>
                                                          <wpg:cNvGrpSpPr>
                                                            <a:grpSpLocks/>
                                                          </wpg:cNvGrpSpPr>
                                                          <wpg:grpSpPr bwMode="auto">
                                                            <a:xfrm>
                                                              <a:off x="3667" y="-732"/>
                                                              <a:ext cx="0" cy="2274"/>
                                                              <a:chOff x="3667" y="-732"/>
                                                              <a:chExt cx="0" cy="2274"/>
                                                            </a:xfrm>
                                                          </wpg:grpSpPr>
                                                          <wps:wsp>
                                                            <wps:cNvPr id="46" name="Freeform 237"/>
                                                            <wps:cNvSpPr>
                                                              <a:spLocks noEditPoints="1"/>
                                                            </wps:cNvSpPr>
                                                            <wps:spPr bwMode="auto">
                                                              <a:xfrm>
                                                                <a:off x="7334" y="-1464"/>
                                                                <a:ext cx="0" cy="2274"/>
                                                              </a:xfrm>
                                                              <a:custGeom>
                                                                <a:avLst/>
                                                                <a:gdLst>
                                                                  <a:gd name="T0" fmla="+- 0 1542 -732"/>
                                                                  <a:gd name="T1" fmla="*/ 1542 h 2274"/>
                                                                  <a:gd name="T2" fmla="+- 0 -732 -732"/>
                                                                  <a:gd name="T3" fmla="*/ -732 h 2274"/>
                                                                </a:gdLst>
                                                                <a:ahLst/>
                                                                <a:cxnLst>
                                                                  <a:cxn ang="0">
                                                                    <a:pos x="0" y="T1"/>
                                                                  </a:cxn>
                                                                  <a:cxn ang="0">
                                                                    <a:pos x="0" y="T3"/>
                                                                  </a:cxn>
                                                                </a:cxnLst>
                                                                <a:rect l="0" t="0" r="r" b="b"/>
                                                                <a:pathLst>
                                                                  <a:path h="2274">
                                                                    <a:moveTo>
                                                                      <a:pt x="0" y="2274"/>
                                                                    </a:moveTo>
                                                                    <a:lnTo>
                                                                      <a:pt x="0" y="0"/>
                                                                    </a:lnTo>
                                                                  </a:path>
                                                                </a:pathLst>
                                                              </a:custGeom>
                                                              <a:noFill/>
                                                              <a:ln w="4141">
                                                                <a:solidFill>
                                                                  <a:srgbClr val="E5E4E4"/>
                                                                </a:solidFill>
                                                                <a:round/>
                                                                <a:headEnd/>
                                                                <a:tailEnd/>
                                                              </a:ln>
                                                              <a:extLst>
                                                                <a:ext uri="{909E8E84-426E-40dd-AFC4-6F175D3DCCD1}">
                                                                  <a14:hiddenFill xmlns:a14="http://schemas.microsoft.com/office/drawing/2010/main">
                                                                    <a:solidFill>
                                                                      <a:srgbClr val="FFFFFF"/>
                                                                    </a:solidFill>
                                                                  </a14:hiddenFill>
                                                                </a:ext>
                                                              </a:extLst>
                                                            </wps:spPr>
                                                            <wps:bodyPr rot="0" vert="horz" wrap="square" lIns="91440" tIns="45720" rIns="91440" bIns="45720" anchor="t" anchorCtr="0" upright="1">
                                                              <a:noAutofit/>
                                                            </wps:bodyPr>
                                                          </wps:wsp>
                                                          <wpg:grpSp>
                                                            <wpg:cNvPr id="47" name="Group 25"/>
                                                            <wpg:cNvGrpSpPr>
                                                              <a:grpSpLocks/>
                                                            </wpg:cNvGrpSpPr>
                                                            <wpg:grpSpPr bwMode="auto">
                                                              <a:xfrm>
                                                                <a:off x="4060" y="-732"/>
                                                                <a:ext cx="0" cy="2274"/>
                                                                <a:chOff x="4060" y="-732"/>
                                                                <a:chExt cx="0" cy="2274"/>
                                                              </a:xfrm>
                                                            </wpg:grpSpPr>
                                                            <wps:wsp>
                                                              <wps:cNvPr id="48" name="Freeform 236"/>
                                                              <wps:cNvSpPr>
                                                                <a:spLocks noEditPoints="1"/>
                                                              </wps:cNvSpPr>
                                                              <wps:spPr bwMode="auto">
                                                                <a:xfrm>
                                                                  <a:off x="8120" y="-1464"/>
                                                                  <a:ext cx="0" cy="2274"/>
                                                                </a:xfrm>
                                                                <a:custGeom>
                                                                  <a:avLst/>
                                                                  <a:gdLst>
                                                                    <a:gd name="T0" fmla="+- 0 1542 -732"/>
                                                                    <a:gd name="T1" fmla="*/ 1542 h 2274"/>
                                                                    <a:gd name="T2" fmla="+- 0 -732 -732"/>
                                                                    <a:gd name="T3" fmla="*/ -732 h 2274"/>
                                                                  </a:gdLst>
                                                                  <a:ahLst/>
                                                                  <a:cxnLst>
                                                                    <a:cxn ang="0">
                                                                      <a:pos x="0" y="T1"/>
                                                                    </a:cxn>
                                                                    <a:cxn ang="0">
                                                                      <a:pos x="0" y="T3"/>
                                                                    </a:cxn>
                                                                  </a:cxnLst>
                                                                  <a:rect l="0" t="0" r="r" b="b"/>
                                                                  <a:pathLst>
                                                                    <a:path h="2274">
                                                                      <a:moveTo>
                                                                        <a:pt x="0" y="2274"/>
                                                                      </a:moveTo>
                                                                      <a:lnTo>
                                                                        <a:pt x="0" y="0"/>
                                                                      </a:lnTo>
                                                                    </a:path>
                                                                  </a:pathLst>
                                                                </a:custGeom>
                                                                <a:noFill/>
                                                                <a:ln w="4141">
                                                                  <a:solidFill>
                                                                    <a:srgbClr val="E5E4E4"/>
                                                                  </a:solidFill>
                                                                  <a:round/>
                                                                  <a:headEnd/>
                                                                  <a:tailEnd/>
                                                                </a:ln>
                                                                <a:extLst>
                                                                  <a:ext uri="{909E8E84-426E-40dd-AFC4-6F175D3DCCD1}">
                                                                    <a14:hiddenFill xmlns:a14="http://schemas.microsoft.com/office/drawing/2010/main">
                                                                      <a:solidFill>
                                                                        <a:srgbClr val="FFFFFF"/>
                                                                      </a:solidFill>
                                                                    </a14:hiddenFill>
                                                                  </a:ext>
                                                                </a:extLst>
                                                              </wps:spPr>
                                                              <wps:bodyPr rot="0" vert="horz" wrap="square" lIns="91440" tIns="45720" rIns="91440" bIns="45720" anchor="t" anchorCtr="0" upright="1">
                                                                <a:noAutofit/>
                                                              </wps:bodyPr>
                                                            </wps:wsp>
                                                            <wpg:grpSp>
                                                              <wpg:cNvPr id="49" name="Group 26"/>
                                                              <wpg:cNvGrpSpPr>
                                                                <a:grpSpLocks/>
                                                              </wpg:cNvGrpSpPr>
                                                              <wpg:grpSpPr bwMode="auto">
                                                                <a:xfrm>
                                                                  <a:off x="4453" y="-732"/>
                                                                  <a:ext cx="0" cy="2274"/>
                                                                  <a:chOff x="4453" y="-732"/>
                                                                  <a:chExt cx="0" cy="2274"/>
                                                                </a:xfrm>
                                                              </wpg:grpSpPr>
                                                              <wps:wsp>
                                                                <wps:cNvPr id="50" name="Freeform 235"/>
                                                                <wps:cNvSpPr>
                                                                  <a:spLocks noEditPoints="1"/>
                                                                </wps:cNvSpPr>
                                                                <wps:spPr bwMode="auto">
                                                                  <a:xfrm>
                                                                    <a:off x="8906" y="-1464"/>
                                                                    <a:ext cx="0" cy="2274"/>
                                                                  </a:xfrm>
                                                                  <a:custGeom>
                                                                    <a:avLst/>
                                                                    <a:gdLst>
                                                                      <a:gd name="T0" fmla="+- 0 1542 -732"/>
                                                                      <a:gd name="T1" fmla="*/ 1542 h 2274"/>
                                                                      <a:gd name="T2" fmla="+- 0 -732 -732"/>
                                                                      <a:gd name="T3" fmla="*/ -732 h 2274"/>
                                                                    </a:gdLst>
                                                                    <a:ahLst/>
                                                                    <a:cxnLst>
                                                                      <a:cxn ang="0">
                                                                        <a:pos x="0" y="T1"/>
                                                                      </a:cxn>
                                                                      <a:cxn ang="0">
                                                                        <a:pos x="0" y="T3"/>
                                                                      </a:cxn>
                                                                    </a:cxnLst>
                                                                    <a:rect l="0" t="0" r="r" b="b"/>
                                                                    <a:pathLst>
                                                                      <a:path h="2274">
                                                                        <a:moveTo>
                                                                          <a:pt x="0" y="2274"/>
                                                                        </a:moveTo>
                                                                        <a:lnTo>
                                                                          <a:pt x="0" y="0"/>
                                                                        </a:lnTo>
                                                                      </a:path>
                                                                    </a:pathLst>
                                                                  </a:custGeom>
                                                                  <a:noFill/>
                                                                  <a:ln w="4141">
                                                                    <a:solidFill>
                                                                      <a:srgbClr val="E5E4E4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xtLst>
                                                                    <a:ext uri="{909E8E84-426E-40dd-AFC4-6F175D3DCCD1}">
                                                                      <a14:hiddenFill xmlns:a14="http://schemas.microsoft.com/office/drawing/2010/main">
                                                                        <a:solidFill>
                                                                          <a:srgbClr val="FFFFFF"/>
                                                                        </a:solidFill>
                                                                      </a14:hiddenFill>
                                                                    </a:ext>
                                                                  </a:extLst>
                                                                </wps:spPr>
                                                                <wps:bodyPr rot="0" vert="horz" wrap="square" lIns="91440" tIns="45720" rIns="91440" bIns="45720" anchor="t" anchorCtr="0" upright="1">
                                                                  <a:noAutofit/>
                                                                </wps:bodyPr>
                                                              </wps:wsp>
                                                              <wpg:grpSp>
                                                                <wpg:cNvPr id="51" name="Group 27"/>
                                                                <wpg:cNvGrpSpPr>
                                                                  <a:grpSpLocks/>
                                                                </wpg:cNvGrpSpPr>
                                                                <wpg:grpSpPr bwMode="auto">
                                                                  <a:xfrm>
                                                                    <a:off x="5553" y="-732"/>
                                                                    <a:ext cx="0" cy="2274"/>
                                                                    <a:chOff x="5553" y="-732"/>
                                                                    <a:chExt cx="0" cy="2274"/>
                                                                  </a:xfrm>
                                                                </wpg:grpSpPr>
                                                                <wps:wsp>
                                                                  <wps:cNvPr id="52" name="Freeform 234"/>
                                                                  <wps:cNvSpPr>
                                                                    <a:spLocks noEditPoints="1"/>
                                                                  </wps:cNvSpPr>
                                                                  <wps:spPr bwMode="auto">
                                                                    <a:xfrm>
                                                                      <a:off x="11106" y="-1464"/>
                                                                      <a:ext cx="0" cy="2274"/>
                                                                    </a:xfrm>
                                                                    <a:custGeom>
                                                                      <a:avLst/>
                                                                      <a:gdLst>
                                                                        <a:gd name="T0" fmla="+- 0 1542 -732"/>
                                                                        <a:gd name="T1" fmla="*/ 1542 h 2274"/>
                                                                        <a:gd name="T2" fmla="+- 0 -732 -732"/>
                                                                        <a:gd name="T3" fmla="*/ -732 h 2274"/>
                                                                      </a:gdLst>
                                                                      <a:ahLst/>
                                                                      <a:cxnLst>
                                                                        <a:cxn ang="0">
                                                                          <a:pos x="0" y="T1"/>
                                                                        </a:cxn>
                                                                        <a:cxn ang="0">
                                                                          <a:pos x="0" y="T3"/>
                                                                        </a:cxn>
                                                                      </a:cxnLst>
                                                                      <a:rect l="0" t="0" r="r" b="b"/>
                                                                      <a:pathLst>
                                                                        <a:path h="2274">
                                                                          <a:moveTo>
                                                                            <a:pt x="0" y="2274"/>
                                                                          </a:moveTo>
                                                                          <a:lnTo>
                                                                            <a:pt x="0" y="0"/>
                                                                          </a:lnTo>
                                                                        </a:path>
                                                                      </a:pathLst>
                                                                    </a:custGeom>
                                                                    <a:noFill/>
                                                                    <a:ln w="4141">
                                                                      <a:solidFill>
                                                                        <a:srgbClr val="E5E4E4"/>
                                                                      </a:solidFill>
                                                                      <a:round/>
                                                                      <a:headEnd/>
                                                                      <a:tailEnd/>
                                                                    </a:ln>
                                                                    <a:extLst>
                                                                      <a:ext uri="{909E8E84-426E-40dd-AFC4-6F175D3DCCD1}">
                                                                        <a14:hiddenFill xmlns:a14="http://schemas.microsoft.com/office/drawing/2010/main">
                                                                          <a:solidFill>
                                                                            <a:srgbClr val="FFFFFF"/>
                                                                          </a:solidFill>
                                                                        </a14:hiddenFill>
                                                                      </a:ext>
                                                                    </a:extLst>
                                                                  </wps:spPr>
                                                                  <wps:bodyPr rot="0" vert="horz" wrap="square" lIns="91440" tIns="45720" rIns="91440" bIns="45720" anchor="t" anchorCtr="0" upright="1"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  <wpg:grpSp>
                                                                  <wpg:cNvPr id="53" name="Group 28"/>
                                                                  <wpg:cNvGrpSpPr>
                                                                    <a:grpSpLocks/>
                                                                  </wpg:cNvGrpSpPr>
                                                                  <wpg:grpSpPr bwMode="auto">
                                                                    <a:xfrm>
                                                                      <a:off x="3639" y="475"/>
                                                                      <a:ext cx="56" cy="0"/>
                                                                      <a:chOff x="3639" y="475"/>
                                                                      <a:chExt cx="56" cy="0"/>
                                                                    </a:xfrm>
                                                                  </wpg:grpSpPr>
                                                                  <wps:wsp>
                                                                    <wps:cNvPr id="54" name="Freeform 233"/>
                                                                    <wps:cNvSpPr>
                                                                      <a:spLocks noEditPoints="1"/>
                                                                    </wps:cNvSpPr>
                                                                    <wps:spPr bwMode="auto">
                                                                      <a:xfrm>
                                                                        <a:off x="7278" y="950"/>
                                                                        <a:ext cx="57" cy="0"/>
                                                                      </a:xfrm>
                                                                      <a:custGeom>
                                                                        <a:avLst/>
                                                                        <a:gdLst>
                                                                          <a:gd name="T0" fmla="+- 0 3639 3639"/>
                                                                          <a:gd name="T1" fmla="*/ T0 w 56"/>
                                                                          <a:gd name="T2" fmla="+- 0 3695 3639"/>
                                                                          <a:gd name="T3" fmla="*/ T2 w 56"/>
                                                                        </a:gdLst>
                                                                        <a:ahLst/>
                                                                        <a:cxnLst>
                                                                          <a:cxn ang="0">
                                                                            <a:pos x="T1" y="0"/>
                                                                          </a:cxn>
                                                                          <a:cxn ang="0">
                                                                            <a:pos x="T3" y="0"/>
                                                                          </a:cxn>
                                                                        </a:cxnLst>
                                                                        <a:rect l="0" t="0" r="r" b="b"/>
                                                                        <a:pathLst>
                                                                          <a:path w="56">
                                                                            <a:moveTo>
                                                                              <a:pt x="0" y="0"/>
                                                                            </a:moveTo>
                                                                            <a:lnTo>
                                                                              <a:pt x="56" y="0"/>
                                                                            </a:lnTo>
                                                                          </a:path>
                                                                        </a:pathLst>
                                                                      </a:custGeom>
                                                                      <a:noFill/>
                                                                      <a:ln w="10209">
                                                                        <a:solidFill>
                                                                          <a:srgbClr val="999898"/>
                                                                        </a:solidFill>
                                                                        <a:round/>
                                                                        <a:headEnd/>
                                                                        <a:tailEnd/>
                                                                      </a:ln>
                                                                      <a:extLst>
                                                                        <a:ext uri="{909E8E84-426E-40dd-AFC4-6F175D3DCCD1}">
                                                                          <a14:hiddenFill xmlns:a14="http://schemas.microsoft.com/office/drawing/2010/main">
                                                                            <a:solidFill>
                                                                              <a:srgbClr val="FFFFFF"/>
                                                                            </a:solidFill>
                                                                          </a14:hiddenFill>
                                                                        </a:ext>
                                                                      </a:extLst>
                                                                    </wps:spPr>
                                                                    <wps:bodyPr rot="0" vert="horz" wrap="square" lIns="91440" tIns="45720" rIns="91440" bIns="45720" anchor="t" anchorCtr="0" upright="1">
                                                                      <a:noAutofit/>
                                                                    </wps:bodyPr>
                                                                  </wps:wsp>
                                                                  <wpg:grpSp>
                                                                    <wpg:cNvPr id="55" name="Group 29"/>
                                                                    <wpg:cNvGrpSpPr>
                                                                      <a:grpSpLocks/>
                                                                    </wpg:cNvGrpSpPr>
                                                                    <wpg:grpSpPr bwMode="auto">
                                                                      <a:xfrm>
                                                                        <a:off x="3667" y="475"/>
                                                                        <a:ext cx="0" cy="697"/>
                                                                        <a:chOff x="3667" y="475"/>
                                                                        <a:chExt cx="0" cy="697"/>
                                                                      </a:xfrm>
                                                                    </wpg:grpSpPr>
                                                                    <wps:wsp>
                                                                      <wps:cNvPr id="56" name="Freeform 232"/>
                                                                      <wps:cNvSpPr>
                                                                        <a:spLocks noEditPoints="1"/>
                                                                      </wps:cNvSpPr>
                                                                      <wps:spPr bwMode="auto">
                                                                        <a:xfrm>
                                                                          <a:off x="7334" y="950"/>
                                                                          <a:ext cx="0" cy="697"/>
                                                                        </a:xfrm>
                                                                        <a:custGeom>
                                                                          <a:avLst/>
                                                                          <a:gdLst>
                                                                            <a:gd name="T0" fmla="+- 0 475 475"/>
                                                                            <a:gd name="T1" fmla="*/ 475 h 697"/>
                                                                            <a:gd name="T2" fmla="+- 0 1172 475"/>
                                                                            <a:gd name="T3" fmla="*/ 1172 h 697"/>
                                                                          </a:gdLst>
                                                                          <a:ahLst/>
                                                                          <a:cxnLst>
                                                                            <a:cxn ang="0">
                                                                              <a:pos x="0" y="T1"/>
                                                                            </a:cxn>
                                                                            <a:cxn ang="0">
                                                                              <a:pos x="0" y="T3"/>
                                                                            </a:cxn>
                                                                          </a:cxnLst>
                                                                          <a:rect l="0" t="0" r="r" b="b"/>
                                                                          <a:pathLst>
                                                                            <a:path h="697">
                                                                              <a:moveTo>
                                                                                <a:pt x="0" y="0"/>
                                                                              </a:moveTo>
                                                                              <a:lnTo>
                                                                                <a:pt x="0" y="697"/>
                                                                              </a:lnTo>
                                                                            </a:path>
                                                                          </a:pathLst>
                                                                        </a:custGeom>
                                                                        <a:noFill/>
                                                                        <a:ln w="10209">
                                                                          <a:solidFill>
                                                                            <a:srgbClr val="999898"/>
                                                                          </a:solidFill>
                                                                          <a:round/>
                                                                          <a:headEnd/>
                                                                          <a:tailEnd/>
                                                                        </a:ln>
                                                                        <a:extLst>
                                                                          <a:ext uri="{909E8E84-426E-40dd-AFC4-6F175D3DCCD1}">
                                                                            <a14:hiddenFill xmlns:a14="http://schemas.microsoft.com/office/drawing/2010/main">
                                                                              <a:solidFill>
                                                                                <a:srgbClr val="FFFFFF"/>
                                                                              </a:solidFill>
                                                                            </a14:hiddenFill>
                                                                          </a:ext>
                                                                        </a:extLst>
                                                                      </wps:spPr>
                                                                      <wps:bodyPr rot="0" vert="horz" wrap="square" lIns="91440" tIns="45720" rIns="91440" bIns="45720" anchor="t" anchorCtr="0" upright="1">
                                                                        <a:noAutofit/>
                                                                      </wps:bodyPr>
                                                                    </wps:wsp>
                                                                    <wpg:grpSp>
                                                                      <wpg:cNvPr id="57" name="Group 30"/>
                                                                      <wpg:cNvGrpSpPr>
                                                                        <a:grpSpLocks/>
                                                                      </wpg:cNvGrpSpPr>
                                                                      <wpg:grpSpPr bwMode="auto">
                                                                        <a:xfrm>
                                                                          <a:off x="3639" y="1172"/>
                                                                          <a:ext cx="56" cy="0"/>
                                                                          <a:chOff x="3639" y="1172"/>
                                                                          <a:chExt cx="56" cy="0"/>
                                                                        </a:xfrm>
                                                                      </wpg:grpSpPr>
                                                                      <wps:wsp>
                                                                        <wps:cNvPr id="58" name="Freeform 231"/>
                                                                        <wps:cNvSpPr>
                                                                          <a:spLocks noEditPoints="1"/>
                                                                        </wps:cNvSpPr>
                                                                        <wps:spPr bwMode="auto">
                                                                          <a:xfrm>
                                                                            <a:off x="7278" y="2344"/>
                                                                            <a:ext cx="57" cy="0"/>
                                                                          </a:xfrm>
                                                                          <a:custGeom>
                                                                            <a:avLst/>
                                                                            <a:gdLst>
                                                                              <a:gd name="T0" fmla="+- 0 3639 3639"/>
                                                                              <a:gd name="T1" fmla="*/ T0 w 56"/>
                                                                              <a:gd name="T2" fmla="+- 0 3695 3639"/>
                                                                              <a:gd name="T3" fmla="*/ T2 w 56"/>
                                                                            </a:gdLst>
                                                                            <a:ahLst/>
                                                                            <a:cxnLst>
                                                                              <a:cxn ang="0">
                                                                                <a:pos x="T1" y="0"/>
                                                                              </a:cxn>
                                                                              <a:cxn ang="0">
                                                                                <a:pos x="T3" y="0"/>
                                                                              </a:cxn>
                                                                            </a:cxnLst>
                                                                            <a:rect l="0" t="0" r="r" b="b"/>
                                                                            <a:pathLst>
                                                                              <a:path w="56">
                                                                                <a:moveTo>
                                                                                  <a:pt x="0" y="0"/>
                                                                                </a:moveTo>
                                                                                <a:lnTo>
                                                                                  <a:pt x="56" y="0"/>
                                                                                </a:lnTo>
                                                                              </a:path>
                                                                            </a:pathLst>
                                                                          </a:custGeom>
                                                                          <a:noFill/>
                                                                          <a:ln w="10209">
                                                                            <a:solidFill>
                                                                              <a:srgbClr val="999898"/>
                                                                            </a:solidFill>
                                                                            <a:round/>
                                                                            <a:headEnd/>
                                                                            <a:tailEnd/>
                                                                          </a:ln>
                                                                          <a:extLst>
                                                                            <a:ext uri="{909E8E84-426E-40dd-AFC4-6F175D3DCCD1}">
                                                                              <a14:hiddenFill xmlns:a14="http://schemas.microsoft.com/office/drawing/2010/main">
                                                                                <a:solidFill>
                                                                                  <a:srgbClr val="FFFFFF"/>
                                                                                </a:solidFill>
                                                                              </a14:hiddenFill>
                                                                            </a:ext>
                                                                          </a:extLst>
                                                                        </wps:spPr>
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<a:noAutofit/>
                                                                        </wps:bodyPr>
                                                                      </wps:wsp>
                                                                      <wpg:grpSp>
                                                                        <wpg:cNvPr id="59" name="Group 31"/>
                                                                        <wpg:cNvGrpSpPr>
                                                                          <a:grpSpLocks/>
                                                                        </wpg:cNvGrpSpPr>
                                                                        <wpg:grpSpPr bwMode="auto">
                                                                          <a:xfrm>
                                                                            <a:off x="4425" y="-221"/>
                                                                            <a:ext cx="56" cy="0"/>
                                                                            <a:chOff x="4425" y="-221"/>
                                                                            <a:chExt cx="56" cy="0"/>
                                                                          </a:xfrm>
                                                                        </wpg:grpSpPr>
                                                                        <wps:wsp>
                                                                          <wps:cNvPr id="60" name="Freeform 230"/>
                                                                          <wps:cNvSpPr>
                                                                            <a:spLocks noEditPoints="1"/>
                                                                          </wps:cNvSpPr>
                                                                          <wps:spPr bwMode="auto">
                                                                            <a:xfrm>
                                                                              <a:off x="8850" y="-442"/>
                                                                              <a:ext cx="56" cy="0"/>
                                                                            </a:xfrm>
                                                                            <a:custGeom>
                                                                              <a:avLst/>
                                                                              <a:gdLst>
                                                                                <a:gd name="T0" fmla="+- 0 4425 4425"/>
                                                                                <a:gd name="T1" fmla="*/ T0 w 56"/>
                                                                                <a:gd name="T2" fmla="+- 0 4481 4425"/>
                                                                                <a:gd name="T3" fmla="*/ T2 w 56"/>
                                                                              </a:gdLst>
                                                                              <a:ahLst/>
                                                                              <a:cxnLst>
                                                                                <a:cxn ang="0">
                                                                                  <a:pos x="T1" y="0"/>
                                                                                </a:cxn>
                                                                                <a:cxn ang="0">
                                                                                  <a:pos x="T3" y="0"/>
                                                                                </a:cxn>
                                                                              </a:cxnLst>
                                                                              <a:rect l="0" t="0" r="r" b="b"/>
                                                                              <a:pathLst>
                                                                                <a:path w="56">
                                                                                  <a:moveTo>
                                                                                    <a:pt x="0" y="0"/>
                                                                                  </a:moveTo>
                                                                                  <a:lnTo>
                                                                                    <a:pt x="56" y="0"/>
                                                                                  </a:lnTo>
                                                                                </a:path>
                                                                              </a:pathLst>
                                                                            </a:custGeom>
                                                                            <a:noFill/>
                                                                            <a:ln w="10209">
                                                                              <a:solidFill>
                                                                                <a:srgbClr val="999898"/>
                                                                              </a:solidFill>
                                                                              <a:round/>
                                                                              <a:headEnd/>
                                                                              <a:tailEnd/>
                                                                            </a:ln>
                                                                            <a:extLst>
                                                                              <a:ext uri="{909E8E84-426E-40dd-AFC4-6F175D3DCCD1}">
                                                                                <a14:hiddenFill xmlns:a14="http://schemas.microsoft.com/office/drawing/2010/main">
                                                                                  <a:solidFill>
                                                                                    <a:srgbClr val="FFFFFF"/>
                                                                                  </a:solidFill>
                                                                                </a14:hiddenFill>
                                                                              </a:ext>
                                                                            </a:extLst>
                                                                          </wps:spPr>
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<a:noAutofit/>
                                                                          </wps:bodyPr>
                                                                        </wps:wsp>
                                                                        <wpg:grpSp>
                                                                          <wpg:cNvPr id="61" name="Group 32"/>
                                                                          <wpg:cNvGrpSpPr>
                                                                            <a:grpSpLocks/>
                                                                          </wpg:cNvGrpSpPr>
                                                                          <wpg:grpSpPr bwMode="auto">
                                                                            <a:xfrm>
                                                                              <a:off x="4453" y="-221"/>
                                                                              <a:ext cx="0" cy="819"/>
                                                                              <a:chOff x="4453" y="-221"/>
                                                                              <a:chExt cx="0" cy="819"/>
                                                                            </a:xfrm>
                                                                          </wpg:grpSpPr>
                                                                          <wps:wsp>
                                                                            <wps:cNvPr id="62" name="Freeform 229"/>
                                                                            <wps:cNvSpPr>
                                                                              <a:spLocks noEditPoints="1"/>
                                                                            </wps:cNvSpPr>
                                                                            <wps:spPr bwMode="auto">
                                                                              <a:xfrm>
                                                                                <a:off x="8906" y="-442"/>
                                                                                <a:ext cx="0" cy="819"/>
                                                                              </a:xfrm>
                                                                              <a:custGeom>
                                                                                <a:avLst/>
                                                                                <a:gdLst>
                                                                                  <a:gd name="T0" fmla="+- 0 -221 -221"/>
                                                                                  <a:gd name="T1" fmla="*/ -221 h 819"/>
                                                                                  <a:gd name="T2" fmla="+- 0 598 -221"/>
                                                                                  <a:gd name="T3" fmla="*/ 598 h 819"/>
                                                                                </a:gdLst>
                                                                                <a:ahLst/>
                                                                                <a:cxnLst>
                                                                                  <a:cxn ang="0">
                                                                                    <a:pos x="0" y="T1"/>
                                                                                  </a:cxn>
                                                                                  <a:cxn ang="0">
                                                                                    <a:pos x="0" y="T3"/>
                                                                                  </a:cxn>
                                                                                </a:cxnLst>
                                                                                <a:rect l="0" t="0" r="r" b="b"/>
                                                                                <a:pathLst>
                                                                                  <a:path h="819">
                                                                                    <a:moveTo>
                                                                                      <a:pt x="0" y="0"/>
                                                                                    </a:moveTo>
                                                                                    <a:lnTo>
                                                                                      <a:pt x="0" y="819"/>
                                                                                    </a:lnTo>
                                                                                  </a:path>
                                                                                </a:pathLst>
                                                                              </a:custGeom>
                                                                              <a:noFill/>
                                                                              <a:ln w="10209">
                                                                                <a:solidFill>
                                                                                  <a:srgbClr val="999898"/>
                                                                                </a:solidFill>
                                                                                <a:round/>
                                                                                <a:headEnd/>
                                                                                <a:tailEnd/>
                                                                              </a:ln>
                                                                              <a:extLst>
                                                                                <a:ext uri="{909E8E84-426E-40dd-AFC4-6F175D3DCCD1}">
                                                                                  <a14:hiddenFill xmlns:a14="http://schemas.microsoft.com/office/drawing/2010/main">
                                                                                    <a:solidFill>
                                                                                      <a:srgbClr val="FFFFFF"/>
                                                                                    </a:solidFill>
                                                                                  </a14:hiddenFill>
                                                                                </a:ext>
                                                                              </a:extLst>
                                                                            </wps:spPr>
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<a:noAutofit/>
                                                                            </wps:bodyPr>
                                                                          </wps:wsp>
                                                                          <wpg:grpSp>
                                                                            <wpg:cNvPr id="63" name="Group 33"/>
                                                                            <wpg:cNvGrpSpPr>
                                                                              <a:grpSpLocks/>
                                                                            </wpg:cNvGrpSpPr>
                                                                            <wpg:grpSpPr bwMode="auto">
                                                                              <a:xfrm>
                                                                                <a:off x="4425" y="598"/>
                                                                                <a:ext cx="56" cy="0"/>
                                                                                <a:chOff x="4425" y="598"/>
                                                                                <a:chExt cx="56" cy="0"/>
                                                                              </a:xfrm>
                                                                            </wpg:grpSpPr>
                                                                            <wps:wsp>
                                                                              <wps:cNvPr id="64" name="Freeform 228"/>
                                                                              <wps:cNvSpPr>
                                                                                <a:spLocks noEditPoints="1"/>
                                                                              </wps:cNvSpPr>
                                                                              <wps:spPr bwMode="auto">
                                                                                <a:xfrm>
                                                                                  <a:off x="8850" y="1196"/>
                                                                                  <a:ext cx="56" cy="0"/>
                                                                                </a:xfrm>
                                                                                <a:custGeom>
                                                                                  <a:avLst/>
                                                                                  <a:gdLst>
                                                                                    <a:gd name="T0" fmla="+- 0 4425 4425"/>
                                                                                    <a:gd name="T1" fmla="*/ T0 w 56"/>
                                                                                    <a:gd name="T2" fmla="+- 0 4481 4425"/>
                                                                                    <a:gd name="T3" fmla="*/ T2 w 56"/>
                                                                                  </a:gdLst>
                                                                                  <a:ahLst/>
                                                                                  <a:cxnLst>
                                                                                    <a:cxn ang="0">
                                                                                      <a:pos x="T1" y="0"/>
                                                                                    </a:cxn>
                                                                                    <a:cxn ang="0">
                                                                                      <a:pos x="T3" y="0"/>
                                                                                    </a:cxn>
                                                                                  </a:cxnLst>
                                                                                  <a:rect l="0" t="0" r="r" b="b"/>
                                                                                  <a:pathLst>
                                                                                    <a:path w="56">
                                                                                      <a:moveTo>
                                                                                        <a:pt x="0" y="0"/>
                                                                                      </a:moveTo>
                                                                                      <a:lnTo>
                                                                                        <a:pt x="56" y="0"/>
                                                                                      </a:lnTo>
                                                                                    </a:path>
                                                                                  </a:pathLst>
                                                                                </a:custGeom>
                                                                                <a:noFill/>
                                                                                <a:ln w="10209">
                                                                                  <a:solidFill>
                                                                                    <a:srgbClr val="999898"/>
                                                                                  </a:solidFill>
                                                                                  <a:round/>
                                                                                  <a:headEnd/>
                                                                                  <a:tailEnd/>
                                                                                </a:ln>
                                                                                <a:extLst>
                                                                                  <a:ext uri="{909E8E84-426E-40dd-AFC4-6F175D3DCCD1}">
                                                                                    <a14:hiddenFill xmlns:a14="http://schemas.microsoft.com/office/drawing/2010/main">
                                                                                      <a:solidFill>
                                                                                        <a:srgbClr val="FFFFFF"/>
                                                                                      </a:solidFill>
                                                                                    </a14:hiddenFill>
                                                                                  </a:ext>
                                                                                </a:extLst>
                                                                              </wps:spPr>
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<a:noAutofit/>
                                                                              </wps:bodyPr>
                                                                            </wps:wsp>
                                                                            <wpg:grpSp>
                                                                              <wpg:cNvPr id="65" name="Group 34"/>
                                                                              <wpg:cNvGrpSpPr>
                                                                                <a:grpSpLocks/>
                                                                              </wpg:cNvGrpSpPr>
                                                                              <wpg:grpSpPr bwMode="auto">
                                                                                <a:xfrm>
                                                                                  <a:off x="3639" y="933"/>
                                                                                  <a:ext cx="56" cy="0"/>
                                                                                  <a:chOff x="3639" y="933"/>
                                                                                  <a:chExt cx="56" cy="0"/>
                                                                                </a:xfrm>
                                                                              </wpg:grpSpPr>
                                                                              <wps:wsp>
                                                                                <wps:cNvPr id="66" name="Freeform 227"/>
                                                                                <wps:cNvSpPr>
                                                                                  <a:spLocks noEditPoints="1"/>
                                                                                </wps:cNvSpPr>
                                                                                <wps:spPr bwMode="auto">
                                                                                  <a:xfrm>
                                                                                    <a:off x="7278" y="1866"/>
                                                                                    <a:ext cx="57" cy="0"/>
                                                                                  </a:xfrm>
                                                                                  <a:custGeom>
                                                                                    <a:avLst/>
                                                                                    <a:gdLst>
                                                                                      <a:gd name="T0" fmla="+- 0 3639 3639"/>
                                                                                      <a:gd name="T1" fmla="*/ T0 w 56"/>
                                                                                      <a:gd name="T2" fmla="+- 0 3695 3639"/>
                                                                                      <a:gd name="T3" fmla="*/ T2 w 56"/>
                                                                                    </a:gdLst>
                                                                                    <a:ahLst/>
                                                                                    <a:cxnLst>
                                                                                      <a:cxn ang="0">
                                                                                        <a:pos x="T1" y="0"/>
                                                                                      </a:cxn>
                                                                                      <a:cxn ang="0">
                                                                                        <a:pos x="T3" y="0"/>
                                                                                      </a:cxn>
                                                                                    </a:cxnLst>
                                                                                    <a:rect l="0" t="0" r="r" b="b"/>
                                                                                    <a:pathLst>
                                                                                      <a:path w="56">
                                                                                        <a:moveTo>
                                                                                          <a:pt x="0" y="0"/>
                                                                                        </a:moveTo>
                                                                                        <a:lnTo>
                                                                                          <a:pt x="56" y="0"/>
                                                                                        </a:lnTo>
                                                                                      </a:path>
                                                                                    </a:pathLst>
                                                                                  </a:custGeom>
                                                                                  <a:noFill/>
                                                                                  <a:ln w="10209">
                                                                                    <a:solidFill>
                                                                                      <a:srgbClr val="999898"/>
                                                                                    </a:solidFill>
                                                                                    <a:round/>
                                                                                    <a:headEnd/>
                                                                                    <a:tailEnd/>
                                                                                  </a:ln>
                                                                                  <a:extLst>
                                                                                    <a:ext uri="{909E8E84-426E-40dd-AFC4-6F175D3DCCD1}">
                                                                                      <a14:hiddenFill xmlns:a14="http://schemas.microsoft.com/office/drawing/2010/main">
                                                                                        <a:solidFill>
                                                                                          <a:srgbClr val="FFFFFF"/>
                                                                                        </a:solidFill>
                                                                                      </a14:hiddenFill>
                                                                                    </a:ext>
                                                                                  </a:extLst>
                                                                                </wps:spPr>
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<a:noAutofit/>
                                                                                </wps:bodyPr>
                                                                              </wps:wsp>
                                                                              <wpg:grpSp>
                                                                                <wpg:cNvPr id="67" name="Group 35"/>
                                                                                <wpg:cNvGrpSpPr>
                                                                                  <a:grpSpLocks/>
                                                                                </wpg:cNvGrpSpPr>
                                                                                <wpg:grpSpPr bwMode="auto">
                                                                                  <a:xfrm>
                                                                                    <a:off x="3667" y="933"/>
                                                                                    <a:ext cx="0" cy="400"/>
                                                                                    <a:chOff x="3667" y="933"/>
                                                                                    <a:chExt cx="0" cy="400"/>
                                                                                  </a:xfrm>
                                                                                </wpg:grpSpPr>
                                                                                <wps:wsp>
                                                                                  <wps:cNvPr id="68" name="Freeform 226"/>
                                                                                  <wps:cNvSpPr>
                                                                                    <a:spLocks noEditPoints="1"/>
                                                                                  </wps:cNvSpPr>
                                                                                  <wps:spPr bwMode="auto">
                                                                                    <a:xfrm>
                                                                                      <a:off x="7334" y="1866"/>
                                                                                      <a:ext cx="0" cy="400"/>
                                                                                    </a:xfrm>
                                                                                    <a:custGeom>
                                                                                      <a:avLst/>
                                                                                      <a:gdLst>
                                                                                        <a:gd name="T0" fmla="+- 0 933 933"/>
                                                                                        <a:gd name="T1" fmla="*/ 933 h 400"/>
                                                                                        <a:gd name="T2" fmla="+- 0 1333 933"/>
                                                                                        <a:gd name="T3" fmla="*/ 1333 h 400"/>
                                                                                      </a:gdLst>
                                                                                      <a:ahLst/>
                                                                                      <a:cxnLst>
                                                                                        <a:cxn ang="0">
                                                                                          <a:pos x="0" y="T1"/>
                                                                                        </a:cxn>
                                                                                        <a:cxn ang="0">
                                                                                          <a:pos x="0" y="T3"/>
                                                                                        </a:cxn>
                                                                                      </a:cxnLst>
                                                                                      <a:rect l="0" t="0" r="r" b="b"/>
                                                                                      <a:pathLst>
                                                                                        <a:path h="400">
                                                                                          <a:moveTo>
                                                                                            <a:pt x="0" y="0"/>
                                                                                          </a:moveTo>
                                                                                          <a:lnTo>
                                                                                            <a:pt x="0" y="400"/>
                                                                                          </a:lnTo>
                                                                                        </a:path>
                                                                                      </a:pathLst>
                                                                                    </a:custGeom>
                                                                                    <a:noFill/>
                                                                                    <a:ln w="10209">
                                                                                      <a:solidFill>
                                                                                        <a:srgbClr val="999898"/>
                                                                                      </a:solidFill>
                                                                                      <a:round/>
                                                                                      <a:headEnd/>
                                                                                      <a:tailEnd/>
                                                                                    </a:ln>
                                                                                    <a:extLst>
                                                                                      <a:ext uri="{909E8E84-426E-40dd-AFC4-6F175D3DCCD1}">
                                                                                        <a14:hiddenFill xmlns:a14="http://schemas.microsoft.com/office/drawing/2010/main">
                                                                                          <a:solidFill>
                                                                                            <a:srgbClr val="FFFFFF"/>
                                                                                          </a:solidFill>
                                                                                        </a14:hiddenFill>
                                                                                      </a:ext>
                                                                                    </a:extLst>
                                                                                  </wps:spPr>
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<a:noAutofit/>
                                                                                  </wps:bodyPr>
                                                                                </wps:wsp>
                                                                                <wpg:grpSp>
                                                                                  <wpg:cNvPr id="69" name="Group 36"/>
                                                                                  <wpg:cNvGrpSpPr>
                                                                                    <a:grpSpLocks/>
                                                                                  </wpg:cNvGrpSpPr>
                                                                                  <wpg:grpSpPr bwMode="auto">
                                                                                    <a:xfrm>
                                                                                      <a:off x="3639" y="1333"/>
                                                                                      <a:ext cx="56" cy="0"/>
                                                                                      <a:chOff x="3639" y="1333"/>
                                                                                      <a:chExt cx="56" cy="0"/>
                                                                                    </a:xfrm>
                                                                                  </wpg:grpSpPr>
                                                                                  <wps:wsp>
                                                                                    <wps:cNvPr id="70" name="Freeform 225"/>
                                                                                    <wps:cNvSpPr>
                                                                                      <a:spLocks noEditPoints="1"/>
                                                                                    </wps:cNvSpPr>
                                                                                    <wps:spPr bwMode="auto">
                                                                                      <a:xfrm>
                                                                                        <a:off x="7278" y="2666"/>
                                                                                        <a:ext cx="57" cy="0"/>
                                                                                      </a:xfrm>
                                                                                      <a:custGeom>
                                                                                        <a:avLst/>
                                                                                        <a:gdLst>
                                                                                          <a:gd name="T0" fmla="+- 0 3639 3639"/>
                                                                                          <a:gd name="T1" fmla="*/ T0 w 56"/>
                                                                                          <a:gd name="T2" fmla="+- 0 3695 3639"/>
                                                                                          <a:gd name="T3" fmla="*/ T2 w 56"/>
                                                                                        </a:gdLst>
                                                                                        <a:ahLst/>
                                                                                        <a:cxnLst>
                                                                                          <a:cxn ang="0">
                                                                                            <a:pos x="T1" y="0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3" y="0"/>
                                                                                          </a:cxn>
                                                                                        </a:cxnLst>
                                                                                        <a:rect l="0" t="0" r="r" b="b"/>
                                                                                        <a:pathLst>
                                                                                          <a:path w="56">
                                                                                            <a:moveTo>
                                                                                              <a:pt x="0" y="0"/>
                                                                                            </a:moveTo>
                                                                                            <a:lnTo>
                                                                                              <a:pt x="56" y="0"/>
                                                                                            </a:lnTo>
                                                                                          </a:path>
                                                                                        </a:pathLst>
                                                                                      </a:custGeom>
                                                                                      <a:noFill/>
                                                                                      <a:ln w="10209">
                                                                                        <a:solidFill>
                                                                                          <a:srgbClr val="999898"/>
                                                                                        </a:solidFill>
                                                                                        <a:round/>
                                                                                        <a:headEnd/>
                                                                                        <a:tailEnd/>
                                                                                      </a:ln>
                                                                                      <a:extLst>
                                                                                        <a:ext uri="{909E8E84-426E-40dd-AFC4-6F175D3DCCD1}">
                                                                                          <a14:hiddenFill xmlns:a14="http://schemas.microsoft.com/office/drawing/2010/main">
                                                                                            <a:solidFill>
                                                                                              <a:srgbClr val="FFFFFF"/>
                                                                                            </a:solidFill>
                                                                                          </a14:hiddenFill>
                                                                                        </a:ext>
                                                                                      </a:extLst>
                                                                                    </wps:spPr>
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<a:noAutofit/>
                                                                                    </wps:bodyPr>
                                                                                  </wps:wsp>
                                                                                  <wpg:grpSp>
                                                                                    <wpg:cNvPr id="71" name="Group 37"/>
                                                                                    <wpg:cNvGrpSpPr>
                                                                                      <a:grpSpLocks/>
                                                                                    </wpg:cNvGrpSpPr>
                                                                                    <wpg:grpSpPr bwMode="auto">
                                                                                      <a:xfrm>
                                                                                        <a:off x="4425" y="977"/>
                                                                                        <a:ext cx="56" cy="0"/>
                                                                                        <a:chOff x="4425" y="977"/>
                                                                                        <a:chExt cx="56" cy="0"/>
                                                                                      </a:xfrm>
                                                                                    </wpg:grpSpPr>
                                                                                    <wps:wsp>
                                                                                      <wps:cNvPr id="72" name="Freeform 224"/>
                                                                                      <wps:cNvSpPr>
                                                                                        <a:spLocks noEditPoints="1"/>
                                                                                      </wps:cNvSpPr>
                                                                                      <wps:spPr bwMode="auto">
                                                                                        <a:xfrm>
                                                                                          <a:off x="8850" y="1954"/>
                                                                                          <a:ext cx="56" cy="0"/>
                                                                                        </a:xfrm>
                                                                                        <a:custGeom>
                                                                                          <a:avLst/>
                                                                                          <a:gdLst>
                                                                                            <a:gd name="T0" fmla="+- 0 4425 4425"/>
                                                                                            <a:gd name="T1" fmla="*/ T0 w 56"/>
                                                                                            <a:gd name="T2" fmla="+- 0 4481 4425"/>
                                                                                            <a:gd name="T3" fmla="*/ T2 w 56"/>
                                                                                          </a:gdLst>
                                                                                          <a:ahLst/>
                                                                                          <a:cxnLst>
                                                                                            <a:cxn ang="0">
                                                                                              <a:pos x="T1" y="0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3" y="0"/>
                                                                                            </a:cxn>
                                                                                          </a:cxnLst>
                                                                                          <a:rect l="0" t="0" r="r" b="b"/>
                                                                                          <a:pathLst>
                                                                                            <a:path w="56">
                                                                                              <a:moveTo>
                                                                                                <a:pt x="0" y="0"/>
                                                                                              </a:moveTo>
                                                                                              <a:lnTo>
                                                                                                <a:pt x="56" y="0"/>
                                                                                              </a:lnTo>
                                                                                            </a:path>
                                                                                          </a:pathLst>
                                                                                        </a:custGeom>
                                                                                        <a:noFill/>
                                                                                        <a:ln w="10209">
                                                                                          <a:solidFill>
                                                                                            <a:srgbClr val="999898"/>
                                                                                          </a:solidFill>
                                                                                          <a:round/>
                                                                                          <a:headEnd/>
                                                                                          <a:tailEnd/>
                                                                                        </a:ln>
                                                                                        <a:extLst>
                                                                                          <a:ext uri="{909E8E84-426E-40dd-AFC4-6F175D3DCCD1}">
                                                                                            <a14:hiddenFill xmlns:a14="http://schemas.microsoft.com/office/drawing/2010/main">
                                                                                              <a:solidFill>
                                                                                                <a:srgbClr val="FFFFFF"/>
                                                                                              </a:solidFill>
                                                                                            </a14:hiddenFill>
                                                                                          </a:ext>
                                                                                        </a:extLst>
                                                                                      </wps:spPr>
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<a:noAutofit/>
                                                                                      </wps:bodyPr>
                                                                                    </wps:wsp>
                                                                                    <wpg:grpSp>
                                                                                      <wpg:cNvPr id="73" name="Group 38"/>
                                                                                      <wpg:cNvGrpSpPr>
                                                                                        <a:grpSpLocks/>
                                                                                      </wpg:cNvGrpSpPr>
                                                                                      <wpg:grpSpPr bwMode="auto">
                                                                                        <a:xfrm>
                                                                                          <a:off x="4453" y="977"/>
                                                                                          <a:ext cx="0" cy="321"/>
                                                                                          <a:chOff x="4453" y="977"/>
                                                                                          <a:chExt cx="0" cy="321"/>
                                                                                        </a:xfrm>
                                                                                      </wpg:grpSpPr>
                                                                                      <wps:wsp>
                                                                                        <wps:cNvPr id="74" name="Freeform 223"/>
                                                                                        <wps:cNvSpPr>
                                                                                          <a:spLocks noEditPoints="1"/>
                                                                                        </wps:cNvSpPr>
                                                                                        <wps:spPr bwMode="auto">
                                                                                          <a:xfrm>
                                                                                            <a:off x="8906" y="1954"/>
                                                                                            <a:ext cx="0" cy="320"/>
                                                                                          </a:xfrm>
                                                                                          <a:custGeom>
                                                                                            <a:avLst/>
                                                                                            <a:gdLst>
                                                                                              <a:gd name="T0" fmla="+- 0 977 977"/>
                                                                                              <a:gd name="T1" fmla="*/ 977 h 321"/>
                                                                                              <a:gd name="T2" fmla="+- 0 1298 977"/>
                                                                                              <a:gd name="T3" fmla="*/ 1298 h 321"/>
                                                                                            </a:gdLst>
                                                                                            <a:ahLst/>
                                                                                            <a:cxnLst>
                                                                                              <a:cxn ang="0">
                                                                                                <a:pos x="0" y="T1"/>
                                                                                              </a:cxn>
                                                                                              <a:cxn ang="0">
                                                                                                <a:pos x="0" y="T3"/>
                                                                                              </a:cxn>
                                                                                            </a:cxnLst>
                                                                                            <a:rect l="0" t="0" r="r" b="b"/>
                                                                                            <a:pathLst>
                                                                                              <a:path h="321">
                                                                                                <a:moveTo>
                                                                                                  <a:pt x="0" y="0"/>
                                                                                                </a:moveTo>
                                                                                                <a:lnTo>
                                                                                                  <a:pt x="0" y="321"/>
                                                                                                </a:lnTo>
                                                                                              </a:path>
                                                                                            </a:pathLst>
                                                                                          </a:custGeom>
                                                                                          <a:noFill/>
                                                                                          <a:ln w="10209">
                                                                                            <a:solidFill>
                                                                                              <a:srgbClr val="999898"/>
                                                                                            </a:solidFill>
                                                                                            <a:round/>
                                                                                            <a:headEnd/>
                                                                                            <a:tailEnd/>
                                                                                          </a:ln>
                                                                                          <a:extLst>
                                                                                            <a:ext uri="{909E8E84-426E-40dd-AFC4-6F175D3DCCD1}">
                                                                                              <a14:hiddenFill xmlns:a14="http://schemas.microsoft.com/office/drawing/2010/main">
                                                                                                <a:solidFill>
                                                                                                  <a:srgbClr val="FFFFFF"/>
                                                                                                </a:solidFill>
                                                                                              </a14:hiddenFill>
                                                                                            </a:ext>
                                                                                          </a:extLst>
                                                                                        </wps:spPr>
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<a:noAutofit/>
                                                                                        </wps:bodyPr>
                                                                                      </wps:wsp>
                                                                                      <wpg:grpSp>
                                                                                        <wpg:cNvPr id="75" name="Group 39"/>
                                                                                        <wpg:cNvGrpSpPr>
                                                                                          <a:grpSpLocks/>
                                                                                        </wpg:cNvGrpSpPr>
                                                                                        <wpg:grpSpPr bwMode="auto">
                                                                                          <a:xfrm>
                                                                                            <a:off x="4425" y="1297"/>
                                                                                            <a:ext cx="56" cy="0"/>
                                                                                            <a:chOff x="4425" y="1297"/>
                                                                                            <a:chExt cx="56" cy="0"/>
                                                                                          </a:xfrm>
                                                                                        </wpg:grpSpPr>
                                                                                        <wps:wsp>
                                                                                          <wps:cNvPr id="76" name="Freeform 222"/>
                                                                                          <wps:cNvSpPr>
                                                                                            <a:spLocks noEditPoints="1"/>
                                                                                          </wps:cNvSpPr>
                                                                                          <wps:spPr bwMode="auto">
                                                                                            <a:xfrm>
                                                                                              <a:off x="8850" y="2594"/>
                                                                                              <a:ext cx="56" cy="0"/>
                                                                                            </a:xfrm>
                                                                                            <a:custGeom>
                                                                                              <a:avLst/>
                                                                                              <a:gdLst>
                                                                                                <a:gd name="T0" fmla="+- 0 4425 4425"/>
                                                                                                <a:gd name="T1" fmla="*/ T0 w 56"/>
                                                                                                <a:gd name="T2" fmla="+- 0 4481 4425"/>
                                                                                                <a:gd name="T3" fmla="*/ T2 w 56"/>
                                                                                              </a:gdLst>
                                                                                              <a:ahLst/>
                                                                                              <a:cxnLst>
                                                                                                <a:cxn ang="0">
                                                                                                  <a:pos x="T1" y="0"/>
                                                                                                </a:cxn>
                                                                                                <a:cxn ang="0">
                                                                                                  <a:pos x="T3" y="0"/>
                                                                                                </a:cxn>
                                                                                              </a:cxnLst>
                                                                                              <a:rect l="0" t="0" r="r" b="b"/>
                                                                                              <a:pathLst>
                                                                                                <a:path w="56">
                                                                                                  <a:moveTo>
                                                                                                    <a:pt x="0" y="0"/>
                                                                                                  </a:moveTo>
                                                                                                  <a:lnTo>
                                                                                                    <a:pt x="56" y="0"/>
                                                                                                  </a:lnTo>
                                                                                                </a:path>
                                                                                              </a:pathLst>
                                                                                            </a:custGeom>
                                                                                            <a:noFill/>
                                                                                            <a:ln w="10209">
                                                                                              <a:solidFill>
                                                                                                <a:srgbClr val="999898"/>
                                                                                              </a:solidFill>
                                                                                              <a:round/>
                                                                                              <a:headEnd/>
                                                                                              <a:tailEnd/>
                                                                                            </a:ln>
                                                                                            <a:extLst>
                                                                                              <a:ext uri="{909E8E84-426E-40dd-AFC4-6F175D3DCCD1}">
                                                                                                <a14:hiddenFill xmlns:a14="http://schemas.microsoft.com/office/drawing/2010/main">
                                                                                                  <a:solidFill>
                                                                                                    <a:srgbClr val="FFFFFF"/>
                                                                                                  </a:solidFill>
                                                                                                </a14:hiddenFill>
                                                                                              </a:ext>
                                                                                            </a:extLst>
                                                                                          </wps:spPr>
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<a:noAutofit/>
                                                                                          </wps:bodyPr>
                                                                                        </wps:wsp>
                                                                                        <wpg:grpSp>
                                                                                          <wpg:cNvPr id="77" name="Group 40"/>
                                                                                          <wpg:cNvGrpSpPr>
                                                                                            <a:grpSpLocks/>
                                                                                          </wpg:cNvGrpSpPr>
                                                                                          <wpg:grpSpPr bwMode="auto">
                                                                                            <a:xfrm>
                                                                                              <a:off x="3667" y="197"/>
                                                                                              <a:ext cx="786" cy="642"/>
                                                                                              <a:chOff x="3667" y="197"/>
                                                                                              <a:chExt cx="786" cy="642"/>
                                                                                            </a:xfrm>
                                                                                          </wpg:grpSpPr>
                                                                                          <wps:wsp>
                                                                                            <wps:cNvPr id="78" name="Freeform 221"/>
                                                                                            <wps:cNvSpPr>
                                                                                              <a:spLocks noEditPoints="1"/>
                                                                                            </wps:cNvSpPr>
                                                                                            <wps:spPr bwMode="auto">
                                                                                              <a:xfrm>
                                                                                                <a:off x="7334" y="394"/>
                                                                                                <a:ext cx="786" cy="642"/>
                                                                                              </a:xfrm>
                                                                                              <a:custGeom>
                                                                                                <a:avLst/>
                                                                                                <a:gdLst>
                                                                                                  <a:gd name="T0" fmla="+- 0 3677 3667"/>
                                                                                                  <a:gd name="T1" fmla="*/ T0 w 786"/>
                                                                                                  <a:gd name="T2" fmla="+- 0 831 197"/>
                                                                                                  <a:gd name="T3" fmla="*/ 831 h 642"/>
                                                                                                  <a:gd name="T4" fmla="+- 0 3697 3667"/>
                                                                                                  <a:gd name="T5" fmla="*/ T4 w 786"/>
                                                                                                  <a:gd name="T6" fmla="+- 0 815 197"/>
                                                                                                  <a:gd name="T7" fmla="*/ 815 h 642"/>
                                                                                                  <a:gd name="T8" fmla="+- 0 3717 3667"/>
                                                                                                  <a:gd name="T9" fmla="*/ T8 w 786"/>
                                                                                                  <a:gd name="T10" fmla="+- 0 799 197"/>
                                                                                                  <a:gd name="T11" fmla="*/ 799 h 642"/>
                                                                                                  <a:gd name="T12" fmla="+- 0 3737 3667"/>
                                                                                                  <a:gd name="T13" fmla="*/ T12 w 786"/>
                                                                                                  <a:gd name="T14" fmla="+- 0 783 197"/>
                                                                                                  <a:gd name="T15" fmla="*/ 783 h 642"/>
                                                                                                  <a:gd name="T16" fmla="+- 0 3757 3667"/>
                                                                                                  <a:gd name="T17" fmla="*/ T16 w 786"/>
                                                                                                  <a:gd name="T18" fmla="+- 0 766 197"/>
                                                                                                  <a:gd name="T19" fmla="*/ 766 h 642"/>
                                                                                                  <a:gd name="T20" fmla="+- 0 3777 3667"/>
                                                                                                  <a:gd name="T21" fmla="*/ T20 w 786"/>
                                                                                                  <a:gd name="T22" fmla="+- 0 750 197"/>
                                                                                                  <a:gd name="T23" fmla="*/ 750 h 642"/>
                                                                                                  <a:gd name="T24" fmla="+- 0 3797 3667"/>
                                                                                                  <a:gd name="T25" fmla="*/ T24 w 786"/>
                                                                                                  <a:gd name="T26" fmla="+- 0 734 197"/>
                                                                                                  <a:gd name="T27" fmla="*/ 734 h 642"/>
                                                                                                  <a:gd name="T28" fmla="+- 0 3817 3667"/>
                                                                                                  <a:gd name="T29" fmla="*/ T28 w 786"/>
                                                                                                  <a:gd name="T30" fmla="+- 0 718 197"/>
                                                                                                  <a:gd name="T31" fmla="*/ 718 h 642"/>
                                                                                                  <a:gd name="T32" fmla="+- 0 3836 3667"/>
                                                                                                  <a:gd name="T33" fmla="*/ T32 w 786"/>
                                                                                                  <a:gd name="T34" fmla="+- 0 701 197"/>
                                                                                                  <a:gd name="T35" fmla="*/ 701 h 642"/>
                                                                                                  <a:gd name="T36" fmla="+- 0 3856 3667"/>
                                                                                                  <a:gd name="T37" fmla="*/ T36 w 786"/>
                                                                                                  <a:gd name="T38" fmla="+- 0 685 197"/>
                                                                                                  <a:gd name="T39" fmla="*/ 685 h 642"/>
                                                                                                  <a:gd name="T40" fmla="+- 0 3876 3667"/>
                                                                                                  <a:gd name="T41" fmla="*/ T40 w 786"/>
                                                                                                  <a:gd name="T42" fmla="+- 0 669 197"/>
                                                                                                  <a:gd name="T43" fmla="*/ 669 h 642"/>
                                                                                                  <a:gd name="T44" fmla="+- 0 3896 3667"/>
                                                                                                  <a:gd name="T45" fmla="*/ T44 w 786"/>
                                                                                                  <a:gd name="T46" fmla="+- 0 652 197"/>
                                                                                                  <a:gd name="T47" fmla="*/ 652 h 642"/>
                                                                                                  <a:gd name="T48" fmla="+- 0 3916 3667"/>
                                                                                                  <a:gd name="T49" fmla="*/ T48 w 786"/>
                                                                                                  <a:gd name="T50" fmla="+- 0 636 197"/>
                                                                                                  <a:gd name="T51" fmla="*/ 636 h 642"/>
                                                                                                  <a:gd name="T52" fmla="+- 0 3936 3667"/>
                                                                                                  <a:gd name="T53" fmla="*/ T52 w 786"/>
                                                                                                  <a:gd name="T54" fmla="+- 0 620 197"/>
                                                                                                  <a:gd name="T55" fmla="*/ 620 h 642"/>
                                                                                                  <a:gd name="T56" fmla="+- 0 3956 3667"/>
                                                                                                  <a:gd name="T57" fmla="*/ T56 w 786"/>
                                                                                                  <a:gd name="T58" fmla="+- 0 604 197"/>
                                                                                                  <a:gd name="T59" fmla="*/ 604 h 642"/>
                                                                                                  <a:gd name="T60" fmla="+- 0 3976 3667"/>
                                                                                                  <a:gd name="T61" fmla="*/ T60 w 786"/>
                                                                                                  <a:gd name="T62" fmla="+- 0 588 197"/>
                                                                                                  <a:gd name="T63" fmla="*/ 588 h 642"/>
                                                                                                  <a:gd name="T64" fmla="+- 0 3996 3667"/>
                                                                                                  <a:gd name="T65" fmla="*/ T64 w 786"/>
                                                                                                  <a:gd name="T66" fmla="+- 0 571 197"/>
                                                                                                  <a:gd name="T67" fmla="*/ 571 h 642"/>
                                                                                                  <a:gd name="T68" fmla="+- 0 4015 3667"/>
                                                                                                  <a:gd name="T69" fmla="*/ T68 w 786"/>
                                                                                                  <a:gd name="T70" fmla="+- 0 555 197"/>
                                                                                                  <a:gd name="T71" fmla="*/ 555 h 642"/>
                                                                                                  <a:gd name="T72" fmla="+- 0 4035 3667"/>
                                                                                                  <a:gd name="T73" fmla="*/ T72 w 786"/>
                                                                                                  <a:gd name="T74" fmla="+- 0 539 197"/>
                                                                                                  <a:gd name="T75" fmla="*/ 539 h 642"/>
                                                                                                  <a:gd name="T76" fmla="+- 0 4055 3667"/>
                                                                                                  <a:gd name="T77" fmla="*/ T76 w 786"/>
                                                                                                  <a:gd name="T78" fmla="+- 0 522 197"/>
                                                                                                  <a:gd name="T79" fmla="*/ 522 h 642"/>
                                                                                                  <a:gd name="T80" fmla="+- 0 4075 3667"/>
                                                                                                  <a:gd name="T81" fmla="*/ T80 w 786"/>
                                                                                                  <a:gd name="T82" fmla="+- 0 506 197"/>
                                                                                                  <a:gd name="T83" fmla="*/ 506 h 642"/>
                                                                                                  <a:gd name="T84" fmla="+- 0 4095 3667"/>
                                                                                                  <a:gd name="T85" fmla="*/ T84 w 786"/>
                                                                                                  <a:gd name="T86" fmla="+- 0 490 197"/>
                                                                                                  <a:gd name="T87" fmla="*/ 490 h 642"/>
                                                                                                  <a:gd name="T88" fmla="+- 0 4115 3667"/>
                                                                                                  <a:gd name="T89" fmla="*/ T88 w 786"/>
                                                                                                  <a:gd name="T90" fmla="+- 0 474 197"/>
                                                                                                  <a:gd name="T91" fmla="*/ 474 h 642"/>
                                                                                                  <a:gd name="T92" fmla="+- 0 4135 3667"/>
                                                                                                  <a:gd name="T93" fmla="*/ T92 w 786"/>
                                                                                                  <a:gd name="T94" fmla="+- 0 457 197"/>
                                                                                                  <a:gd name="T95" fmla="*/ 457 h 642"/>
                                                                                                  <a:gd name="T96" fmla="+- 0 4155 3667"/>
                                                                                                  <a:gd name="T97" fmla="*/ T96 w 786"/>
                                                                                                  <a:gd name="T98" fmla="+- 0 441 197"/>
                                                                                                  <a:gd name="T99" fmla="*/ 441 h 642"/>
                                                                                                  <a:gd name="T100" fmla="+- 0 4174 3667"/>
                                                                                                  <a:gd name="T101" fmla="*/ T100 w 786"/>
                                                                                                  <a:gd name="T102" fmla="+- 0 425 197"/>
                                                                                                  <a:gd name="T103" fmla="*/ 425 h 642"/>
                                                                                                  <a:gd name="T104" fmla="+- 0 4194 3667"/>
                                                                                                  <a:gd name="T105" fmla="*/ T104 w 786"/>
                                                                                                  <a:gd name="T106" fmla="+- 0 409 197"/>
                                                                                                  <a:gd name="T107" fmla="*/ 409 h 642"/>
                                                                                                  <a:gd name="T108" fmla="+- 0 4214 3667"/>
                                                                                                  <a:gd name="T109" fmla="*/ T108 w 786"/>
                                                                                                  <a:gd name="T110" fmla="+- 0 393 197"/>
                                                                                                  <a:gd name="T111" fmla="*/ 393 h 642"/>
                                                                                                  <a:gd name="T112" fmla="+- 0 4234 3667"/>
                                                                                                  <a:gd name="T113" fmla="*/ T112 w 786"/>
                                                                                                  <a:gd name="T114" fmla="+- 0 376 197"/>
                                                                                                  <a:gd name="T115" fmla="*/ 376 h 642"/>
                                                                                                  <a:gd name="T116" fmla="+- 0 4254 3667"/>
                                                                                                  <a:gd name="T117" fmla="*/ T116 w 786"/>
                                                                                                  <a:gd name="T118" fmla="+- 0 360 197"/>
                                                                                                  <a:gd name="T119" fmla="*/ 360 h 642"/>
                                                                                                  <a:gd name="T120" fmla="+- 0 4274 3667"/>
                                                                                                  <a:gd name="T121" fmla="*/ T120 w 786"/>
                                                                                                  <a:gd name="T122" fmla="+- 0 344 197"/>
                                                                                                  <a:gd name="T123" fmla="*/ 344 h 642"/>
                                                                                                  <a:gd name="T124" fmla="+- 0 4294 3667"/>
                                                                                                  <a:gd name="T125" fmla="*/ T124 w 786"/>
                                                                                                  <a:gd name="T126" fmla="+- 0 327 197"/>
                                                                                                  <a:gd name="T127" fmla="*/ 327 h 642"/>
                                                                                                  <a:gd name="T128" fmla="+- 0 4314 3667"/>
                                                                                                  <a:gd name="T129" fmla="*/ T128 w 786"/>
                                                                                                  <a:gd name="T130" fmla="+- 0 311 197"/>
                                                                                                  <a:gd name="T131" fmla="*/ 311 h 642"/>
                                                                                                  <a:gd name="T132" fmla="+- 0 4334 3667"/>
                                                                                                  <a:gd name="T133" fmla="*/ T132 w 786"/>
                                                                                                  <a:gd name="T134" fmla="+- 0 295 197"/>
                                                                                                  <a:gd name="T135" fmla="*/ 295 h 642"/>
                                                                                                  <a:gd name="T136" fmla="+- 0 4353 3667"/>
                                                                                                  <a:gd name="T137" fmla="*/ T136 w 786"/>
                                                                                                  <a:gd name="T138" fmla="+- 0 279 197"/>
                                                                                                  <a:gd name="T139" fmla="*/ 279 h 642"/>
                                                                                                  <a:gd name="T140" fmla="+- 0 4373 3667"/>
                                                                                                  <a:gd name="T141" fmla="*/ T140 w 786"/>
                                                                                                  <a:gd name="T142" fmla="+- 0 262 197"/>
                                                                                                  <a:gd name="T143" fmla="*/ 262 h 642"/>
                                                                                                  <a:gd name="T144" fmla="+- 0 4393 3667"/>
                                                                                                  <a:gd name="T145" fmla="*/ T144 w 786"/>
                                                                                                  <a:gd name="T146" fmla="+- 0 246 197"/>
                                                                                                  <a:gd name="T147" fmla="*/ 246 h 642"/>
                                                                                                  <a:gd name="T148" fmla="+- 0 4413 3667"/>
                                                                                                  <a:gd name="T149" fmla="*/ T148 w 786"/>
                                                                                                  <a:gd name="T150" fmla="+- 0 230 197"/>
                                                                                                  <a:gd name="T151" fmla="*/ 230 h 642"/>
                                                                                                  <a:gd name="T152" fmla="+- 0 4433 3667"/>
                                                                                                  <a:gd name="T153" fmla="*/ T152 w 786"/>
                                                                                                  <a:gd name="T154" fmla="+- 0 214 197"/>
                                                                                                  <a:gd name="T155" fmla="*/ 214 h 642"/>
                                                                                                  <a:gd name="T156" fmla="+- 0 4453 3667"/>
                                                                                                  <a:gd name="T157" fmla="*/ T156 w 786"/>
                                                                                                  <a:gd name="T158" fmla="+- 0 197 197"/>
                                                                                                  <a:gd name="T159" fmla="*/ 197 h 642"/>
                                                                                                </a:gdLst>
                                                                                                <a:ahLst/>
                                                                                                <a:cxnLst>
                                                                                                  <a:cxn ang="0">
                                                                                                    <a:pos x="T1" y="T3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5" y="T7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9" y="T11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13" y="T15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17" y="T19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21" y="T23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25" y="T27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29" y="T31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33" y="T35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37" y="T39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41" y="T43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45" y="T47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49" y="T51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53" y="T55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57" y="T59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61" y="T63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65" y="T67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69" y="T71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73" y="T75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77" y="T79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81" y="T83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85" y="T87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89" y="T91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93" y="T95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97" y="T99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101" y="T103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105" y="T107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109" y="T111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113" y="T115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117" y="T119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121" y="T123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125" y="T127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129" y="T131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133" y="T135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137" y="T139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141" y="T143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145" y="T147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149" y="T151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153" y="T155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157" y="T159"/>
                                                                                                  </a:cxn>
                                                                                                </a:cxnLst>
                                                                                                <a:rect l="0" t="0" r="r" b="b"/>
                                                                                                <a:pathLst>
                                                                                                  <a:path w="786" h="642">
                                                                                                    <a:moveTo>
                                                                                                      <a:pt x="0" y="642"/>
                                                                                                    </a:moveTo>
                                                                                                    <a:lnTo>
                                                                                                      <a:pt x="10" y="634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20" y="626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30" y="618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40" y="610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50" y="602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60" y="594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70" y="586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80" y="577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90" y="569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100" y="561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110" y="553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120" y="545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130" y="537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140" y="529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150" y="521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160" y="512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169" y="504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179" y="496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189" y="488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199" y="480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209" y="472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219" y="464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229" y="455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239" y="447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249" y="439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259" y="431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269" y="423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279" y="415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289" y="407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299" y="399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309" y="391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319" y="382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329" y="374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339" y="366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348" y="358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358" y="350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368" y="342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378" y="334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388" y="325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398" y="317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408" y="309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418" y="301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428" y="293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438" y="285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448" y="277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458" y="269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468" y="260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478" y="252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488" y="244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498" y="236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507" y="228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517" y="220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527" y="212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537" y="204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547" y="196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557" y="187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567" y="179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577" y="171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587" y="163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597" y="155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607" y="147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617" y="138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627" y="130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637" y="122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647" y="114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657" y="106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667" y="98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677" y="90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686" y="82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696" y="74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706" y="65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716" y="57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726" y="49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736" y="41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746" y="33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756" y="25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766" y="17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776" y="9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786" y="0"/>
                                                                                                    </a:lnTo>
                                                                                                  </a:path>
                                                                                                </a:pathLst>
                                                                                              </a:custGeom>
                                                                                              <a:noFill/>
                                                                                              <a:ln w="10209">
                                                                                                <a:solidFill>
                                                                                                  <a:srgbClr val="F8766C"/>
                                                                                                </a:solidFill>
                                                                                                <a:prstDash val="lgDash"/>
                                                                                                <a:round/>
                                                                                                <a:headEnd/>
                                                                                                <a:tailEnd/>
                                                                                              </a:ln>
                                                                                              <a:extLst>
                                                                                                <a:ext uri="{909E8E84-426E-40dd-AFC4-6F175D3DCCD1}">
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<a:solidFill>
                                                                                                      <a:srgbClr val="FFFFFF"/>
                                                                                                    </a:solidFill>
                                                                                                  </a14:hiddenFill>
                                                                                                </a:ext>
                                                                                              </a:extLst>
                                                                                            </wps:spPr>
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<a:noAutofit/>
                                                                                            </wps:bodyPr>
                                                                                          </wps:wsp>
                                                                                          <wpg:grpSp>
                                                                                            <wpg:cNvPr id="79" name="Group 41"/>
                                                                                            <wpg:cNvGrpSpPr>
                                                                                              <a:grpSpLocks/>
                                                                                            </wpg:cNvGrpSpPr>
                                                                                            <wpg:grpSpPr bwMode="auto">
                                                                                              <a:xfrm>
                                                                                                <a:off x="3667" y="1148"/>
                                                                                                <a:ext cx="786" cy="23"/>
                                                                                                <a:chOff x="3667" y="1148"/>
                                                                                                <a:chExt cx="786" cy="23"/>
                                                                                              </a:xfrm>
                                                                                            </wpg:grpSpPr>
                                                                                            <wps:wsp>
                                                                                              <wps:cNvPr id="80" name="Freeform 220"/>
                                                                                              <wps:cNvSpPr>
                                                                                                <a:spLocks noEditPoints="1"/>
                                                                                              </wps:cNvSpPr>
                                                                                              <wps:spPr bwMode="auto">
                                                                                                <a:xfrm>
                                                                                                  <a:off x="7334" y="2296"/>
                                                                                                  <a:ext cx="786" cy="23"/>
                                                                                                </a:xfrm>
                                                                                                <a:custGeom>
                                                                                                  <a:avLst/>
                                                                                                  <a:gdLst>
                                                                                                    <a:gd name="T0" fmla="+- 0 3677 3667"/>
                                                                                                    <a:gd name="T1" fmla="*/ T0 w 786"/>
                                                                                                    <a:gd name="T2" fmla="+- 0 1171 1148"/>
                                                                                                    <a:gd name="T3" fmla="*/ 1171 h 23"/>
                                                                                                    <a:gd name="T4" fmla="+- 0 3697 3667"/>
                                                                                                    <a:gd name="T5" fmla="*/ T4 w 786"/>
                                                                                                    <a:gd name="T6" fmla="+- 0 1170 1148"/>
                                                                                                    <a:gd name="T7" fmla="*/ 1170 h 23"/>
                                                                                                    <a:gd name="T8" fmla="+- 0 3717 3667"/>
                                                                                                    <a:gd name="T9" fmla="*/ T8 w 786"/>
                                                                                                    <a:gd name="T10" fmla="+- 0 1169 1148"/>
                                                                                                    <a:gd name="T11" fmla="*/ 1169 h 23"/>
                                                                                                    <a:gd name="T12" fmla="+- 0 3737 3667"/>
                                                                                                    <a:gd name="T13" fmla="*/ T12 w 786"/>
                                                                                                    <a:gd name="T14" fmla="+- 0 1169 1148"/>
                                                                                                    <a:gd name="T15" fmla="*/ 1169 h 23"/>
                                                                                                    <a:gd name="T16" fmla="+- 0 3757 3667"/>
                                                                                                    <a:gd name="T17" fmla="*/ T16 w 786"/>
                                                                                                    <a:gd name="T18" fmla="+- 0 1168 1148"/>
                                                                                                    <a:gd name="T19" fmla="*/ 1168 h 23"/>
                                                                                                    <a:gd name="T20" fmla="+- 0 3777 3667"/>
                                                                                                    <a:gd name="T21" fmla="*/ T20 w 786"/>
                                                                                                    <a:gd name="T22" fmla="+- 0 1168 1148"/>
                                                                                                    <a:gd name="T23" fmla="*/ 1168 h 23"/>
                                                                                                    <a:gd name="T24" fmla="+- 0 3797 3667"/>
                                                                                                    <a:gd name="T25" fmla="*/ T24 w 786"/>
                                                                                                    <a:gd name="T26" fmla="+- 0 1167 1148"/>
                                                                                                    <a:gd name="T27" fmla="*/ 1167 h 23"/>
                                                                                                    <a:gd name="T28" fmla="+- 0 3817 3667"/>
                                                                                                    <a:gd name="T29" fmla="*/ T28 w 786"/>
                                                                                                    <a:gd name="T30" fmla="+- 0 1166 1148"/>
                                                                                                    <a:gd name="T31" fmla="*/ 1166 h 23"/>
                                                                                                    <a:gd name="T32" fmla="+- 0 3836 3667"/>
                                                                                                    <a:gd name="T33" fmla="*/ T32 w 786"/>
                                                                                                    <a:gd name="T34" fmla="+- 0 1166 1148"/>
                                                                                                    <a:gd name="T35" fmla="*/ 1166 h 23"/>
                                                                                                    <a:gd name="T36" fmla="+- 0 3856 3667"/>
                                                                                                    <a:gd name="T37" fmla="*/ T36 w 786"/>
                                                                                                    <a:gd name="T38" fmla="+- 0 1165 1148"/>
                                                                                                    <a:gd name="T39" fmla="*/ 1165 h 23"/>
                                                                                                    <a:gd name="T40" fmla="+- 0 3876 3667"/>
                                                                                                    <a:gd name="T41" fmla="*/ T40 w 786"/>
                                                                                                    <a:gd name="T42" fmla="+- 0 1165 1148"/>
                                                                                                    <a:gd name="T43" fmla="*/ 1165 h 23"/>
                                                                                                    <a:gd name="T44" fmla="+- 0 3896 3667"/>
                                                                                                    <a:gd name="T45" fmla="*/ T44 w 786"/>
                                                                                                    <a:gd name="T46" fmla="+- 0 1164 1148"/>
                                                                                                    <a:gd name="T47" fmla="*/ 1164 h 23"/>
                                                                                                    <a:gd name="T48" fmla="+- 0 3916 3667"/>
                                                                                                    <a:gd name="T49" fmla="*/ T48 w 786"/>
                                                                                                    <a:gd name="T50" fmla="+- 0 1164 1148"/>
                                                                                                    <a:gd name="T51" fmla="*/ 1164 h 23"/>
                                                                                                    <a:gd name="T52" fmla="+- 0 3936 3667"/>
                                                                                                    <a:gd name="T53" fmla="*/ T52 w 786"/>
                                                                                                    <a:gd name="T54" fmla="+- 0 1163 1148"/>
                                                                                                    <a:gd name="T55" fmla="*/ 1163 h 23"/>
                                                                                                    <a:gd name="T56" fmla="+- 0 3956 3667"/>
                                                                                                    <a:gd name="T57" fmla="*/ T56 w 786"/>
                                                                                                    <a:gd name="T58" fmla="+- 0 1163 1148"/>
                                                                                                    <a:gd name="T59" fmla="*/ 1163 h 23"/>
                                                                                                    <a:gd name="T60" fmla="+- 0 3976 3667"/>
                                                                                                    <a:gd name="T61" fmla="*/ T60 w 786"/>
                                                                                                    <a:gd name="T62" fmla="+- 0 1162 1148"/>
                                                                                                    <a:gd name="T63" fmla="*/ 1162 h 23"/>
                                                                                                    <a:gd name="T64" fmla="+- 0 3996 3667"/>
                                                                                                    <a:gd name="T65" fmla="*/ T64 w 786"/>
                                                                                                    <a:gd name="T66" fmla="+- 0 1161 1148"/>
                                                                                                    <a:gd name="T67" fmla="*/ 1161 h 23"/>
                                                                                                    <a:gd name="T68" fmla="+- 0 4015 3667"/>
                                                                                                    <a:gd name="T69" fmla="*/ T68 w 786"/>
                                                                                                    <a:gd name="T70" fmla="+- 0 1161 1148"/>
                                                                                                    <a:gd name="T71" fmla="*/ 1161 h 23"/>
                                                                                                    <a:gd name="T72" fmla="+- 0 4035 3667"/>
                                                                                                    <a:gd name="T73" fmla="*/ T72 w 786"/>
                                                                                                    <a:gd name="T74" fmla="+- 0 1160 1148"/>
                                                                                                    <a:gd name="T75" fmla="*/ 1160 h 23"/>
                                                                                                    <a:gd name="T76" fmla="+- 0 4055 3667"/>
                                                                                                    <a:gd name="T77" fmla="*/ T76 w 786"/>
                                                                                                    <a:gd name="T78" fmla="+- 0 1160 1148"/>
                                                                                                    <a:gd name="T79" fmla="*/ 1160 h 23"/>
                                                                                                    <a:gd name="T80" fmla="+- 0 4075 3667"/>
                                                                                                    <a:gd name="T81" fmla="*/ T80 w 786"/>
                                                                                                    <a:gd name="T82" fmla="+- 0 1159 1148"/>
                                                                                                    <a:gd name="T83" fmla="*/ 1159 h 23"/>
                                                                                                    <a:gd name="T84" fmla="+- 0 4095 3667"/>
                                                                                                    <a:gd name="T85" fmla="*/ T84 w 786"/>
                                                                                                    <a:gd name="T86" fmla="+- 0 1158 1148"/>
                                                                                                    <a:gd name="T87" fmla="*/ 1158 h 23"/>
                                                                                                    <a:gd name="T88" fmla="+- 0 4115 3667"/>
                                                                                                    <a:gd name="T89" fmla="*/ T88 w 786"/>
                                                                                                    <a:gd name="T90" fmla="+- 0 1158 1148"/>
                                                                                                    <a:gd name="T91" fmla="*/ 1158 h 23"/>
                                                                                                    <a:gd name="T92" fmla="+- 0 4135 3667"/>
                                                                                                    <a:gd name="T93" fmla="*/ T92 w 786"/>
                                                                                                    <a:gd name="T94" fmla="+- 0 1157 1148"/>
                                                                                                    <a:gd name="T95" fmla="*/ 1157 h 23"/>
                                                                                                    <a:gd name="T96" fmla="+- 0 4155 3667"/>
                                                                                                    <a:gd name="T97" fmla="*/ T96 w 786"/>
                                                                                                    <a:gd name="T98" fmla="+- 0 1157 1148"/>
                                                                                                    <a:gd name="T99" fmla="*/ 1157 h 23"/>
                                                                                                    <a:gd name="T100" fmla="+- 0 4174 3667"/>
                                                                                                    <a:gd name="T101" fmla="*/ T100 w 786"/>
                                                                                                    <a:gd name="T102" fmla="+- 0 1156 1148"/>
                                                                                                    <a:gd name="T103" fmla="*/ 1156 h 23"/>
                                                                                                    <a:gd name="T104" fmla="+- 0 4194 3667"/>
                                                                                                    <a:gd name="T105" fmla="*/ T104 w 786"/>
                                                                                                    <a:gd name="T106" fmla="+- 0 1156 1148"/>
                                                                                                    <a:gd name="T107" fmla="*/ 1156 h 23"/>
                                                                                                    <a:gd name="T108" fmla="+- 0 4214 3667"/>
                                                                                                    <a:gd name="T109" fmla="*/ T108 w 786"/>
                                                                                                    <a:gd name="T110" fmla="+- 0 1155 1148"/>
                                                                                                    <a:gd name="T111" fmla="*/ 1155 h 23"/>
                                                                                                    <a:gd name="T112" fmla="+- 0 4234 3667"/>
                                                                                                    <a:gd name="T113" fmla="*/ T112 w 786"/>
                                                                                                    <a:gd name="T114" fmla="+- 0 1155 1148"/>
                                                                                                    <a:gd name="T115" fmla="*/ 1155 h 23"/>
                                                                                                    <a:gd name="T116" fmla="+- 0 4254 3667"/>
                                                                                                    <a:gd name="T117" fmla="*/ T116 w 786"/>
                                                                                                    <a:gd name="T118" fmla="+- 0 1154 1148"/>
                                                                                                    <a:gd name="T119" fmla="*/ 1154 h 23"/>
                                                                                                    <a:gd name="T120" fmla="+- 0 4274 3667"/>
                                                                                                    <a:gd name="T121" fmla="*/ T120 w 786"/>
                                                                                                    <a:gd name="T122" fmla="+- 0 1153 1148"/>
                                                                                                    <a:gd name="T123" fmla="*/ 1153 h 23"/>
                                                                                                    <a:gd name="T124" fmla="+- 0 4294 3667"/>
                                                                                                    <a:gd name="T125" fmla="*/ T124 w 786"/>
                                                                                                    <a:gd name="T126" fmla="+- 0 1153 1148"/>
                                                                                                    <a:gd name="T127" fmla="*/ 1153 h 23"/>
                                                                                                    <a:gd name="T128" fmla="+- 0 4314 3667"/>
                                                                                                    <a:gd name="T129" fmla="*/ T128 w 786"/>
                                                                                                    <a:gd name="T130" fmla="+- 0 1152 1148"/>
                                                                                                    <a:gd name="T131" fmla="*/ 1152 h 23"/>
                                                                                                    <a:gd name="T132" fmla="+- 0 4334 3667"/>
                                                                                                    <a:gd name="T133" fmla="*/ T132 w 786"/>
                                                                                                    <a:gd name="T134" fmla="+- 0 1152 1148"/>
                                                                                                    <a:gd name="T135" fmla="*/ 1152 h 23"/>
                                                                                                    <a:gd name="T136" fmla="+- 0 4353 3667"/>
                                                                                                    <a:gd name="T137" fmla="*/ T136 w 786"/>
                                                                                                    <a:gd name="T138" fmla="+- 0 1151 1148"/>
                                                                                                    <a:gd name="T139" fmla="*/ 1151 h 23"/>
                                                                                                    <a:gd name="T140" fmla="+- 0 4373 3667"/>
                                                                                                    <a:gd name="T141" fmla="*/ T140 w 786"/>
                                                                                                    <a:gd name="T142" fmla="+- 0 1150 1148"/>
                                                                                                    <a:gd name="T143" fmla="*/ 1150 h 23"/>
                                                                                                    <a:gd name="T144" fmla="+- 0 4393 3667"/>
                                                                                                    <a:gd name="T145" fmla="*/ T144 w 786"/>
                                                                                                    <a:gd name="T146" fmla="+- 0 1150 1148"/>
                                                                                                    <a:gd name="T147" fmla="*/ 1150 h 23"/>
                                                                                                    <a:gd name="T148" fmla="+- 0 4413 3667"/>
                                                                                                    <a:gd name="T149" fmla="*/ T148 w 786"/>
                                                                                                    <a:gd name="T150" fmla="+- 0 1149 1148"/>
                                                                                                    <a:gd name="T151" fmla="*/ 1149 h 23"/>
                                                                                                    <a:gd name="T152" fmla="+- 0 4433 3667"/>
                                                                                                    <a:gd name="T153" fmla="*/ T152 w 786"/>
                                                                                                    <a:gd name="T154" fmla="+- 0 1149 1148"/>
                                                                                                    <a:gd name="T155" fmla="*/ 1149 h 23"/>
                                                                                                    <a:gd name="T156" fmla="+- 0 4453 3667"/>
                                                                                                    <a:gd name="T157" fmla="*/ T156 w 786"/>
                                                                                                    <a:gd name="T158" fmla="+- 0 1148 1148"/>
                                                                                                    <a:gd name="T159" fmla="*/ 1148 h 23"/>
                                                                                                  </a:gdLst>
                                                                                                  <a:ahLst/>
                                                                                                  <a:cxnLst>
                                                                                                    <a:cxn ang="0">
                                                                                                      <a:pos x="T1" y="T3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5" y="T7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9" y="T11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3" y="T15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7" y="T19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21" y="T23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25" y="T27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29" y="T31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33" y="T35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37" y="T39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41" y="T43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45" y="T47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49" y="T51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53" y="T55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57" y="T59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61" y="T63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65" y="T67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69" y="T71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73" y="T75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77" y="T79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81" y="T83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85" y="T87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89" y="T91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93" y="T95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97" y="T99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01" y="T103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05" y="T107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09" y="T111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13" y="T115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17" y="T119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21" y="T123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25" y="T127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29" y="T131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33" y="T135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37" y="T139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41" y="T143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45" y="T147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49" y="T151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53" y="T155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57" y="T159"/>
                                                                                                    </a:cxn>
                                                                                                  </a:cxnLst>
                                                                                                  <a:rect l="0" t="0" r="r" b="b"/>
                                                                                                  <a:pathLst>
                                                                                                    <a:path w="786" h="23">
                                                                                                      <a:moveTo>
                                                                                                        <a:pt x="0" y="23"/>
                                                                                                      </a:moveTo>
                                                                                                      <a:lnTo>
                                                                                                        <a:pt x="10" y="23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20" y="22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30" y="22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40" y="22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50" y="21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60" y="21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70" y="21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80" y="21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90" y="20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100" y="20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110" y="20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120" y="19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130" y="19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140" y="19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150" y="18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160" y="18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169" y="18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179" y="18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189" y="17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199" y="17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209" y="17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219" y="17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229" y="16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239" y="16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249" y="16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259" y="15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269" y="15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279" y="15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289" y="15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299" y="14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309" y="14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319" y="14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329" y="13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339" y="13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348" y="13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358" y="13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368" y="12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378" y="12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388" y="12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398" y="11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408" y="11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418" y="11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428" y="10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438" y="10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448" y="10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458" y="10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468" y="9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478" y="9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488" y="9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498" y="8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507" y="8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517" y="8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527" y="8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537" y="7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547" y="7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557" y="7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567" y="7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577" y="6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587" y="6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597" y="6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607" y="5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617" y="5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627" y="5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637" y="4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647" y="4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657" y="4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667" y="4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677" y="3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686" y="3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696" y="3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706" y="2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716" y="2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726" y="2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736" y="2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746" y="1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756" y="1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766" y="1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776" y="0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786" y="0"/>
                                                                                                      </a:lnTo>
                                                                                                    </a:path>
                                                                                                  </a:pathLst>
                                                                                                </a:custGeom>
                                                                                                <a:noFill/>
                                                                                                <a:ln w="10209">
                                                                                                  <a:solidFill>
                                                                                                    <a:srgbClr val="C67BFE"/>
                                                                                                  </a:solidFill>
                                                                                                  <a:prstDash val="lgDash"/>
                                                                                                  <a:round/>
                                                                                                  <a:headEnd/>
                                                                                                  <a:tailEnd/>
                                                                                                </a:ln>
                                                                                                <a:extLst>
                                                                                                  <a:ext uri="{909E8E84-426E-40dd-AFC4-6F175D3DCCD1}">
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<a:solidFill>
                                                                                                        <a:srgbClr val="FFFFFF"/>
                                                                                                      </a:solidFill>
                                                                                                    </a14:hiddenFill>
                                                                                                  </a:ext>
                                                                                                </a:extLst>
                                                                                              </wps:spPr>
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<a:noAutofit/>
                                                                                              </wps:bodyPr>
                                                                                            </wps:wsp>
                                                                                            <wpg:grpSp>
                                                                                              <wpg:cNvPr id="81" name="Group 42"/>
                                                                                              <wpg:cNvGrpSpPr>
                                                                                                <a:grpSpLocks/>
                                                                                              </wpg:cNvGrpSpPr>
                                                                                              <wpg:grpSpPr bwMode="auto">
                                                                                                <a:xfrm>
                                                                                                  <a:off x="3511" y="-732"/>
                                                                                                  <a:ext cx="2197" cy="2274"/>
                                                                                                  <a:chOff x="3511" y="-732"/>
                                                                                                  <a:chExt cx="2197" cy="2274"/>
                                                                                                </a:xfrm>
                                                                                              </wpg:grpSpPr>
                                                                                              <wps:wsp>
                                                                                                <wps:cNvPr id="82" name="Freeform 219"/>
                                                                                                <wps:cNvSpPr>
                                                                                                  <a:spLocks/>
                                                                                                </wps:cNvSpPr>
                                                                                                <wps:spPr bwMode="auto">
                                                                                                  <a:xfrm>
                                                                                                    <a:off x="3511" y="-732"/>
                                                                                                    <a:ext cx="2197" cy="2274"/>
                                                                                                  </a:xfrm>
                                                                                                  <a:custGeom>
                                                                                                    <a:avLst/>
                                                                                                    <a:gdLst>
                                                                                                      <a:gd name="T0" fmla="+- 0 3511 3511"/>
                                                                                                      <a:gd name="T1" fmla="*/ T0 w 2197"/>
                                                                                                      <a:gd name="T2" fmla="+- 0 1542 -732"/>
                                                                                                      <a:gd name="T3" fmla="*/ 1542 h 2274"/>
                                                                                                      <a:gd name="T4" fmla="+- 0 5709 3511"/>
                                                                                                      <a:gd name="T5" fmla="*/ T4 w 2197"/>
                                                                                                      <a:gd name="T6" fmla="+- 0 1542 -732"/>
                                                                                                      <a:gd name="T7" fmla="*/ 1542 h 2274"/>
                                                                                                      <a:gd name="T8" fmla="+- 0 5709 3511"/>
                                                                                                      <a:gd name="T9" fmla="*/ T8 w 2197"/>
                                                                                                      <a:gd name="T10" fmla="+- 0 -732 -732"/>
                                                                                                      <a:gd name="T11" fmla="*/ -732 h 2274"/>
                                                                                                      <a:gd name="T12" fmla="+- 0 3511 3511"/>
                                                                                                      <a:gd name="T13" fmla="*/ T12 w 2197"/>
                                                                                                      <a:gd name="T14" fmla="+- 0 -732 -732"/>
                                                                                                      <a:gd name="T15" fmla="*/ -732 h 2274"/>
                                                                                                      <a:gd name="T16" fmla="+- 0 3511 3511"/>
                                                                                                      <a:gd name="T17" fmla="*/ T16 w 2197"/>
                                                                                                      <a:gd name="T18" fmla="+- 0 1542 -732"/>
                                                                                                      <a:gd name="T19" fmla="*/ 1542 h 2274"/>
                                                                                                    </a:gdLst>
                                                                                                    <a:ahLst/>
                                                                                                    <a:cxnLst>
                                                                                                      <a:cxn ang="0">
                                                                                                        <a:pos x="T1" y="T3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5" y="T7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9" y="T11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13" y="T15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17" y="T19"/>
                                                                                                      </a:cxn>
                                                                                                    </a:cxnLst>
                                                                                                    <a:rect l="0" t="0" r="r" b="b"/>
                                                                                                    <a:pathLst>
                                                                                                      <a:path w="2197" h="2274">
                                                                                                        <a:moveTo>
                                                                                                          <a:pt x="0" y="2274"/>
                                                                                                        </a:moveTo>
                                                                                                        <a:lnTo>
                                                                                                          <a:pt x="2198" y="2274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2198" y="0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0" y="0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0" y="2274"/>
                                                                                                        </a:lnTo>
                                                                                                        <a:close/>
                                                                                                      </a:path>
                                                                                                    </a:pathLst>
                                                                                                  </a:custGeom>
                                                                                                  <a:noFill/>
                                                                                                  <a:ln w="10209">
                                                                                                    <a:solidFill>
                                                                                                      <a:srgbClr val="7F7E7E"/>
                                                                                                    </a:solidFill>
                                                                                                    <a:round/>
                                                                                                    <a:headEnd/>
                                                                                                    <a:tailEnd/>
                                                                                                  </a:ln>
                                                                                                  <a:extLst>
                                                                                                    <a:ext uri="{909E8E84-426E-40dd-AFC4-6F175D3DCCD1}">
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<a:solidFill>
                                                                                                          <a:srgbClr val="FFFFFF"/>
                                                                                                        </a:solidFill>
                                                                                                      </a14:hiddenFill>
                                                                                                    </a:ext>
                                                                                                  </a:extLst>
                                                                                                </wps:spPr>
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<a:noAutofit/>
                                                                                                </wps:bodyPr>
                                                                                              </wps:wsp>
                                                                                              <wpg:grpSp>
                                                                                                <wpg:cNvPr id="83" name="Group 43"/>
                                                                                                <wpg:cNvGrpSpPr>
                                                                                                  <a:grpSpLocks/>
                                                                                                </wpg:cNvGrpSpPr>
                                                                                                <wpg:grpSpPr bwMode="auto">
                                                                                                  <a:xfrm>
                                                                                                    <a:off x="5763" y="1362"/>
                                                                                                    <a:ext cx="2197" cy="0"/>
                                                                                                    <a:chOff x="5763" y="1362"/>
                                                                                                    <a:chExt cx="2197" cy="0"/>
                                                                                                  </a:xfrm>
                                                                                                </wpg:grpSpPr>
                                                                                                <wps:wsp>
                                                                                                  <wps:cNvPr id="84" name="Freeform 218"/>
                                                                                                  <wps:cNvSpPr>
                                                                                                    <a:spLocks noEditPoints="1"/>
                                                                                                  </wps:cNvSpPr>
                                                                                                  <wps:spPr bwMode="auto">
                                                                                                    <a:xfrm>
                                                                                                      <a:off x="11526" y="2724"/>
                                                                                                      <a:ext cx="2198" cy="0"/>
                                                                                                    </a:xfrm>
                                                                                                    <a:custGeom>
                                                                                                      <a:avLst/>
                                                                                                      <a:gdLst>
                                                                                                        <a:gd name="T0" fmla="+- 0 7960 5763"/>
                                                                                                        <a:gd name="T1" fmla="*/ T0 w 2197"/>
                                                                                                        <a:gd name="T2" fmla="+- 0 5763 5763"/>
                                                                                                        <a:gd name="T3" fmla="*/ T2 w 2197"/>
                                                                                                      </a:gdLst>
                                                                                                      <a:ahLst/>
                                                                                                      <a:cxnLst>
                                                                                                        <a:cxn ang="0">
                                                                                                          <a:pos x="T1" y="0"/>
                                                                                                        </a:cxn>
                                                                                                        <a:cxn ang="0">
                                                                                                          <a:pos x="T3" y="0"/>
                                                                                                        </a:cxn>
                                                                                                      </a:cxnLst>
                                                                                                      <a:rect l="0" t="0" r="r" b="b"/>
                                                                                                      <a:pathLst>
                                                                                                        <a:path w="2197">
                                                                                                          <a:moveTo>
                                                                                                            <a:pt x="2197" y="0"/>
                                                                                                          </a:moveTo>
                                                                                                          <a:lnTo>
                                                                                                            <a:pt x="0" y="0"/>
                                                                                                          </a:lnTo>
                                                                                                        </a:path>
                                                                                                      </a:pathLst>
                                                                                                    </a:custGeom>
                                                                                                    <a:noFill/>
                                                                                                    <a:ln w="10209">
                                                                                                      <a:solidFill>
                                                                                                        <a:srgbClr val="F9F9F9"/>
                                                                                                      </a:solidFill>
                                                                                                      <a:round/>
                                                                                                      <a:headEnd/>
                                                                                                      <a:tailEnd/>
                                                                                                    </a:ln>
                                                                                                    <a:extLst>
                                                                                                      <a:ext uri="{909E8E84-426E-40dd-AFC4-6F175D3DCCD1}">
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<a:solidFill>
                                                                                                            <a:srgbClr val="FFFFFF"/>
                                                                                                          </a:solidFill>
                                                                                                        </a14:hiddenFill>
                                                                                                      </a:ext>
                                                                                                    </a:extLst>
                                                                                                  </wps:spPr>
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<a:noAutofit/>
                                                                                                  </wps:bodyPr>
                                                                                                </wps:wsp>
                                                                                                <wps:wsp>
                                                                                                  <wps:cNvPr id="85" name="Freeform 217"/>
                                                                                                  <wps:cNvSpPr>
                                                                                                    <a:spLocks noEditPoints="1"/>
                                                                                                  </wps:cNvSpPr>
                                                                                                  <wps:spPr bwMode="auto">
                                                                                                    <a:xfrm>
                                                                                                      <a:off x="11526" y="2724"/>
                                                                                                      <a:ext cx="2198" cy="0"/>
                                                                                                    </a:xfrm>
                                                                                                    <a:custGeom>
                                                                                                      <a:avLst/>
                                                                                                      <a:gdLst>
                                                                                                        <a:gd name="T0" fmla="+- 0 5763 5763"/>
                                                                                                        <a:gd name="T1" fmla="*/ T0 w 2197"/>
                                                                                                        <a:gd name="T2" fmla="+- 0 7960 5763"/>
                                                                                                        <a:gd name="T3" fmla="*/ T2 w 2197"/>
                                                                                                      </a:gdLst>
                                                                                                      <a:ahLst/>
                                                                                                      <a:cxnLst>
                                                                                                        <a:cxn ang="0">
                                                                                                          <a:pos x="T1" y="0"/>
                                                                                                        </a:cxn>
                                                                                                        <a:cxn ang="0">
                                                                                                          <a:pos x="T3" y="0"/>
                                                                                                        </a:cxn>
                                                                                                      </a:cxnLst>
                                                                                                      <a:rect l="0" t="0" r="r" b="b"/>
                                                                                                      <a:pathLst>
                                                                                                        <a:path w="2197">
                                                                                                          <a:moveTo>
                                                                                                            <a:pt x="0" y="0"/>
                                                                                                          </a:moveTo>
                                                                                                          <a:lnTo>
                                                                                                            <a:pt x="2197" y="0"/>
                                                                                                          </a:lnTo>
                                                                                                        </a:path>
                                                                                                      </a:pathLst>
                                                                                                    </a:custGeom>
                                                                                                    <a:noFill/>
                                                                                                    <a:ln w="10209">
                                                                                                      <a:solidFill>
                                                                                                        <a:srgbClr val="F9F9F9"/>
                                                                                                      </a:solidFill>
                                                                                                      <a:round/>
                                                                                                      <a:headEnd/>
                                                                                                      <a:tailEnd/>
                                                                                                    </a:ln>
                                                                                                    <a:extLst>
                                                                                                      <a:ext uri="{909E8E84-426E-40dd-AFC4-6F175D3DCCD1}">
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<a:solidFill>
                                                                                                            <a:srgbClr val="FFFFFF"/>
                                                                                                          </a:solidFill>
                                                                                                        </a14:hiddenFill>
                                                                                                      </a:ext>
                                                                                                    </a:extLst>
                                                                                                  </wps:spPr>
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<a:noAutofit/>
                                                                                                  </wps:bodyPr>
                                                                                                </wps:wsp>
                                                                                                <wpg:grpSp>
                                                                                                  <wpg:cNvPr id="86" name="Group 44"/>
                                                                                                  <wpg:cNvGrpSpPr>
                                                                                                    <a:grpSpLocks/>
                                                                                                  </wpg:cNvGrpSpPr>
                                                                                                  <wpg:grpSpPr bwMode="auto">
                                                                                                    <a:xfrm>
                                                                                                      <a:off x="5763" y="909"/>
                                                                                                      <a:ext cx="2197" cy="0"/>
                                                                                                      <a:chOff x="5763" y="909"/>
                                                                                                      <a:chExt cx="2197" cy="0"/>
                                                                                                    </a:xfrm>
                                                                                                  </wpg:grpSpPr>
                                                                                                  <wps:wsp>
                                                                                                    <wps:cNvPr id="87" name="Freeform 216"/>
                                                                                                    <wps:cNvSpPr>
                                                                                                      <a:spLocks noEditPoints="1"/>
                                                                                                    </wps:cNvSpPr>
                                                                                                    <wps:spPr bwMode="auto">
                                                                                                      <a:xfrm>
                                                                                                        <a:off x="11526" y="1818"/>
                                                                                                        <a:ext cx="2198" cy="0"/>
                                                                                                      </a:xfrm>
                                                                                                      <a:custGeom>
                                                                                                        <a:avLst/>
                                                                                                        <a:gdLst>
                                                                                                          <a:gd name="T0" fmla="+- 0 7960 5763"/>
                                                                                                          <a:gd name="T1" fmla="*/ T0 w 2197"/>
                                                                                                          <a:gd name="T2" fmla="+- 0 5763 5763"/>
                                                                                                          <a:gd name="T3" fmla="*/ T2 w 2197"/>
                                                                                                        </a:gdLst>
                                                                                                        <a:ahLst/>
                                                                                                        <a:cxnLst>
                                                                                                          <a:cxn ang="0">
                                                                                                            <a:pos x="T1" y="0"/>
                                                                                                          </a:cxn>
                                                                                                          <a:cxn ang="0">
                                                                                                            <a:pos x="T3" y="0"/>
                                                                                                          </a:cxn>
                                                                                                        </a:cxnLst>
                                                                                                        <a:rect l="0" t="0" r="r" b="b"/>
                                                                                                        <a:pathLst>
                                                                                                          <a:path w="2197">
                                                                                                            <a:moveTo>
                                                                                                              <a:pt x="2197" y="0"/>
                                                                                                            </a:moveTo>
                                                                                                            <a:lnTo>
                                                                                                              <a:pt x="0" y="0"/>
                                                                                                            </a:lnTo>
                                                                                                          </a:path>
                                                                                                        </a:pathLst>
                                                                                                      </a:custGeom>
                                                                                                      <a:noFill/>
                                                                                                      <a:ln w="10209">
                                                                                                        <a:solidFill>
                                                                                                          <a:srgbClr val="F9F9F9"/>
                                                                                                        </a:solidFill>
                                                                                                        <a:round/>
                                                                                                        <a:headEnd/>
                                                                                                        <a:tailEnd/>
                                                                                                      </a:ln>
                                                                                                      <a:extLst>
                                                                                                        <a:ext uri="{909E8E84-426E-40dd-AFC4-6F175D3DCCD1}">
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<a:solidFill>
                                                                                                              <a:srgbClr val="FFFFFF"/>
                                                                                                            </a:solidFill>
                                                                                                          </a14:hiddenFill>
                                                                                                        </a:ext>
                                                                                                      </a:extLst>
                                                                                                    </wps:spPr>
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<a:noAutofit/>
                                                                                                    </wps:bodyPr>
                                                                                                  </wps:wsp>
                                                                                                  <wps:wsp>
                                                                                                    <wps:cNvPr id="88" name="Freeform 215"/>
                                                                                                    <wps:cNvSpPr>
                                                                                                      <a:spLocks noEditPoints="1"/>
                                                                                                    </wps:cNvSpPr>
                                                                                                    <wps:spPr bwMode="auto">
                                                                                                      <a:xfrm>
                                                                                                        <a:off x="11526" y="1818"/>
                                                                                                        <a:ext cx="2198" cy="0"/>
                                                                                                      </a:xfrm>
                                                                                                      <a:custGeom>
                                                                                                        <a:avLst/>
                                                                                                        <a:gdLst>
                                                                                                          <a:gd name="T0" fmla="+- 0 5763 5763"/>
                                                                                                          <a:gd name="T1" fmla="*/ T0 w 2197"/>
                                                                                                          <a:gd name="T2" fmla="+- 0 7960 5763"/>
                                                                                                          <a:gd name="T3" fmla="*/ T2 w 2197"/>
                                                                                                        </a:gdLst>
                                                                                                        <a:ahLst/>
                                                                                                        <a:cxnLst>
                                                                                                          <a:cxn ang="0">
                                                                                                            <a:pos x="T1" y="0"/>
                                                                                                          </a:cxn>
                                                                                                          <a:cxn ang="0">
                                                                                                            <a:pos x="T3" y="0"/>
                                                                                                          </a:cxn>
                                                                                                        </a:cxnLst>
                                                                                                        <a:rect l="0" t="0" r="r" b="b"/>
                                                                                                        <a:pathLst>
                                                                                                          <a:path w="2197">
                                                                                                            <a:moveTo>
                                                                                                              <a:pt x="0" y="0"/>
                                                                                                            </a:moveTo>
                                                                                                            <a:lnTo>
                                                                                                              <a:pt x="2197" y="0"/>
                                                                                                            </a:lnTo>
                                                                                                          </a:path>
                                                                                                        </a:pathLst>
                                                                                                      </a:custGeom>
                                                                                                      <a:noFill/>
                                                                                                      <a:ln w="10209">
                                                                                                        <a:solidFill>
                                                                                                          <a:srgbClr val="F9F9F9"/>
                                                                                                        </a:solidFill>
                                                                                                        <a:round/>
                                                                                                        <a:headEnd/>
                                                                                                        <a:tailEnd/>
                                                                                                      </a:ln>
                                                                                                      <a:extLst>
                                                                                                        <a:ext uri="{909E8E84-426E-40dd-AFC4-6F175D3DCCD1}">
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<a:solidFill>
                                                                                                              <a:srgbClr val="FFFFFF"/>
                                                                                                            </a:solidFill>
                                                                                                          </a14:hiddenFill>
                                                                                                        </a:ext>
                                                                                                      </a:extLst>
                                                                                                    </wps:spPr>
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<a:noAutofit/>
                                                                                                    </wps:bodyPr>
                                                                                                  </wps:wsp>
                                                                                                  <wpg:grpSp>
                                                                                                    <wpg:cNvPr id="89" name="Group 45"/>
                                                                                                    <wpg:cNvGrpSpPr>
                                                                                                      <a:grpSpLocks/>
                                                                                                    </wpg:cNvGrpSpPr>
                                                                                                    <wpg:grpSpPr bwMode="auto">
                                                                                                      <a:xfrm>
                                                                                                        <a:off x="5763" y="457"/>
                                                                                                        <a:ext cx="2197" cy="0"/>
                                                                                                        <a:chOff x="5763" y="457"/>
                                                                                                        <a:chExt cx="2197" cy="0"/>
                                                                                                      </a:xfrm>
                                                                                                    </wpg:grpSpPr>
                                                                                                    <wps:wsp>
                                                                                                      <wps:cNvPr id="90" name="Freeform 214"/>
                                                                                                      <wps:cNvSpPr>
                                                                                                        <a:spLocks noEditPoints="1"/>
                                                                                                      </wps:cNvSpPr>
                                                                                                      <wps:spPr bwMode="auto">
                                                                                                        <a:xfrm>
                                                                                                          <a:off x="11526" y="914"/>
                                                                                                          <a:ext cx="2198" cy="0"/>
                                                                                                        </a:xfrm>
                                                                                                        <a:custGeom>
                                                                                                          <a:avLst/>
                                                                                                          <a:gdLst>
                                                                                                            <a:gd name="T0" fmla="+- 0 7960 5763"/>
                                                                                                            <a:gd name="T1" fmla="*/ T0 w 2197"/>
                                                                                                            <a:gd name="T2" fmla="+- 0 5763 5763"/>
                                                                                                            <a:gd name="T3" fmla="*/ T2 w 2197"/>
                                                                                                          </a:gdLst>
                                                                                                          <a:ahLst/>
                                                                                                          <a:cxnLst>
                                                                                                            <a:cxn ang="0">
                                                                                                              <a:pos x="T1" y="0"/>
                                                                                                            </a:cxn>
                                                                                                            <a:cxn ang="0">
                                                                                                              <a:pos x="T3" y="0"/>
                                                                                                            </a:cxn>
                                                                                                          </a:cxnLst>
                                                                                                          <a:rect l="0" t="0" r="r" b="b"/>
                                                                                                          <a:pathLst>
                                                                                                            <a:path w="2197">
                                                                                                              <a:moveTo>
                                                                                                                <a:pt x="2197" y="0"/>
                                                                                                              </a:moveTo>
                                                                                                              <a:lnTo>
                                                                                                                <a:pt x="0" y="0"/>
                                                                                                              </a:lnTo>
                                                                                                            </a:path>
                                                                                                          </a:pathLst>
                                                                                                        </a:custGeom>
                                                                                                        <a:noFill/>
                                                                                                        <a:ln w="10209">
                                                                                                          <a:solidFill>
                                                                                                            <a:srgbClr val="F9F9F9"/>
                                                                                                          </a:solidFill>
                                                                                                          <a:round/>
                                                                                                          <a:headEnd/>
                                                                                                          <a:tailEnd/>
                                                                                                        </a:ln>
                                                                                                        <a:extLst>
                                                                                                          <a:ext uri="{909E8E84-426E-40dd-AFC4-6F175D3DCCD1}">
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<a:solidFill>
                                                                                                                <a:srgbClr val="FFFFFF"/>
                                                                                                              </a:solidFill>
                                                                                                            </a14:hiddenFill>
                                                                                                          </a:ext>
                                                                                                        </a:extLst>
                                                                                                      </wps:spPr>
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<a:noAutofit/>
                                                                                                      </wps:bodyPr>
                                                                                                    </wps:wsp>
                                                                                                    <wps:wsp>
                                                                                                      <wps:cNvPr id="91" name="Freeform 213"/>
                                                                                                      <wps:cNvSpPr>
                                                                                                        <a:spLocks noEditPoints="1"/>
                                                                                                      </wps:cNvSpPr>
                                                                                                      <wps:spPr bwMode="auto">
                                                                                                        <a:xfrm>
                                                                                                          <a:off x="11526" y="914"/>
                                                                                                          <a:ext cx="2198" cy="0"/>
                                                                                                        </a:xfrm>
                                                                                                        <a:custGeom>
                                                                                                          <a:avLst/>
                                                                                                          <a:gdLst>
                                                                                                            <a:gd name="T0" fmla="+- 0 5763 5763"/>
                                                                                                            <a:gd name="T1" fmla="*/ T0 w 2197"/>
                                                                                                            <a:gd name="T2" fmla="+- 0 7960 5763"/>
                                                                                                            <a:gd name="T3" fmla="*/ T2 w 2197"/>
                                                                                                          </a:gdLst>
                                                                                                          <a:ahLst/>
                                                                                                          <a:cxnLst>
                                                                                                            <a:cxn ang="0">
                                                                                                              <a:pos x="T1" y="0"/>
                                                                                                            </a:cxn>
                                                                                                            <a:cxn ang="0">
                                                                                                              <a:pos x="T3" y="0"/>
                                                                                                            </a:cxn>
                                                                                                          </a:cxnLst>
                                                                                                          <a:rect l="0" t="0" r="r" b="b"/>
                                                                                                          <a:pathLst>
                                                                                                            <a:path w="2197">
                                                                                                              <a:moveTo>
                                                                                                                <a:pt x="0" y="0"/>
                                                                                                              </a:moveTo>
                                                                                                              <a:lnTo>
                                                                                                                <a:pt x="2197" y="0"/>
                                                                                                              </a:lnTo>
                                                                                                            </a:path>
                                                                                                          </a:pathLst>
                                                                                                        </a:custGeom>
                                                                                                        <a:noFill/>
                                                                                                        <a:ln w="10209">
                                                                                                          <a:solidFill>
                                                                                                            <a:srgbClr val="F9F9F9"/>
                                                                                                          </a:solidFill>
                                                                                                          <a:round/>
                                                                                                          <a:headEnd/>
                                                                                                          <a:tailEnd/>
                                                                                                        </a:ln>
                                                                                                        <a:extLst>
                                                                                                          <a:ext uri="{909E8E84-426E-40dd-AFC4-6F175D3DCCD1}">
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<a:solidFill>
                                                                                                                <a:srgbClr val="FFFFFF"/>
                                                                                                              </a:solidFill>
                                                                                                            </a14:hiddenFill>
                                                                                                          </a:ext>
                                                                                                        </a:extLst>
                                                                                                      </wps:spPr>
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<a:noAutofit/>
                                                                                                      </wps:bodyPr>
                                                                                                    </wps:wsp>
                                                                                                    <wpg:grpSp>
                                                                                                      <wpg:cNvPr id="92" name="Group 46"/>
                                                                                                      <wpg:cNvGrpSpPr>
                                                                                                        <a:grpSpLocks/>
                                                                                                      </wpg:cNvGrpSpPr>
                                                                                                      <wpg:grpSpPr bwMode="auto">
                                                                                                        <a:xfrm>
                                                                                                          <a:off x="5763" y="4"/>
                                                                                                          <a:ext cx="2197" cy="0"/>
                                                                                                          <a:chOff x="5763" y="4"/>
                                                                                                          <a:chExt cx="2197" cy="0"/>
                                                                                                        </a:xfrm>
                                                                                                      </wpg:grpSpPr>
                                                                                                      <wps:wsp>
                                                                                                        <wps:cNvPr id="93" name="Freeform 212"/>
                                                                                                        <wps:cNvSpPr>
                                                                                                          <a:spLocks noEditPoints="1"/>
                                                                                                        </wps:cNvSpPr>
                                                                                                        <wps:spPr bwMode="auto">
                                                                                                          <a:xfrm>
                                                                                                            <a:off x="11526" y="8"/>
                                                                                                            <a:ext cx="2198" cy="0"/>
                                                                                                          </a:xfrm>
                                                                                                          <a:custGeom>
                                                                                                            <a:avLst/>
                                                                                                            <a:gdLst>
                                                                                                              <a:gd name="T0" fmla="+- 0 7960 5763"/>
                                                                                                              <a:gd name="T1" fmla="*/ T0 w 2197"/>
                                                                                                              <a:gd name="T2" fmla="+- 0 5763 5763"/>
                                                                                                              <a:gd name="T3" fmla="*/ T2 w 2197"/>
                                                                                                            </a:gdLst>
                                                                                                            <a:ahLst/>
                                                                                                            <a:cxnLst>
                                                                                                              <a:cxn ang="0">
                                                                                                                <a:pos x="T1" y="0"/>
                                                                                                              </a:cxn>
                                                                                                              <a:cxn ang="0">
                                                                                                                <a:pos x="T3" y="0"/>
                                                                                                              </a:cxn>
                                                                                                            </a:cxnLst>
                                                                                                            <a:rect l="0" t="0" r="r" b="b"/>
                                                                                                            <a:pathLst>
                                                                                                              <a:path w="2197">
                                                                                                                <a:moveTo>
                                                                                                                  <a:pt x="2197" y="0"/>
                                                                                                                </a:moveTo>
                                                                                                                <a:lnTo>
                                                                                                                  <a:pt x="0" y="0"/>
                                                                                                                </a:lnTo>
                                                                                                              </a:path>
                                                                                                            </a:pathLst>
                                                                                                          </a:custGeom>
                                                                                                          <a:noFill/>
                                                                                                          <a:ln w="10209">
                                                                                                            <a:solidFill>
                                                                                                              <a:srgbClr val="F9F9F9"/>
                                                                                                            </a:solidFill>
                                                                                                            <a:round/>
                                                                                                            <a:headEnd/>
                                                                                                            <a:tailEnd/>
                                                                                                          </a:ln>
                                                                                                          <a:extLst>
                                                                                                            <a:ext uri="{909E8E84-426E-40dd-AFC4-6F175D3DCCD1}">
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<a:solidFill>
                                                                                                                  <a:srgbClr val="FFFFFF"/>
                                                                                                                </a:solidFill>
                                                                                                              </a14:hiddenFill>
                                                                                                            </a:ext>
                                                                                                          </a:extLst>
                                                                                                        </wps:spPr>
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<a:noAutofit/>
                                                                                                        </wps:bodyPr>
                                                                                                      </wps:wsp>
                                                                                                      <wps:wsp>
                                                                                                        <wps:cNvPr id="94" name="Freeform 211"/>
                                                                                                        <wps:cNvSpPr>
                                                                                                          <a:spLocks noEditPoints="1"/>
                                                                                                        </wps:cNvSpPr>
                                                                                                        <wps:spPr bwMode="auto">
                                                                                                          <a:xfrm>
                                                                                                            <a:off x="11526" y="8"/>
                                                                                                            <a:ext cx="2198" cy="0"/>
                                                                                                          </a:xfrm>
                                                                                                          <a:custGeom>
                                                                                                            <a:avLst/>
                                                                                                            <a:gdLst>
                                                                                                              <a:gd name="T0" fmla="+- 0 5763 5763"/>
                                                                                                              <a:gd name="T1" fmla="*/ T0 w 2197"/>
                                                                                                              <a:gd name="T2" fmla="+- 0 7960 5763"/>
                                                                                                              <a:gd name="T3" fmla="*/ T2 w 2197"/>
                                                                                                            </a:gdLst>
                                                                                                            <a:ahLst/>
                                                                                                            <a:cxnLst>
                                                                                                              <a:cxn ang="0">
                                                                                                                <a:pos x="T1" y="0"/>
                                                                                                              </a:cxn>
                                                                                                              <a:cxn ang="0">
                                                                                                                <a:pos x="T3" y="0"/>
                                                                                                              </a:cxn>
                                                                                                            </a:cxnLst>
                                                                                                            <a:rect l="0" t="0" r="r" b="b"/>
                                                                                                            <a:pathLst>
                                                                                                              <a:path w="2197">
                                                                                                                <a:moveTo>
                                                                                                                  <a:pt x="0" y="0"/>
                                                                                                                </a:moveTo>
                                                                                                                <a:lnTo>
                                                                                                                  <a:pt x="2197" y="0"/>
                                                                                                                </a:lnTo>
                                                                                                              </a:path>
                                                                                                            </a:pathLst>
                                                                                                          </a:custGeom>
                                                                                                          <a:noFill/>
                                                                                                          <a:ln w="10209">
                                                                                                            <a:solidFill>
                                                                                                              <a:srgbClr val="F9F9F9"/>
                                                                                                            </a:solidFill>
                                                                                                            <a:round/>
                                                                                                            <a:headEnd/>
                                                                                                            <a:tailEnd/>
                                                                                                          </a:ln>
                                                                                                          <a:extLst>
                                                                                                            <a:ext uri="{909E8E84-426E-40dd-AFC4-6F175D3DCCD1}">
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<a:solidFill>
                                                                                                                  <a:srgbClr val="FFFFFF"/>
                                                                                                                </a:solidFill>
                                                                                                              </a14:hiddenFill>
                                                                                                            </a:ext>
                                                                                                          </a:extLst>
                                                                                                        </wps:spPr>
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<a:noAutofit/>
                                                                                                        </wps:bodyPr>
                                                                                                      </wps:wsp>
                                                                                                      <wpg:grpSp>
                                                                                                        <wpg:cNvPr id="95" name="Group 47"/>
                                                                                                        <wpg:cNvGrpSpPr>
                                                                                                          <a:grpSpLocks/>
                                                                                                        </wpg:cNvGrpSpPr>
                                                                                                        <wpg:grpSpPr bwMode="auto">
                                                                                                          <a:xfrm>
                                                                                                            <a:off x="5763" y="-448"/>
                                                                                                            <a:ext cx="2197" cy="0"/>
                                                                                                            <a:chOff x="5763" y="-448"/>
                                                                                                            <a:chExt cx="2197" cy="0"/>
                                                                                                          </a:xfrm>
                                                                                                        </wpg:grpSpPr>
                                                                                                        <wps:wsp>
                                                                                                          <wps:cNvPr id="96" name="Freeform 210"/>
                                                                                                          <wps:cNvSpPr>
                                                                                                            <a:spLocks noEditPoints="1"/>
                                                                                                          </wps:cNvSpPr>
                                                                                                          <wps:spPr bwMode="auto">
                                                                                                            <a:xfrm>
                                                                                                              <a:off x="11526" y="-896"/>
                                                                                                              <a:ext cx="2198" cy="0"/>
                                                                                                            </a:xfrm>
                                                                                                            <a:custGeom>
                                                                                                              <a:avLst/>
                                                                                                              <a:gdLst>
                                                                                                                <a:gd name="T0" fmla="+- 0 7960 5763"/>
                                                                                                                <a:gd name="T1" fmla="*/ T0 w 2197"/>
                                                                                                                <a:gd name="T2" fmla="+- 0 5763 5763"/>
                                                                                                                <a:gd name="T3" fmla="*/ T2 w 2197"/>
                                                                                                              </a:gdLst>
                                                                                                              <a:ahLst/>
                                                                                                              <a:cxnLst>
                                                                                                                <a:cxn ang="0">
                                                                                                                  <a:pos x="T1" y="0"/>
                                                                                                                </a:cxn>
                                                                                                                <a:cxn ang="0">
                                                                                                                  <a:pos x="T3" y="0"/>
                                                                                                                </a:cxn>
                                                                                                              </a:cxnLst>
                                                                                                              <a:rect l="0" t="0" r="r" b="b"/>
                                                                                                              <a:pathLst>
                                                                                                                <a:path w="2197">
                                                                                                                  <a:moveTo>
                                                                                                                    <a:pt x="2197" y="0"/>
                                                                                                                  </a:moveTo>
                                                                                                                  <a:lnTo>
                                                                                                                    <a:pt x="0" y="0"/>
                                                                                                                  </a:lnTo>
                                                                                                                </a:path>
                                                                                                              </a:pathLst>
                                                                                                            </a:custGeom>
                                                                                                            <a:noFill/>
                                                                                                            <a:ln w="10209">
                                                                                                              <a:solidFill>
                                                                                                                <a:srgbClr val="F9F9F9"/>
                                                                                                              </a:solidFill>
                                                                                                              <a:round/>
                                                                                                              <a:headEnd/>
                                                                                                              <a:tailEnd/>
                                                                                                            </a:ln>
                                                                                                            <a:extLst>
                                                                                                              <a:ext uri="{909E8E84-426E-40dd-AFC4-6F175D3DCCD1}">
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<a:solidFill>
                                                                                                                    <a:srgbClr val="FFFFFF"/>
                                                                                                                  </a:solidFill>
                                                                                                                </a14:hiddenFill>
                                                                                                              </a:ext>
                                                                                                            </a:extLst>
                                                                                                          </wps:spPr>
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<a:noAutofit/>
                                                                                                          </wps:bodyPr>
                                                                                                        </wps:wsp>
                                                                                                        <wps:wsp>
                                                                                                          <wps:cNvPr id="97" name="Freeform 209"/>
                                                                                                          <wps:cNvSpPr>
                                                                                                            <a:spLocks noEditPoints="1"/>
                                                                                                          </wps:cNvSpPr>
                                                                                                          <wps:spPr bwMode="auto">
                                                                                                            <a:xfrm>
                                                                                                              <a:off x="11526" y="-896"/>
                                                                                                              <a:ext cx="2198" cy="0"/>
                                                                                                            </a:xfrm>
                                                                                                            <a:custGeom>
                                                                                                              <a:avLst/>
                                                                                                              <a:gdLst>
                                                                                                                <a:gd name="T0" fmla="+- 0 5763 5763"/>
                                                                                                                <a:gd name="T1" fmla="*/ T0 w 2197"/>
                                                                                                                <a:gd name="T2" fmla="+- 0 7960 5763"/>
                                                                                                                <a:gd name="T3" fmla="*/ T2 w 2197"/>
                                                                                                              </a:gdLst>
                                                                                                              <a:ahLst/>
                                                                                                              <a:cxnLst>
                                                                                                                <a:cxn ang="0">
                                                                                                                  <a:pos x="T1" y="0"/>
                                                                                                                </a:cxn>
                                                                                                                <a:cxn ang="0">
                                                                                                                  <a:pos x="T3" y="0"/>
                                                                                                                </a:cxn>
                                                                                                              </a:cxnLst>
                                                                                                              <a:rect l="0" t="0" r="r" b="b"/>
                                                                                                              <a:pathLst>
                                                                                                                <a:path w="2197">
                                                                                                                  <a:moveTo>
                                                                                                                    <a:pt x="0" y="0"/>
                                                                                                                  </a:moveTo>
                                                                                                                  <a:lnTo>
                                                                                                                    <a:pt x="2197" y="0"/>
                                                                                                                  </a:lnTo>
                                                                                                                </a:path>
                                                                                                              </a:pathLst>
                                                                                                            </a:custGeom>
                                                                                                            <a:noFill/>
                                                                                                            <a:ln w="10209">
                                                                                                              <a:solidFill>
                                                                                                                <a:srgbClr val="F9F9F9"/>
                                                                                                              </a:solidFill>
                                                                                                              <a:round/>
                                                                                                              <a:headEnd/>
                                                                                                              <a:tailEnd/>
                                                                                                            </a:ln>
                                                                                                            <a:extLst>
                                                                                                              <a:ext uri="{909E8E84-426E-40dd-AFC4-6F175D3DCCD1}">
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<a:solidFill>
                                                                                                                    <a:srgbClr val="FFFFFF"/>
                                                                                                                  </a:solidFill>
                                                                                                                </a14:hiddenFill>
                                                                                                              </a:ext>
                                                                                                            </a:extLst>
                                                                                                          </wps:spPr>
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<a:noAutofit/>
                                                                                                          </wps:bodyPr>
                                                                                                        </wps:wsp>
                                                                                                        <wpg:grpSp>
                                                                                                          <wpg:cNvPr id="98" name="Group 48"/>
                                                                                                          <wpg:cNvGrpSpPr>
                                                                                                            <a:grpSpLocks/>
                                                                                                          </wpg:cNvGrpSpPr>
                                                                                                          <wpg:grpSpPr bwMode="auto">
                                                                                                            <a:xfrm>
                                                                                                              <a:off x="6116" y="-732"/>
                                                                                                              <a:ext cx="0" cy="2274"/>
                                                                                                              <a:chOff x="6116" y="-732"/>
                                                                                                              <a:chExt cx="0" cy="2274"/>
                                                                                                            </a:xfrm>
                                                                                                          </wpg:grpSpPr>
                                                                                                          <wps:wsp>
                                                                                                            <wps:cNvPr id="99" name="Freeform 208"/>
                                                                                                            <wps:cNvSpPr>
                                                                                                              <a:spLocks noEditPoints="1"/>
                                                                                                            </wps:cNvSpPr>
                                                                                                            <wps:spPr bwMode="auto">
                                                                                                              <a:xfrm>
                                                                                                                <a:off x="12232" y="-1464"/>
                                                                                                                <a:ext cx="0" cy="2274"/>
                                                                                                              </a:xfrm>
                                                                                                              <a:custGeom>
                                                                                                                <a:avLst/>
                                                                                                                <a:gdLst>
                                                                                                                  <a:gd name="T0" fmla="+- 0 1542 -732"/>
                                                                                                                  <a:gd name="T1" fmla="*/ 1542 h 2274"/>
                                                                                                                  <a:gd name="T2" fmla="+- 0 -732 -732"/>
                                                                                                                  <a:gd name="T3" fmla="*/ -732 h 2274"/>
                                                                                                                </a:gdLst>
                                                                                                                <a:ahLst/>
                                                                                                                <a:cxnLst>
                                                                                                                  <a:cxn ang="0">
                                                                                                                    <a:pos x="0" y="T1"/>
                                                                                                                  </a:cxn>
                                                                                                                  <a:cxn ang="0">
                                                                                                                    <a:pos x="0" y="T3"/>
                                                                                                                  </a:cxn>
                                                                                                                </a:cxnLst>
                                                                                                                <a:rect l="0" t="0" r="r" b="b"/>
                                                                                                                <a:pathLst>
                                                                                                                  <a:path h="2274">
                                                                                                                    <a:moveTo>
                                                                                                                      <a:pt x="0" y="2274"/>
                                                                                                                    </a:moveTo>
                                                                                                                    <a:lnTo>
                                                                                                                      <a:pt x="0" y="0"/>
                                                                                                                    </a:lnTo>
                                                                                                                  </a:path>
                                                                                                                </a:pathLst>
                                                                                                              </a:custGeom>
                                                                                                              <a:noFill/>
                                                                                                              <a:ln w="10209">
                                                                                                                <a:solidFill>
                                                                                                                  <a:srgbClr val="F9F9F9"/>
                                                                                                                </a:solidFill>
                                                                                                                <a:round/>
                                                                                                                <a:headEnd/>
                                                                                                                <a:tailEnd/>
                                                                                                              </a:ln>
                                                                                                              <a:extLst>
                                                                                                                <a:ext uri="{909E8E84-426E-40dd-AFC4-6F175D3DCCD1}">
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<a:solidFill>
                                                                                                                      <a:srgbClr val="FFFFFF"/>
                                                                                                                    </a:solidFill>
                                                                                                                  </a14:hiddenFill>
                                                                                                                </a:ext>
                                                                                                              </a:extLst>
                                                                                                            </wps:spPr>
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<a:noAutofit/>
                                                                                                            </wps:bodyPr>
                                                                                                          </wps:wsp>
                                                                                                          <wpg:grpSp>
                                                                                                            <wpg:cNvPr id="100" name="Group 49"/>
                                                                                                            <wpg:cNvGrpSpPr>
                                                                                                              <a:grpSpLocks/>
                                                                                                            </wpg:cNvGrpSpPr>
                                                                                                            <wpg:grpSpPr bwMode="auto">
                                                                                                              <a:xfrm>
                                                                                                                <a:off x="6508" y="-732"/>
                                                                                                                <a:ext cx="0" cy="2274"/>
                                                                                                                <a:chOff x="6508" y="-732"/>
                                                                                                                <a:chExt cx="0" cy="2274"/>
                                                                                                              </a:xfrm>
                                                                                                            </wpg:grpSpPr>
                                                                                                            <wps:wsp>
                                                                                                              <wps:cNvPr id="101" name="Freeform 207"/>
                                                                                                              <wps:cNvSpPr>
                                                                                                                <a:spLocks noEditPoints="1"/>
                                                                                                              </wps:cNvSpPr>
                                                                                                              <wps:spPr bwMode="auto">
                                                                                                                <a:xfrm>
                                                                                                                  <a:off x="13016" y="-1464"/>
                                                                                                                  <a:ext cx="0" cy="2274"/>
                                                                                                                </a:xfrm>
                                                                                                                <a:custGeom>
                                                                                                                  <a:avLst/>
                                                                                                                  <a:gdLst>
                                                                                                                    <a:gd name="T0" fmla="+- 0 1542 -732"/>
                                                                                                                    <a:gd name="T1" fmla="*/ 1542 h 2274"/>
                                                                                                                    <a:gd name="T2" fmla="+- 0 -732 -732"/>
                                                                                                                    <a:gd name="T3" fmla="*/ -732 h 2274"/>
                                                                                                                  </a:gdLst>
                                                                                                                  <a:ahLst/>
                                                                                                                  <a:cxnLst>
                                                                                                                    <a:cxn ang="0">
                                                                                                                      <a:pos x="0" y="T1"/>
                                                                                                                    </a:cxn>
                                                                                                                    <a:cxn ang="0">
                                                                                                                      <a:pos x="0" y="T3"/>
                                                                                                                    </a:cxn>
                                                                                                                  </a:cxnLst>
                                                                                                                  <a:rect l="0" t="0" r="r" b="b"/>
                                                                                                                  <a:pathLst>
                                                                                                                    <a:path h="2274">
                                                                                                                      <a:moveTo>
                                                                                                                        <a:pt x="0" y="2274"/>
                                                                                                                      </a:moveTo>
                                                                                                                      <a:lnTo>
                                                                                                                        <a:pt x="0" y="0"/>
                                                                                                                      </a:lnTo>
                                                                                                                    </a:path>
                                                                                                                  </a:pathLst>
                                                                                                                </a:custGeom>
                                                                                                                <a:noFill/>
                                                                                                                <a:ln w="10209">
                                                                                                                  <a:solidFill>
                                                                                                                    <a:srgbClr val="F9F9F9"/>
                                                                                                                  </a:solidFill>
                                                                                                                  <a:round/>
                                                                                                                  <a:headEnd/>
                                                                                                                  <a:tailEnd/>
                                                                                                                </a:ln>
                                                                                                                <a:extLst>
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<a:solidFill>
                                                                                                                        <a:srgbClr val="FFFFFF"/>
                                                                                                                      </a:solidFill>
                                                                                                                    </a14:hiddenFill>
                                                                                                                  </a:ext>
                                                                                                                </a:extLst>
                                                                                                              </wps:spPr>
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<a:noAutofit/>
                                                                                                              </wps:bodyPr>
                                                                                                            </wps:wsp>
                                                                                                            <wpg:grpSp>
                                                                                                              <wpg:cNvPr id="102" name="Group 50"/>
                                                                                                              <wpg:cNvGrpSpPr>
                                                                                                                <a:grpSpLocks/>
                                                                                                              </wpg:cNvGrpSpPr>
                                                                                                              <wpg:grpSpPr bwMode="auto">
                                                                                                                <a:xfrm>
                                                                                                                  <a:off x="7255" y="-732"/>
                                                                                                                  <a:ext cx="0" cy="2274"/>
                                                                                                                  <a:chOff x="7255" y="-732"/>
                                                                                                                  <a:chExt cx="0" cy="2274"/>
                                                                                                                </a:xfrm>
                                                                                                              </wpg:grpSpPr>
                                                                                                              <wps:wsp>
                                                                                                                <wps:cNvPr id="103" name="Freeform 206"/>
                                                                                                                <wps:cNvSpPr>
                                                                                                                  <a:spLocks noEditPoints="1"/>
                                                                                                                </wps:cNvSpPr>
                                                                                                                <wps:spPr bwMode="auto">
                                                                                                                  <a:xfrm>
                                                                                                                    <a:off x="14510" y="-1464"/>
                                                                                                                    <a:ext cx="0" cy="2274"/>
                                                                                                                  </a:xfrm>
                                                                                                                  <a:custGeom>
                                                                                                                    <a:avLst/>
                                                                                                                    <a:gdLst>
                                                                                                                      <a:gd name="T0" fmla="+- 0 1542 -732"/>
                                                                                                                      <a:gd name="T1" fmla="*/ 1542 h 2274"/>
                                                                                                                      <a:gd name="T2" fmla="+- 0 -732 -732"/>
                                                                                                                      <a:gd name="T3" fmla="*/ -732 h 2274"/>
                                                                                                                    </a:gdLst>
                                                                                                                    <a:ahLst/>
                                                                                                                    <a:cxnLst>
                                                                                                                      <a:cxn ang="0">
                                                                                                                        <a:pos x="0" y="T1"/>
                                                                                                                      </a:cxn>
                                                                                                                      <a:cxn ang="0">
                                                                                                                        <a:pos x="0" y="T3"/>
                                                                                                                      </a:cxn>
                                                                                                                    </a:cxnLst>
                                                                                                                    <a:rect l="0" t="0" r="r" b="b"/>
                                                                                                                    <a:pathLst>
                                                                                                                      <a:path h="2274">
                                                                                                                        <a:moveTo>
                                                                                                                          <a:pt x="0" y="2274"/>
                                                                                                                        </a:moveTo>
                                                                                                                        <a:lnTo>
                                                                                                                          <a:pt x="0" y="0"/>
                                                                                                                        </a:lnTo>
                                                                                                                      </a:path>
                                                                                                                    </a:pathLst>
                                                                                                                  </a:custGeom>
                                                                                                                  <a:noFill/>
                                                                                                                  <a:ln w="10209">
                                                                                                                    <a:solidFill>
                                                                                                                      <a:srgbClr val="F9F9F9"/>
                                                                                                                    </a:solidFill>
                                                                                                                    <a:round/>
                                                                                                                    <a:headEnd/>
                                                                                                                    <a:tailEnd/>
                                                                                                                  </a:ln>
                                                                                                                  <a:extLst>
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<a:solidFill>
                                                                                                                          <a:srgbClr val="FFFFFF"/>
                                                                                                                        </a:solidFill>
                                                                                                                      </a14:hiddenFill>
                                                                                                                    </a:ext>
                                                                                                                  </a:extLst>
                                                                                                                </wps:spPr>
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<a:noAutofit/>
                                                                                                                </wps:bodyPr>
                                                                                                              </wps:wsp>
                                                                                                              <wpg:grpSp>
                                                                                                                <wpg:cNvPr id="104" name="Group 51"/>
                                                                                                                <wpg:cNvGrpSpPr>
                                                                                                                  <a:grpSpLocks/>
                                                                                                                </wpg:cNvGrpSpPr>
                                                                                                                <wpg:grpSpPr bwMode="auto">
                                                                                                                  <a:xfrm>
                                                                                                                    <a:off x="5763" y="1136"/>
                                                                                                                    <a:ext cx="2197" cy="0"/>
                                                                                                                    <a:chOff x="5763" y="1136"/>
                                                                                                                    <a:chExt cx="2197" cy="0"/>
                                                                                                                  </a:xfrm>
                                                                                                                </wpg:grpSpPr>
                                                                                                                <wps:wsp>
                                                                                                                  <wps:cNvPr id="105" name="Freeform 205"/>
                                                                                                                  <wps:cNvSpPr>
                                                                                                                    <a:spLocks noEditPoints="1"/>
                                                                                                                  </wps:cNvSpPr>
                                                                                                                  <wps:spPr bwMode="auto">
                                                                                                                    <a:xfrm>
                                                                                                                      <a:off x="11526" y="2272"/>
                                                                                                                      <a:ext cx="2198" cy="0"/>
                                                                                                                    </a:xfrm>
                                                                                                                    <a:custGeom>
                                                                                                                      <a:avLst/>
                                                                                                                      <a:gdLst>
                                                                                                                        <a:gd name="T0" fmla="+- 0 7960 5763"/>
                                                                                                                        <a:gd name="T1" fmla="*/ T0 w 2197"/>
                                                                                                                        <a:gd name="T2" fmla="+- 0 5763 5763"/>
                                                                                                                        <a:gd name="T3" fmla="*/ T2 w 2197"/>
                                                                                                                      </a:gdLst>
                                                                                                                      <a:ahLst/>
                                                                                                                      <a:cxnLst>
                                                                                                                        <a:cxn ang="0">
                                                                                                                          <a:pos x="T1" y="0"/>
                                                                                                                        </a:cxn>
                                                                                                                        <a:cxn ang="0">
                                                                                                                          <a:pos x="T3" y="0"/>
                                                                                                                        </a:cxn>
                                                                                                                      </a:cxnLst>
                                                                                                                      <a:rect l="0" t="0" r="r" b="b"/>
                                                                                                                      <a:pathLst>
                                                                                                                        <a:path w="2197">
                                                                                                                          <a:moveTo>
                                                                                                                            <a:pt x="2197" y="0"/>
                                                                                                                          </a:moveTo>
                                                                                                                          <a:lnTo>
                                                                                                                            <a:pt x="0" y="0"/>
                                                                                                                          </a:lnTo>
                                                                                                                        </a:path>
                                                                                                                      </a:pathLst>
                                                                                                                    </a:custGeom>
                                                                                                                    <a:noFill/>
                                                                                                                    <a:ln w="4141">
                                                                                                                      <a:solidFill>
                                                                                                                        <a:srgbClr val="E5E4E4"/>
                                                                                                                      </a:solidFill>
                                                                                                                      <a:round/>
                                                                                                                      <a:headEnd/>
                                                                                                                      <a:tailEnd/>
                                                                                                                    </a:ln>
                                                                                                                    <a:extLst>
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<a:solidFill>
                                                                                                                            <a:srgbClr val="FFFFFF"/>
                                                                                                                          </a:solidFill>
                                                                                                                        </a14:hiddenFill>
                                                                                                                      </a:ext>
                                                                                                                    </a:extLst>
                                                                                                                  </wps:spPr>
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<a:noAutofit/>
                                                                                                                  </wps:bodyPr>
                                                                                                                </wps:wsp>
                                                                                                                <wps:wsp>
                                                                                                                  <wps:cNvPr id="106" name="Freeform 204"/>
                                                                                                                  <wps:cNvSpPr>
                                                                                                                    <a:spLocks noEditPoints="1"/>
                                                                                                                  </wps:cNvSpPr>
                                                                                                                  <wps:spPr bwMode="auto">
                                                                                                                    <a:xfrm>
                                                                                                                      <a:off x="11526" y="2272"/>
                                                                                                                      <a:ext cx="2198" cy="0"/>
                                                                                                                    </a:xfrm>
                                                                                                                    <a:custGeom>
                                                                                                                      <a:avLst/>
                                                                                                                      <a:gdLst>
                                                                                                                        <a:gd name="T0" fmla="+- 0 5763 5763"/>
                                                                                                                        <a:gd name="T1" fmla="*/ T0 w 2197"/>
                                                                                                                        <a:gd name="T2" fmla="+- 0 7960 5763"/>
                                                                                                                        <a:gd name="T3" fmla="*/ T2 w 2197"/>
                                                                                                                      </a:gdLst>
                                                                                                                      <a:ahLst/>
                                                                                                                      <a:cxnLst>
                                                                                                                        <a:cxn ang="0">
                                                                                                                          <a:pos x="T1" y="0"/>
                                                                                                                        </a:cxn>
                                                                                                                        <a:cxn ang="0">
                                                                                                                          <a:pos x="T3" y="0"/>
                                                                                                                        </a:cxn>
                                                                                                                      </a:cxnLst>
                                                                                                                      <a:rect l="0" t="0" r="r" b="b"/>
                                                                                                                      <a:pathLst>
                                                                                                                        <a:path w="2197">
                                                                                                                          <a:moveTo>
                                                                                                                            <a:pt x="0" y="0"/>
                                                                                                                          </a:moveTo>
                                                                                                                          <a:lnTo>
                                                                                                                            <a:pt x="2197" y="0"/>
                                                                                                                          </a:lnTo>
                                                                                                                        </a:path>
                                                                                                                      </a:pathLst>
                                                                                                                    </a:custGeom>
                                                                                                                    <a:noFill/>
                                                                                                                    <a:ln w="4141">
                                                                                                                      <a:solidFill>
                                                                                                                        <a:srgbClr val="E5E4E4"/>
                                                                                                                      </a:solidFill>
                                                                                                                      <a:round/>
                                                                                                                      <a:headEnd/>
                                                                                                                      <a:tailEnd/>
                                                                                                                    </a:ln>
                                                                                                                    <a:extLst>
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<a:solidFill>
                                                                                                                            <a:srgbClr val="FFFFFF"/>
                                                                                                                          </a:solidFill>
                                                                                                                        </a14:hiddenFill>
                                                                                                                      </a:ext>
                                                                                                                    </a:extLst>
                                                                                                                  </wps:spPr>
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<a:noAutofit/>
                                                                                                                  </wps:bodyPr>
                                                                                                                </wps:wsp>
                                                                                                                <wpg:grpSp>
                                                                                                                  <wpg:cNvPr id="107" name="Group 52"/>
                                                                                                                  <wpg:cNvGrpSpPr>
                                                                                                                    <a:grpSpLocks/>
                                                                                                                  </wpg:cNvGrpSpPr>
                                                                                                                  <wpg:grpSpPr bwMode="auto">
                                                                                                                    <a:xfrm>
                                                                                                                      <a:off x="5763" y="683"/>
                                                                                                                      <a:ext cx="2197" cy="0"/>
                                                                                                                      <a:chOff x="5763" y="683"/>
                                                                                                                      <a:chExt cx="2197" cy="0"/>
                                                                                                                    </a:xfrm>
                                                                                                                  </wpg:grpSpPr>
                                                                                                                  <wps:wsp>
                                                                                                                    <wps:cNvPr id="108" name="Freeform 203"/>
                                                                                                                    <wps:cNvSpPr>
                                                                                                                      <a:spLocks noEditPoints="1"/>
                                                                                                                    </wps:cNvSpPr>
                                                                                                                    <wps:spPr bwMode="auto">
                                                                                                                      <a:xfrm>
                                                                                                                        <a:off x="11526" y="1366"/>
                                                                                                                        <a:ext cx="2198" cy="0"/>
                                                                                                                      </a:xfrm>
                                                                                                                      <a:custGeom>
                                                                                                                        <a:avLst/>
                                                                                                                        <a:gdLst>
                                                                                                                          <a:gd name="T0" fmla="+- 0 7960 5763"/>
                                                                                                                          <a:gd name="T1" fmla="*/ T0 w 2197"/>
                                                                                                                          <a:gd name="T2" fmla="+- 0 5763 5763"/>
                                                                                                                          <a:gd name="T3" fmla="*/ T2 w 2197"/>
                                                                                                                        </a:gdLst>
                                                                                                                        <a:ahLst/>
                                                                                                                        <a:cxnLst>
                                                                                                                          <a:cxn ang="0">
                                                                                                                            <a:pos x="T1" y="0"/>
                                                                                                                          </a:cxn>
                                                                                                                          <a:cxn ang="0">
                                                                                                                            <a:pos x="T3" y="0"/>
                                                                                                                          </a:cxn>
                                                                                                                        </a:cxnLst>
                                                                                                                        <a:rect l="0" t="0" r="r" b="b"/>
                                                                                                                        <a:pathLst>
                                                                                                                          <a:path w="2197">
                                                                                                                            <a:moveTo>
                                                                                                                              <a:pt x="2197" y="0"/>
                                                                                                                            </a:moveTo>
                                                                                                                            <a:lnTo>
                                                                                                                              <a:pt x="0" y="0"/>
                                                                                                                            </a:lnTo>
                                                                                                                          </a:path>
                                                                                                                        </a:pathLst>
                                                                                                                      </a:custGeom>
                                                                                                                      <a:noFill/>
                                                                                                                      <a:ln w="4141">
                                                                                                                        <a:solidFill>
                                                                                                                          <a:srgbClr val="E5E4E4"/>
                                                                                                                        </a:solidFill>
                                                                                                                        <a:round/>
                                                                                                                        <a:headEnd/>
                                                                                                                        <a:tailEnd/>
                                                                                                                      </a:ln>
                                                                                                                      <a:extLst>
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<a:solidFill>
                                                                                                                              <a:srgbClr val="FFFFFF"/>
                                                                                                                            </a:solidFill>
                                                                                                                          </a14:hiddenFill>
                                                                                                                        </a:ext>
                                                                                                                      </a:extLst>
                                                                                                                    </wps:spPr>
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<a:noAutofit/>
                                                                                                                    </wps:bodyPr>
                                                                                                                  </wps:wsp>
                                                                                                                  <wps:wsp>
                                                                                                                    <wps:cNvPr id="109" name="Freeform 202"/>
                                                                                                                    <wps:cNvSpPr>
                                                                                                                      <a:spLocks noEditPoints="1"/>
                                                                                                                    </wps:cNvSpPr>
                                                                                                                    <wps:spPr bwMode="auto">
                                                                                                                      <a:xfrm>
                                                                                                                        <a:off x="11526" y="1366"/>
                                                                                                                        <a:ext cx="2198" cy="0"/>
                                                                                                                      </a:xfrm>
                                                                                                                      <a:custGeom>
                                                                                                                        <a:avLst/>
                                                                                                                        <a:gdLst>
                                                                                                                          <a:gd name="T0" fmla="+- 0 5763 5763"/>
                                                                                                                          <a:gd name="T1" fmla="*/ T0 w 2197"/>
                                                                                                                          <a:gd name="T2" fmla="+- 0 7960 5763"/>
                                                                                                                          <a:gd name="T3" fmla="*/ T2 w 2197"/>
                                                                                                                        </a:gdLst>
                                                                                                                        <a:ahLst/>
                                                                                                                        <a:cxnLst>
                                                                                                                          <a:cxn ang="0">
                                                                                                                            <a:pos x="T1" y="0"/>
                                                                                                                          </a:cxn>
                                                                                                                          <a:cxn ang="0">
                                                                                                                            <a:pos x="T3" y="0"/>
                                                                                                                          </a:cxn>
                                                                                                                        </a:cxnLst>
                                                                                                                        <a:rect l="0" t="0" r="r" b="b"/>
                                                                                                                        <a:pathLst>
                                                                                                                          <a:path w="2197">
                                                                                                                            <a:moveTo>
                                                                                                                              <a:pt x="0" y="0"/>
                                                                                                                            </a:moveTo>
                                                                                                                            <a:lnTo>
                                                                                                                              <a:pt x="2197" y="0"/>
                                                                                                                            </a:lnTo>
                                                                                                                          </a:path>
                                                                                                                        </a:pathLst>
                                                                                                                      </a:custGeom>
                                                                                                                      <a:noFill/>
                                                                                                                      <a:ln w="4141">
                                                                                                                        <a:solidFill>
                                                                                                                          <a:srgbClr val="E5E4E4"/>
                                                                                                                        </a:solidFill>
                                                                                                                        <a:round/>
                                                                                                                        <a:headEnd/>
                                                                                                                        <a:tailEnd/>
                                                                                                                      </a:ln>
                                                                                                                      <a:extLst>
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<a:solidFill>
                                                                                                                              <a:srgbClr val="FFFFFF"/>
                                                                                                                            </a:solidFill>
                                                                                                                          </a14:hiddenFill>
                                                                                                                        </a:ext>
                                                                                                                      </a:extLst>
                                                                                                                    </wps:spPr>
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<a:noAutofit/>
                                                                                                                    </wps:bodyPr>
                                                                                                                  </wps:wsp>
                                                                                                                  <wpg:grpSp>
                                                                                                                    <wpg:cNvPr id="110" name="Group 53"/>
                                                                                                                    <wpg:cNvGrpSpPr>
                                                                                                                      <a:grpSpLocks/>
                                                                                                                    </wpg:cNvGrpSpPr>
                                                                                                                    <wpg:grpSpPr bwMode="auto">
                                                                                                                      <a:xfrm>
                                                                                                                        <a:off x="5763" y="231"/>
                                                                                                                        <a:ext cx="2197" cy="0"/>
                                                                                                                        <a:chOff x="5763" y="231"/>
                                                                                                                        <a:chExt cx="2197" cy="0"/>
                                                                                                                      </a:xfrm>
                                                                                                                    </wpg:grpSpPr>
                                                                                                                    <wps:wsp>
                                                                                                                      <wps:cNvPr id="111" name="Freeform 201"/>
                                                                                                                      <wps:cNvSpPr>
                                                                                                                        <a:spLocks noEditPoints="1"/>
                                                                                                                      </wps:cNvSpPr>
                                                                                                                      <wps:spPr bwMode="auto">
                                                                                                                        <a:xfrm>
                                                                                                                          <a:off x="11526" y="462"/>
                                                                                                                          <a:ext cx="2198" cy="0"/>
                                                                                                                        </a:xfrm>
                                                                                                                        <a:custGeom>
                                                                                                                          <a:avLst/>
                                                                                                                          <a:gdLst>
                                                                                                                            <a:gd name="T0" fmla="+- 0 7960 5763"/>
                                                                                                                            <a:gd name="T1" fmla="*/ T0 w 2197"/>
                                                                                                                            <a:gd name="T2" fmla="+- 0 5763 5763"/>
                                                                                                                            <a:gd name="T3" fmla="*/ T2 w 2197"/>
                                                                                                                          </a:gdLst>
                                                                                                                          <a:ahLst/>
                                                                                                                          <a:cxnLst>
                                                                                                                            <a:cxn ang="0">
                                                                                                                              <a:pos x="T1" y="0"/>
                                                                                                                            </a:cxn>
                                                                                                                            <a:cxn ang="0">
                                                                                                                              <a:pos x="T3" y="0"/>
                                                                                                                            </a:cxn>
                                                                                                                          </a:cxnLst>
                                                                                                                          <a:rect l="0" t="0" r="r" b="b"/>
                                                                                                                          <a:pathLst>
                                                                                                                            <a:path w="2197">
                                                                                                                              <a:moveTo>
                                                                                                                                <a:pt x="2197" y="0"/>
                                                                                                                              </a:moveTo>
                                                                                                                              <a:lnTo>
                                                                                                                                <a:pt x="0" y="0"/>
                                                                                                                              </a:lnTo>
                                                                                                                            </a:path>
                                                                                                                          </a:pathLst>
                                                                                                                        </a:custGeom>
                                                                                                                        <a:noFill/>
                                                                                                                        <a:ln w="4141">
                                                                                                                          <a:solidFill>
                                                                                                                            <a:srgbClr val="E5E4E4"/>
                                                                                                                          </a:solidFill>
                                                                                                                          <a:round/>
                                                                                                                          <a:headEnd/>
                                                                                                                          <a:tailEnd/>
                                                                                                                        </a:ln>
                                                                                                                        <a:extLst>
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<a:solidFill>
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</a:solidFill>
                                                                                                                            </a14:hiddenFill>
                                                                                                                          </a:ext>
                                                                                                                        </a:extLst>
                                                                                                                      </wps:spPr>
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<a:noAutofit/>
                                                                                                                      </wps:bodyPr>
                                                                                                                    </wps:wsp>
                                                                                                                    <wps:wsp>
                                                                                                                      <wps:cNvPr id="112" name="Freeform 200"/>
                                                                                                                      <wps:cNvSpPr>
                                                                                                                        <a:spLocks noEditPoints="1"/>
                                                                                                                      </wps:cNvSpPr>
                                                                                                                      <wps:spPr bwMode="auto">
                                                                                                                        <a:xfrm>
                                                                                                                          <a:off x="11526" y="462"/>
                                                                                                                          <a:ext cx="2198" cy="0"/>
                                                                                                                        </a:xfrm>
                                                                                                                        <a:custGeom>
                                                                                                                          <a:avLst/>
                                                                                                                          <a:gdLst>
                                                                                                                            <a:gd name="T0" fmla="+- 0 5763 5763"/>
                                                                                                                            <a:gd name="T1" fmla="*/ T0 w 2197"/>
                                                                                                                            <a:gd name="T2" fmla="+- 0 7960 5763"/>
                                                                                                                            <a:gd name="T3" fmla="*/ T2 w 2197"/>
                                                                                                                          </a:gdLst>
                                                                                                                          <a:ahLst/>
                                                                                                                          <a:cxnLst>
                                                                                                                            <a:cxn ang="0">
                                                                                                                              <a:pos x="T1" y="0"/>
                                                                                                                            </a:cxn>
                                                                                                                            <a:cxn ang="0">
                                                                                                                              <a:pos x="T3" y="0"/>
                                                                                                                            </a:cxn>
                                                                                                                          </a:cxnLst>
                                                                                                                          <a:rect l="0" t="0" r="r" b="b"/>
                                                                                                                          <a:pathLst>
                                                                                                                            <a:path w="2197">
                                                                                                                              <a:moveTo>
                                                                                                                                <a:pt x="0" y="0"/>
                                                                                                                              </a:moveTo>
                                                                                                                              <a:lnTo>
                                                                                                                                <a:pt x="2197" y="0"/>
                                                                                                                              </a:lnTo>
                                                                                                                            </a:path>
                                                                                                                          </a:pathLst>
                                                                                                                        </a:custGeom>
                                                                                                                        <a:noFill/>
                                                                                                                        <a:ln w="4141">
                                                                                                                          <a:solidFill>
                                                                                                                            <a:srgbClr val="E5E4E4"/>
                                                                                                                          </a:solidFill>
                                                                                                                          <a:round/>
                                                                                                                          <a:headEnd/>
                                                                                                                          <a:tailEnd/>
                                                                                                                        </a:ln>
                                                                                                                        <a:extLst>
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<a:solidFill>
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</a:solidFill>
                                                                                                                            </a14:hiddenFill>
                                                                                                                          </a:ext>
                                                                                                                        </a:extLst>
                                                                                                                      </wps:spPr>
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<a:noAutofit/>
                                                                                                                      </wps:bodyPr>
                                                                                                                    </wps:wsp>
                                                                                                                    <wpg:grpSp>
                                                                                                                      <wpg:cNvPr id="113" name="Group 54"/>
                                                                                                                      <wpg:cNvGrpSpPr>
                                                                                                                        <a:grpSpLocks/>
                                                                                                                      </wpg:cNvGrpSpPr>
                                                                                                                      <wpg:grpSpPr bwMode="auto">
                                                                                                                        <a:xfrm>
                                                                                                                          <a:off x="5763" y="-222"/>
                                                                                                                          <a:ext cx="2197" cy="0"/>
                                                                                                                          <a:chOff x="5763" y="-222"/>
                                                                                                                          <a:chExt cx="2197" cy="0"/>
                                                                                                                        </a:xfrm>
                                                                                                                      </wpg:grpSpPr>
                                                                                                                      <wps:wsp>
                                                                                                                        <wps:cNvPr id="114" name="Freeform 199"/>
                                                                                                                        <wps:cNvSpPr>
                                                                                                                          <a:spLocks noEditPoints="1"/>
                                                                                                                        </wps:cNvSpPr>
                                                                                                                        <wps:spPr bwMode="auto">
                                                                                                                          <a:xfrm>
                                                                                                                            <a:off x="11526" y="-444"/>
                                                                                                                            <a:ext cx="2198" cy="0"/>
                                                                                                                          </a:xfrm>
                                                                                                                          <a:custGeom>
                                                                                                                            <a:avLst/>
                                                                                                                            <a:gdLst>
                                                                                                                              <a:gd name="T0" fmla="+- 0 7960 5763"/>
                                                                                                                              <a:gd name="T1" fmla="*/ T0 w 2197"/>
                                                                                                                              <a:gd name="T2" fmla="+- 0 5763 5763"/>
                                                                                                                              <a:gd name="T3" fmla="*/ T2 w 2197"/>
                                                                                                                            </a:gdLst>
                                                                                                                            <a:ahLst/>
                                                                                                                            <a:cxnLst>
                                                                                                                              <a:cxn ang="0">
                                                                                                                                <a:pos x="T1" y="0"/>
                                                                                                                              </a:cxn>
                                                                                                                              <a:cxn ang="0">
                                                                                                                                <a:pos x="T3" y="0"/>
                                                                                                                              </a:cxn>
                                                                                                                            </a:cxnLst>
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<a:pathLst>
                                                                                                                              <a:path w="2197">
                                                                                                                                <a:moveTo>
                                                                                                                                  <a:pt x="2197" y="0"/>
                                                                                                                                </a:moveTo>
                                                                                                                                <a:lnTo>
                                                                                                                                  <a:pt x="0" y="0"/>
                                                                                                                                </a:lnTo>
                                                                                                                              </a:path>
                                                                                                                            </a:pathLst>
                                                                                                                          </a:custGeom>
                                                                                                                          <a:noFill/>
                                                                                                                          <a:ln w="4141">
                                                                                                                            <a:solidFill>
                                                                                                                              <a:srgbClr val="E5E4E4"/>
                                                                                                                            </a:solidFill>
                                                                                                                            <a:round/>
                                                                                                                            <a:headEnd/>
                                                                                                                            <a:tailEnd/>
                                                                                                                          </a:ln>
                                                                                                                          <a:extLst>
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<a:solidFill>
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</a:solidFill>
                                                                                                                              </a14:hiddenFill>
                                                                                                                            </a:ext>
                                                                                                                          </a:extLst>
                                                                                                                        </wps:spPr>
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<a:noAutofit/>
                                                                                                                        </wps:bodyPr>
                                                                                                                      </wps:wsp>
                                                                                                                      <wps:wsp>
                                                                                                                        <wps:cNvPr id="115" name="Freeform 198"/>
                                                                                                                        <wps:cNvSpPr>
                                                                                                                          <a:spLocks noEditPoints="1"/>
                                                                                                                        </wps:cNvSpPr>
                                                                                                                        <wps:spPr bwMode="auto">
                                                                                                                          <a:xfrm>
                                                                                                                            <a:off x="11526" y="-444"/>
                                                                                                                            <a:ext cx="2198" cy="0"/>
                                                                                                                          </a:xfrm>
                                                                                                                          <a:custGeom>
                                                                                                                            <a:avLst/>
                                                                                                                            <a:gdLst>
                                                                                                                              <a:gd name="T0" fmla="+- 0 5763 5763"/>
                                                                                                                              <a:gd name="T1" fmla="*/ T0 w 2197"/>
                                                                                                                              <a:gd name="T2" fmla="+- 0 7960 5763"/>
                                                                                                                              <a:gd name="T3" fmla="*/ T2 w 2197"/>
                                                                                                                            </a:gdLst>
                                                                                                                            <a:ahLst/>
                                                                                                                            <a:cxnLst>
                                                                                                                              <a:cxn ang="0">
                                                                                                                                <a:pos x="T1" y="0"/>
                                                                                                                              </a:cxn>
                                                                                                                              <a:cxn ang="0">
                                                                                                                                <a:pos x="T3" y="0"/>
                                                                                                                              </a:cxn>
                                                                                                                            </a:cxnLst>
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<a:pathLst>
                                                                                                                              <a:path w="2197">
                                                                                                                                <a:moveTo>
                                                                                                                                  <a:pt x="0" y="0"/>
                                                                                                                                </a:moveTo>
                                                                                                                                <a:lnTo>
                                                                                                                                  <a:pt x="2197" y="0"/>
                                                                                                                                </a:lnTo>
                                                                                                                              </a:path>
                                                                                                                            </a:pathLst>
                                                                                                                          </a:custGeom>
                                                                                                                          <a:noFill/>
                                                                                                                          <a:ln w="4141">
                                                                                                                            <a:solidFill>
                                                                                                                              <a:srgbClr val="E5E4E4"/>
                                                                                                                            </a:solidFill>
                                                                                                                            <a:round/>
                                                                                                                            <a:headEnd/>
                                                                                                                            <a:tailEnd/>
                                                                                                                          </a:ln>
                                                                                                                          <a:extLst>
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<a:solidFill>
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</a:solidFill>
                                                                                                                              </a14:hiddenFill>
                                                                                                                            </a:ext>
                                                                                                                          </a:extLst>
                                                                                                                        </wps:spPr>
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<a:noAutofit/>
                                                                                                                        </wps:bodyPr>
                                                                                                                      </wps:wsp>
                                                                                                                      <wpg:grpSp>
                                                                                                                        <wpg:cNvPr id="116" name="Group 55"/>
                                                                                                                        <wpg:cNvGrpSpPr>
                                                                                                                          <a:grpSpLocks/>
                                                                                                                        </wpg:cNvGrpSpPr>
                                                                                                                        <wpg:grpSpPr bwMode="auto">
                                                                                                                          <a:xfrm>
                                                                                                                            <a:off x="5763" y="-674"/>
                                                                                                                            <a:ext cx="2197" cy="0"/>
                                                                                                                            <a:chOff x="5763" y="-674"/>
                                                                                                                            <a:chExt cx="2197" cy="0"/>
                                                                                                                          </a:xfrm>
                                                                                                                        </wpg:grpSpPr>
                                                                                                                        <wps:wsp>
                                                                                                                          <wps:cNvPr id="117" name="Freeform 197"/>
                                                                                                                          <wps:cNvSpPr>
                                                                                                                            <a:spLocks noEditPoints="1"/>
                                                                                                                          </wps:cNvSpPr>
                                                                                                                          <wps:spPr bwMode="auto">
                                                                                                                            <a:xfrm>
                                                                                                                              <a:off x="11526" y="-1348"/>
                                                                                                                              <a:ext cx="2198" cy="0"/>
                                                                                                                            </a:xfrm>
                                                                                                                            <a:custGeom>
                                                                                                                              <a:avLst/>
                                                                                                                              <a:gdLst>
                                                                                                                                <a:gd name="T0" fmla="+- 0 7960 5763"/>
                                                                                                                                <a:gd name="T1" fmla="*/ T0 w 2197"/>
                                                                                                                                <a:gd name="T2" fmla="+- 0 5763 5763"/>
                                                                                                                                <a:gd name="T3" fmla="*/ T2 w 2197"/>
                                                                                                                              </a:gdLst>
                                                                                                                              <a:ahLst/>
                                                                                                                              <a:cxnLst>
                                                                                                                                <a:cxn ang="0">
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</a:cxn>
                                                                                                                                <a:cxn ang="0">
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</a:cxn>
                                                                                                                              </a:cxnLst>
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<a:pathLst>
                                                                                                                                <a:path w="2197">
                                                                                                                                  <a:moveTo>
                                                                                                                                    <a:pt x="2197" y="0"/>
                                                                                                                                  </a:moveTo>
                                                                                                                                  <a:lnTo>
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</a:lnTo>
                                                                                                                                </a:path>
                                                                                                                              </a:pathLst>
                                                                                                                            </a:custGeom>
                                                                                                                            <a:noFill/>
                                                                                                                            <a:ln w="4141">
                                                                                                                              <a:solidFill>
                                                                                                                                <a:srgbClr val="E5E4E4"/>
                                                                                                                              </a:solidFill>
                                                                                                                              <a:round/>
                                                                                                                              <a:headEnd/>
                                                                                                                              <a:tailEnd/>
                                                                                                                            </a:ln>
                                                                                                                            <a:extLst>
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<a:solidFill>
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</a:solidFill>
                                                                                                                                </a14:hiddenFill>
                                                                                                                              </a:ext>
                                                                                                                            </a:extLst>
                                                                                                                          </wps:spPr>
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<a:noAutofit/>
                                                                                                                          </wps:bodyPr>
                                                                                                                        </wps:wsp>
                                                                                                                        <wps:wsp>
                                                                                                                          <wps:cNvPr id="118" name="Freeform 196"/>
                                                                                                                          <wps:cNvSpPr>
                                                                                                                            <a:spLocks noEditPoints="1"/>
                                                                                                                          </wps:cNvSpPr>
                                                                                                                          <wps:spPr bwMode="auto">
                                                                                                                            <a:xfrm>
                                                                                                                              <a:off x="11526" y="-1348"/>
                                                                                                                              <a:ext cx="2198" cy="0"/>
                                                                                                                            </a:xfrm>
                                                                                                                            <a:custGeom>
                                                                                                                              <a:avLst/>
                                                                                                                              <a:gdLst>
                                                                                                                                <a:gd name="T0" fmla="+- 0 5763 5763"/>
                                                                                                                                <a:gd name="T1" fmla="*/ T0 w 2197"/>
                                                                                                                                <a:gd name="T2" fmla="+- 0 7960 5763"/>
                                                                                                                                <a:gd name="T3" fmla="*/ T2 w 2197"/>
                                                                                                                              </a:gdLst>
                                                                                                                              <a:ahLst/>
                                                                                                                              <a:cxnLst>
                                                                                                                                <a:cxn ang="0">
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</a:cxn>
                                                                                                                                <a:cxn ang="0">
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</a:cxn>
                                                                                                                              </a:cxnLst>
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<a:pathLst>
                                                                                                                                <a:path w="2197">
                                                                                                                                  <a:moveTo>
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</a:moveTo>
                                                                                                                                  <a:lnTo>
                                                                                                                                    <a:pt x="2197" y="0"/>
                                                                                                                                  </a:lnTo>
                                                                                                                                </a:path>
                                                                                                                              </a:pathLst>
                                                                                                                            </a:custGeom>
                                                                                                                            <a:noFill/>
                                                                                                                            <a:ln w="4141">
                                                                                                                              <a:solidFill>
                                                                                                                                <a:srgbClr val="E5E4E4"/>
                                                                                                                              </a:solidFill>
                                                                                                                              <a:round/>
                                                                                                                              <a:headEnd/>
                                                                                                                              <a:tailEnd/>
                                                                                                                            </a:ln>
                                                                                                                            <a:extLst>
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<a:solidFill>
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</a:solidFill>
                                                                                                                                </a14:hiddenFill>
                                                                                                                              </a:ext>
                                                                                                                            </a:extLst>
                                                                                                                          </wps:spPr>
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<a:noAutofit/>
                                                                                                                          </wps:bodyPr>
                                                                                                                        </wps:wsp>
                                                                                                                        <wpg:grpSp>
                                                                                                                          <wpg:cNvPr id="119" name="Group 56"/>
                                                                                                                          <wpg:cNvGrpSpPr>
                                                                                                                            <a:grpSpLocks/>
                                                                                                                          </wpg:cNvGrpSpPr>
                                                                                                                          <wpg:grpSpPr bwMode="auto">
                                                                                                                            <a:xfrm>
                                                                                                                              <a:off x="5919" y="-732"/>
                                                                                                                              <a:ext cx="0" cy="2274"/>
                                                                                                                              <a:chOff x="5919" y="-732"/>
                                                                                                                              <a:chExt cx="0" cy="2274"/>
                                                                                                                            </a:xfrm>
                                                                                                                          </wpg:grpSpPr>
                                                                                                                          <wps:wsp>
                                                                                                                            <wps:cNvPr id="120" name="Freeform 195"/>
                                                                                                                            <wps:cNvSpPr>
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</wps:cNvSpPr>
                                                                                                                            <wps:spPr bwMode="auto">
                                                                                                                              <a:xfrm>
                                                                                                                                <a:off x="11838" y="-1464"/>
                                                                                                                                <a:ext cx="0" cy="2274"/>
                                                                                                                              </a:xfrm>
                                                                                                                              <a:custGeom>
                                                                                                                                <a:avLst/>
                                                                                                                                <a:gdLst>
                                                                                                                                  <a:gd name="T0" fmla="+- 0 1542 -732"/>
                                                                                                                                  <a:gd name="T1" fmla="*/ 1542 h 2274"/>
                                                                                                                                  <a:gd name="T2" fmla="+- 0 -732 -732"/>
                                                                                                                                  <a:gd name="T3" fmla="*/ -732 h 2274"/>
                                                                                                                                </a:gdLst>
                                                                                                                                <a:ahLst/>
                                                                                                                                <a:cxnLst>
                                                                                                                                  <a:cxn ang="0">
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</a:cxn>
                                                                                                                                  <a:cxn ang="0">
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</a:cxn>
                                                                                                                                </a:cxnLst>
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<a:pathLst>
                                                                                                                                  <a:path h="2274">
                                                                                                                                    <a:moveTo>
                                                                                                                                      <a:pt x="0" y="2274"/>
                                                                                                                                    </a:moveTo>
                                                                                                                                    <a:lnTo>
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</a:lnTo>
                                                                                                                                  </a:path>
                                                                                                                                </a:pathLst>
                                                                                                                              </a:custGeom>
                                                                                                                              <a:noFill/>
                                                                                                                              <a:ln w="4141">
                                                                                                                                <a:solidFill>
                                                                                                                                  <a:srgbClr val="E5E4E4"/>
                                                                                                                                </a:solidFill>
                                                                                                                                <a:round/>
                                                                                                                                <a:headEnd/>
                                                                                                                                <a:tailEnd/>
                                                                                                                              </a:ln>
                                                                                                                              <a:extLst>
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</a:solidFill>
                                                                                                                                  </a14:hiddenFill>
                                                                                                                                </a:ext>
                                                                                                                              </a:extLst>
                                                                                                                            </wps:spPr>
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<a:noAutofit/>
                                                                                                                            </wps:bodyPr>
                                                                                                                          </wps:wsp>
                                                                                                                          <wpg:grpSp>
                                                                                                                            <wpg:cNvPr id="121" name="Group 57"/>
                                                                                                                            <wpg:cNvGrpSpPr>
                                                                                                                              <a:grpSpLocks/>
                                                                                                                            </wpg:cNvGrpSpPr>
                                                                                                                            <wpg:grpSpPr bwMode="auto">
                                                                                                                              <a:xfrm>
                                                                                                                                <a:off x="6312" y="-732"/>
                                                                                                                                <a:ext cx="0" cy="2274"/>
                                                                                                                                <a:chOff x="6312" y="-732"/>
                                                                                                                                <a:chExt cx="0" cy="2274"/>
                                                                                                                              </a:xfrm>
                                                                                                                            </wpg:grpSpPr>
                                                                                                                            <wps:wsp>
                                                                                                                              <wps:cNvPr id="122" name="Freeform 194"/>
                                                                                                                              <wps:cNvSpPr>
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</wps:cNvSpPr>
                                                                                                                              <wps:spPr bwMode="auto">
                                                                                                                                <a:xfrm>
                                                                                                                                  <a:off x="12624" y="-1464"/>
                                                                                                                                  <a:ext cx="0" cy="2274"/>
                                                                                                                                </a:xfrm>
                                                                                                                                <a:custGeom>
                                                                                                                                  <a:avLst/>
                                                                                                                                  <a:gdLst>
                                                                                                                                    <a:gd name="T0" fmla="+- 0 1542 -732"/>
                                                                                                                                    <a:gd name="T1" fmla="*/ 1542 h 2274"/>
                                                                                                                                    <a:gd name="T2" fmla="+- 0 -732 -732"/>
                                                                                                                                    <a:gd name="T3" fmla="*/ -732 h 2274"/>
                                                                                                                                  </a:gdLst>
                                                                                                                                  <a:ahLst/>
                                                                                                                                  <a:cxnLst>
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</a:cxn>
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</a:cxn>
                                                                                                                                  </a:cxnLst>
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<a:pathLst>
                                                                                                                                    <a:path h="2274">
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<a:pt x="0" y="2274"/>
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<a:lnTo>
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</a:lnTo>
                                                                                                                                    </a:path>
                                                                                                                                  </a:pathLst>
                                                                                                                                </a:custGeom>
                                                                                                                                <a:noFill/>
                                                                                                                                <a:ln w="4141">
                                                                                                                                  <a:solidFill>
                                                                                                                                    <a:srgbClr val="E5E4E4"/>
                                                                                                                                  </a:solidFill>
                                                                                                                                  <a:round/>
                                                                                                                                  <a:headEnd/>
                                                                                                                                  <a:tailEnd/>
                                                                                                                                </a:ln>
                                                                                                                                <a:extLst>
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</a:ext>
                                                                                                                                </a:extLst>
                                                                                                                              </wps:spPr>
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<a:noAutofit/>
                                                                                                                              </wps:bodyPr>
                                                                                                                            </wps:wsp>
                                                                                                                            <wpg:grpSp>
                                                                                                                              <wpg:cNvPr id="123" name="Group 58"/>
                                                                                                                              <wpg:cNvGrpSpPr>
                                                                                                                                <a:grpSpLocks/>
                                                                                                                              </wpg:cNvGrpSpPr>
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<a:xfrm>
                                                                                                                                  <a:off x="6705" y="-732"/>
                                                                                                                                  <a:ext cx="0" cy="2274"/>
                                                                                                                                  <a:chOff x="6705" y="-732"/>
                                                                                                                                  <a:chExt cx="0" cy="2274"/>
                                                                                                                                </a:xfrm>
                                                                                                                              </wpg:grpSpPr>
                                                                                                                              <wps:wsp>
                                                                                                                                <wps:cNvPr id="124" name="Freeform 193"/>
                                                                                                                                <wps:cNvSpPr>
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</wps:cNvSpPr>
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<a:xfrm>
                                                                                                                                    <a:off x="13410" y="-1464"/>
                                                                                                                                    <a:ext cx="0" cy="2274"/>
                                                                                                                                  </a:xfrm>
                                                                                                                                  <a:custGeom>
                                                                                                                                    <a:avLst/>
                                                                                                                                    <a:gdLst>
                                                                                                                                      <a:gd name="T0" fmla="+- 0 1542 -732"/>
                                                                                                                                      <a:gd name="T1" fmla="*/ 1542 h 2274"/>
                                                                                                                                      <a:gd name="T2" fmla="+- 0 -732 -732"/>
                                                                                                                                      <a:gd name="T3" fmla="*/ -732 h 2274"/>
                                                                                                                                    </a:gdLst>
                                                                                                                                    <a:ahLst/>
                                                                                                                                    <a:cxnLst>
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</a:cxn>
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</a:cxn>
                                                                                                                                    </a:cxnLst>
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<a:pathLst>
                                                                                                                                      <a:path h="2274">
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<a:pt x="0" y="2274"/>
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</a:path>
                                                                                                                                    </a:pathLst>
                                                                                                                                  </a:custGeom>
                                                                                                                                  <a:noFill/>
                                                                                                                                  <a:ln w="4141">
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<a:srgbClr val="E5E4E4"/>
                                                                                                                                    </a:solidFill>
                                                                                                                                    <a:round/>
                                                                                                                                    <a:headEnd/>
                                                                                                                                    <a:tailEnd/>
                                                                                                                                  </a:ln>
                                                                                                                                  <a:extLst>
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</a:ext>
                                                                                                                                  </a:extLst>
                                                                                                                                </wps:spPr>
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<a:noAutofit/>
                                                                                                                                </wps:bodyPr>
                                                                                                                              </wps:wsp>
                                                                                                                              <wpg:grpSp>
                                                                                                                                <wpg:cNvPr id="125" name="Group 59"/>
                                                                                                                                <wpg:cNvGrpSpPr>
                                                                                                                                  <a:grpSpLocks/>
                                                                                                                                </wpg:cNvGrpSpPr>
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<a:xfrm>
                                                                                                                                    <a:off x="7805" y="-732"/>
                                                                                                                                    <a:ext cx="0" cy="2274"/>
                                                                                                                                    <a:chOff x="7805" y="-732"/>
                                                                                                                                    <a:chExt cx="0" cy="2274"/>
                                                                                                                                  </a:xfrm>
                                                                                                                                </wpg:grpSpPr>
                                                                                                                                <wps:wsp>
                                                                                                                                  <wps:cNvPr id="126" name="Freeform 192"/>
                                                                                                                                  <wps:cNvSpPr>
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</wps:cNvSpPr>
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<a:xfrm>
                                                                                                                                      <a:off x="15610" y="-1464"/>
                                                                                                                                      <a:ext cx="0" cy="2274"/>
                                                                                                                                    </a:xfrm>
                                                                                                                                    <a:custGeom>
                                                                                                                                      <a:avLst/>
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<a:gd name="T0" fmla="+- 0 1542 -732"/>
                                                                                                                                        <a:gd name="T1" fmla="*/ 1542 h 2274"/>
                                                                                                                                        <a:gd name="T2" fmla="+- 0 -732 -732"/>
                                                                                                                                        <a:gd name="T3" fmla="*/ -732 h 2274"/>
                                                                                                                                      </a:gdLst>
                                                                                                                                      <a:ahLst/>
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</a:cxn>
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<a:path h="2274">
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<a:pt x="0" y="2274"/>
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</a:pathLst>
                                                                                                                                    </a:custGeom>
                                                                                                                                    <a:noFill/>
                                                                                                                                    <a:ln w="4141">
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<a:srgbClr val="E5E4E4"/>
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<a:round/>
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<a:tailEnd/>
                                                                                                                                    </a:ln>
                                                                                                                                    <a:extLst>
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</a:ext>
                                                                                                                                    </a:extLst>
                                                                                                                                  </wps:spPr>
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<a:noAutofit/>
                                                                                                                                  </wps:bodyPr>
                                                                                                                                </wps:wsp>
                                                                                                                                <wpg:grpSp>
                                                                                                                                  <wpg:cNvPr id="127" name="Group 60"/>
                                                                                                                                  <wpg:cNvGrpSpPr>
                                                                                                                                    <a:grpSpLocks/>
                                                                                                                                  </wpg:cNvGrpSpPr>
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<a:xfrm>
                                                                                                                                      <a:off x="5891" y="256"/>
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<a:chOff x="5891" y="256"/>
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</a:xfrm>
                                                                                                                                  </wpg:grpSpPr>
                                                                                                                                  <wps:wsp>
                                                                                                                                    <wps:cNvPr id="128" name="Freeform 191"/>
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</wps:cNvSpPr>
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<a:xfrm>
                                                                                                                                        <a:off x="11782" y="512"/>
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</a:xfrm>
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<a:gd name="T0" fmla="+- 0 5891 5891"/>
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<a:gd name="T2" fmla="+- 0 5947 5891"/>
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</a:ln>
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</a:ext>
                                                                                                                                      </a:extLst>
                                                                                                                                    </wps:spPr>
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</wps:bodyPr>
                                                                                                                                  </wps:wsp>
                                                                                                                                  <wpg:grpSp>
                                                                                                                                    <wpg:cNvPr id="129" name="Group 61"/>
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<a:xfrm>
                                                                                                                                        <a:off x="5919" y="256"/>
                                                                                                                                        <a:ext cx="0" cy="719"/>
                                                                                                                                        <a:chOff x="5919" y="256"/>
                                                                                                                                        <a:chExt cx="0" cy="719"/>
                                                                                                                                      </a:xfrm>
                                                                                                                                    </wpg:grpSpPr>
                                                                                                                                    <wps:wsp>
                                                                                                                                      <wps:cNvPr id="130" name="Freeform 190"/>
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<a:off x="11838" y="512"/>
                                                                                                                                          <a:ext cx="0" cy="719"/>
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<a:gd name="T0" fmla="+- 0 256 256"/>
                                                                                                                                            <a:gd name="T1" fmla="*/ 256 h 719"/>
                                                                                                                                            <a:gd name="T2" fmla="+- 0 975 256"/>
                                                                                                                                            <a:gd name="T3" fmla="*/ 975 h 719"/>
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<a:path h="719">
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<a:pt x="0" y="719"/>
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</wps:wsp>
                                                                                                                                    <wpg:grpSp>
                                                                                                                                      <wpg:cNvPr id="131" name="Group 62"/>
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<a:off x="5891" y="975"/>
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<a:chOff x="5891" y="975"/>
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<wps:cNvPr id="132" name="Freeform 189"/>
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<a:off x="11782" y="1950"/>
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<a:gd name="T0" fmla="+- 0 5891 5891"/>
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<a:gd name="T2" fmla="+- 0 5947 5891"/>
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</wps:wsp>
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<wpg:cNvPr id="133" name="Group 63"/>
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<a:off x="6284" y="-162"/>
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<a:chOff x="6284" y="-162"/>
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<wps:cNvPr id="134" name="Freeform 188"/>
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<a:off x="12568" y="-324"/>
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<a:gd name="T0" fmla="+- 0 6284 6284"/>
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<a:gd name="T2" fmla="+- 0 6340 6284"/>
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<wpg:cNvPr id="135" name="Group 64"/>
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<a:off x="6312" y="-162"/>
                                                                                                                                              <a:ext cx="0" cy="873"/>
                                                                                                                                              <a:chOff x="6312" y="-162"/>
                                                                                                                                              <a:chExt cx="0" cy="873"/>
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<wps:cNvPr id="136" name="Freeform 187"/>
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<a:off x="12624" y="-324"/>
                                                                                                                                                <a:ext cx="0" cy="873"/>
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<a:gd name="T0" fmla="+- 0 -162 -162"/>
                                                                                                                                                  <a:gd name="T1" fmla="*/ -162 h 873"/>
                                                                                                                                                  <a:gd name="T2" fmla="+- 0 711 -162"/>
                                                                                                                                                  <a:gd name="T3" fmla="*/ 711 h 873"/>
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<a:path h="873">
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<a:pt x="0" y="873"/>
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<wpg:cNvPr id="137" name="Group 65"/>
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<a:off x="6284" y="711"/>
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<a:chOff x="6284" y="711"/>
    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<wps:cNvPr id="138" name="Freeform 186"/>
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<a:off x="12568" y="1422"/>
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<a:gd name="T0" fmla="+- 0 6284 6284"/>
    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    <a:gd name="T2" fmla="+- 0 6340 6284"/>
    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<wpg:cNvPr id="139" name="Group 66"/>
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<a:off x="6677" y="-1"/>
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<a:chOff x="6677" y="-1"/>
      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<wps:cNvPr id="140" name="Freeform 185"/>
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<a:off x="13354" y="-2"/>
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<a:gd name="T0" fmla="+- 0 6677 6677"/>
      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      <a:gd name="T2" fmla="+- 0 6733 6677"/>
      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<wpg:cNvPr id="141" name="Group 67"/>
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<a:off x="6705" y="-1"/>
                                                                                                                                                    <a:ext cx="0" cy="812"/>
                                                                                                                                                    <a:chOff x="6705" y="-1"/>
                                                                                                                                                    <a:chExt cx="0" cy="812"/>
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<wps:cNvPr id="142" name="Freeform 184"/>
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<a:off x="13410" y="-2"/>
                                                                                                                                                      <a:ext cx="0" cy="811"/>
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<a:gd name="T0" fmla="+- 0 -1 -1"/>
                                                                                                                                                        <a:gd name="T1" fmla="*/ -1 h 812"/>
                                                                                                                                                        <a:gd name="T2" fmla="+- 0 811 -1"/>
                                                                                                                                                        <a:gd name="T3" fmla="*/ 811 h 812"/>
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<a:path h="812">
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<a:pt x="0" y="812"/>
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<wpg:cNvPr id="143" name="Group 68"/>
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<a:off x="6677" y="810"/>
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<a:chOff x="6677" y="810"/>
          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<wps:cNvPr id="144" name="Freeform 183"/>
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<a:off x="13354" y="1620"/>
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<a:gd name="T0" fmla="+- 0 6677 6677"/>
          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          <a:gd name="T2" fmla="+- 0 6733 6677"/>
          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<wpg:cNvPr id="145" name="Group 69"/>
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<a:off x="7777" y="-629"/>
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<a:chOff x="7777" y="-629"/>
            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<wps:cNvPr id="146" name="Freeform 182"/>
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<a:off x="15554" y="-1258"/>
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<a:gd name="T0" fmla="+- 0 7777 7777"/>
            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            <a:gd name="T2" fmla="+- 0 7833 7777"/>
            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<wpg:cNvPr id="147" name="Group 70"/>
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<a:off x="7805" y="-629"/>
                                                                                                                                                          <a:ext cx="0" cy="1043"/>
                                                                                                                                                          <a:chOff x="7805" y="-629"/>
                                                                                                                                                          <a:chExt cx="0" cy="1043"/>
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<wps:cNvPr id="148" name="Freeform 181"/>
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<a:off x="15610" y="-1258"/>
                                                                                                                                                            <a:ext cx="0" cy="1044"/>
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<a:gd name="T0" fmla="+- 0 -629 -629"/>
                                                                                                                                                              <a:gd name="T1" fmla="*/ -629 h 1043"/>
                                                                                                                                                              <a:gd name="T2" fmla="+- 0 414 -629"/>
                                                                                                                                                              <a:gd name="T3" fmla="*/ 414 h 1043"/>
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<a:path h="1043">
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<a:pt x="0" y="1043"/>
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<wpg:cNvPr id="149" name="Group 71"/>
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<a:off x="7777" y="415"/>
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<a:chOff x="7777" y="415"/>
                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<wps:cNvPr id="150" name="Freeform 180"/>
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<a:off x="15554" y="830"/>
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<a:gd name="T0" fmla="+- 0 7777 7777"/>
                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                <a:gd name="T2" fmla="+- 0 7833 7777"/>
                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<wpg:cNvPr id="151" name="Group 72"/>
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<a:off x="5891" y="664"/>
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<a:chOff x="5891" y="664"/>
                  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<wps:cNvPr id="152" name="Freeform 179"/>
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<a:off x="11782" y="1328"/>
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<a:gd name="T0" fmla="+- 0 5891 5891"/>
                  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                  <a:gd name="T2" fmla="+- 0 5947 5891"/>
                  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<wpg:cNvPr id="153" name="Group 73"/>
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<a:off x="5919" y="664"/>
                                                                                                                                                                <a:ext cx="0" cy="454"/>
                                                                                                                                                                <a:chOff x="5919" y="664"/>
                                                                                                                                                                <a:chExt cx="0" cy="454"/>
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<wps:cNvPr id="154" name="Freeform 178"/>
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<a:off x="11838" y="1328"/>
                                                                                                                                                                  <a:ext cx="0" cy="454"/>
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<a:gd name="T0" fmla="+- 0 664 664"/>
                                                                                                                                                                    <a:gd name="T1" fmla="*/ 664 h 454"/>
                                                                                                                                                                    <a:gd name="T2" fmla="+- 0 1118 664"/>
                                                                                                                                                                    <a:gd name="T3" fmla="*/ 1118 h 454"/>
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<a:path h="454">
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<a:pt x="0" y="454"/>
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<wpg:cNvPr id="155" name="Group 74"/>
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<a:off x="5891" y="1118"/>
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<a:chOff x="5891" y="1118"/>
                      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<wps:cNvPr id="156" name="Freeform 177"/>
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<a:off x="11782" y="2236"/>
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<a:gd name="T0" fmla="+- 0 5891 5891"/>
                      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                      <a:gd name="T2" fmla="+- 0 5947 5891"/>
                      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<wpg:cNvPr id="157" name="Group 75"/>
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<a:off x="6284" y="400"/>
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<a:chOff x="6284" y="400"/>
                        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<wps:cNvPr id="158" name="Freeform 176"/>
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<a:off x="12568" y="800"/>
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<a:gd name="T0" fmla="+- 0 6284 6284"/>
                        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                        <a:gd name="T2" fmla="+- 0 6340 6284"/>
                        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<wpg:cNvPr id="159" name="Group 76"/>
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<a:off x="6312" y="400"/>
                                                                                                                                                                      <a:ext cx="0" cy="779"/>
                                                                                                                                                                      <a:chOff x="6312" y="400"/>
                                                                                                                                                                      <a:chExt cx="0" cy="779"/>
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<wps:cNvPr id="160" name="Freeform 175"/>
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<a:off x="12624" y="800"/>
                                                                                                                                                                        <a:ext cx="0" cy="779"/>
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<a:gd name="T0" fmla="+- 0 400 400"/>
                                                                                                                                                                          <a:gd name="T1" fmla="*/ 400 h 779"/>
                                                                                                                                                                          <a:gd name="T2" fmla="+- 0 1179 400"/>
                                                                                                                                                                          <a:gd name="T3" fmla="*/ 1179 h 779"/>
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<a:path h="779">
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<a:pt x="0" y="779"/>
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<wpg:cNvPr id="161" name="Group 77"/>
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<a:off x="6284" y="1179"/>
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<a:chOff x="6284" y="1179"/>
                            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<wps:cNvPr id="162" name="Freeform 174"/>
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<a:off x="12568" y="2358"/>
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<a:gd name="T0" fmla="+- 0 6284 6284"/>
                            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                            <a:gd name="T2" fmla="+- 0 6340 6284"/>
                            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<wpg:cNvPr id="163" name="Group 78"/>
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<a:off x="6677" y="426"/>
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<a:chOff x="6677" y="426"/>
                              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<wps:cNvPr id="164" name="Freeform 173"/>
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<a:off x="13354" y="852"/>
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<a:gd name="T0" fmla="+- 0 6677 6677"/>
                              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                              <a:gd name="T2" fmla="+- 0 6733 6677"/>
                              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<wpg:cNvPr id="165" name="Group 79"/>
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<a:off x="6705" y="426"/>
                                                                                                                                                                            <a:ext cx="0" cy="606"/>
                                                                                                                                                                            <a:chOff x="6705" y="426"/>
                                                                                                                                                                            <a:chExt cx="0" cy="606"/>
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<wps:cNvPr id="166" name="Freeform 172"/>
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<a:off x="13410" y="852"/>
                                                                                                                                                                              <a:ext cx="0" cy="606"/>
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<a:gd name="T0" fmla="+- 0 426 426"/>
                                                                                                                                                                                <a:gd name="T1" fmla="*/ 426 h 606"/>
                                                                                                                                                                                <a:gd name="T2" fmla="+- 0 1032 426"/>
                                                                                                                                                                                <a:gd name="T3" fmla="*/ 1032 h 606"/>
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<a:path h="606">
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<a:pt x="0" y="606"/>
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<wpg:cNvPr id="167" name="Group 80"/>
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<a:off x="6677" y="1032"/>
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<a:chOff x="6677" y="1032"/>
                                  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<wps:cNvPr id="168" name="Freeform 171"/>
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<a:off x="13354" y="2064"/>
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<a:gd name="T0" fmla="+- 0 6677 6677"/>
                                  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                                  <a:gd name="T2" fmla="+- 0 6733 6677"/>
                                  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<wpg:cNvPr id="169" name="Group 81"/>
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<a:off x="7777" y="491"/>
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<a:chOff x="7777" y="491"/>
                                    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<wps:cNvPr id="170" name="Freeform 170"/>
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<a:off x="15554" y="982"/>
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<a:gd name="T0" fmla="+- 0 7777 7777"/>
                                    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                                    <a:gd name="T2" fmla="+- 0 7833 7777"/>
                                    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<wpg:cNvPr id="171" name="Group 82"/>
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<a:off x="7805" y="491"/>
                                                                                                                                                                                  <a:ext cx="0" cy="623"/>
                                                                                                                                                                                  <a:chOff x="7805" y="491"/>
                                                                                                                                                                                  <a:chExt cx="0" cy="623"/>
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<wps:cNvPr id="172" name="Freeform 169"/>
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<a:off x="15610" y="982"/>
                                                                                                                                                                                    <a:ext cx="0" cy="623"/>
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<a:gd name="T0" fmla="+- 0 491 491"/>
                                                                                                                                                                                      <a:gd name="T1" fmla="*/ 491 h 623"/>
                                                                                                                                                                                      <a:gd name="T2" fmla="+- 0 1114 491"/>
                                                                                                                                                                                      <a:gd name="T3" fmla="*/ 1114 h 623"/>
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<a:path h="623">
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<a:pt x="0" y="623"/>
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<wpg:cNvPr id="173" name="Group 83"/>
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<a:off x="7777" y="1114"/>
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<a:chOff x="7777" y="1114"/>
                                        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<wps:cNvPr id="174" name="Freeform 168"/>
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<a:off x="15554" y="2228"/>
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<a:gd name="T0" fmla="+- 0 7777 7777"/>
                                        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                                        <a:gd name="T2" fmla="+- 0 7833 7777"/>
                                        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<wpg:cNvPr id="175" name="Group 84"/>
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<a:off x="5891" y="986"/>
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<a:chOff x="5891" y="986"/>
                                          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<wps:cNvPr id="176" name="Freeform 167"/>
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<a:off x="11782" y="1972"/>
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<a:gd name="T0" fmla="+- 0 5891 5891"/>
                                          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                                          <a:gd name="T2" fmla="+- 0 5947 5891"/>
                                          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<wpg:cNvPr id="177" name="Group 85"/>
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<a:off x="5919" y="986"/>
                                                                                                                                                                                        <a:ext cx="0" cy="322"/>
                                                                                                                                                                                        <a:chOff x="5919" y="986"/>
                                                                                                                                                                                        <a:chExt cx="0" cy="322"/>
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<wps:cNvPr id="178" name="Freeform 166"/>
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<a:off x="11838" y="1972"/>
                                                                                                                                                                                          <a:ext cx="0" cy="322"/>
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<a:gd name="T0" fmla="+- 0 986 986"/>
                                                                                                                                                                                            <a:gd name="T1" fmla="*/ 986 h 322"/>
                                                                                                                                                                                            <a:gd name="T2" fmla="+- 0 1308 986"/>
                                                                                                                                                                                            <a:gd name="T3" fmla="*/ 1308 h 322"/>
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<a:path h="322">
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<a:pt x="0" y="322"/>
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<wpg:cNvPr id="179" name="Group 86"/>
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<a:off x="5891" y="1308"/>
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<a:chOff x="5891" y="1308"/>
                                              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<wps:cNvPr id="180" name="Freeform 165"/>
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<a:off x="11782" y="2616"/>
  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<a:gd name="T0" fmla="+- 0 5891 5891"/>
                                              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                                              <a:gd name="T2" fmla="+- 0 5947 5891"/>
                                              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<wpg:cNvPr id="181" name="Group 87"/>
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<a:off x="6284" y="1010"/>
  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  <a:chOff x="6284" y="1010"/>
                                                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<wps:cNvPr id="182" name="Freeform 164"/>
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<a:off x="12568" y="2020"/>
    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<a:gd name="T0" fmla="+- 0 6284 6284"/>
                                                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                                                <a:gd name="T2" fmla="+- 0 6340 6284"/>
                                                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<wpg:cNvPr id="183" name="Group 88"/>
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<a:off x="6312" y="1010"/>
                                                                                                                                                                                              <a:ext cx="0" cy="282"/>
                                                                                                                                                                                              <a:chOff x="6312" y="1010"/>
                                                                                                                                                                                              <a:chExt cx="0" cy="282"/>
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<wps:cNvPr id="184" name="Freeform 163"/>
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<a:off x="12624" y="2020"/>
                                                                                                                                                                                                <a:ext cx="0" cy="282"/>
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<a:gd name="T0" fmla="+- 0 1010 1010"/>
                                                                                                                                                                                                  <a:gd name="T1" fmla="*/ 1010 h 282"/>
                                                                                                                                                                                                  <a:gd name="T2" fmla="+- 0 1292 1010"/>
                                                                                                                                                                                                  <a:gd name="T3" fmla="*/ 1292 h 282"/>
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<a:path h="282">
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<a:pt x="0" y="282"/>
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<wpg:cNvPr id="185" name="Group 89"/>
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<a:off x="6284" y="1292"/>
      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      <a:chOff x="6284" y="1292"/>
                                                    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<wps:cNvPr id="186" name="Freeform 162"/>
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<a:off x="12568" y="2584"/>
        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<a:gd name="T0" fmla="+- 0 6284 6284"/>
                                                    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                                                    <a:gd name="T2" fmla="+- 0 6340 6284"/>
                                                    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<wpg:cNvPr id="187" name="Group 90"/>
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<a:off x="6677" y="821"/>
        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        <a:chOff x="6677" y="821"/>
                                                      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<wps:cNvPr id="188" name="Freeform 161"/>
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<a:off x="13354" y="1642"/>
          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<a:gd name="T0" fmla="+- 0 6677 6677"/>
                                                      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                                                      <a:gd name="T2" fmla="+- 0 6733 6677"/>
                                                      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<wpg:cNvPr id="189" name="Group 91"/>
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<a:off x="6705" y="821"/>
                                                                                                                                                                                                    <a:ext cx="0" cy="423"/>
                                                                                                                                                                                                    <a:chOff x="6705" y="821"/>
                                                                                                                                                                                                    <a:chExt cx="0" cy="423"/>
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<wps:cNvPr id="190" name="Freeform 160"/>
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<a:off x="13410" y="1642"/>
                                                                                                                                                                                                      <a:ext cx="0" cy="423"/>
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<a:gd name="T0" fmla="+- 0 821 821"/>
                                                                                                                                                                                                        <a:gd name="T1" fmla="*/ 821 h 423"/>
                                                                                                                                                                                                        <a:gd name="T2" fmla="+- 0 1244 821"/>
                                                                                                                                                                                                        <a:gd name="T3" fmla="*/ 1244 h 423"/>
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<a:path h="423">
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<a:pt x="0" y="423"/>
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<wpg:cNvPr id="191" name="Group 92"/>
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<a:off x="6677" y="1244"/>
            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            <a:chOff x="6677" y="1244"/>
                                                          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<wps:cNvPr id="192" name="Freeform 159"/>
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<a:off x="13354" y="2488"/>
              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<a:gd name="T0" fmla="+- 0 6677 6677"/>
                                                          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                                                          <a:gd name="T2" fmla="+- 0 6733 6677"/>
                                                          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<wpg:cNvPr id="193" name="Group 93"/>
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<a:off x="7777" y="912"/>
              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              <a:chOff x="7777" y="912"/>
                                                            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<wps:cNvPr id="194" name="Freeform 158"/>
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<a:off x="15554" y="1824"/>
                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<a:gd name="T0" fmla="+- 0 7777 7777"/>
                                                            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                                                            <a:gd name="T2" fmla="+- 0 7833 7777"/>
                                                            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<wpg:cNvPr id="195" name="Group 94"/>
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<a:off x="7805" y="912"/>
                                                                                                                                                                                                          <a:ext cx="0" cy="411"/>
                                                                                                                                                                                                          <a:chOff x="7805" y="912"/>
                                                                                                                                                                                                          <a:chExt cx="0" cy="411"/>
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<wps:cNvPr id="196" name="Freeform 157"/>
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<a:off x="15610" y="1824"/>
                                                                                                                                                                                                            <a:ext cx="0" cy="411"/>
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<a:gd name="T0" fmla="+- 0 912 912"/>
                                                                                                                                                                                                              <a:gd name="T1" fmla="*/ 912 h 411"/>
                                                                                                                                                                                                              <a:gd name="T2" fmla="+- 0 1323 912"/>
                                                                                                                                                                                                              <a:gd name="T3" fmla="*/ 1323 h 411"/>
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<a:path h="411">
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<a:pt x="0" y="411"/>
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<wpg:cNvPr id="197" name="Group 95"/>
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<a:off x="7777" y="1323"/>
                  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                  <a:chOff x="7777" y="1323"/>
                                                                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<wps:cNvPr id="198" name="Freeform 156"/>
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<a:off x="15554" y="2646"/>
                    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<a:gd name="T0" fmla="+- 0 7777 7777"/>
                                                                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                                                                <a:gd name="T2" fmla="+- 0 7833 7777"/>
                                                                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<wpg:cNvPr id="199" name="Group 96"/>
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<a:off x="5891" y="1073"/>
                    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                    <a:chOff x="5891" y="1073"/>
                                                                  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<wps:cNvPr id="200" name="Freeform 155"/>
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<a:off x="11782" y="2146"/>
                      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<a:gd name="T0" fmla="+- 0 5891 5891"/>
                                                                  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                                                                  <a:gd name="T2" fmla="+- 0 5947 5891"/>
                                                                  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<wpg:cNvPr id="201" name="Group 97"/>
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<a:off x="5919" y="1073"/>
                                                                                                                                                                                                                <a:ext cx="0" cy="291"/>
                                                                                                                                                                                                                <a:chOff x="5919" y="1073"/>
                                                                                                                                                                                                                <a:chExt cx="0" cy="291"/>
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<wps:cNvPr id="202" name="Freeform 154"/>
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<a:off x="11838" y="2146"/>
                                                                                                                                                                                                                  <a:ext cx="0" cy="291"/>
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<a:gd name="T0" fmla="+- 0 1073 1073"/>
                                                                                                                                                                                                                    <a:gd name="T1" fmla="*/ 1073 h 291"/>
                                                                                                                                                                                                                    <a:gd name="T2" fmla="+- 0 1364 1073"/>
                                                                                                                                                                                                                    <a:gd name="T3" fmla="*/ 1364 h 291"/>
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<a:path h="291">
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<a:pt x="0" y="291"/>
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<wpg:cNvPr id="203" name="Group 98"/>
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<a:off x="5891" y="1364"/>
                        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                        <a:chOff x="5891" y="1364"/>
                                                                      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<wps:cNvPr id="204" name="Freeform 153"/>
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<a:off x="11782" y="2728"/>
                          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<a:gd name="T0" fmla="+- 0 5891 5891"/>
                                                                      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                                                                      <a:gd name="T2" fmla="+- 0 5947 5891"/>
                                                                      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<wpg:cNvPr id="205" name="Group 99"/>
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<a:off x="6284" y="893"/>
                          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                          <a:chOff x="6284" y="893"/>
                                                                        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<wps:cNvPr id="206" name="Freeform 152"/>
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<a:off x="12568" y="1786"/>
                            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<a:gd name="T0" fmla="+- 0 6284 6284"/>
                                                                        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                                                                        <a:gd name="T2" fmla="+- 0 6340 6284"/>
                                                                        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<wpg:cNvPr id="207" name="Group 100"/>
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<a:off x="6312" y="893"/>
                                                                                                                                                                                                                      <a:ext cx="0" cy="356"/>
                                                                                                                                                                                                                      <a:chOff x="6312" y="893"/>
                                                                                                                                                                                                                      <a:chExt cx="0" cy="356"/>
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<wps:cNvPr id="208" name="Freeform 151"/>
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<a:off x="12624" y="1786"/>
                                                                                                                                                                                                                        <a:ext cx="0" cy="356"/>
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<a:gd name="T0" fmla="+- 0 893 893"/>
                                                                                                                                                                                                                          <a:gd name="T1" fmla="*/ 893 h 356"/>
                                                                                                                                                                                                                          <a:gd name="T2" fmla="+- 0 1249 893"/>
                                                                                                                                                                                                                          <a:gd name="T3" fmla="*/ 1249 h 356"/>
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<a:path h="356">
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0" y="356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<wpg:cNvPr id="209" name="Group 101"/>
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<a:off x="6284" y="1249"/>
                              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                              <a:chOff x="6284" y="1249"/>
                                                                            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<wps:cNvPr id="210" name="Freeform 150"/>
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<a:off x="12568" y="2498"/>
                                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<a:gd name="T0" fmla="+- 0 6284 6284"/>
                                                                            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                                                                            <a:gd name="T2" fmla="+- 0 6340 6284"/>
                                                                            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<wpg:cNvPr id="211" name="Group 102"/>
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<a:off x="6677" y="876"/>
                                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                                <a:chOff x="6677" y="876"/>
                                                                              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<wps:cNvPr id="212" name="Freeform 149"/>
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<a:off x="13354" y="1752"/>
                                  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<a:gd name="T0" fmla="+- 0 6677 6677"/>
                                                                              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                                                                              <a:gd name="T2" fmla="+- 0 6733 6677"/>
                                                                              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<wpg:cNvPr id="213" name="Group 103"/>
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<a:off x="6705" y="876"/>
                                                                                                                                                                                                                            <a:ext cx="0" cy="326"/>
                                                                                                                                                                                                                            <a:chOff x="6705" y="876"/>
                                                                                                                                                                                                                            <a:chExt cx="0" cy="326"/>
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<wps:cNvPr id="214" name="Freeform 148"/>
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<a:off x="13410" y="1752"/>
                                                                                                                                                                                                                              <a:ext cx="0" cy="327"/>
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<a:gd name="T0" fmla="+- 0 876 876"/>
                                                                                                                                                                                                                                <a:gd name="T1" fmla="*/ 876 h 326"/>
                                                                                                                                                                                                                                <a:gd name="T2" fmla="+- 0 1202 876"/>
                                                                                                                                                                                                                                <a:gd name="T3" fmla="*/ 1202 h 326"/>
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<a:path h="326">
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0" y="326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<wpg:cNvPr id="215" name="Group 104"/>
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<a:off x="6677" y="1203"/>
                                    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                                    <a:chOff x="6677" y="1203"/>
                                                                                  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<wps:cNvPr id="216" name="Freeform 147"/>
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<a:off x="13354" y="2406"/>
                                      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<a:gd name="T0" fmla="+- 0 6677 6677"/>
                                                                                  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                                                                                  <a:gd name="T2" fmla="+- 0 6733 6677"/>
                                                                                  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<wpg:cNvPr id="217" name="Group 105"/>
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<a:off x="7777" y="1031"/>
                                      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                                      <a:chOff x="7777" y="1031"/>
                                                                                    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<wps:cNvPr id="218" name="Freeform 146"/>
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<a:off x="15554" y="2062"/>
                                        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<a:gd name="T0" fmla="+- 0 7777 7777"/>
                                                                                    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                                                                                    <a:gd name="T2" fmla="+- 0 7833 7777"/>
                                                                                    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<wpg:cNvPr id="219" name="Group 106"/>
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<a:off x="7805" y="1031"/>
                                                                                                                                                                                                                                  <a:ext cx="0" cy="408"/>
                                                                                                                                                                                                                                  <a:chOff x="7805" y="1031"/>
                                                                                                                                                                                                                                  <a:chExt cx="0" cy="408"/>
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<wps:cNvPr id="220" name="Freeform 145"/>
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<a:off x="15610" y="2062"/>
                                                                                                                                                                                                                                    <a:ext cx="0" cy="408"/>
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<a:gd name="T0" fmla="+- 0 1031 1031"/>
                                                                                                                                                                                                                                      <a:gd name="T1" fmla="*/ 1031 h 408"/>
                                                                                                                                                                                                                                      <a:gd name="T2" fmla="+- 0 1439 1031"/>
                                                                                                                                                                                                                                      <a:gd name="T3" fmla="*/ 1439 h 408"/>
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<a:path h="408">
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<a:pt x="0" y="408"/>
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<wpg:cNvPr id="221" name="Group 107"/>
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<a:off x="7777" y="1439"/>
                                          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                                          <a:chOff x="7777" y="1439"/>
                                                                                        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<wps:cNvPr id="222" name="Freeform 144"/>
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<a:off x="15554" y="2878"/>
                                            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<a:gd name="T0" fmla="+- 0 7777 7777"/>
                                                                                        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                                                                                        <a:gd name="T2" fmla="+- 0 7833 7777"/>
                                                                                        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<wpg:cNvPr id="223" name="Group 108"/>
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<a:off x="5919" y="-86"/>
                                                                                                                                                                                                                                      <a:ext cx="1885" cy="682"/>
                                                                                                                                                                                                                                      <a:chOff x="5919" y="-86"/>
                                                                                                                                                                                                                                      <a:chExt cx="1885" cy="682"/>
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<wps:cNvPr id="224" name="Freeform 143"/>
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<a:off x="11838" y="-172"/>
                                                                                                                                                                                                                                        <a:ext cx="1886" cy="683"/>
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<a:gd name="T0" fmla="+- 0 5943 5919"/>
                                                                                                                                                                                                                                          <a:gd name="T1" fmla="*/ T0 w 1885"/>
                                                                                                                                                                                                                                          <a:gd name="T2" fmla="+- 0 587 -86"/>
                                                                                                                                                                                                                                          <a:gd name="T3" fmla="*/ 587 h 682"/>
                                                                                                                                                                                                                                          <a:gd name="T4" fmla="+- 0 5991 5919"/>
                                                                                                                                                                                                                                          <a:gd name="T5" fmla="*/ T4 w 1885"/>
                                                                                                                                                                                                                                          <a:gd name="T6" fmla="+- 0 570 -86"/>
                                                                                                                                                                                                                                          <a:gd name="T7" fmla="*/ 570 h 682"/>
                                                                                                                                                                                                                                          <a:gd name="T8" fmla="+- 0 6039 5919"/>
                                                                                                                                                                                                                                          <a:gd name="T9" fmla="*/ T8 w 1885"/>
                                                                                                                                                                                                                                          <a:gd name="T10" fmla="+- 0 552 -86"/>
                                                                                                                                                                                                                                          <a:gd name="T11" fmla="*/ 552 h 682"/>
                                                                                                                                                                                                                                          <a:gd name="T12" fmla="+- 0 6086 5919"/>
                                                                                                                                                                                                                                          <a:gd name="T13" fmla="*/ T12 w 1885"/>
                                                                                                                                                                                                                                          <a:gd name="T14" fmla="+- 0 535 -86"/>
                                                                                                                                                                                                                                          <a:gd name="T15" fmla="*/ 535 h 682"/>
                                                                                                                                                                                                                                          <a:gd name="T16" fmla="+- 0 6134 5919"/>
                                                                                                                                                                                                                                          <a:gd name="T17" fmla="*/ T16 w 1885"/>
                                                                                                                                                                                                                                          <a:gd name="T18" fmla="+- 0 518 -86"/>
                                                                                                                                                                                                                                          <a:gd name="T19" fmla="*/ 518 h 682"/>
                                                                                                                                                                                                                                          <a:gd name="T20" fmla="+- 0 6182 5919"/>
                                                                                                                                                                                                                                          <a:gd name="T21" fmla="*/ T20 w 1885"/>
                                                                                                                                                                                                                                          <a:gd name="T22" fmla="+- 0 500 -86"/>
                                                                                                                                                                                                                                          <a:gd name="T23" fmla="*/ 500 h 682"/>
                                                                                                                                                                                                                                          <a:gd name="T24" fmla="+- 0 6229 5919"/>
                                                                                                                                                                                                                                          <a:gd name="T25" fmla="*/ T24 w 1885"/>
                                                                                                                                                                                                                                          <a:gd name="T26" fmla="+- 0 483 -86"/>
                                                                                                                                                                                                                                          <a:gd name="T27" fmla="*/ 483 h 682"/>
                                                                                                                                                                                                                                          <a:gd name="T28" fmla="+- 0 6277 5919"/>
                                                                                                                                                                                                                                          <a:gd name="T29" fmla="*/ T28 w 1885"/>
                                                                                                                                                                                                                                          <a:gd name="T30" fmla="+- 0 466 -86"/>
                                                                                                                                                                                                                                          <a:gd name="T31" fmla="*/ 466 h 682"/>
                                                                                                                                                                                                                                          <a:gd name="T32" fmla="+- 0 6325 5919"/>
                                                                                                                                                                                                                                          <a:gd name="T33" fmla="*/ T32 w 1885"/>
                                                                                                                                                                                                                                          <a:gd name="T34" fmla="+- 0 449 -86"/>
                                                                                                                                                                                                                                          <a:gd name="T35" fmla="*/ 449 h 682"/>
                                                                                                                                                                                                                                          <a:gd name="T36" fmla="+- 0 6373 5919"/>
                                                                                                                                                                                                                                          <a:gd name="T37" fmla="*/ T36 w 1885"/>
                                                                                                                                                                                                                                          <a:gd name="T38" fmla="+- 0 431 -86"/>
                                                                                                                                                                                                                                          <a:gd name="T39" fmla="*/ 431 h 682"/>
                                                                                                                                                                                                                                          <a:gd name="T40" fmla="+- 0 6420 5919"/>
                                                                                                                                                                                                                                          <a:gd name="T41" fmla="*/ T40 w 1885"/>
                                                                                                                                                                                                                                          <a:gd name="T42" fmla="+- 0 414 -86"/>
                                                                                                                                                                                                                                          <a:gd name="T43" fmla="*/ 414 h 682"/>
                                                                                                                                                                                                                                          <a:gd name="T44" fmla="+- 0 6468 5919"/>
                                                                                                                                                                                                                                          <a:gd name="T45" fmla="*/ T44 w 1885"/>
                                                                                                                                                                                                                                          <a:gd name="T46" fmla="+- 0 397 -86"/>
                                                                                                                                                                                                                                          <a:gd name="T47" fmla="*/ 397 h 682"/>
                                                                                                                                                                                                                                          <a:gd name="T48" fmla="+- 0 6516 5919"/>
                                                                                                                                                                                                                                          <a:gd name="T49" fmla="*/ T48 w 1885"/>
                                                                                                                                                                                                                                          <a:gd name="T50" fmla="+- 0 380 -86"/>
                                                                                                                                                                                                                                          <a:gd name="T51" fmla="*/ 380 h 682"/>
                                                                                                                                                                                                                                          <a:gd name="T52" fmla="+- 0 6564 5919"/>
                                                                                                                                                                                                                                          <a:gd name="T53" fmla="*/ T52 w 1885"/>
                                                                                                                                                                                                                                          <a:gd name="T54" fmla="+- 0 362 -86"/>
                                                                                                                                                                                                                                          <a:gd name="T55" fmla="*/ 362 h 682"/>
                                                                                                                                                                                                                                          <a:gd name="T56" fmla="+- 0 6611 5919"/>
                                                                                                                                                                                                                                          <a:gd name="T57" fmla="*/ T56 w 1885"/>
                                                                                                                                                                                                                                          <a:gd name="T58" fmla="+- 0 345 -86"/>
                                                                                                                                                                                                                                          <a:gd name="T59" fmla="*/ 345 h 682"/>
                                                                                                                                                                                                                                          <a:gd name="T60" fmla="+- 0 6659 5919"/>
                                                                                                                                                                                                                                          <a:gd name="T61" fmla="*/ T60 w 1885"/>
                                                                                                                                                                                                                                          <a:gd name="T62" fmla="+- 0 328 -86"/>
                                                                                                                                                                                                                                          <a:gd name="T63" fmla="*/ 328 h 682"/>
                                                                                                                                                                                                                                          <a:gd name="T64" fmla="+- 0 6707 5919"/>
                                                                                                                                                                                                                                          <a:gd name="T65" fmla="*/ T64 w 1885"/>
                                                                                                                                                                                                                                          <a:gd name="T66" fmla="+- 0 311 -86"/>
                                                                                                                                                                                                                                          <a:gd name="T67" fmla="*/ 311 h 682"/>
                                                                                                                                                                                                                                          <a:gd name="T68" fmla="+- 0 6755 5919"/>
                                                                                                                                                                                                                                          <a:gd name="T69" fmla="*/ T68 w 1885"/>
                                                                                                                                                                                                                                          <a:gd name="T70" fmla="+- 0 293 -86"/>
                                                                                                                                                                                                                                          <a:gd name="T71" fmla="*/ 293 h 682"/>
                                                                                                                                                                                                                                          <a:gd name="T72" fmla="+- 0 6802 5919"/>
                                                                                                                                                                                                                                          <a:gd name="T73" fmla="*/ T72 w 1885"/>
                                                                                                                                                                                                                                          <a:gd name="T74" fmla="+- 0 276 -86"/>
                                                                                                                                                                                                                                          <a:gd name="T75" fmla="*/ 276 h 682"/>
                                                                                                                                                                                                                                          <a:gd name="T76" fmla="+- 0 6850 5919"/>
                                                                                                                                                                                                                                          <a:gd name="T77" fmla="*/ T76 w 1885"/>
                                                                                                                                                                                                                                          <a:gd name="T78" fmla="+- 0 259 -86"/>
                                                                                                                                                                                                                                          <a:gd name="T79" fmla="*/ 259 h 682"/>
                                                                                                                                                                                                                                          <a:gd name="T80" fmla="+- 0 6897 5919"/>
                                                                                                                                                                                                                                          <a:gd name="T81" fmla="*/ T80 w 1885"/>
                                                                                                                                                                                                                                          <a:gd name="T82" fmla="+- 0 243 -86"/>
                                                                                                                                                                                                                                          <a:gd name="T83" fmla="*/ 243 h 682"/>
                                                                                                                                                                                                                                          <a:gd name="T84" fmla="+- 0 6945 5919"/>
                                                                                                                                                                                                                                          <a:gd name="T85" fmla="*/ T84 w 1885"/>
                                                                                                                                                                                                                                          <a:gd name="T86" fmla="+- 0 225 -86"/>
                                                                                                                                                                                                                                          <a:gd name="T87" fmla="*/ 225 h 682"/>
                                                                                                                                                                                                                                          <a:gd name="T88" fmla="+- 0 6992 5919"/>
                                                                                                                                                                                                                                          <a:gd name="T89" fmla="*/ T88 w 1885"/>
                                                                                                                                                                                                                                          <a:gd name="T90" fmla="+- 0 208 -86"/>
                                                                                                                                                                                                                                          <a:gd name="T91" fmla="*/ 208 h 682"/>
                                                                                                                                                                                                                                          <a:gd name="T92" fmla="+- 0 7040 5919"/>
                                                                                                                                                                                                                                          <a:gd name="T93" fmla="*/ T92 w 1885"/>
                                                                                                                                                                                                                                          <a:gd name="T94" fmla="+- 0 191 -86"/>
                                                                                                                                                                                                                                          <a:gd name="T95" fmla="*/ 191 h 682"/>
                                                                                                                                                                                                                                          <a:gd name="T96" fmla="+- 0 7088 5919"/>
                                                                                                                                                                                                                                          <a:gd name="T97" fmla="*/ T96 w 1885"/>
                                                                                                                                                                                                                                          <a:gd name="T98" fmla="+- 0 173 -86"/>
                                                                                                                                                                                                                                          <a:gd name="T99" fmla="*/ 173 h 682"/>
                                                                                                                                                                                                                                          <a:gd name="T100" fmla="+- 0 7135 5919"/>
                                                                                                                                                                                                                                          <a:gd name="T101" fmla="*/ T100 w 1885"/>
                                                                                                                                                                                                                                          <a:gd name="T102" fmla="+- 0 156 -86"/>
                                                                                                                                                                                                                                          <a:gd name="T103" fmla="*/ 156 h 682"/>
                                                                                                                                                                                                                                          <a:gd name="T104" fmla="+- 0 7183 5919"/>
                                                                                                                                                                                                                                          <a:gd name="T105" fmla="*/ T104 w 1885"/>
                                                                                                                                                                                                                                          <a:gd name="T106" fmla="+- 0 139 -86"/>
                                                                                                                                                                                                                                          <a:gd name="T107" fmla="*/ 139 h 682"/>
                                                                                                                                                                                                                                          <a:gd name="T108" fmla="+- 0 7231 5919"/>
                                                                                                                                                                                                                                          <a:gd name="T109" fmla="*/ T108 w 1885"/>
                                                                                                                                                                                                                                          <a:gd name="T110" fmla="+- 0 122 -86"/>
                                                                                                                                                                                                                                          <a:gd name="T111" fmla="*/ 122 h 682"/>
                                                                                                                                                                                                                                          <a:gd name="T112" fmla="+- 0 7279 5919"/>
                                                                                                                                                                                                                                          <a:gd name="T113" fmla="*/ T112 w 1885"/>
                                                                                                                                                                                                                                          <a:gd name="T114" fmla="+- 0 104 -86"/>
                                                                                                                                                                                                                                          <a:gd name="T115" fmla="*/ 104 h 682"/>
                                                                                                                                                                                                                                          <a:gd name="T116" fmla="+- 0 7326 5919"/>
                                                                                                                                                                                                                                          <a:gd name="T117" fmla="*/ T116 w 1885"/>
                                                                                                                                                                                                                                          <a:gd name="T118" fmla="+- 0 87 -86"/>
                                                                                                                                                                                                                                          <a:gd name="T119" fmla="*/ 87 h 682"/>
                                                                                                                                                                                                                                          <a:gd name="T120" fmla="+- 0 7374 5919"/>
                                                                                                                                                                                                                                          <a:gd name="T121" fmla="*/ T120 w 1885"/>
                                                                                                                                                                                                                                          <a:gd name="T122" fmla="+- 0 70 -86"/>
                                                                                                                                                                                                                                          <a:gd name="T123" fmla="*/ 70 h 682"/>
                                                                                                                                                                                                                                          <a:gd name="T124" fmla="+- 0 7422 5919"/>
                                                                                                                                                                                                                                          <a:gd name="T125" fmla="*/ T124 w 1885"/>
                                                                                                                                                                                                                                          <a:gd name="T126" fmla="+- 0 53 -86"/>
                                                                                                                                                                                                                                          <a:gd name="T127" fmla="*/ 53 h 682"/>
                                                                                                                                                                                                                                          <a:gd name="T128" fmla="+- 0 7469 5919"/>
                                                                                                                                                                                                                                          <a:gd name="T129" fmla="*/ T128 w 1885"/>
                                                                                                                                                                                                                                          <a:gd name="T130" fmla="+- 0 35 -86"/>
                                                                                                                                                                                                                                          <a:gd name="T131" fmla="*/ 35 h 682"/>
                                                                                                                                                                                                                                          <a:gd name="T132" fmla="+- 0 7517 5919"/>
                                                                                                                                                                                                                                          <a:gd name="T133" fmla="*/ T132 w 1885"/>
                                                                                                                                                                                                                                          <a:gd name="T134" fmla="+- 0 18 -86"/>
                                                                                                                                                                                                                                          <a:gd name="T135" fmla="*/ 18 h 682"/>
                                                                                                                                                                                                                                          <a:gd name="T136" fmla="+- 0 7565 5919"/>
                                                                                                                                                                                                                                          <a:gd name="T137" fmla="*/ T136 w 1885"/>
                                                                                                                                                                                                                                          <a:gd name="T138" fmla="+- 0 1 -86"/>
                                                                                                                                                                                                                                          <a:gd name="T139" fmla="*/ 1 h 682"/>
                                                                                                                                                                                                                                          <a:gd name="T140" fmla="+- 0 7613 5919"/>
                                                                                                                                                                                                                                          <a:gd name="T141" fmla="*/ T140 w 1885"/>
                                                                                                                                                                                                                                          <a:gd name="T142" fmla="+- 0 -17 -86"/>
                                                                                                                                                                                                                                          <a:gd name="T143" fmla="*/ -17 h 682"/>
                                                                                                                                                                                                                                          <a:gd name="T144" fmla="+- 0 7660 5919"/>
                                                                                                                                                                                                                                          <a:gd name="T145" fmla="*/ T144 w 1885"/>
                                                                                                                                                                                                                                          <a:gd name="T146" fmla="+- 0 -34 -86"/>
                                                                                                                                                                                                                                          <a:gd name="T147" fmla="*/ -34 h 682"/>
                                                                                                                                                                                                                                          <a:gd name="T148" fmla="+- 0 7708 5919"/>
                                                                                                                                                                                                                                          <a:gd name="T149" fmla="*/ T148 w 1885"/>
                                                                                                                                                                                                                                          <a:gd name="T150" fmla="+- 0 -51 -86"/>
                                                                                                                                                                                                                                          <a:gd name="T151" fmla="*/ -51 h 682"/>
                                                                                                                                                                                                                                          <a:gd name="T152" fmla="+- 0 7756 5919"/>
                                                                                                                                                                                                                                          <a:gd name="T153" fmla="*/ T152 w 1885"/>
                                                                                                                                                                                                                                          <a:gd name="T154" fmla="+- 0 -68 -86"/>
                                                                                                                                                                                                                                          <a:gd name="T155" fmla="*/ -68 h 682"/>
                                                                                                                                                                                                                                          <a:gd name="T156" fmla="+- 0 7804 5919"/>
                                                                                                                                                                                                                                          <a:gd name="T157" fmla="*/ T156 w 1885"/>
                                                                                                                                                                                                                                          <a:gd name="T158" fmla="+- 0 -86 -86"/>
                                                                                                                                                                                                                                          <a:gd name="T159" fmla="*/ -86 h 682"/>
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1" y="T3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5" y="T7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9" y="T11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13" y="T15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17" y="T19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21" y="T23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25" y="T27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29" y="T31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33" y="T35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37" y="T39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41" y="T43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45" y="T47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49" y="T51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53" y="T55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57" y="T59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61" y="T63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65" y="T67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69" y="T71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73" y="T75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77" y="T79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81" y="T83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85" y="T87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89" y="T91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93" y="T95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97" y="T99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101" y="T103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105" y="T107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109" y="T111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113" y="T115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117" y="T119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121" y="T123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125" y="T127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129" y="T131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133" y="T135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137" y="T139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141" y="T143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145" y="T147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149" y="T151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153" y="T155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157" y="T159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<a:path w="1885" h="682">
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<a:pt x="0" y="682"/>
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24" y="673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48" y="664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72" y="656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96" y="647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20" y="638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43" y="630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67" y="621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91" y="612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215" y="604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239" y="595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263" y="586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287" y="578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310" y="569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334" y="561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358" y="552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382" y="543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406" y="535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430" y="526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454" y="517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478" y="509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501" y="500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525" y="491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549" y="483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573" y="474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597" y="466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621" y="457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645" y="448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669" y="440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692" y="431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716" y="422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740" y="414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764" y="405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788" y="397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812" y="388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836" y="379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859" y="371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883" y="362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907" y="353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931" y="345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954" y="337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978" y="329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002" y="320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026" y="311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049" y="303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073" y="294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097" y="285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121" y="277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145" y="268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169" y="259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193" y="251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216" y="242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240" y="234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264" y="225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288" y="216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312" y="208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336" y="199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360" y="190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383" y="182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407" y="173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431" y="164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455" y="156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479" y="147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503" y="139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527" y="130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550" y="121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574" y="113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598" y="104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622" y="95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646" y="87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670" y="78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694" y="69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718" y="61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741" y="52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765" y="44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789" y="35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813" y="26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837" y="18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861" y="9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885" y="0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<a:srgbClr val="F8766C"/>
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<a:prstDash val="lgDash"/>
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<wpg:cNvPr id="225" name="Group 109"/>
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<a:off x="5919" y="788"/>
                                                                                                                                                                                                                                        <a:ext cx="1885" cy="65"/>
                                                                                                                                                                                                                                        <a:chOff x="5919" y="788"/>
                                                                                                                                                                                                                                        <a:chExt cx="1885" cy="65"/>
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<wps:cNvPr id="226" name="Freeform 142"/>
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<a:off x="11838" y="1576"/>
                                                                                                                                                                                                                                          <a:ext cx="1886" cy="64"/>
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<a:gd name="T0" fmla="+- 0 5943 5919"/>
                                                                                                                                                                                                                                            <a:gd name="T1" fmla="*/ T0 w 1885"/>
                                                                                                                                                                                                                                            <a:gd name="T2" fmla="+- 0 853 788"/>
                                                                                                                                                                                                                                            <a:gd name="T3" fmla="*/ 853 h 65"/>
                                                                                                                                                                                                                                            <a:gd name="T4" fmla="+- 0 5991 5919"/>
                                                                                                                                                                                                                                            <a:gd name="T5" fmla="*/ T4 w 1885"/>
                                                                                                                                                                                                                                            <a:gd name="T6" fmla="+- 0 851 788"/>
                                                                                                                                                                                                                                            <a:gd name="T7" fmla="*/ 851 h 65"/>
                                                                                                                                                                                                                                            <a:gd name="T8" fmla="+- 0 6039 5919"/>
                                                                                                                                                                                                                                            <a:gd name="T9" fmla="*/ T8 w 1885"/>
                                                                                                                                                                                                                                            <a:gd name="T10" fmla="+- 0 849 788"/>
                                                                                                                                                                                                                                            <a:gd name="T11" fmla="*/ 849 h 65"/>
                                                                                                                                                                                                                                            <a:gd name="T12" fmla="+- 0 6086 5919"/>
                                                                                                                                                                                                                                            <a:gd name="T13" fmla="*/ T12 w 1885"/>
                                                                                                                                                                                                                                            <a:gd name="T14" fmla="+- 0 848 788"/>
                                                                                                                                                                                                                                            <a:gd name="T15" fmla="*/ 848 h 65"/>
                                                                                                                                                                                                                                            <a:gd name="T16" fmla="+- 0 6134 5919"/>
                                                                                                                                                                                                                                            <a:gd name="T17" fmla="*/ T16 w 1885"/>
                                                                                                                                                                                                                                            <a:gd name="T18" fmla="+- 0 846 788"/>
                                                                                                                                                                                                                                            <a:gd name="T19" fmla="*/ 846 h 65"/>
                                                                                                                                                                                                                                            <a:gd name="T20" fmla="+- 0 6182 5919"/>
                                                                                                                                                                                                                                            <a:gd name="T21" fmla="*/ T20 w 1885"/>
                                                                                                                                                                                                                                            <a:gd name="T22" fmla="+- 0 844 788"/>
                                                                                                                                                                                                                                            <a:gd name="T23" fmla="*/ 844 h 65"/>
                                                                                                                                                                                                                                            <a:gd name="T24" fmla="+- 0 6229 5919"/>
                                                                                                                                                                                                                                            <a:gd name="T25" fmla="*/ T24 w 1885"/>
                                                                                                                                                                                                                                            <a:gd name="T26" fmla="+- 0 843 788"/>
                                                                                                                                                                                                                                            <a:gd name="T27" fmla="*/ 843 h 65"/>
                                                                                                                                                                                                                                            <a:gd name="T28" fmla="+- 0 6277 5919"/>
                                                                                                                                                                                                                                            <a:gd name="T29" fmla="*/ T28 w 1885"/>
                                                                                                                                                                                                                                            <a:gd name="T30" fmla="+- 0 841 788"/>
                                                                                                                                                                                                                                            <a:gd name="T31" fmla="*/ 841 h 65"/>
                                                                                                                                                                                                                                            <a:gd name="T32" fmla="+- 0 6325 5919"/>
                                                                                                                                                                                                                                            <a:gd name="T33" fmla="*/ T32 w 1885"/>
                                                                                                                                                                                                                                            <a:gd name="T34" fmla="+- 0 839 788"/>
                                                                                                                                                                                                                                            <a:gd name="T35" fmla="*/ 839 h 65"/>
                                                                                                                                                                                                                                            <a:gd name="T36" fmla="+- 0 6373 5919"/>
                                                                                                                                                                                                                                            <a:gd name="T37" fmla="*/ T36 w 1885"/>
                                                                                                                                                                                                                                            <a:gd name="T38" fmla="+- 0 838 788"/>
                                                                                                                                                                                                                                            <a:gd name="T39" fmla="*/ 838 h 65"/>
                                                                                                                                                                                                                                            <a:gd name="T40" fmla="+- 0 6420 5919"/>
                                                                                                                                                                                                                                            <a:gd name="T41" fmla="*/ T40 w 1885"/>
                                                                                                                                                                                                                                            <a:gd name="T42" fmla="+- 0 836 788"/>
                                                                                                                                                                                                                                            <a:gd name="T43" fmla="*/ 836 h 65"/>
                                                                                                                                                                                                                                            <a:gd name="T44" fmla="+- 0 6468 5919"/>
                                                                                                                                                                                                                                            <a:gd name="T45" fmla="*/ T44 w 1885"/>
                                                                                                                                                                                                                                            <a:gd name="T46" fmla="+- 0 835 788"/>
                                                                                                                                                                                                                                            <a:gd name="T47" fmla="*/ 835 h 65"/>
                                                                                                                                                                                                                                            <a:gd name="T48" fmla="+- 0 6516 5919"/>
                                                                                                                                                                                                                                            <a:gd name="T49" fmla="*/ T48 w 1885"/>
                                                                                                                                                                                                                                            <a:gd name="T50" fmla="+- 0 833 788"/>
                                                                                                                                                                                                                                            <a:gd name="T51" fmla="*/ 833 h 65"/>
                                                                                                                                                                                                                                            <a:gd name="T52" fmla="+- 0 6564 5919"/>
                                                                                                                                                                                                                                            <a:gd name="T53" fmla="*/ T52 w 1885"/>
                                                                                                                                                                                                                                            <a:gd name="T54" fmla="+- 0 831 788"/>
                                                                                                                                                                                                                                            <a:gd name="T55" fmla="*/ 831 h 65"/>
                                                                                                                                                                                                                                            <a:gd name="T56" fmla="+- 0 6611 5919"/>
                                                                                                                                                                                                                                            <a:gd name="T57" fmla="*/ T56 w 1885"/>
                                                                                                                                                                                                                                            <a:gd name="T58" fmla="+- 0 830 788"/>
                                                                                                                                                                                                                                            <a:gd name="T59" fmla="*/ 830 h 65"/>
                                                                                                                                                                                                                                            <a:gd name="T60" fmla="+- 0 6659 5919"/>
                                                                                                                                                                                                                                            <a:gd name="T61" fmla="*/ T60 w 1885"/>
                                                                                                                                                                                                                                            <a:gd name="T62" fmla="+- 0 828 788"/>
                                                                                                                                                                                                                                            <a:gd name="T63" fmla="*/ 828 h 65"/>
                                                                                                                                                                                                                                            <a:gd name="T64" fmla="+- 0 6707 5919"/>
                                                                                                                                                                                                                                            <a:gd name="T65" fmla="*/ T64 w 1885"/>
                                                                                                                                                                                                                                            <a:gd name="T66" fmla="+- 0 826 788"/>
                                                                                                                                                                                                                                            <a:gd name="T67" fmla="*/ 826 h 65"/>
                                                                                                                                                                                                                                            <a:gd name="T68" fmla="+- 0 6755 5919"/>
                                                                                                                                                                                                                                            <a:gd name="T69" fmla="*/ T68 w 1885"/>
                                                                                                                                                                                                                                            <a:gd name="T70" fmla="+- 0 825 788"/>
                                                                                                                                                                                                                                            <a:gd name="T71" fmla="*/ 825 h 65"/>
                                                                                                                                                                                                                                            <a:gd name="T72" fmla="+- 0 6802 5919"/>
                                                                                                                                                                                                                                            <a:gd name="T73" fmla="*/ T72 w 1885"/>
                                                                                                                                                                                                                                            <a:gd name="T74" fmla="+- 0 823 788"/>
                                                                                                                                                                                                                                            <a:gd name="T75" fmla="*/ 823 h 65"/>
                                                                                                                                                                                                                                            <a:gd name="T76" fmla="+- 0 6850 5919"/>
                                                                                                                                                                                                                                            <a:gd name="T77" fmla="*/ T76 w 1885"/>
                                                                                                                                                                                                                                            <a:gd name="T78" fmla="+- 0 822 788"/>
                                                                                                                                                                                                                                            <a:gd name="T79" fmla="*/ 822 h 65"/>
                                                                                                                                                                                                                                            <a:gd name="T80" fmla="+- 0 6897 5919"/>
                                                                                                                                                                                                                                            <a:gd name="T81" fmla="*/ T80 w 1885"/>
                                                                                                                                                                                                                                            <a:gd name="T82" fmla="+- 0 819 788"/>
                                                                                                                                                                                                                                            <a:gd name="T83" fmla="*/ 819 h 65"/>
                                                                                                                                                                                                                                            <a:gd name="T84" fmla="+- 0 6945 5919"/>
                                                                                                                                                                                                                                            <a:gd name="T85" fmla="*/ T84 w 1885"/>
                                                                                                                                                                                                                                            <a:gd name="T86" fmla="+- 0 817 788"/>
                                                                                                                                                                                                                                            <a:gd name="T87" fmla="*/ 817 h 65"/>
                                                                                                                                                                                                                                            <a:gd name="T88" fmla="+- 0 6992 5919"/>
                                                                                                                                                                                                                                            <a:gd name="T89" fmla="*/ T88 w 1885"/>
                                                                                                                                                                                                                                            <a:gd name="T90" fmla="+- 0 816 788"/>
                                                                                                                                                                                                                                            <a:gd name="T91" fmla="*/ 816 h 65"/>
                                                                                                                                                                                                                                            <a:gd name="T92" fmla="+- 0 7040 5919"/>
                                                                                                                                                                                                                                            <a:gd name="T93" fmla="*/ T92 w 1885"/>
                                                                                                                                                                                                                                            <a:gd name="T94" fmla="+- 0 814 788"/>
                                                                                                                                                                                                                                            <a:gd name="T95" fmla="*/ 814 h 65"/>
                                                                                                                                                                                                                                            <a:gd name="T96" fmla="+- 0 7088 5919"/>
                                                                                                                                                                                                                                            <a:gd name="T97" fmla="*/ T96 w 1885"/>
                                                                                                                                                                                                                                            <a:gd name="T98" fmla="+- 0 812 788"/>
                                                                                                                                                                                                                                            <a:gd name="T99" fmla="*/ 812 h 65"/>
                                                                                                                                                                                                                                            <a:gd name="T100" fmla="+- 0 7135 5919"/>
                                                                                                                                                                                                                                            <a:gd name="T101" fmla="*/ T100 w 1885"/>
                                                                                                                                                                                                                                            <a:gd name="T102" fmla="+- 0 811 788"/>
                                                                                                                                                                                                                                            <a:gd name="T103" fmla="*/ 811 h 65"/>
                                                                                                                                                                                                                                            <a:gd name="T104" fmla="+- 0 7183 5919"/>
                                                                                                                                                                                                                                            <a:gd name="T105" fmla="*/ T104 w 1885"/>
                                                                                                                                                                                                                                            <a:gd name="T106" fmla="+- 0 809 788"/>
                                                                                                                                                                                                                                            <a:gd name="T107" fmla="*/ 809 h 65"/>
                                                                                                                                                                                                                                            <a:gd name="T108" fmla="+- 0 7231 5919"/>
                                                                                                                                                                                                                                            <a:gd name="T109" fmla="*/ T108 w 1885"/>
                                                                                                                                                                                                                                            <a:gd name="T110" fmla="+- 0 807 788"/>
                                                                                                                                                                                                                                            <a:gd name="T111" fmla="*/ 807 h 65"/>
                                                                                                                                                                                                                                            <a:gd name="T112" fmla="+- 0 7279 5919"/>
                                                                                                                                                                                                                                            <a:gd name="T113" fmla="*/ T112 w 1885"/>
                                                                                                                                                                                                                                            <a:gd name="T114" fmla="+- 0 806 788"/>
                                                                                                                                                                                                                                            <a:gd name="T115" fmla="*/ 806 h 65"/>
                                                                                                                                                                                                                                            <a:gd name="T116" fmla="+- 0 7326 5919"/>
                                                                                                                                                                                                                                            <a:gd name="T117" fmla="*/ T116 w 1885"/>
                                                                                                                                                                                                                                            <a:gd name="T118" fmla="+- 0 804 788"/>
                                                                                                                                                                                                                                            <a:gd name="T119" fmla="*/ 804 h 65"/>
                                                                                                                                                                                                                                            <a:gd name="T120" fmla="+- 0 7374 5919"/>
                                                                                                                                                                                                                                            <a:gd name="T121" fmla="*/ T120 w 1885"/>
                                                                                                                                                                                                                                            <a:gd name="T122" fmla="+- 0 802 788"/>
                                                                                                                                                                                                                                            <a:gd name="T123" fmla="*/ 802 h 65"/>
                                                                                                                                                                                                                                            <a:gd name="T124" fmla="+- 0 7422 5919"/>
                                                                                                                                                                                                                                            <a:gd name="T125" fmla="*/ T124 w 1885"/>
                                                                                                                                                                                                                                            <a:gd name="T126" fmla="+- 0 801 788"/>
                                                                                                                                                                                                                                            <a:gd name="T127" fmla="*/ 801 h 65"/>
                                                                                                                                                                                                                                            <a:gd name="T128" fmla="+- 0 7469 5919"/>
                                                                                                                                                                                                                                            <a:gd name="T129" fmla="*/ T128 w 1885"/>
                                                                                                                                                                                                                                            <a:gd name="T130" fmla="+- 0 799 788"/>
                                                                                                                                                                                                                                            <a:gd name="T131" fmla="*/ 799 h 65"/>
                                                                                                                                                                                                                                            <a:gd name="T132" fmla="+- 0 7517 5919"/>
                                                                                                                                                                                                                                            <a:gd name="T133" fmla="*/ T132 w 1885"/>
                                                                                                                                                                                                                                            <a:gd name="T134" fmla="+- 0 798 788"/>
                                                                                                                                                                                                                                            <a:gd name="T135" fmla="*/ 798 h 65"/>
                                                                                                                                                                                                                                            <a:gd name="T136" fmla="+- 0 7565 5919"/>
                                                                                                                                                                                                                                            <a:gd name="T137" fmla="*/ T136 w 1885"/>
                                                                                                                                                                                                                                            <a:gd name="T138" fmla="+- 0 796 788"/>
                                                                                                                                                                                                                                            <a:gd name="T139" fmla="*/ 796 h 65"/>
                                                                                                                                                                                                                                            <a:gd name="T140" fmla="+- 0 7613 5919"/>
                                                                                                                                                                                                                                            <a:gd name="T141" fmla="*/ T140 w 1885"/>
                                                                                                                                                                                                                                            <a:gd name="T142" fmla="+- 0 794 788"/>
                                                                                                                                                                                                                                            <a:gd name="T143" fmla="*/ 794 h 65"/>
                                                                                                                                                                                                                                            <a:gd name="T144" fmla="+- 0 7660 5919"/>
                                                                                                                                                                                                                                            <a:gd name="T145" fmla="*/ T144 w 1885"/>
                                                                                                                                                                                                                                            <a:gd name="T146" fmla="+- 0 793 788"/>
                                                                                                                                                                                                                                            <a:gd name="T147" fmla="*/ 793 h 65"/>
                                                                                                                                                                                                                                            <a:gd name="T148" fmla="+- 0 7708 5919"/>
                                                                                                                                                                                                                                            <a:gd name="T149" fmla="*/ T148 w 1885"/>
                                                                                                                                                                                                                                            <a:gd name="T150" fmla="+- 0 791 788"/>
                                                                                                                                                                                                                                            <a:gd name="T151" fmla="*/ 791 h 65"/>
                                                                                                                                                                                                                                            <a:gd name="T152" fmla="+- 0 7756 5919"/>
                                                                                                                                                                                                                                            <a:gd name="T153" fmla="*/ T152 w 1885"/>
                                                                                                                                                                                                                                            <a:gd name="T154" fmla="+- 0 789 788"/>
                                                                                                                                                                                                                                            <a:gd name="T155" fmla="*/ 789 h 65"/>
                                                                                                                                                                                                                                            <a:gd name="T156" fmla="+- 0 7804 5919"/>
                                                                                                                                                                                                                                            <a:gd name="T157" fmla="*/ T156 w 1885"/>
                                                                                                                                                                                                                                            <a:gd name="T158" fmla="+- 0 788 788"/>
                                                                                                                                                                                                                                            <a:gd name="T159" fmla="*/ 788 h 65"/>
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1" y="T3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5" y="T7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9" y="T11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13" y="T15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17" y="T19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21" y="T23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25" y="T27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29" y="T31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33" y="T35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37" y="T39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41" y="T43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45" y="T47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49" y="T51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53" y="T55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57" y="T59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61" y="T63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65" y="T67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69" y="T71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73" y="T75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77" y="T79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81" y="T83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85" y="T87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89" y="T91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93" y="T95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97" y="T99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101" y="T103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105" y="T107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109" y="T111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113" y="T115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117" y="T119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121" y="T123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125" y="T127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129" y="T131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133" y="T135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137" y="T139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141" y="T143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145" y="T147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149" y="T151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153" y="T155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157" y="T159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<a:path w="1885" h="65">
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<a:pt x="0" y="65"/>
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24" y="65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48" y="64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72" y="63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96" y="62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20" y="61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43" y="61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67" y="60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91" y="59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215" y="58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239" y="57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263" y="56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287" y="56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310" y="55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334" y="54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358" y="53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382" y="52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406" y="51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430" y="51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454" y="50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478" y="49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501" y="48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525" y="47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549" y="47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573" y="46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597" y="45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621" y="44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645" y="43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669" y="42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692" y="42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716" y="41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740" y="40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764" y="39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788" y="38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812" y="38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836" y="37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859" y="36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883" y="35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907" y="34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931" y="34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954" y="33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978" y="31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002" y="30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026" y="29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049" y="28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073" y="28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097" y="27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121" y="26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145" y="25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169" y="24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193" y="24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216" y="23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240" y="22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264" y="21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288" y="20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312" y="19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336" y="19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360" y="18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383" y="17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407" y="16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431" y="15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455" y="14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479" y="14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503" y="13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527" y="12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550" y="11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574" y="10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598" y="10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622" y="9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646" y="8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670" y="7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694" y="6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718" y="6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741" y="5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765" y="4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789" y="3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813" y="2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837" y="1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861" y="1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885" y="0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<a:srgbClr val="7BAD00"/>
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<a:prstDash val="lgDash"/>
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<wpg:cNvPr id="227" name="Group 110"/>
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<a:off x="5919" y="1087"/>
                                                                                                                                                                                                                                          <a:ext cx="1885" cy="51"/>
                                                                                                                                                                                                                                          <a:chOff x="5919" y="1087"/>
                                                                                                                                                                                                                                          <a:chExt cx="1885" cy="51"/>
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<wps:cNvPr id="228" name="Freeform 141"/>
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<a:off x="11838" y="2174"/>
                                                                                                                                                                                                                                            <a:ext cx="1886" cy="51"/>
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<a:gd name="T0" fmla="+- 0 5943 5919"/>
                                                                                                                                                                                                                                              <a:gd name="T1" fmla="*/ T0 w 1885"/>
                                                                                                                                                                                                                                              <a:gd name="T2" fmla="+- 0 1138 1087"/>
                                                                                                                                                                                                                                              <a:gd name="T3" fmla="*/ 1138 h 51"/>
                                                                                                                                                                                                                                              <a:gd name="T4" fmla="+- 0 5991 5919"/>
                                                                                                                                                                                                                                              <a:gd name="T5" fmla="*/ T4 w 1885"/>
                                                                                                                                                                                                                                              <a:gd name="T6" fmla="+- 0 1136 1087"/>
                                                                                                                                                                                                                                              <a:gd name="T7" fmla="*/ 1136 h 51"/>
                                                                                                                                                                                                                                              <a:gd name="T8" fmla="+- 0 6039 5919"/>
                                                                                                                                                                                                                                              <a:gd name="T9" fmla="*/ T8 w 1885"/>
                                                                                                                                                                                                                                              <a:gd name="T10" fmla="+- 0 1135 1087"/>
                                                                                                                                                                                                                                              <a:gd name="T11" fmla="*/ 1135 h 51"/>
                                                                                                                                                                                                                                              <a:gd name="T12" fmla="+- 0 6086 5919"/>
                                                                                                                                                                                                                                              <a:gd name="T13" fmla="*/ T12 w 1885"/>
                                                                                                                                                                                                                                              <a:gd name="T14" fmla="+- 0 1134 1087"/>
                                                                                                                                                                                                                                              <a:gd name="T15" fmla="*/ 1134 h 51"/>
                                                                                                                                                                                                                                              <a:gd name="T16" fmla="+- 0 6134 5919"/>
                                                                                                                                                                                                                                              <a:gd name="T17" fmla="*/ T16 w 1885"/>
                                                                                                                                                                                                                                              <a:gd name="T18" fmla="+- 0 1132 1087"/>
                                                                                                                                                                                                                                              <a:gd name="T19" fmla="*/ 1132 h 51"/>
                                                                                                                                                                                                                                              <a:gd name="T20" fmla="+- 0 6182 5919"/>
                                                                                                                                                                                                                                              <a:gd name="T21" fmla="*/ T20 w 1885"/>
                                                                                                                                                                                                                                              <a:gd name="T22" fmla="+- 0 1131 1087"/>
                                                                                                                                                                                                                                              <a:gd name="T23" fmla="*/ 1131 h 51"/>
                                                                                                                                                                                                                                              <a:gd name="T24" fmla="+- 0 6229 5919"/>
                                                                                                                                                                                                                                              <a:gd name="T25" fmla="*/ T24 w 1885"/>
                                                                                                                                                                                                                                              <a:gd name="T26" fmla="+- 0 1130 1087"/>
                                                                                                                                                                                                                                              <a:gd name="T27" fmla="*/ 1130 h 51"/>
                                                                                                                                                                                                                                              <a:gd name="T28" fmla="+- 0 6277 5919"/>
                                                                                                                                                                                                                                              <a:gd name="T29" fmla="*/ T28 w 1885"/>
                                                                                                                                                                                                                                              <a:gd name="T30" fmla="+- 0 1128 1087"/>
                                                                                                                                                                                                                                              <a:gd name="T31" fmla="*/ 1128 h 51"/>
                                                                                                                                                                                                                                              <a:gd name="T32" fmla="+- 0 6325 5919"/>
                                                                                                                                                                                                                                              <a:gd name="T33" fmla="*/ T32 w 1885"/>
                                                                                                                                                                                                                                              <a:gd name="T34" fmla="+- 0 1127 1087"/>
                                                                                                                                                                                                                                              <a:gd name="T35" fmla="*/ 1127 h 51"/>
                                                                                                                                                                                                                                              <a:gd name="T36" fmla="+- 0 6373 5919"/>
                                                                                                                                                                                                                                              <a:gd name="T37" fmla="*/ T36 w 1885"/>
                                                                                                                                                                                                                                              <a:gd name="T38" fmla="+- 0 1126 1087"/>
                                                                                                                                                                                                                                              <a:gd name="T39" fmla="*/ 1126 h 51"/>
                                                                                                                                                                                                                                              <a:gd name="T40" fmla="+- 0 6420 5919"/>
                                                                                                                                                                                                                                              <a:gd name="T41" fmla="*/ T40 w 1885"/>
                                                                                                                                                                                                                                              <a:gd name="T42" fmla="+- 0 1124 1087"/>
                                                                                                                                                                                                                                              <a:gd name="T43" fmla="*/ 1124 h 51"/>
                                                                                                                                                                                                                                              <a:gd name="T44" fmla="+- 0 6468 5919"/>
                                                                                                                                                                                                                                              <a:gd name="T45" fmla="*/ T44 w 1885"/>
                                                                                                                                                                                                                                              <a:gd name="T46" fmla="+- 0 1123 1087"/>
                                                                                                                                                                                                                                              <a:gd name="T47" fmla="*/ 1123 h 51"/>
                                                                                                                                                                                                                                              <a:gd name="T48" fmla="+- 0 6516 5919"/>
                                                                                                                                                                                                                                              <a:gd name="T49" fmla="*/ T48 w 1885"/>
                                                                                                                                                                                                                                              <a:gd name="T50" fmla="+- 0 1122 1087"/>
                                                                                                                                                                                                                                              <a:gd name="T51" fmla="*/ 1122 h 51"/>
                                                                                                                                                                                                                                              <a:gd name="T52" fmla="+- 0 6564 5919"/>
                                                                                                                                                                                                                                              <a:gd name="T53" fmla="*/ T52 w 1885"/>
                                                                                                                                                                                                                                              <a:gd name="T54" fmla="+- 0 1121 1087"/>
                                                                                                                                                                                                                                              <a:gd name="T55" fmla="*/ 1121 h 51"/>
                                                                                                                                                                                                                                              <a:gd name="T56" fmla="+- 0 6611 5919"/>
                                                                                                                                                                                                                                              <a:gd name="T57" fmla="*/ T56 w 1885"/>
                                                                                                                                                                                                                                              <a:gd name="T58" fmla="+- 0 1119 1087"/>
                                                                                                                                                                                                                                              <a:gd name="T59" fmla="*/ 1119 h 51"/>
                                                                                                                                                                                                                                              <a:gd name="T60" fmla="+- 0 6659 5919"/>
                                                                                                                                                                                                                                              <a:gd name="T61" fmla="*/ T60 w 1885"/>
                                                                                                                                                                                                                                              <a:gd name="T62" fmla="+- 0 1118 1087"/>
                                                                                                                                                                                                                                              <a:gd name="T63" fmla="*/ 1118 h 51"/>
                                                                                                                                                                                                                                              <a:gd name="T64" fmla="+- 0 6707 5919"/>
                                                                                                                                                                                                                                              <a:gd name="T65" fmla="*/ T64 w 1885"/>
                                                                                                                                                                                                                                              <a:gd name="T66" fmla="+- 0 1117 1087"/>
                                                                                                                                                                                                                                              <a:gd name="T67" fmla="*/ 1117 h 51"/>
                                                                                                                                                                                                                                              <a:gd name="T68" fmla="+- 0 6755 5919"/>
                                                                                                                                                                                                                                              <a:gd name="T69" fmla="*/ T68 w 1885"/>
                                                                                                                                                                                                                                              <a:gd name="T70" fmla="+- 0 1116 1087"/>
                                                                                                                                                                                                                                              <a:gd name="T71" fmla="*/ 1116 h 51"/>
                                                                                                                                                                                                                                              <a:gd name="T72" fmla="+- 0 6802 5919"/>
                                                                                                                                                                                                                                              <a:gd name="T73" fmla="*/ T72 w 1885"/>
                                                                                                                                                                                                                                              <a:gd name="T74" fmla="+- 0 1114 1087"/>
                                                                                                                                                                                                                                              <a:gd name="T75" fmla="*/ 1114 h 51"/>
                                                                                                                                                                                                                                              <a:gd name="T76" fmla="+- 0 6850 5919"/>
                                                                                                                                                                                                                                              <a:gd name="T77" fmla="*/ T76 w 1885"/>
                                                                                                                                                                                                                                              <a:gd name="T78" fmla="+- 0 1113 1087"/>
                                                                                                                                                                                                                                              <a:gd name="T79" fmla="*/ 1113 h 51"/>
                                                                                                                                                                                                                                              <a:gd name="T80" fmla="+- 0 6897 5919"/>
                                                                                                                                                                                                                                              <a:gd name="T81" fmla="*/ T80 w 1885"/>
                                                                                                                                                                                                                                              <a:gd name="T82" fmla="+- 0 1112 1087"/>
                                                                                                                                                                                                                                              <a:gd name="T83" fmla="*/ 1112 h 51"/>
                                                                                                                                                                                                                                              <a:gd name="T84" fmla="+- 0 6945 5919"/>
                                                                                                                                                                                                                                              <a:gd name="T85" fmla="*/ T84 w 1885"/>
                                                                                                                                                                                                                                              <a:gd name="T86" fmla="+- 0 1110 1087"/>
                                                                                                                                                                                                                                              <a:gd name="T87" fmla="*/ 1110 h 51"/>
                                                                                                                                                                                                                                              <a:gd name="T88" fmla="+- 0 6992 5919"/>
                                                                                                                                                                                                                                              <a:gd name="T89" fmla="*/ T88 w 1885"/>
                                                                                                                                                                                                                                              <a:gd name="T90" fmla="+- 0 1109 1087"/>
                                                                                                                                                                                                                                              <a:gd name="T91" fmla="*/ 1109 h 51"/>
                                                                                                                                                                                                                                              <a:gd name="T92" fmla="+- 0 7040 5919"/>
                                                                                                                                                                                                                                              <a:gd name="T93" fmla="*/ T92 w 1885"/>
                                                                                                                                                                                                                                              <a:gd name="T94" fmla="+- 0 1108 1087"/>
                                                                                                                                                                                                                                              <a:gd name="T95" fmla="*/ 1108 h 51"/>
                                                                                                                                                                                                                                              <a:gd name="T96" fmla="+- 0 7088 5919"/>
                                                                                                                                                                                                                                              <a:gd name="T97" fmla="*/ T96 w 1885"/>
                                                                                                                                                                                                                                              <a:gd name="T98" fmla="+- 0 1106 1087"/>
                                                                                                                                                                                                                                              <a:gd name="T99" fmla="*/ 1106 h 51"/>
                                                                                                                                                                                                                                              <a:gd name="T100" fmla="+- 0 7135 5919"/>
                                                                                                                                                                                                                                              <a:gd name="T101" fmla="*/ T100 w 1885"/>
                                                                                                                                                                                                                                              <a:gd name="T102" fmla="+- 0 1105 1087"/>
                                                                                                                                                                                                                                              <a:gd name="T103" fmla="*/ 1105 h 51"/>
                                                                                                                                                                                                                                              <a:gd name="T104" fmla="+- 0 7183 5919"/>
                                                                                                                                                                                                                                              <a:gd name="T105" fmla="*/ T104 w 1885"/>
                                                                                                                                                                                                                                              <a:gd name="T106" fmla="+- 0 1104 1087"/>
                                                                                                                                                                                                                                              <a:gd name="T107" fmla="*/ 1104 h 51"/>
                                                                                                                                                                                                                                              <a:gd name="T108" fmla="+- 0 7231 5919"/>
                                                                                                                                                                                                                                              <a:gd name="T109" fmla="*/ T108 w 1885"/>
                                                                                                                                                                                                                                              <a:gd name="T110" fmla="+- 0 1102 1087"/>
                                                                                                                                                                                                                                              <a:gd name="T111" fmla="*/ 1102 h 51"/>
                                                                                                                                                                                                                                              <a:gd name="T112" fmla="+- 0 7279 5919"/>
                                                                                                                                                                                                                                              <a:gd name="T113" fmla="*/ T112 w 1885"/>
                                                                                                                                                                                                                                              <a:gd name="T114" fmla="+- 0 1101 1087"/>
                                                                                                                                                                                                                                              <a:gd name="T115" fmla="*/ 1101 h 51"/>
                                                                                                                                                                                                                                              <a:gd name="T116" fmla="+- 0 7326 5919"/>
                                                                                                                                                                                                                                              <a:gd name="T117" fmla="*/ T116 w 1885"/>
                                                                                                                                                                                                                                              <a:gd name="T118" fmla="+- 0 1100 1087"/>
                                                                                                                                                                                                                                              <a:gd name="T119" fmla="*/ 1100 h 51"/>
                                                                                                                                                                                                                                              <a:gd name="T120" fmla="+- 0 7374 5919"/>
                                                                                                                                                                                                                                              <a:gd name="T121" fmla="*/ T120 w 1885"/>
                                                                                                                                                                                                                                              <a:gd name="T122" fmla="+- 0 1099 1087"/>
                                                                                                                                                                                                                                              <a:gd name="T123" fmla="*/ 1099 h 51"/>
                                                                                                                                                                                                                                              <a:gd name="T124" fmla="+- 0 7422 5919"/>
                                                                                                                                                                                                                                              <a:gd name="T125" fmla="*/ T124 w 1885"/>
                                                                                                                                                                                                                                              <a:gd name="T126" fmla="+- 0 1097 1087"/>
                                                                                                                                                                                                                                              <a:gd name="T127" fmla="*/ 1097 h 51"/>
                                                                                                                                                                                                                                              <a:gd name="T128" fmla="+- 0 7469 5919"/>
                                                                                                                                                                                                                                              <a:gd name="T129" fmla="*/ T128 w 1885"/>
                                                                                                                                                                                                                                              <a:gd name="T130" fmla="+- 0 1096 1087"/>
                                                                                                                                                                                                                                              <a:gd name="T131" fmla="*/ 1096 h 51"/>
                                                                                                                                                                                                                                              <a:gd name="T132" fmla="+- 0 7517 5919"/>
                                                                                                                                                                                                                                              <a:gd name="T133" fmla="*/ T132 w 1885"/>
                                                                                                                                                                                                                                              <a:gd name="T134" fmla="+- 0 1095 1087"/>
                                                                                                                                                                                                                                              <a:gd name="T135" fmla="*/ 1095 h 51"/>
                                                                                                                                                                                                                                              <a:gd name="T136" fmla="+- 0 7565 5919"/>
                                                                                                                                                                                                                                              <a:gd name="T137" fmla="*/ T136 w 1885"/>
                                                                                                                                                                                                                                              <a:gd name="T138" fmla="+- 0 1093 1087"/>
                                                                                                                                                                                                                                              <a:gd name="T139" fmla="*/ 1093 h 51"/>
                                                                                                                                                                                                                                              <a:gd name="T140" fmla="+- 0 7613 5919"/>
                                                                                                                                                                                                                                              <a:gd name="T141" fmla="*/ T140 w 1885"/>
                                                                                                                                                                                                                                              <a:gd name="T142" fmla="+- 0 1092 1087"/>
                                                                                                                                                                                                                                              <a:gd name="T143" fmla="*/ 1092 h 51"/>
                                                                                                                                                                                                                                              <a:gd name="T144" fmla="+- 0 7660 5919"/>
                                                                                                                                                                                                                                              <a:gd name="T145" fmla="*/ T144 w 1885"/>
                                                                                                                                                                                                                                              <a:gd name="T146" fmla="+- 0 1091 1087"/>
                                                                                                                                                                                                                                              <a:gd name="T147" fmla="*/ 1091 h 51"/>
                                                                                                                                                                                                                                              <a:gd name="T148" fmla="+- 0 7708 5919"/>
                                                                                                                                                                                                                                              <a:gd name="T149" fmla="*/ T148 w 1885"/>
                                                                                                                                                                                                                                              <a:gd name="T150" fmla="+- 0 1090 1087"/>
                                                                                                                                                                                                                                              <a:gd name="T151" fmla="*/ 1090 h 51"/>
                                                                                                                                                                                                                                              <a:gd name="T152" fmla="+- 0 7756 5919"/>
                                                                                                                                                                                                                                              <a:gd name="T153" fmla="*/ T152 w 1885"/>
                                                                                                                                                                                                                                              <a:gd name="T154" fmla="+- 0 1088 1087"/>
                                                                                                                                                                                                                                              <a:gd name="T155" fmla="*/ 1088 h 51"/>
                                                                                                                                                                                                                                              <a:gd name="T156" fmla="+- 0 7804 5919"/>
                                                                                                                                                                                                                                              <a:gd name="T157" fmla="*/ T156 w 1885"/>
                                                                                                                                                                                                                                              <a:gd name="T158" fmla="+- 0 1087 1087"/>
                                                                                                                                                                                                                                              <a:gd name="T159" fmla="*/ 1087 h 51"/>
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" y="T3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5" y="T7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9" y="T11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3" y="T15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7" y="T19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21" y="T23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25" y="T27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29" y="T31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33" y="T35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37" y="T39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41" y="T43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45" y="T47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49" y="T51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53" y="T55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57" y="T59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61" y="T63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65" y="T67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69" y="T71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73" y="T75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77" y="T79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81" y="T83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85" y="T87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89" y="T91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93" y="T95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97" y="T99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01" y="T103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05" y="T107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09" y="T111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13" y="T115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17" y="T119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21" y="T123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25" y="T127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29" y="T131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33" y="T135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37" y="T139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41" y="T143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45" y="T147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49" y="T151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53" y="T155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57" y="T159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<a:path w="1885" h="51">
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<a:pt x="0" y="51"/>
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24" y="51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48" y="50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72" y="49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96" y="49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20" y="48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43" y="47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67" y="47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91" y="46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215" y="45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239" y="45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263" y="44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287" y="43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310" y="43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334" y="42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358" y="41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382" y="41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406" y="40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430" y="39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454" y="39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478" y="38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501" y="37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525" y="37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549" y="36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573" y="36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597" y="35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621" y="34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645" y="34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669" y="33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692" y="32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716" y="32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740" y="31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764" y="30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788" y="30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812" y="29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836" y="29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859" y="28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883" y="27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907" y="27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931" y="26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954" y="25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978" y="25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002" y="24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026" y="23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049" y="23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073" y="22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097" y="21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121" y="21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145" y="20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169" y="19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193" y="19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216" y="18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240" y="17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264" y="17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288" y="16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312" y="15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336" y="15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360" y="14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383" y="14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407" y="13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431" y="12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455" y="12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479" y="11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503" y="10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527" y="10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550" y="9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574" y="8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598" y="8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622" y="7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646" y="6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670" y="6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694" y="5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718" y="4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741" y="4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765" y="3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789" y="3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813" y="2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837" y="1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861" y="1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885" y="0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<a:srgbClr val="00BEC4"/>
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<a:prstDash val="lgDash"/>
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<wpg:cNvPr id="229" name="Group 111"/>
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<a:off x="5919" y="1108"/>
                                                                                                                                                                                                                                            <a:ext cx="1885" cy="74"/>
                                                                                                                                                                                                                                            <a:chOff x="5919" y="1108"/>
                                                                                                                                                                                                                                            <a:chExt cx="1885" cy="74"/>
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<wps:cNvPr id="230" name="Freeform 140"/>
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<a:off x="11838" y="2216"/>
                                                                                                                                                                                                                                              <a:ext cx="1886" cy="74"/>
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<a:gd name="T0" fmla="+- 0 5943 5919"/>
                                                                                                                                                                                                                                                <a:gd name="T1" fmla="*/ T0 w 1885"/>
                                                                                                                                                                                                                                                <a:gd name="T2" fmla="+- 0 1109 1108"/>
                                                                                                                                                                                                                                                <a:gd name="T3" fmla="*/ 1109 h 74"/>
                                                                                                                                                                                                                                                <a:gd name="T4" fmla="+- 0 5991 5919"/>
                                                                                                                                                                                                                                                <a:gd name="T5" fmla="*/ T4 w 1885"/>
                                                                                                                                                                                                                                                <a:gd name="T6" fmla="+- 0 1111 1108"/>
                                                                                                                                                                                                                                                <a:gd name="T7" fmla="*/ 1111 h 74"/>
                                                                                                                                                                                                                                                <a:gd name="T8" fmla="+- 0 6039 5919"/>
                                                                                                                                                                                                                                                <a:gd name="T9" fmla="*/ T8 w 1885"/>
                                                                                                                                                                                                                                                <a:gd name="T10" fmla="+- 0 1112 1108"/>
                                                                                                                                                                                                                                                <a:gd name="T11" fmla="*/ 1112 h 74"/>
                                                                                                                                                                                                                                                <a:gd name="T12" fmla="+- 0 6086 5919"/>
                                                                                                                                                                                                                                                <a:gd name="T13" fmla="*/ T12 w 1885"/>
                                                                                                                                                                                                                                                <a:gd name="T14" fmla="+- 0 1114 1108"/>
                                                                                                                                                                                                                                                <a:gd name="T15" fmla="*/ 1114 h 74"/>
                                                                                                                                                                                                                                                <a:gd name="T16" fmla="+- 0 6134 5919"/>
                                                                                                                                                                                                                                                <a:gd name="T17" fmla="*/ T16 w 1885"/>
                                                                                                                                                                                                                                                <a:gd name="T18" fmla="+- 0 1116 1108"/>
                                                                                                                                                                                                                                                <a:gd name="T19" fmla="*/ 1116 h 74"/>
                                                                                                                                                                                                                                                <a:gd name="T20" fmla="+- 0 6182 5919"/>
                                                                                                                                                                                                                                                <a:gd name="T21" fmla="*/ T20 w 1885"/>
                                                                                                                                                                                                                                                <a:gd name="T22" fmla="+- 0 1118 1108"/>
                                                                                                                                                                                                                                                <a:gd name="T23" fmla="*/ 1118 h 74"/>
                                                                                                                                                                                                                                                <a:gd name="T24" fmla="+- 0 6229 5919"/>
                                                                                                                                                                                                                                                <a:gd name="T25" fmla="*/ T24 w 1885"/>
                                                                                                                                                                                                                                                <a:gd name="T26" fmla="+- 0 1120 1108"/>
                                                                                                                                                                                                                                                <a:gd name="T27" fmla="*/ 1120 h 74"/>
                                                                                                                                                                                                                                                <a:gd name="T28" fmla="+- 0 6277 5919"/>
                                                                                                                                                                                                                                                <a:gd name="T29" fmla="*/ T28 w 1885"/>
                                                                                                                                                                                                                                                <a:gd name="T30" fmla="+- 0 1122 1108"/>
                                                                                                                                                                                                                                                <a:gd name="T31" fmla="*/ 1122 h 74"/>
                                                                                                                                                                                                                                                <a:gd name="T32" fmla="+- 0 6325 5919"/>
                                                                                                                                                                                                                                                <a:gd name="T33" fmla="*/ T32 w 1885"/>
                                                                                                                                                                                                                                                <a:gd name="T34" fmla="+- 0 1124 1108"/>
                                                                                                                                                                                                                                                <a:gd name="T35" fmla="*/ 1124 h 74"/>
                                                                                                                                                                                                                                                <a:gd name="T36" fmla="+- 0 6373 5919"/>
                                                                                                                                                                                                                                                <a:gd name="T37" fmla="*/ T36 w 1885"/>
                                                                                                                                                                                                                                                <a:gd name="T38" fmla="+- 0 1126 1108"/>
                                                                                                                                                                                                                                                <a:gd name="T39" fmla="*/ 1126 h 74"/>
                                                                                                                                                                                                                                                <a:gd name="T40" fmla="+- 0 6420 5919"/>
                                                                                                                                                                                                                                                <a:gd name="T41" fmla="*/ T40 w 1885"/>
                                                                                                                                                                                                                                                <a:gd name="T42" fmla="+- 0 1127 1108"/>
                                                                                                                                                                                                                                                <a:gd name="T43" fmla="*/ 1127 h 74"/>
                                                                                                                                                                                                                                                <a:gd name="T44" fmla="+- 0 6468 5919"/>
                                                                                                                                                                                                                                                <a:gd name="T45" fmla="*/ T44 w 1885"/>
                                                                                                                                                                                                                                                <a:gd name="T46" fmla="+- 0 1129 1108"/>
                                                                                                                                                                                                                                                <a:gd name="T47" fmla="*/ 1129 h 74"/>
                                                                                                                                                                                                                                                <a:gd name="T48" fmla="+- 0 6516 5919"/>
                                                                                                                                                                                                                                                <a:gd name="T49" fmla="*/ T48 w 1885"/>
                                                                                                                                                                                                                                                <a:gd name="T50" fmla="+- 0 1131 1108"/>
                                                                                                                                                                                                                                                <a:gd name="T51" fmla="*/ 1131 h 74"/>
                                                                                                                                                                                                                                                <a:gd name="T52" fmla="+- 0 6564 5919"/>
                                                                                                                                                                                                                                                <a:gd name="T53" fmla="*/ T52 w 1885"/>
                                                                                                                                                                                                                                                <a:gd name="T54" fmla="+- 0 1133 1108"/>
                                                                                                                                                                                                                                                <a:gd name="T55" fmla="*/ 1133 h 74"/>
                                                                                                                                                                                                                                                <a:gd name="T56" fmla="+- 0 6611 5919"/>
                                                                                                                                                                                                                                                <a:gd name="T57" fmla="*/ T56 w 1885"/>
                                                                                                                                                                                                                                                <a:gd name="T58" fmla="+- 0 1135 1108"/>
                                                                                                                                                                                                                                                <a:gd name="T59" fmla="*/ 1135 h 74"/>
                                                                                                                                                                                                                                                <a:gd name="T60" fmla="+- 0 6659 5919"/>
                                                                                                                                                                                                                                                <a:gd name="T61" fmla="*/ T60 w 1885"/>
                                                                                                                                                                                                                                                <a:gd name="T62" fmla="+- 0 1137 1108"/>
                                                                                                                                                                                                                                                <a:gd name="T63" fmla="*/ 1137 h 74"/>
                                                                                                                                                                                                                                                <a:gd name="T64" fmla="+- 0 6707 5919"/>
                                                                                                                                                                                                                                                <a:gd name="T65" fmla="*/ T64 w 1885"/>
                                                                                                                                                                                                                                                <a:gd name="T66" fmla="+- 0 1139 1108"/>
                                                                                                                                                                                                                                                <a:gd name="T67" fmla="*/ 1139 h 74"/>
                                                                                                                                                                                                                                                <a:gd name="T68" fmla="+- 0 6755 5919"/>
                                                                                                                                                                                                                                                <a:gd name="T69" fmla="*/ T68 w 1885"/>
                                                                                                                                                                                                                                                <a:gd name="T70" fmla="+- 0 1141 1108"/>
                                                                                                                                                                                                                                                <a:gd name="T71" fmla="*/ 1141 h 74"/>
                                                                                                                                                                                                                                                <a:gd name="T72" fmla="+- 0 6802 5919"/>
                                                                                                                                                                                                                                                <a:gd name="T73" fmla="*/ T72 w 1885"/>
                                                                                                                                                                                                                                                <a:gd name="T74" fmla="+- 0 1142 1108"/>
                                                                                                                                                                                                                                                <a:gd name="T75" fmla="*/ 1142 h 74"/>
                                                                                                                                                                                                                                                <a:gd name="T76" fmla="+- 0 6850 5919"/>
                                                                                                                                                                                                                                                <a:gd name="T77" fmla="*/ T76 w 1885"/>
                                                                                                                                                                                                                                                <a:gd name="T78" fmla="+- 0 1144 1108"/>
                                                                                                                                                                                                                                                <a:gd name="T79" fmla="*/ 1144 h 74"/>
                                                                                                                                                                                                                                                <a:gd name="T80" fmla="+- 0 6897 5919"/>
                                                                                                                                                                                                                                                <a:gd name="T81" fmla="*/ T80 w 1885"/>
                                                                                                                                                                                                                                                <a:gd name="T82" fmla="+- 0 1146 1108"/>
                                                                                                                                                                                                                                                <a:gd name="T83" fmla="*/ 1146 h 74"/>
                                                                                                                                                                                                                                                <a:gd name="T84" fmla="+- 0 6945 5919"/>
                                                                                                                                                                                                                                                <a:gd name="T85" fmla="*/ T84 w 1885"/>
                                                                                                                                                                                                                                                <a:gd name="T86" fmla="+- 0 1148 1108"/>
                                                                                                                                                                                                                                                <a:gd name="T87" fmla="*/ 1148 h 74"/>
                                                                                                                                                                                                                                                <a:gd name="T88" fmla="+- 0 6992 5919"/>
                                                                                                                                                                                                                                                <a:gd name="T89" fmla="*/ T88 w 1885"/>
                                                                                                                                                                                                                                                <a:gd name="T90" fmla="+- 0 1150 1108"/>
                                                                                                                                                                                                                                                <a:gd name="T91" fmla="*/ 1150 h 74"/>
                                                                                                                                                                                                                                                <a:gd name="T92" fmla="+- 0 7040 5919"/>
                                                                                                                                                                                                                                                <a:gd name="T93" fmla="*/ T92 w 1885"/>
                                                                                                                                                                                                                                                <a:gd name="T94" fmla="+- 0 1152 1108"/>
                                                                                                                                                                                                                                                <a:gd name="T95" fmla="*/ 1152 h 74"/>
                                                                                                                                                                                                                                                <a:gd name="T96" fmla="+- 0 7088 5919"/>
                                                                                                                                                                                                                                                <a:gd name="T97" fmla="*/ T96 w 1885"/>
                                                                                                                                                                                                                                                <a:gd name="T98" fmla="+- 0 1154 1108"/>
                                                                                                                                                                                                                                                <a:gd name="T99" fmla="*/ 1154 h 74"/>
                                                                                                                                                                                                                                                <a:gd name="T100" fmla="+- 0 7135 5919"/>
                                                                                                                                                                                                                                                <a:gd name="T101" fmla="*/ T100 w 1885"/>
                                                                                                                                                                                                                                                <a:gd name="T102" fmla="+- 0 1155 1108"/>
                                                                                                                                                                                                                                                <a:gd name="T103" fmla="*/ 1155 h 74"/>
                                                                                                                                                                                                                                                <a:gd name="T104" fmla="+- 0 7183 5919"/>
                                                                                                                                                                                                                                                <a:gd name="T105" fmla="*/ T104 w 1885"/>
                                                                                                                                                                                                                                                <a:gd name="T106" fmla="+- 0 1157 1108"/>
                                                                                                                                                                                                                                                <a:gd name="T107" fmla="*/ 1157 h 74"/>
                                                                                                                                                                                                                                                <a:gd name="T108" fmla="+- 0 7231 5919"/>
                                                                                                                                                                                                                                                <a:gd name="T109" fmla="*/ T108 w 1885"/>
                                                                                                                                                                                                                                                <a:gd name="T110" fmla="+- 0 1159 1108"/>
                                                                                                                                                                                                                                                <a:gd name="T111" fmla="*/ 1159 h 74"/>
                                                                                                                                                                                                                                                <a:gd name="T112" fmla="+- 0 7279 5919"/>
                                                                                                                                                                                                                                                <a:gd name="T113" fmla="*/ T112 w 1885"/>
                                                                                                                                                                                                                                                <a:gd name="T114" fmla="+- 0 1161 1108"/>
                                                                                                                                                                                                                                                <a:gd name="T115" fmla="*/ 1161 h 74"/>
                                                                                                                                                                                                                                                <a:gd name="T116" fmla="+- 0 7326 5919"/>
                                                                                                                                                                                                                                                <a:gd name="T117" fmla="*/ T116 w 1885"/>
                                                                                                                                                                                                                                                <a:gd name="T118" fmla="+- 0 1163 1108"/>
                                                                                                                                                                                                                                                <a:gd name="T119" fmla="*/ 1163 h 74"/>
                                                                                                                                                                                                                                                <a:gd name="T120" fmla="+- 0 7374 5919"/>
                                                                                                                                                                                                                                                <a:gd name="T121" fmla="*/ T120 w 1885"/>
                                                                                                                                                                                                                                                <a:gd name="T122" fmla="+- 0 1165 1108"/>
                                                                                                                                                                                                                                                <a:gd name="T123" fmla="*/ 1165 h 74"/>
                                                                                                                                                                                                                                                <a:gd name="T124" fmla="+- 0 7422 5919"/>
                                                                                                                                                                                                                                                <a:gd name="T125" fmla="*/ T124 w 1885"/>
                                                                                                                                                                                                                                                <a:gd name="T126" fmla="+- 0 1167 1108"/>
                                                                                                                                                                                                                                                <a:gd name="T127" fmla="*/ 1167 h 74"/>
                                                                                                                                                                                                                                                <a:gd name="T128" fmla="+- 0 7469 5919"/>
                                                                                                                                                                                                                                                <a:gd name="T129" fmla="*/ T128 w 1885"/>
                                                                                                                                                                                                                                                <a:gd name="T130" fmla="+- 0 1169 1108"/>
                                                                                                                                                                                                                                                <a:gd name="T131" fmla="*/ 1169 h 74"/>
                                                                                                                                                                                                                                                <a:gd name="T132" fmla="+- 0 7517 5919"/>
                                                                                                                                                                                                                                                <a:gd name="T133" fmla="*/ T132 w 1885"/>
                                                                                                                                                                                                                                                <a:gd name="T134" fmla="+- 0 1170 1108"/>
                                                                                                                                                                                                                                                <a:gd name="T135" fmla="*/ 1170 h 74"/>
                                                                                                                                                                                                                                                <a:gd name="T136" fmla="+- 0 7565 5919"/>
                                                                                                                                                                                                                                                <a:gd name="T137" fmla="*/ T136 w 1885"/>
                                                                                                                                                                                                                                                <a:gd name="T138" fmla="+- 0 1172 1108"/>
                                                                                                                                                                                                                                                <a:gd name="T139" fmla="*/ 1172 h 74"/>
                                                                                                                                                                                                                                                <a:gd name="T140" fmla="+- 0 7613 5919"/>
                                                                                                                                                                                                                                                <a:gd name="T141" fmla="*/ T140 w 1885"/>
                                                                                                                                                                                                                                                <a:gd name="T142" fmla="+- 0 1174 1108"/>
                                                                                                                                                                                                                                                <a:gd name="T143" fmla="*/ 1174 h 74"/>
                                                                                                                                                                                                                                                <a:gd name="T144" fmla="+- 0 7660 5919"/>
                                                                                                                                                                                                                                                <a:gd name="T145" fmla="*/ T144 w 1885"/>
                                                                                                                                                                                                                                                <a:gd name="T146" fmla="+- 0 1176 1108"/>
                                                                                                                                                                                                                                                <a:gd name="T147" fmla="*/ 1176 h 74"/>
                                                                                                                                                                                                                                                <a:gd name="T148" fmla="+- 0 7708 5919"/>
                                                                                                                                                                                                                                                <a:gd name="T149" fmla="*/ T148 w 1885"/>
                                                                                                                                                                                                                                                <a:gd name="T150" fmla="+- 0 1178 1108"/>
                                                                                                                                                                                                                                                <a:gd name="T151" fmla="*/ 1178 h 74"/>
                                                                                                                                                                                                                                                <a:gd name="T152" fmla="+- 0 7756 5919"/>
                                                                                                                                                                                                                                                <a:gd name="T153" fmla="*/ T152 w 1885"/>
                                                                                                                                                                                                                                                <a:gd name="T154" fmla="+- 0 1180 1108"/>
                                                                                                                                                                                                                                                <a:gd name="T155" fmla="*/ 1180 h 74"/>
                                                                                                                                                                                                                                                <a:gd name="T156" fmla="+- 0 7804 5919"/>
                                                                                                                                                                                                                                                <a:gd name="T157" fmla="*/ T156 w 1885"/>
                                                                                                                                                                                                                                                <a:gd name="T158" fmla="+- 0 1182 1108"/>
                                                                                                                                                                                                                                                <a:gd name="T159" fmla="*/ 1182 h 74"/>
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" y="T3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5" y="T7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9" y="T11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3" y="T15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7" y="T19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21" y="T23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25" y="T27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29" y="T31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33" y="T35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37" y="T39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41" y="T43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45" y="T47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49" y="T51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53" y="T55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57" y="T59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61" y="T63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65" y="T67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69" y="T71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73" y="T75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77" y="T79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81" y="T83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85" y="T87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89" y="T91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93" y="T95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97" y="T99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01" y="T103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05" y="T107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09" y="T111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13" y="T115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17" y="T119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21" y="T123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25" y="T127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29" y="T131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33" y="T135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37" y="T139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41" y="T143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45" y="T147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49" y="T151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53" y="T155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57" y="T159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<a:path w="1885" h="74">
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24" y="1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48" y="2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72" y="3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96" y="3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20" y="4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43" y="5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67" y="6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91" y="7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215" y="8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239" y="9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263" y="10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287" y="11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310" y="12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334" y="13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358" y="14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382" y="15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406" y="16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430" y="17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454" y="18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478" y="18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501" y="19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525" y="20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549" y="21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573" y="22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597" y="23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621" y="24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645" y="25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669" y="26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692" y="27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716" y="28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740" y="29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764" y="30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788" y="31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812" y="31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836" y="33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859" y="33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883" y="34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907" y="35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931" y="36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954" y="37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978" y="38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002" y="39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026" y="40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049" y="41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073" y="42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097" y="43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121" y="44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145" y="45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169" y="46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193" y="47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216" y="47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240" y="48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264" y="49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288" y="50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312" y="51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336" y="52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360" y="53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383" y="54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407" y="55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431" y="56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455" y="57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479" y="58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503" y="59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527" y="60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550" y="61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574" y="62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598" y="62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622" y="63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646" y="64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670" y="65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694" y="66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718" y="67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741" y="68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765" y="69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789" y="70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813" y="71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837" y="72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861" y="73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885" y="74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<a:srgbClr val="C67BFE"/>
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<a:prstDash val="lgDash"/>
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<wpg:cNvPr id="231" name="Group 112"/>
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<a:off x="5763" y="-732"/>
                                                                                                                                                                                                                                              <a:ext cx="2197" cy="2274"/>
                                                                                                                                                                                                                                              <a:chOff x="5763" y="-732"/>
                                                                                                                                                                                                                                              <a:chExt cx="2197" cy="2274"/>
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<wps:cNvPr id="232" name="Freeform 139"/>
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<a:spLocks/>
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<a:off x="5763" y="-732"/>
                                                                                                                                                                                                                                                <a:ext cx="2197" cy="2274"/>
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<a:gd name="T0" fmla="+- 0 5763 5763"/>
                                                                                                                                                                                                                                                  <a:gd name="T1" fmla="*/ T0 w 2197"/>
                                                                                                                                                                                                                                                  <a:gd name="T2" fmla="+- 0 1542 -732"/>
                                                                                                                                                                                                                                                  <a:gd name="T3" fmla="*/ 1542 h 2274"/>
                                                                                                                                                                                                                                                  <a:gd name="T4" fmla="+- 0 7961 5763"/>
                                                                                                                                                                                                                                                  <a:gd name="T5" fmla="*/ T4 w 2197"/>
                                                                                                                                                                                                                                                  <a:gd name="T6" fmla="+- 0 1542 -732"/>
                                                                                                                                                                                                                                                  <a:gd name="T7" fmla="*/ 1542 h 2274"/>
                                                                                                                                                                                                                                                  <a:gd name="T8" fmla="+- 0 7961 5763"/>
                                                                                                                                                                                                                                                  <a:gd name="T9" fmla="*/ T8 w 2197"/>
                                                                                                                                                                                                                                                  <a:gd name="T10" fmla="+- 0 -732 -732"/>
                                                                                                                                                                                                                                                  <a:gd name="T11" fmla="*/ -732 h 2274"/>
                                                                                                                                                                                                                                                  <a:gd name="T12" fmla="+- 0 5763 5763"/>
                                                                                                                                                                                                                                                  <a:gd name="T13" fmla="*/ T12 w 2197"/>
                                                                                                                                                                                                                                                  <a:gd name="T14" fmla="+- 0 -732 -732"/>
                                                                                                                                                                                                                                                  <a:gd name="T15" fmla="*/ -732 h 2274"/>
                                                                                                                                                                                                                                                  <a:gd name="T16" fmla="+- 0 5763 5763"/>
                                                                                                                                                                                                                                                  <a:gd name="T17" fmla="*/ T16 w 2197"/>
                                                                                                                                                                                                                                                  <a:gd name="T18" fmla="+- 0 1542 -732"/>
                                                                                                                                                                                                                                                  <a:gd name="T19" fmla="*/ 1542 h 2274"/>
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1" y="T3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5" y="T7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9" y="T11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13" y="T15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17" y="T19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<a:path w="2197" h="2274">
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<a:pt x="0" y="2274"/>
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2198" y="2274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2198" y="0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0" y="2274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close/>
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<a:srgbClr val="7F7E7E"/>
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<wpg:cNvPr id="233" name="Group 113"/>
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<a:off x="3447" y="1136"/>
                                                                                                                                                                                                                                                <a:ext cx="64" cy="0"/>
                                                                                                                                                                                                                                                <a:chOff x="3447" y="1136"/>
                                                                                                                                                                                                                                                <a:chExt cx="64" cy="0"/>
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<wps:cNvPr id="234" name="Freeform 138"/>
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<a:off x="6894" y="2272"/>
                                                                                                                                                                                                                                                  <a:ext cx="64" cy="0"/>
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<a:gd name="T0" fmla="+- 0 3447 3447"/>
                                                                                                                                                                                                                                                    <a:gd name="T1" fmla="*/ T0 w 64"/>
                                                                                                                                                                                                                                                    <a:gd name="T2" fmla="+- 0 3511 3447"/>
                                                                                                                                                                                                                                                    <a:gd name="T3" fmla="*/ T2 w 64"/>
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<a:path w="64">
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64" y="0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  <wpg:cNvPr id="235" name="Group 114"/>
  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<a:off x="3447" y="683"/>
                                                                                                                                                                                                                                                  <a:ext cx="64" cy="0"/>
                                                                                                                                                                                                                                                  <a:chOff x="3447" y="683"/>
                                                                                                                                                                                                                                                  <a:chExt cx="64" cy="0"/>
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  <wps:cNvPr id="236" name="Freeform 137"/>
  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<a:off x="6894" y="1366"/>
                                                                                                                                                                                                                                                    <a:ext cx="64" cy="0"/>
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  <a:gd name="T0" fmla="+- 0 3447 3447"/>
                                                                                                                                                                                                                                                      <a:gd name="T1" fmla="*/ T0 w 64"/>
                                                                                                                                                                                                                                                      <a:gd name="T2" fmla="+- 0 3511 3447"/>
                                                                                                                                                                                                                                                      <a:gd name="T3" fmla="*/ T2 w 64"/>
  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  <a:path w="64">
  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<a:pt x="64" y="0"/>
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    <wpg:cNvPr id="237" name="Group 115"/>
    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<a:off x="3447" y="231"/>
                                                                                                                                                                                                                                                    <a:ext cx="64" cy="0"/>
                                                                                                                                                                                                                                                    <a:chOff x="3447" y="231"/>
                                                                                                                                                                                                                                                    <a:chExt cx="64" cy="0"/>
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    <wps:cNvPr id="238" name="Freeform 136"/>
    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<a:off x="6894" y="462"/>
                                                                                                                                                                                                                                                      <a:ext cx="64" cy="0"/>
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    <a:gd name="T0" fmla="+- 0 3447 3447"/>
                                                                                                                                                                                                                                                        <a:gd name="T1" fmla="*/ T0 w 64"/>
                                                                                                                                                                                                                                                        <a:gd name="T2" fmla="+- 0 3511 3447"/>
                                                                                                                                                                                                                                                        <a:gd name="T3" fmla="*/ T2 w 64"/>
    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    <a:path w="64">
    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  <a:pt x="64" y="0"/>
  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      <wpg:cNvPr id="239" name="Group 116"/>
      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<a:off x="3447" y="-222"/>
                                                                                                                                                                                                                                                      <a:ext cx="64" cy="0"/>
                                                                                                                                                                                                                                                      <a:chOff x="3447" y="-222"/>
                                                                                                                                                                                                                                                      <a:chExt cx="64" cy="0"/>
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      <wps:cNvPr id="240" name="Freeform 135"/>
      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<a:off x="6894" y="-444"/>
                                                                                                                                                                                                                                                        <a:ext cx="64" cy="0"/>
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      <a:gd name="T0" fmla="+- 0 3447 3447"/>
                                                                                                                                                                                                                                                          <a:gd name="T1" fmla="*/ T0 w 64"/>
                                                                                                                                                                                                                                                          <a:gd name="T2" fmla="+- 0 3511 3447"/>
                                                                                                                                                                                                                                                          <a:gd name="T3" fmla="*/ T2 w 64"/>
      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      <a:path w="64">
      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    <a:pt x="64" y="0"/>
    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        <wpg:cNvPr id="241" name="Group 117"/>
        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<a:off x="3447" y="-674"/>
                                                                                                                                                                                                                                                        <a:ext cx="64" cy="0"/>
                                                                                                                                                                                                                                                        <a:chOff x="3447" y="-674"/>
                                                                                                                                                                                                                                                        <a:chExt cx="64" cy="0"/>
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        <wps:cNvPr id="242" name="Freeform 134"/>
        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<a:off x="6894" y="-1348"/>
                                                                                                                                                                                                                                                          <a:ext cx="64" cy="0"/>
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        <a:gd name="T0" fmla="+- 0 3447 3447"/>
                                                                                                                                                                                                                                                            <a:gd name="T1" fmla="*/ T0 w 64"/>
                                                                                                                                                                                                                                                            <a:gd name="T2" fmla="+- 0 3511 3447"/>
                                                                                                                                                                                                                                                            <a:gd name="T3" fmla="*/ T2 w 64"/>
        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        <a:path w="64">
        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      <a:pt x="64" y="0"/>
      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          <wpg:cNvPr id="243" name="Group 118"/>
          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<a:off x="3667" y="1542"/>
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<a:chOff x="3667" y="1542"/>
                                                                                                                                                                                                                                                          <a:chExt cx="0" cy="64"/>
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          <wps:cNvPr id="244" name="Freeform 133"/>
          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<a:off x="7334" y="3084"/>
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          <a:gd name="T0" fmla="+- 0 1606 1542"/>
                                                                                                                                                                                                                                                              <a:gd name="T1" fmla="*/ 1606 h 64"/>
                                                                                                                                                                                                                                                              <a:gd name="T2" fmla="+- 0 1542 1542"/>
                                                                                                                                                                                                                                                              <a:gd name="T3" fmla="*/ 1542 h 64"/>
          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          <a:path h="64">
          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          <a:pt x="0" y="64"/>
          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            <wpg:cNvPr id="245" name="Group 119"/>
            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<a:off x="4060" y="1542"/>
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<a:chOff x="4060" y="1542"/>
                                                                                                                                                                                                                                                            <a:chExt cx="0" cy="64"/>
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            <wps:cNvPr id="246" name="Freeform 132"/>
            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<a:off x="8120" y="3084"/>
  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            <a:gd name="T0" fmla="+- 0 1606 1542"/>
                                                                                                                                                                                                                                                                <a:gd name="T1" fmla="*/ 1606 h 64"/>
                                                                                                                                                                                                                                                                <a:gd name="T2" fmla="+- 0 1542 1542"/>
                                                                                                                                                                                                                                                                <a:gd name="T3" fmla="*/ 1542 h 64"/>
            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            <a:path h="64">
            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            <a:pt x="0" y="64"/>
            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              <wpg:cNvPr id="247" name="Group 120"/>
              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<a:off x="4453" y="1542"/>
  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  <a:chOff x="4453" y="1542"/>
                                                                                                                                                                                                                                                              <a:chExt cx="0" cy="64"/>
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              <wps:cNvPr id="248" name="Freeform 131"/>
              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  <a:off x="8906" y="3084"/>
    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              <a:gd name="T0" fmla="+- 0 1606 1542"/>
                                                                                                                                                                                                                                                                  <a:gd name="T1" fmla="*/ 1606 h 64"/>
                                                                                                                                                                                                                                                                  <a:gd name="T2" fmla="+- 0 1542 1542"/>
                                                                                                                                                                                                                                                                  <a:gd name="T3" fmla="*/ 1542 h 64"/>
              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              <a:path h="64">
              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              <a:pt x="0" y="64"/>
              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                <wpg:cNvPr id="249" name="Group 121"/>
                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  <a:off x="5553" y="1542"/>
    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    <a:chOff x="5553" y="1542"/>
                                                                                                                                                                                                                                                                <a:chExt cx="0" cy="64"/>
  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                <wps:cNvPr id="250" name="Freeform 130"/>
                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    <a:off x="11106" y="3084"/>
      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                <a:gd name="T0" fmla="+- 0 1606 1542"/>
                                                                                                                                                                                                                                                                    <a:gd name="T1" fmla="*/ 1606 h 64"/>
                                                                                                                                                                                                                                                                    <a:gd name="T2" fmla="+- 0 1542 1542"/>
                                                                                                                                                                                                                                                                    <a:gd name="T3" fmla="*/ 1542 h 64"/>
                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                <a:path h="64">
                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                <a:pt x="0" y="64"/>
                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                  <wpg:cNvPr id="251" name="Group 122"/>
                  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    <a:off x="5919" y="1542"/>
      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      <a:chOff x="5919" y="1542"/>
                                                                                                                                                                                                                                                                  <a:chExt cx="0" cy="64"/>
    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                  <wps:cNvPr id="252" name="Freeform 129"/>
                  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      <a:off x="11838" y="3084"/>
        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                  <a:gd name="T0" fmla="+- 0 1606 1542"/>
                                                                                                                                                                                                                                                                      <a:gd name="T1" fmla="*/ 1606 h 64"/>
                                                                                                                                                                                                                                                                      <a:gd name="T2" fmla="+- 0 1542 1542"/>
                                                                                                                                                                                                                                                                      <a:gd name="T3" fmla="*/ 1542 h 64"/>
                  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                  <a:path h="64">
                  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                  <a:pt x="0" y="64"/>
                  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                    <wpg:cNvPr id="253" name="Group 123"/>
                    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      <a:off x="6312" y="1542"/>
        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        <a:chOff x="6312" y="1542"/>
                                                                                                                                                                                                                                                                    <a:chExt cx="0" cy="64"/>
      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                    <wps:cNvPr id="254" name="Freeform 128"/>
                    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        <a:off x="12624" y="3084"/>
          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                    <a:gd name="T0" fmla="+- 0 1606 1542"/>
                                                                                                                                                                                                                                                                        <a:gd name="T1" fmla="*/ 1606 h 64"/>
                                                                                                                                                                                                                                                                        <a:gd name="T2" fmla="+- 0 1542 1542"/>
                                                                                                                                                                                                                                                                        <a:gd name="T3" fmla="*/ 1542 h 64"/>
                    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                    <a:path h="64">
                    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                    <a:pt x="0" y="64"/>
                    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                      <wpg:cNvPr id="255" name="Group 124"/>
                      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        <a:off x="6705" y="1542"/>
          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          <a:chOff x="6705" y="1542"/>
                                                                                                                                                                                                                                                                      <a:chExt cx="0" cy="64"/>
        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                      <wps:cNvPr id="256" name="Freeform 127"/>
                      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          <a:off x="13410" y="3084"/>
            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                      <a:gd name="T0" fmla="+- 0 1606 1542"/>
                                                                                                                                                                                                                                                                          <a:gd name="T1" fmla="*/ 1606 h 64"/>
                                                                                                                                                                                                                                                                          <a:gd name="T2" fmla="+- 0 1542 1542"/>
                                                                                                                                                                                                                                                                          <a:gd name="T3" fmla="*/ 1542 h 64"/>
                      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                      <a:path h="64">
                      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                      <a:pt x="0" y="64"/>
                      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                        <wpg:cNvPr id="257" name="Group 125"/>
                        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          <a:off x="7805" y="1542"/>
            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            <a:chOff x="7805" y="1542"/>
                                                                                                                                                                                                                                                                        <a:chExt cx="0" cy="64"/>
          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                        <wps:cNvPr id="258" name="Freeform 126"/>
                        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            <a:off x="15610" y="3084"/>
              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                        <a:gd name="T0" fmla="+- 0 1606 1542"/>
                                                                                                                                                                                                                                                                            <a:gd name="T1" fmla="*/ 1606 h 64"/>
                                                                                                                                                                                                                                                                            <a:gd name="T2" fmla="+- 0 1542 1542"/>
                                                                                                                                                                                                                                                                            <a:gd name="T3" fmla="*/ 1542 h 64"/>
                        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                        <a:path h="64">
                        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                        <a:pt x="0" y="64"/>
                        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</wpg:grpSp>
                                                                                                                                    </wpg:grpSp>
                                                                                                                                  </wpg:grpSp>
                                                                                                                                </wpg:grpSp>
                                                                                                                              </wpg:grpSp>
                                                                                                                            </wpg:grpSp>
                                                                                                                          </wpg:grpSp>
                                                                                                                        </wpg:grpSp>
                                                                                                                      </wpg:grpSp>
                                                                                                                    </wpg:grpSp>
                                                                                                                  </wpg:grpSp>
                                                                                                                </wpg:grpSp>
                                                                                                              </wpg:grpSp>
                                                                                                            </wpg:grpSp>
                                                                                                          </wpg:grpSp>
                                                                                                        </wpg:grpSp>
                                                                                                      </wpg:grpSp>
                                                                                                    </wpg:grpSp>
                                                                                                  </wpg:grpSp>
                                                                                                </wpg:grpSp>
                                                                                              </wpg:grpSp>
                                                                                            </wpg:grpSp>
                                                                                          </wpg:grpSp>
                                                                                        </wpg:grpSp>
                                                                                      </wpg:grpSp>
                                                                                    </wpg:grpSp>
                                                                                  </wpg:grpSp>
                                                                                </wpg:grpSp>
                                                                              </wpg:grpSp>
                                                                            </wpg:grpSp>
                                                                          </wpg:grpSp>
                                                                        </wpg:grpSp>
                                                                      </wpg:grpSp>
                                                                    </wpg:grpSp>
                                                                  </wpg:grpSp>
                                                                </wpg:grpSp>
                                                              </wpg:grpSp>
                                                            </wpg:grpSp>
                                                          </wpg:grpSp>
                                                        </wpg:grpSp>
                                                      </wpg:grpSp>
                                                    </wpg:grp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" o:spid="_x0000_s1026" style="position:absolute;margin-left:171.9pt;margin-top:-47.85pt;width:226.45pt;height:128.6pt;z-index:-2131;mso-position-horizontal-relative:page" coordorigin="3439,-958" coordsize="4530,257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">
                <v:group id="Group 7" o:spid="_x0000_s1027" style="position:absolute;left:3511;top:-950;width:2197;height:218" coordorigin="3511,-950" coordsize="2197,21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gnFngcIAAADbAAAADwAA&#10;AAAAAAAAAAAAAACpAgAAZHJzL2Rvd25yZXYueG1sUEsFBgAAAAAEAAQA+gAAAJgDAAAAAA==&#10;">
                  <v:shape id="Freeform 254" o:spid="_x0000_s1028" style="position:absolute;left:3511;top:-950;width:2197;height:218;visibility:visible;mso-wrap-style:square;v-text-anchor:top" coordsize="2197,21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HnbQwQAA&#10;ANsAAAAPAAAAZHJzL2Rvd25yZXYueG1sRE9Na8JAEL0X/A/LCL0E3TSFEqKraCGlx1aF9jhkxySa&#10;nQ272yT9992C4G0e73PW28l0YiDnW8sKnpYpCOLK6pZrBadjuchB+ICssbNMCn7Jw3Yze1hjoe3I&#10;nzQcQi1iCPsCFTQh9IWUvmrIoF/anjhyZ+sMhghdLbXDMYabTmZp+iINthwbGuzptaHqevgxCi6J&#10;67/f6o8SExmSr/y0p93zpNTjfNqtQASawl18c7/rOD+D/1/iAXLz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mx520MEAAADbAAAADwAAAAAAAAAAAAAAAACXAgAAZHJzL2Rvd25y&#10;ZXYueG1sUEsFBgAAAAAEAAQA9QAAAIUDAAAAAA==&#10;" path="m0,218l2198,218,2198,,,,,218xe" fillcolor="#cccbcb" stroked="f">
                    <v:path arrowok="t" o:connecttype="custom" o:connectlocs="0,-732;2198,-732;2198,-950;0,-950;0,-732" o:connectangles="0,0,0,0,0"/>
                  </v:shape>
                  <v:group id="Group 8" o:spid="_x0000_s1029" style="position:absolute;left:3511;top:-950;width:2197;height:218" coordorigin="3511,-950" coordsize="2197,21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He9cbcIAAADbAAAADwAA&#10;AAAAAAAAAAAAAACpAgAAZHJzL2Rvd25yZXYueG1sUEsFBgAAAAAEAAQA+gAAAJgDAAAAAA==&#10;">
                    <v:shape id="Freeform 253" o:spid="_x0000_s1030" style="position:absolute;left:3511;top:-950;width:2197;height:218;visibility:visible;mso-wrap-style:square;v-text-anchor:top" coordsize="2197,21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1xehwAAA&#10;ANsAAAAPAAAAZHJzL2Rvd25yZXYueG1sRE9Li8IwEL4L/ocwgjdNdxGRahTZRdSTb3ePQzPblm0m&#10;pYlt/fdGELzNx/ec2aI1haipcrllBR/DCARxYnXOqYLzaTWYgHAeWWNhmRTcycFi3u3MMNa24QPV&#10;R5+KEMIuRgWZ92UspUsyMuiGtiQO3J+tDPoAq1TqCpsQbgr5GUVjaTDn0JBhSV8ZJf/Hm1HQNMlp&#10;v9vUy/TX3lc5X36239e1Uv1eu5yC8NT6t/jl3ugwfwTPX8IBcv4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U1xehwAAAANsAAAAPAAAAAAAAAAAAAAAAAJcCAABkcnMvZG93bnJl&#10;di54bWxQSwUGAAAAAAQABAD1AAAAhAMAAAAA&#10;" path="m0,218l2198,218,2198,,,,,218xe" filled="f" strokecolor="#7f7e7e" strokeweight="10209emu">
                      <v:path arrowok="t" o:connecttype="custom" o:connectlocs="0,-732;2198,-732;2198,-950;0,-950;0,-732" o:connectangles="0,0,0,0,0"/>
                    </v:shape>
                    <v:group id="Group 9" o:spid="_x0000_s1031" style="position:absolute;left:5763;top:-950;width:2197;height:218" coordorigin="5763,-950" coordsize="2197,21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P1KYYLDAAAA2wAAAA8A&#10;AAAAAAAAAAAAAAAAqQIAAGRycy9kb3ducmV2LnhtbFBLBQYAAAAABAAEAPoAAACZAwAAAAA=&#10;">
                      <v:shape id="Freeform 252" o:spid="_x0000_s1032" style="position:absolute;left:5763;top:-950;width:2197;height:218;visibility:visible;mso-wrap-style:square;v-text-anchor:top" coordsize="2197,21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JXDTvwAA&#10;ANsAAAAPAAAAZHJzL2Rvd25yZXYueG1sRE9Li8IwEL4L/ocwgpeypqsg0jWKLigefYEeh2a27dpM&#10;ShK1/nsjCN7m43vOdN6aWtzI+cqygu9BCoI4t7riQsHxsPqagPABWWNtmRQ8yMN81u1MMdP2zju6&#10;7UMhYgj7DBWUITSZlD4vyaAf2IY4cn/WGQwRukJqh/cYbmo5TNOxNFhxbCixod+S8sv+ahT8J645&#10;r4vtChMZktPkuKTFqFWq32sXPyACteEjfrs3Os4fw+uXeICcPQE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OQlcNO/AAAA2wAAAA8AAAAAAAAAAAAAAAAAlwIAAGRycy9kb3ducmV2&#10;LnhtbFBLBQYAAAAABAAEAPUAAACDAwAAAAA=&#10;" path="m0,218l2198,218,2198,,,,,218xe" fillcolor="#cccbcb" stroked="f">
                        <v:path arrowok="t" o:connecttype="custom" o:connectlocs="0,-732;2198,-732;2198,-950;0,-950;0,-732" o:connectangles="0,0,0,0,0"/>
                      </v:shape>
                      <v:group id="Group 10" o:spid="_x0000_s1033" style="position:absolute;left:5763;top:-950;width:2197;height:218" coordorigin="5763,-950" coordsize="2197,21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Bi1FpuwQAAANsAAAAPAAAA&#10;AAAAAAAAAAAAAKkCAABkcnMvZG93bnJldi54bWxQSwUGAAAAAAQABAD6AAAAlwMAAAAA&#10;">
                        <v:shape id="Freeform 251" o:spid="_x0000_s1034" style="position:absolute;left:5763;top:-950;width:2197;height:218;visibility:visible;mso-wrap-style:square;v-text-anchor:top" coordsize="2197,21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mh2kxQAA&#10;ANsAAAAPAAAAZHJzL2Rvd25yZXYueG1sRI/NbsJADITvSH2HlStxg017QCiwRFErVDhBgf4crayb&#10;RM16o+w2CW9fH5C42ZrxzOd1NrpG9dSF2rOBp3kCirjwtubSwOW8nS1BhYhssfFMBq4UINs8TNaY&#10;Wj/wO/WnWCoJ4ZCigSrGNtU6FBU5DHPfEov24zuHUdau1LbDQcJdo5+TZKEd1iwNFbb0UlHxe/pz&#10;BoahOB8Puz4vv/11W/PH1/71882Y6eOYr0BFGuPdfLveWcEXWPlFBtCb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WaHaTFAAAA2wAAAA8AAAAAAAAAAAAAAAAAlwIAAGRycy9k&#10;b3ducmV2LnhtbFBLBQYAAAAABAAEAPUAAACJAwAAAAA=&#10;" path="m0,218l2198,218,2198,,,,,218xe" filled="f" strokecolor="#7f7e7e" strokeweight="10209emu">
                          <v:path arrowok="t" o:connecttype="custom" o:connectlocs="0,-732;2198,-732;2198,-950;0,-950;0,-732" o:connectangles="0,0,0,0,0"/>
                        </v:shape>
                        <v:group id="Group 11" o:spid="_x0000_s1035" style="position:absolute;left:3511;top:1362;width:2197;height:0" coordorigin="3511,1362" coordsize="2197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B8B2uHwQAAANsAAAAPAAAA&#10;AAAAAAAAAAAAAKkCAABkcnMvZG93bnJldi54bWxQSwUGAAAAAAQABAD6AAAAlwMAAAAA&#10;">
                          <v:shape id="Freeform 250" o:spid="_x0000_s1036" style="position:absolute;left:7022;top:2724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qt2yvwAA&#10;ANsAAAAPAAAAZHJzL2Rvd25yZXYueG1sRE9Ni8IwEL0v+B/CCN7WVHFdqUZxFwQPIuiK56EZm2Iz&#10;qUnU6q/fHASPj/c9W7S2FjfyoXKsYNDPQBAXTldcKjj8rT4nIEJE1lg7JgUPCrCYdz5mmGt35x3d&#10;9rEUKYRDjgpMjE0uZSgMWQx91xAn7uS8xZigL6X2eE/htpbDLBtLixWnBoMN/RoqzvurVXAdNZvv&#10;bXxefr683jhzbC+l2ynV67bLKYhIbXyLX+61VjBM69OX9APk/B8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Iaq3bK/AAAA2wAAAA8AAAAAAAAAAAAAAAAAlwIAAGRycy9kb3ducmV2&#10;LnhtbFBLBQYAAAAABAAEAPUAAACDAwAAAAA=&#10;" path="m0,0l2197,0e" filled="f" strokecolor="#f9f9f9" strokeweight="10209emu">
                            <v:path arrowok="t" o:connecttype="custom" o:connectlocs="0,0;2198,0" o:connectangles="0,0"/>
                            <o:lock v:ext="edit" verticies="t"/>
                          </v:shape>
                          <v:group id="Group 12" o:spid="_x0000_s1037" style="position:absolute;left:3511;top:909;width:2197;height:0" coordorigin="3511,909" coordsize="2197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EwdrTzDAAAA2wAAAA8A&#10;AAAAAAAAAAAAAAAAqQIAAGRycy9kb3ducmV2LnhtbFBLBQYAAAAABAAEAPoAAACZAwAAAAA=&#10;">
                            <v:shape id="Freeform 249" o:spid="_x0000_s1038" style="position:absolute;left:7022;top:1818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NOZewwAA&#10;ANsAAAAPAAAAZHJzL2Rvd25yZXYueG1sRI9PawIxFMTvQr9DeIXeNNvFP2VrlCoIPYiglp4fm9fN&#10;0s3LmkRd/fRGEDwOM/MbZjrvbCNO5EPtWMH7IANBXDpdc6XgZ7/qf4AIEVlj45gUXCjAfPbSm2Kh&#10;3Zm3dNrFSiQIhwIVmBjbQspQGrIYBq4lTt6f8xZjkr6S2uM5wW0j8ywbS4s1pwWDLS0Nlf+7o1Vw&#10;HLbrySZeD4uR12tnfrtD5bZKvb12X58gInXxGX60v7WCPIf7l/QD5OwG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ZNOZewwAAANsAAAAPAAAAAAAAAAAAAAAAAJcCAABkcnMvZG93&#10;bnJldi54bWxQSwUGAAAAAAQABAD1AAAAhwMAAAAA&#10;" path="m0,0l2197,0e" filled="f" strokecolor="#f9f9f9" strokeweight="10209emu">
                              <v:path arrowok="t" o:connecttype="custom" o:connectlocs="0,0;2198,0" o:connectangles="0,0"/>
                              <o:lock v:ext="edit" verticies="t"/>
                            </v:shape>
                            <v:group id="Group 13" o:spid="_x0000_s1039" style="position:absolute;left:3511;top:457;width:2197;height:0" coordorigin="3511,457" coordsize="2197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Tg5bQxAAAANsAAAAP&#10;AAAAAAAAAAAAAAAAAKkCAABkcnMvZG93bnJldi54bWxQSwUGAAAAAAQABAD6AAAAmgMAAAAA&#10;">
                              <v:shape id="Freeform 248" o:spid="_x0000_s1040" style="position:absolute;left:7022;top:914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5kduxwwAA&#10;ANsAAAAPAAAAZHJzL2Rvd25yZXYueG1sRI9BawIxFITvQv9DeAVvblZRK6tR2kLBgwja4vmxeW4W&#10;Ny9rEnXbX28EocdhZr5hFqvONuJKPtSOFQyzHARx6XTNlYKf76/BDESIyBobx6TglwKsli+9BRba&#10;3XhH132sRIJwKFCBibEtpAylIYshcy1x8o7OW4xJ+kpqj7cEt40c5flUWqw5LRhs6dNQedpfrILL&#10;uN28bePf+WPi9caZQ3eu3E6p/mv3PgcRqYv/4Wd7rRWMxvD4kn6AXN4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5kduxwwAAANsAAAAPAAAAAAAAAAAAAAAAAJcCAABkcnMvZG93&#10;bnJldi54bWxQSwUGAAAAAAQABAD1AAAAhwMAAAAA&#10;" path="m0,0l2197,0e" filled="f" strokecolor="#f9f9f9" strokeweight="10209emu">
                                <v:path arrowok="t" o:connecttype="custom" o:connectlocs="0,0;2198,0" o:connectangles="0,0"/>
                                <o:lock v:ext="edit" verticies="t"/>
                              </v:shape>
                              <v:group id="Group 14" o:spid="_x0000_s1041" style="position:absolute;left:3511;top:4;width:2197;height:0" coordorigin="3511,4" coordsize="2197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MyarP8UAAADbAAAA&#10;DwAAAAAAAAAAAAAAAACpAgAAZHJzL2Rvd25yZXYueG1sUEsFBgAAAAAEAAQA+gAAAJsDAAAAAA==&#10;">
                                <v:shape id="Freeform 247" o:spid="_x0000_s1042" style="position:absolute;left:7022;top:8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D+BdwwAA&#10;ANsAAAAPAAAAZHJzL2Rvd25yZXYueG1sRI9BawIxFITvhf6H8AreullFraxGaQuFHkRQi+fH5rlZ&#10;3LysSdStv94IgsdhZr5hZovONuJMPtSOFfSzHARx6XTNlYK/7c/7BESIyBobx6TgnwIs5q8vMyy0&#10;u/CazptYiQThUKACE2NbSBlKQxZD5lri5O2dtxiT9JXUHi8Jbhs5yPOxtFhzWjDY0reh8rA5WQWn&#10;Ybv8WMXr8Wvk9dKZXXes3Fqp3lv3OQURqYvP8KP9qxUMxnD/kn6AnN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mD+BdwwAAANsAAAAPAAAAAAAAAAAAAAAAAJcCAABkcnMvZG93&#10;bnJldi54bWxQSwUGAAAAAAQABAD1AAAAhwMAAAAA&#10;" path="m0,0l2197,0e" filled="f" strokecolor="#f9f9f9" strokeweight="10209emu">
                                  <v:path arrowok="t" o:connecttype="custom" o:connectlocs="0,0;2198,0" o:connectangles="0,0"/>
                                  <o:lock v:ext="edit" verticies="t"/>
                                </v:shape>
                                <v:group id="Group 15" o:spid="_x0000_s1043" style="position:absolute;left:3511;top:-448;width:2197;height:0" coordorigin="3511,-448" coordsize="2197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suJDTxAAAANsAAAAP&#10;AAAAAAAAAAAAAAAAAKkCAABkcnMvZG93bnJldi54bWxQSwUGAAAAAAQABAD6AAAAmgMAAAAA&#10;">
                                  <v:shape id="Freeform 246" o:spid="_x0000_s1044" style="position:absolute;left:7022;top:-896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43NG0vwAA&#10;ANsAAAAPAAAAZHJzL2Rvd25yZXYueG1sRE9Ni8IwEL0v+B/CCN7WVHFdqUZxFwQPIuiK56EZm2Iz&#10;qUnU6q/fHASPj/c9W7S2FjfyoXKsYNDPQBAXTldcKjj8rT4nIEJE1lg7JgUPCrCYdz5mmGt35x3d&#10;9rEUKYRDjgpMjE0uZSgMWQx91xAn7uS8xZigL6X2eE/htpbDLBtLixWnBoMN/RoqzvurVXAdNZvv&#10;bXxefr683jhzbC+l2ynV67bLKYhIbXyLX+61VjBMY9OX9APk/B8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Hjc0bS/AAAA2wAAAA8AAAAAAAAAAAAAAAAAlwIAAGRycy9kb3ducmV2&#10;LnhtbFBLBQYAAAAABAAEAPUAAACDAwAAAAA=&#10;" path="m0,0l2197,0e" filled="f" strokecolor="#f9f9f9" strokeweight="10209emu">
                                    <v:path arrowok="t" o:connecttype="custom" o:connectlocs="0,0;2198,0" o:connectangles="0,0"/>
                                    <o:lock v:ext="edit" verticies="t"/>
                                  </v:shape>
                                  <v:group id="Group 16" o:spid="_x0000_s1045" style="position:absolute;left:3864;top:-732;width:0;height:2274" coordorigin="3864,-732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ya6E6xAAAANsAAAAP&#10;AAAAAAAAAAAAAAAAAKkCAABkcnMvZG93bnJldi54bWxQSwUGAAAAAAQABAD6AAAAmgMAAAAA&#10;">
                                    <v:polyline id="Freeform 245" o:spid="_x0000_s1046" style="position:absolute;visibility:visible;mso-wrap-style:square;v-text-anchor:top" points="7728,810,7728,-1464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WC16wAAA&#10;ANsAAAAPAAAAZHJzL2Rvd25yZXYueG1sRE9NS8NAEL0L/Q/LFLzZjRVKid2W2lIVPLURz0N2TEKz&#10;s2F3bKO/3jkIHh/ve7UZQ28ulHIX2cH9rABDXEffcePgvTrcLcFkQfbYRyYH35Rhs57crLD08cpH&#10;upykMRrCuUQHrchQWpvrlgLmWRyIlfuMKaAoTI31Ca8aHno7L4qFDdixNrQ40K6l+nz6ClrSyeGp&#10;erM/Hws6VvPl84ukPTt3Ox23j2CERvkX/7lfvYMHXa9f9AfY9S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xWC16wAAAANsAAAAPAAAAAAAAAAAAAAAAAJcCAABkcnMvZG93bnJl&#10;di54bWxQSwUGAAAAAAQABAD1AAAAhAMAAAAA&#10;" filled="f" strokecolor="#f9f9f9" strokeweight="10209emu">
                                      <v:path arrowok="t" o:connecttype="custom" o:connectlocs="0,1542;0,-732" o:connectangles="0,0"/>
                                      <o:lock v:ext="edit" verticies="t"/>
                                    </v:polyline>
                                    <v:group id="Group 17" o:spid="_x0000_s1047" style="position:absolute;left:4257;top:-732;width:0;height:2274" coordorigin="4257,-732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MnEO+HDAAAA2wAAAA8A&#10;AAAAAAAAAAAAAAAAqQIAAGRycy9kb3ducmV2LnhtbFBLBQYAAAAABAAEAPoAAACZAwAAAAA=&#10;">
                                      <v:polyline id="Freeform 244" o:spid="_x0000_s1048" style="position:absolute;visibility:visible;mso-wrap-style:square;v-text-anchor:top" points="8514,810,8514,-1464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xhaWwgAA&#10;ANsAAAAPAAAAZHJzL2Rvd25yZXYueG1sRI9Pa8JAEMXvhX6HZQq91U0jiKSuoi1qoSeN9DxkxySY&#10;nQ27U0399N2C4PHx/vx4s8XgOnWmEFvPBl5HGSjiytuWawOHcv0yBRUF2WLnmQz8UoTF/PFhhoX1&#10;F97ReS+1SiMcCzTQiPSF1rFqyGEc+Z44eUcfHEqSodY24CWNu07nWTbRDltOhAZ7em+oOu1/XIK0&#10;sl6VX/r6PaFdmU83WwkfbMzz07B8AyU0yD18a39aA+Mc/r+kH6Dn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7GFpbCAAAA2wAAAA8AAAAAAAAAAAAAAAAAlwIAAGRycy9kb3du&#10;cmV2LnhtbFBLBQYAAAAABAAEAPUAAACGAwAAAAA=&#10;" filled="f" strokecolor="#f9f9f9" strokeweight="10209emu">
                                        <v:path arrowok="t" o:connecttype="custom" o:connectlocs="0,1542;0,-732" o:connectangles="0,0"/>
                                        <o:lock v:ext="edit" verticies="t"/>
                                      </v:polyline>
                                      <v:group id="Group 18" o:spid="_x0000_s1049" style="position:absolute;left:5003;top:-732;width:0;height:2274" coordorigin="5003,-732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VloADcUAAADbAAAA&#10;DwAAAAAAAAAAAAAAAACpAgAAZHJzL2Rvd25yZXYueG1sUEsFBgAAAAAEAAQA+gAAAJsDAAAAAA==&#10;">
                                        <v:polyline id="Freeform 243" o:spid="_x0000_s1050" style="position:absolute;visibility:visible;mso-wrap-style:square;v-text-anchor:top" points="10006,810,10006,-1464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OYyt5wgAA&#10;ANsAAAAPAAAAZHJzL2Rvd25yZXYueG1sRI9Pa8JAEMXvgt9hGcGbbtQikrqKWmyFnjSl5yE7TUKz&#10;s2F3qmk/fVco9Ph4f3689bZ3rbpSiI1nA7NpBoq49LbhysBbcZysQEVBtth6JgPfFGG7GQ7WmFt/&#10;4zNdL1KpNMIxRwO1SJdrHcuaHMap74iT9+GDQ0kyVNoGvKVx1+p5li21w4YTocaODjWVn5cvlyCN&#10;HPfFq/55X9K5mK+eXyQ8sTHjUb97BCXUy3/4r32yBhYPcP+SfoDe/A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5jK3nCAAAA2wAAAA8AAAAAAAAAAAAAAAAAlwIAAGRycy9kb3du&#10;cmV2LnhtbFBLBQYAAAAABAAEAPUAAACGAwAAAAA=&#10;" filled="f" strokecolor="#f9f9f9" strokeweight="10209emu">
                                          <v:path arrowok="t" o:connecttype="custom" o:connectlocs="0,1542;0,-732" o:connectangles="0,0"/>
                                          <o:lock v:ext="edit" verticies="t"/>
                                        </v:polyline>
                                        <v:group id="Group 19" o:spid="_x0000_s1051" style="position:absolute;left:3511;top:1136;width:2197;height:0" coordorigin="3511,1136" coordsize="2197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tv894sUAAADbAAAA&#10;DwAAAAAAAAAAAAAAAACpAgAAZHJzL2Rvd25yZXYueG1sUEsFBgAAAAAEAAQA+gAAAJsDAAAAAA==&#10;">
                                          <v:shape id="Freeform 242" o:spid="_x0000_s1052" style="position:absolute;left:7022;top:2272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dQ/WwgAA&#10;ANsAAAAPAAAAZHJzL2Rvd25yZXYueG1sRI9Pi8IwFMTvwn6H8Ba8abIrK9o1ivgHvG714PHRPNvS&#10;5qU02bb66TeCsMdhZn7DrDaDrUVHrS8da/iYKhDEmTMl5xou5+NkAcIHZIO1Y9JwJw+b9dtohYlx&#10;Pf9Ql4ZcRAj7BDUUITSJlD4ryKKfuoY4ejfXWgxRtrk0LfYRbmv5qdRcWiw5LhTY0K6grEp/rQZS&#10;dKj6r2vY549T1aR31d2WF63H78P2G0SgIfyHX+2T0TCbw/NL/AFy/Q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x1D9bCAAAA2wAAAA8AAAAAAAAAAAAAAAAAlwIAAGRycy9kb3du&#10;cmV2LnhtbFBLBQYAAAAABAAEAPUAAACGAwAAAAA=&#10;" path="m0,0l2197,0e" filled="f" strokecolor="#e5e4e4" strokeweight="4141emu">
                                            <v:path arrowok="t" o:connecttype="custom" o:connectlocs="0,0;2198,0" o:connectangles="0,0"/>
                                            <o:lock v:ext="edit" verticies="t"/>
                                          </v:shape>
                                          <v:group id="Group 20" o:spid="_x0000_s1053" style="position:absolute;left:3511;top:683;width:2197;height:0" coordorigin="3511,683" coordsize="2197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pYQYOxAAAANsAAAAP&#10;AAAAAAAAAAAAAAAAAKkCAABkcnMvZG93bnJldi54bWxQSwUGAAAAAAQABAD6AAAAmgMAAAAA&#10;">
                                            <v:shape id="Freeform 241" o:spid="_x0000_s1054" style="position:absolute;left:7022;top:1366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pj4/vwAA&#10;ANsAAAAPAAAAZHJzL2Rvd25yZXYueG1sRE9Ni8IwEL0L+x/CLHjTREVxq1GW1QWvVg97HJqxLW0m&#10;pYlt3V9vDoLHx/ve7gdbi45aXzrWMJsqEMSZMyXnGq6X38kahA/IBmvHpOFBHva7j9EWE+N6PlOX&#10;hlzEEPYJaihCaBIpfVaQRT91DXHkbq61GCJsc2la7GO4reVcqZW0WHJsKLChn4KyKr1bDaToWPXL&#10;v3DI/09Vkz5Ud/u6aj3+HL43IAIN4S1+uU9GwyKOjV/iD5C7J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AKmPj+/AAAA2wAAAA8AAAAAAAAAAAAAAAAAlwIAAGRycy9kb3ducmV2&#10;LnhtbFBLBQYAAAAABAAEAPUAAACDAwAAAAA=&#10;" path="m0,0l2197,0e" filled="f" strokecolor="#e5e4e4" strokeweight="4141emu">
                                              <v:path arrowok="t" o:connecttype="custom" o:connectlocs="0,0;2198,0" o:connectangles="0,0"/>
                                              <o:lock v:ext="edit" verticies="t"/>
                                            </v:shape>
                                            <v:group id="Group 21" o:spid="_x0000_s1055" style="position:absolute;left:3511;top:231;width:2197;height:0" coordorigin="3511,231" coordsize="2197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3sjfnxAAAANsAAAAP&#10;AAAAAAAAAAAAAAAAAKkCAABkcnMvZG93bnJldi54bWxQSwUGAAAAAAQABAD6AAAAmgMAAAAA&#10;">
                                              <v:shape id="Freeform 240" o:spid="_x0000_s1056" style="position:absolute;left:7022;top:462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1kFEvwAA&#10;ANsAAAAPAAAAZHJzL2Rvd25yZXYueG1sRE9Ni8IwEL0L+x/CLHjTRFFxq1GW1QWvVg97HJqxLW0m&#10;pYlt3V9vDoLHx/ve7gdbi45aXzrWMJsqEMSZMyXnGq6X38kahA/IBmvHpOFBHva7j9EWE+N6PlOX&#10;hlzEEPYJaihCaBIpfVaQRT91DXHkbq61GCJsc2la7GO4reVcqZW0WHJsKLChn4KyKr1bDaToWPXL&#10;v3DI/09Vkz5Ud/u6aj3+HL43IAIN4S1+uU9GwyKuj1/iD5C7J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KTWQUS/AAAA2wAAAA8AAAAAAAAAAAAAAAAAlwIAAGRycy9kb3ducmV2&#10;LnhtbFBLBQYAAAAABAAEAPUAAACDAwAAAAA=&#10;" path="m0,0l2197,0e" filled="f" strokecolor="#e5e4e4" strokeweight="4141emu">
                                                <v:path arrowok="t" o:connecttype="custom" o:connectlocs="0,0;2198,0" o:connectangles="0,0"/>
                                                <o:lock v:ext="edit" verticies="t"/>
                                              </v:shape>
                                              <v:group id="Group 22" o:spid="_x0000_s1057" style="position:absolute;left:3511;top:-222;width:2197;height:0" coordorigin="3511,-222" coordsize="2197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kcJInMUAAADbAAAA&#10;DwAAAAAAAAAAAAAAAACpAgAAZHJzL2Rvd25yZXYueG1sUEsFBgAAAAAEAAQA+gAAAJsDAAAAAA==&#10;">
                                                <v:shape id="Freeform 239" o:spid="_x0000_s1058" style="position:absolute;left:7022;top:-444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7SHqowwAA&#10;ANsAAAAPAAAAZHJzL2Rvd25yZXYueG1sRI9Ba8JAFITvBf/D8oTe6q5iS43ZiKgFr009eHxkn0lI&#10;9m3Irknsr+8WCj0OM/MNk+4m24qBel871rBcKBDEhTM1lxouXx8v7yB8QDbYOiYND/Kwy2ZPKSbG&#10;jfxJQx5KESHsE9RQhdAlUvqiIot+4Tri6N1cbzFE2ZfS9DhGuG3lSqk3abHmuFBhR4eKiia/Ww2k&#10;6NSMr9dwLL/PTZc/1HDbXLR+nk/7LYhAU/gP/7XPRsN6Bb9f4g+Q2Q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7SHqowwAAANsAAAAPAAAAAAAAAAAAAAAAAJcCAABkcnMvZG93&#10;bnJldi54bWxQSwUGAAAAAAQABAD1AAAAhwMAAAAA&#10;" path="m0,0l2197,0e" filled="f" strokecolor="#e5e4e4" strokeweight="4141emu">
                                                  <v:path arrowok="t" o:connecttype="custom" o:connectlocs="0,0;2198,0" o:connectangles="0,0"/>
                                                  <o:lock v:ext="edit" verticies="t"/>
                                                </v:shape>
                                                <v:group id="Group 23" o:spid="_x0000_s1059" style="position:absolute;left:3511;top:-674;width:2197;height:0" coordorigin="3511,-674" coordsize="2197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OXHNwxAAAANsAAAAP&#10;AAAAAAAAAAAAAAAAAKkCAABkcnMvZG93bnJldi54bWxQSwUGAAAAAAQABAD6AAAAmgMAAAAA&#10;">
                                                  <v:shape id="Freeform 238" o:spid="_x0000_s1060" style="position:absolute;left:7022;top:-1348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7UdHwgAA&#10;ANsAAAAPAAAAZHJzL2Rvd25yZXYueG1sRI9Pi8IwFMTvwn6H8Ba8abKi4naNsuwf8GrtYY+P5tmW&#10;Ni+liW31028EweMwM79htvvRNqKnzleONbzNFQji3JmKCw3Z6Xe2AeEDssHGMWm4kof97mWyxcS4&#10;gY/Up6EQEcI+QQ1lCG0ipc9LsujnriWO3tl1FkOUXSFNh0OE20YulFpLixXHhRJb+iopr9OL1UCK&#10;fuph9Re+i9uhbtOr6s/vmdbT1/HzA0SgMTzDj/bBaFgu4f4l/gC5+w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vtR0fCAAAA2wAAAA8AAAAAAAAAAAAAAAAAlwIAAGRycy9kb3du&#10;cmV2LnhtbFBLBQYAAAAABAAEAPUAAACGAwAAAAA=&#10;" path="m0,0l2197,0e" filled="f" strokecolor="#e5e4e4" strokeweight="4141emu">
                                                    <v:path arrowok="t" o:connecttype="custom" o:connectlocs="0,0;2198,0" o:connectangles="0,0"/>
                                                    <o:lock v:ext="edit" verticies="t"/>
                                                  </v:shape>
                                                  <v:group id="Group 24" o:spid="_x0000_s1061" style="position:absolute;left:3667;top:-732;width:0;height:2274" coordorigin="3667,-732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7vlOn8UAAADbAAAA&#10;DwAAAAAAAAAAAAAAAACpAgAAZHJzL2Rvd25yZXYueG1sUEsFBgAAAAAEAAQA+gAAAJsDAAAAAA==&#10;">
                                                    <v:polyline id="Freeform 237" o:spid="_x0000_s1062" style="position:absolute;visibility:visible;mso-wrap-style:square;v-text-anchor:top" points="7334,810,7334,-1464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2ypE9xAAA&#10;ANsAAAAPAAAAZHJzL2Rvd25yZXYueG1sRI9Ba8JAFITvQv/D8gq9mY1SQkldRQRBShGM5tDbM/tM&#10;grtvY3bV+O/dQqHHYWa+YWaLwRpxo963jhVMkhQEceV0y7WCw349/gDhA7JG45gUPMjDYv4ymmGu&#10;3Z13dCtCLSKEfY4KmhC6XEpfNWTRJ64jjt7J9RZDlH0tdY/3CLdGTtM0kxZbjgsNdrRqqDoXV6tg&#10;+PFf+20rL4ZLWXb19Xj+Nkel3l6H5SeIQEP4D/+1N1rBewa/X+IPkPMn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sqRPcQAAADbAAAADwAAAAAAAAAAAAAAAACXAgAAZHJzL2Rv&#10;d25yZXYueG1sUEsFBgAAAAAEAAQA9QAAAIgDAAAAAA==&#10;" filled="f" strokecolor="#e5e4e4" strokeweight="4141emu">
                                                      <v:path arrowok="t" o:connecttype="custom" o:connectlocs="0,1542;0,-732" o:connectangles="0,0"/>
                                                      <o:lock v:ext="edit" verticies="t"/>
                                                    </v:polyline>
                                                    <v:group id="Group 25" o:spid="_x0000_s1063" style="position:absolute;left:4060;top:-732;width:0;height:2274" coordorigin="4060,-732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HFndXPGAAAA2wAA&#10;AA8AAAAAAAAAAAAAAAAAqQIAAGRycy9kb3ducmV2LnhtbFBLBQYAAAAABAAEAPoAAACcAwAAAAA=&#10;">
                                                      <v:polyline id="Freeform 236" o:spid="_x0000_s1064" style="position:absolute;visibility:visible;mso-wrap-style:square;v-text-anchor:top" points="8120,810,8120,-1464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GaDUwQAA&#10;ANsAAAAPAAAAZHJzL2Rvd25yZXYueG1sRE/LasJAFN0L/YfhFrrTiVJEUkcpQkFECkaz6O6auU2C&#10;M3fSzOTRv3cWgsvDea+3ozWip9bXjhXMZwkI4sLpmksFl/PXdAXCB2SNxjEp+CcP283LZI2pdgOf&#10;qM9CKWII+xQVVCE0qZS+qMiin7mGOHK/rrUYImxLqVscYrg1cpEkS2mx5thQYUO7iopb1lkF448/&#10;nL9r+Wc4l3lTdtfb0VyVensdPz9ABBrDU/xw77WC9zg2fok/QG7u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KBmg1MEAAADbAAAADwAAAAAAAAAAAAAAAACXAgAAZHJzL2Rvd25y&#10;ZXYueG1sUEsFBgAAAAAEAAQA9QAAAIUDAAAAAA==&#10;" filled="f" strokecolor="#e5e4e4" strokeweight="4141emu">
                                                        <v:path arrowok="t" o:connecttype="custom" o:connectlocs="0,1542;0,-732" o:connectangles="0,0"/>
                                                        <o:lock v:ext="edit" verticies="t"/>
                                                      </v:polyline>
                                                      <v:group id="Group 26" o:spid="_x0000_s1065" style="position:absolute;left:4453;top:-732;width:0;height:2274" coordorigin="4453,-732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G+0RJrGAAAA2wAA&#10;AA8AAAAAAAAAAAAAAAAAqQIAAGRycy9kb3ducmV2LnhtbFBLBQYAAAAABAAEAPoAAACcAwAAAAA=&#10;">
                                                        <v:polyline id="Freeform 235" o:spid="_x0000_s1066" style="position:absolute;visibility:visible;mso-wrap-style:square;v-text-anchor:top" points="8906,810,8906,-1464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tjoPwQAA&#10;ANsAAAAPAAAAZHJzL2Rvd25yZXYueG1sRE/LasJAFN0L/YfhFrrTiUJFUkcpQkFECkaz6O6auU2C&#10;M3fSzOTRv3cWgsvDea+3ozWip9bXjhXMZwkI4sLpmksFl/PXdAXCB2SNxjEp+CcP283LZI2pdgOf&#10;qM9CKWII+xQVVCE0qZS+qMiin7mGOHK/rrUYImxLqVscYrg1cpEkS2mx5thQYUO7iopb1lkF448/&#10;nL9r+Wc4l3lTdtfb0VyVensdPz9ABBrDU/xw77WC97g+fok/QG7u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U7Y6D8EAAADbAAAADwAAAAAAAAAAAAAAAACXAgAAZHJzL2Rvd25y&#10;ZXYueG1sUEsFBgAAAAAEAAQA9QAAAIUDAAAAAA==&#10;" filled="f" strokecolor="#e5e4e4" strokeweight="4141emu">
                                                          <v:path arrowok="t" o:connecttype="custom" o:connectlocs="0,1542;0,-732" o:connectangles="0,0"/>
                                                          <o:lock v:ext="edit" verticies="t"/>
                                                        </v:polyline>
                                                        <v:group id="Group 27" o:spid="_x0000_s1067" style="position:absolute;left:5553;top:-732;width:0;height:2274" coordorigin="5553,-732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BQb3kHDAAAA2wAAAA8A&#10;AAAAAAAAAAAAAAAAqQIAAGRycy9kb3ducmV2LnhtbFBLBQYAAAAABAAEAPoAAACZAwAAAAA=&#10;">
                                                          <v:polyline id="Freeform 234" o:spid="_x0000_s1068" style="position:absolute;visibility:visible;mso-wrap-style:square;v-text-anchor:top" points="11106,810,11106,-1464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KAHjwgAA&#10;ANsAAAAPAAAAZHJzL2Rvd25yZXYueG1sRI/NqsIwFIT3gu8QjuBOUwXlUo0igiAign8Ld8fm2BaT&#10;k9pE7X37G0G4y2FmvmGm88Ya8aLal44VDPoJCOLM6ZJzBafjqvcDwgdkjcYxKfglD/NZuzXFVLs3&#10;7+l1CLmIEPYpKihCqFIpfVaQRd93FXH0bq62GKKsc6lrfEe4NXKYJGNpseS4UGBFy4Ky++FpFTQX&#10;vznuSvkwfJbnKn9e71tzVarbaRYTEIGa8B/+ttdawWgIny/xB8jZH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woAePCAAAA2wAAAA8AAAAAAAAAAAAAAAAAlwIAAGRycy9kb3du&#10;cmV2LnhtbFBLBQYAAAAABAAEAPUAAACGAwAAAAA=&#10;" filled="f" strokecolor="#e5e4e4" strokeweight="4141emu">
                                                            <v:path arrowok="t" o:connecttype="custom" o:connectlocs="0,1542;0,-732" o:connectangles="0,0"/>
                                                            <o:lock v:ext="edit" verticies="t"/>
                                                          </v:polyline>
                                                          <v:group id="Group 28" o:spid="_x0000_s1069" style="position:absolute;left:3639;top:475;width:56;height:0" coordorigin="3639,475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i4XlrcUAAADbAAAA&#10;DwAAAAAAAAAAAAAAAACpAgAAZHJzL2Rvd25yZXYueG1sUEsFBgAAAAAEAAQA+gAAAJsDAAAAAA==&#10;">
                                                            <v:shape id="Freeform 233" o:spid="_x0000_s1070" style="position:absolute;left:7278;top:950;width:57;height:0;visibility:visible;mso-wrap-style:square;v-text-anchor:top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+dGixQAA&#10;ANsAAAAPAAAAZHJzL2Rvd25yZXYueG1sRI9Lb8IwEITvlfgP1lbqrTitwitgEOIhcaugHDgu8ZJE&#10;xOvUdkPaX48rIfU4mplvNLNFZ2rRkvOVZQVv/QQEcW51xYWC4+f2dQzCB2SNtWVS8EMeFvPe0wwz&#10;bW+8p/YQChEh7DNUUIbQZFL6vCSDvm8b4uhdrDMYonSF1A5vEW5q+Z4kQ2mw4rhQYkOrkvLr4dtE&#10;ylmnH1s3GE02o69Ne6V1ejr/KvXy3C2nIAJ14T/8aO+0gkEKf1/iD5DzO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H50aLFAAAA2wAAAA8AAAAAAAAAAAAAAAAAlwIAAGRycy9k&#10;b3ducmV2LnhtbFBLBQYAAAAABAAEAPUAAACJAwAAAAA=&#10;" path="m0,0l56,0e" filled="f" strokecolor="#999898" strokeweight="10209emu">
                                                              <v:path arrowok="t" o:connecttype="custom" o:connectlocs="0,0;57,0" o:connectangles="0,0"/>
                                                              <o:lock v:ext="edit" verticies="t"/>
                                                            </v:shape>
                                                            <v:group id="Group 29" o:spid="_x0000_s1071" style="position:absolute;left:3667;top:475;width:0;height:697" coordorigin="3667,475" coordsize="0,69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Gsg2ELDAAAA2wAAAA8A&#10;AAAAAAAAAAAAAAAAqQIAAGRycy9kb3ducmV2LnhtbFBLBQYAAAAABAAEAPoAAACZAwAAAAA=&#10;">
                                                              <v:polyline id="Freeform 232" o:spid="_x0000_s1072" style="position:absolute;visibility:visible;mso-wrap-style:square;v-text-anchor:top" points="7334,950,7334,1647" coordsize="0,69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epo7xQAA&#10;ANsAAAAPAAAAZHJzL2Rvd25yZXYueG1sRI9Pi8IwFMTvwn6H8Bb2smjqgn/oGmWtiAperF68PZpn&#10;W2xeShO1+umNsOBxmJnfMJNZaypxpcaVlhX0exEI4szqknMFh/2yOwbhPLLGyjIpuJOD2fSjM8FY&#10;2xvv6Jr6XAQIuxgVFN7XsZQuK8ig69maOHgn2xj0QTa51A3eAtxU8ieKhtJgyWGhwJqSgrJzejEK&#10;tmUy2rj54iJPy3M9P64e30m7V+rrs/37BeGp9e/wf3utFQyG8PoSfoCcP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B6mjvFAAAA2wAAAA8AAAAAAAAAAAAAAAAAlwIAAGRycy9k&#10;b3ducmV2LnhtbFBLBQYAAAAABAAEAPUAAACJAwAAAAA=&#10;" filled="f" strokecolor="#999898" strokeweight="10209emu">
                                                                <v:path arrowok="t" o:connecttype="custom" o:connectlocs="0,475;0,1172" o:connectangles="0,0"/>
                                                                <o:lock v:ext="edit" verticies="t"/>
                                                              </v:polyline>
                                                              <v:group id="Group 30" o:spid="_x0000_s1073" style="position:absolute;left:3639;top:1172;width:56;height:0" coordorigin="3639,1172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9L7jrsUAAADbAAAA&#10;DwAAAAAAAAAAAAAAAACpAgAAZHJzL2Rvd25yZXYueG1sUEsFBgAAAAAEAAQA+gAAAJsDAAAAAA==&#10;">
                                                                <v:shape id="Freeform 231" o:spid="_x0000_s1074" style="position:absolute;left:7278;top:2344;width:57;height:0;visibility:visible;mso-wrap-style:square;v-text-anchor:top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tNunxQAA&#10;ANsAAAAPAAAAZHJzL2Rvd25yZXYueG1sRI/BbsIwDIbvk/YOkSftNlImGFAIaGIg7TbBduBoGtNW&#10;NE5JstLt6efDJI7W7/+zv8Wqd43qKMTas4HhIANFXHhbc2ng63P7NAUVE7LFxjMZ+KEIq+X93QJz&#10;66+8o26fSiUQjjkaqFJqc61jUZHDOPAtsWQnHxwmGUOpbcCrwF2jn7PsRTusWS5U2NK6ouK8/3ZC&#10;OdrRxzaMJ7PN5LLpzvQ2Ohx/jXl86F/noBL16bb83363BsbyrLiIB+jl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C026fFAAAA2wAAAA8AAAAAAAAAAAAAAAAAlwIAAGRycy9k&#10;b3ducmV2LnhtbFBLBQYAAAAABAAEAPUAAACJAwAAAAA=&#10;" path="m0,0l56,0e" filled="f" strokecolor="#999898" strokeweight="10209emu">
                                                                  <v:path arrowok="t" o:connecttype="custom" o:connectlocs="0,0;57,0" o:connectangles="0,0"/>
                                                                  <o:lock v:ext="edit" verticies="t"/>
                                                                </v:shape>
                                                                <v:group id="Group 31" o:spid="_x0000_s1075" style="position:absolute;left:4425;top:-221;width:56;height:0" coordorigin="4425,-221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6m3SR8UAAADbAAAA&#10;DwAAAAAAAAAAAAAAAACpAgAAZHJzL2Rvd25yZXYueG1sUEsFBgAAAAAEAAQA+gAAAJsDAAAAAA==&#10;">
                                                                  <v:polyline id="Freeform 230" o:spid="_x0000_s1076" style="position:absolute;visibility:visible;mso-wrap-style:square;v-text-anchor:top" points="8850,-442,8906,-442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rh0cxQAA&#10;ANsAAAAPAAAAZHJzL2Rvd25yZXYueG1sRI9Nb8IwDIbvk/YfIk/abaRMjI9CQBMDabcJtgNH05i2&#10;onFKkpVuv34+TOJovX4f+1mseteojkKsPRsYDjJQxIW3NZcGvj63T1NQMSFbbDyTgR+KsFre3y0w&#10;t/7KO+r2qVQC4ZijgSqlNtc6FhU5jAPfEkt28sFhkjGU2ga8Ctw1+jnLxtphzXKhwpbWFRXn/bcT&#10;ytGOPrbhZTLbTC6b7kxvo8Px15jHh/51DipRn27L/+13a2As34uLeIBe/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CuHRzFAAAA2wAAAA8AAAAAAAAAAAAAAAAAlwIAAGRycy9k&#10;b3ducmV2LnhtbFBLBQYAAAAABAAEAPUAAACJAwAAAAA=&#10;" filled="f" strokecolor="#999898" strokeweight="10209emu">
                                                                    <v:path arrowok="t" o:connecttype="custom" o:connectlocs="0,0;56,0" o:connectangles="0,0"/>
                                                                    <o:lock v:ext="edit" verticies="t"/>
                                                                  </v:polyline>
                                                                  <v:group id="Group 32" o:spid="_x0000_s1077" style="position:absolute;left:4453;top:-221;width:0;height:819" coordorigin="4453,-221" coordsize="0,819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2ncU/MUAAADbAAAA&#10;DwAAAAAAAAAAAAAAAACpAgAAZHJzL2Rvd25yZXYueG1sUEsFBgAAAAAEAAQA+gAAAJsDAAAAAA==&#10;">
                                                                    <v:polyline id="Freeform 229" o:spid="_x0000_s1078" style="position:absolute;visibility:visible;mso-wrap-style:square;v-text-anchor:top" points="8906,-442,8906,377" coordsize="0,8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28l+vgAA&#10;ANsAAAAPAAAAZHJzL2Rvd25yZXYueG1sRE/LisIwFN0L8w/hDrjTdMQX1SijKAhuxtf+0lzbzjQ3&#10;JYm1/r0RBlweznu+bE0lGnK+tKzgq5+AIM6sLjlXcD5te1MQPiBrrCyTggd5WC4+OnNMtb3zgZpj&#10;yEUMYZ+igiKEOpXSZwUZ9H1bE0fuap3BEKHLpXZ4j+GmkoMkGUuDJceGAmtaF5T9HW9Gwcb9mMNl&#10;uPrdV7vba85+1AwnSnU/2+8ZiEBteIv/3TutYDyA15f4A+TiCQ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sNvJfr4AAADbAAAADwAAAAAAAAAAAAAAAACXAgAAZHJzL2Rvd25yZXYu&#10;eG1sUEsFBgAAAAAEAAQA9QAAAIIDAAAAAA==&#10;" filled="f" strokecolor="#999898" strokeweight="10209emu">
                                                                      <v:path arrowok="t" o:connecttype="custom" o:connectlocs="0,-221;0,598" o:connectangles="0,0"/>
                                                                      <o:lock v:ext="edit" verticies="t"/>
                                                                    </v:polyline>
                                                                    <v:group id="Group 33" o:spid="_x0000_s1079" style="position:absolute;left:4425;top:598;width:56;height:0" coordorigin="4425,598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F6S8QxAAAANsAAAAP&#10;AAAAAAAAAAAAAAAAAKkCAABkcnMvZG93bnJldi54bWxQSwUGAAAAAAQABAD6AAAAmgMAAAAA&#10;">
                                                                      <v:polyline id="Freeform 228" o:spid="_x0000_s1080" style="position:absolute;visibility:visible;mso-wrap-style:square;v-text-anchor:top" points="8850,1196,8906,1196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lRsfxAAA&#10;ANsAAAAPAAAAZHJzL2Rvd25yZXYueG1sRI9Ba8JAFITvBf/D8gre6qYSTU1dRVoFb0Xbg8dn9jUJ&#10;Zt/G3TVGf323UOhxmJlvmPmyN43oyPnasoLnUQKCuLC65lLB1+fm6QWED8gaG8uk4EYelovBwxxz&#10;ba+8o24fShEh7HNUUIXQ5lL6oiKDfmRb4uh9W2cwROlKqR1eI9w0cpwkU2mw5rhQYUtvFRWn/cVE&#10;ylGnHxs3yWbr7LzuTvSeHo53pYaP/eoVRKA+/If/2lutYJrC75f4A+Ti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5UbH8QAAADbAAAADwAAAAAAAAAAAAAAAACXAgAAZHJzL2Rv&#10;d25yZXYueG1sUEsFBgAAAAAEAAQA9QAAAIgDAAAAAA==&#10;" filled="f" strokecolor="#999898" strokeweight="10209emu">
                                                                        <v:path arrowok="t" o:connecttype="custom" o:connectlocs="0,0;56,0" o:connectangles="0,0"/>
                                                                        <o:lock v:ext="edit" verticies="t"/>
                                                                      </v:polyline>
                                                                      <v:group id="Group 34" o:spid="_x0000_s1081" style="position:absolute;left:3639;top:933;width:56;height:0" coordorigin="3639,933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pUwS/8UAAADbAAAA&#10;DwAAAAAAAAAAAAAAAACpAgAAZHJzL2Rvd25yZXYueG1sUEsFBgAAAAAEAAQA+gAAAJsDAAAAAA==&#10;">
                                                                        <v:shape id="Freeform 227" o:spid="_x0000_s1082" style="position:absolute;left:7278;top:1866;width:57;height:0;visibility:visible;mso-wrap-style:square;v-text-anchor:top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CyDzxQAA&#10;ANsAAAAPAAAAZHJzL2Rvd25yZXYueG1sRI/NbsIwEITvSLyDtZV6A6cVDRAwCPEjcaugHDgu8ZJE&#10;xOvUdkPK09eVKvU4mplvNPNlZ2rRkvOVZQUvwwQEcW51xYWC08duMAHhA7LG2jIp+CYPy0W/N8dM&#10;2zsfqD2GQkQI+wwVlCE0mZQ+L8mgH9qGOHpX6wyGKF0htcN7hJtaviZJKg1WHBdKbGhdUn47fplI&#10;uejR+869jafb8ee2vdFmdL48lHp+6lYzEIG68B/+a++1gjSF3y/xB8jF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ALIPPFAAAA2wAAAA8AAAAAAAAAAAAAAAAAlwIAAGRycy9k&#10;b3ducmV2LnhtbFBLBQYAAAAABAAEAPUAAACJAwAAAAA=&#10;" path="m0,0l56,0e" filled="f" strokecolor="#999898" strokeweight="10209emu">
                                                                          <v:path arrowok="t" o:connecttype="custom" o:connectlocs="0,0;57,0" o:connectangles="0,0"/>
                                                                          <o:lock v:ext="edit" verticies="t"/>
                                                                        </v:shape>
                                                                        <v:group id="Group 35" o:spid="_x0000_s1083" style="position:absolute;left:3667;top:933;width:0;height:400" coordorigin="3667,933" coordsize="0,4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OtIpE8UAAADbAAAA&#10;DwAAAAAAAAAAAAAAAACpAgAAZHJzL2Rvd25yZXYueG1sUEsFBgAAAAAEAAQA+gAAAJsDAAAAAA==&#10;">
                                                                          <v:polyline id="Freeform 226" o:spid="_x0000_s1084" style="position:absolute;visibility:visible;mso-wrap-style:square;v-text-anchor:top" points="7334,1866,7334,2266" coordsize="0,4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Yu3uwwAA&#10;ANsAAAAPAAAAZHJzL2Rvd25yZXYueG1sRE9LTwIxEL6T8B+aMeFipAsHAiuFiJHEgzE8TLyO23G7&#10;up1u2gFWf709mHD88r2X69636kwxNYENTMYFKOIq2IZrA2/H7d0cVBJki21gMvBDCdar4WCJpQ0X&#10;3tP5ILXKIZxKNOBEulLrVDnymMahI87cZ4geJcNYaxvxksN9q6dFMdMeG84NDjt6dFR9H07egLQv&#10;7vX9a7c7fcTJ79NU5rebRTJmdNM/3IMS6uUq/nc/WwOzPDZ/yT9Ar/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XYu3uwwAAANsAAAAPAAAAAAAAAAAAAAAAAJcCAABkcnMvZG93&#10;bnJldi54bWxQSwUGAAAAAAQABAD1AAAAhwMAAAAA&#10;" filled="f" strokecolor="#999898" strokeweight="10209emu">
                                                                            <v:path arrowok="t" o:connecttype="custom" o:connectlocs="0,933;0,1333" o:connectangles="0,0"/>
                                                                            <o:lock v:ext="edit" verticies="t"/>
                                                                          </v:polyline>
                                                                          <v:group id="Group 36" o:spid="_x0000_s1085" style="position:absolute;left:3639;top:1333;width:56;height:0" coordorigin="3639,1333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JAEY+sUAAADbAAAA&#10;DwAAAAAAAAAAAAAAAACpAgAAZHJzL2Rvd25yZXYueG1sUEsFBgAAAAAEAAQA+gAAAJsDAAAAAA==&#10;">
                                                                            <v:shape id="Freeform 225" o:spid="_x0000_s1086" style="position:absolute;left:7278;top:2666;width:57;height:0;visibility:visible;mso-wrap-style:square;v-text-anchor:top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1d4vBxQAA&#10;ANsAAAAPAAAAZHJzL2Rvd25yZXYueG1sRI/BTsJAEIbvJr7DZky8yVYCFisLMQoJNyNy8Dh0x7ah&#10;O1t211J4eudgwnHyz//NfPPl4FrVU4iNZwOPowwUceltw5WB3df6YQYqJmSLrWcycKYIy8XtzRwL&#10;60/8Sf02VUogHAs0UKfUFVrHsiaHceQ7Ysl+fHCYZAyVtgFPAnetHmfZk3bYsFyosaO3msrD9tcJ&#10;ZW8nH+swzZ9X+XHVH+h98r2/GHN/N7y+gEo0pOvyf3tjDeTyvbiIB+jF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V3i8HFAAAA2wAAAA8AAAAAAAAAAAAAAAAAlwIAAGRycy9k&#10;b3ducmV2LnhtbFBLBQYAAAAABAAEAPUAAACJAwAAAAA=&#10;" path="m0,0l56,0e" filled="f" strokecolor="#999898" strokeweight="10209emu">
                                                                              <v:path arrowok="t" o:connecttype="custom" o:connectlocs="0,0;57,0" o:connectangles="0,0"/>
                                                                              <o:lock v:ext="edit" verticies="t"/>
                                                                            </v:shape>
                                                                            <v:group id="Group 37" o:spid="_x0000_s1087" style="position:absolute;left:4425;top:977;width:56;height:0" coordorigin="4425,977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X66CIcUAAADbAAAA&#10;DwAAAAAAAAAAAAAAAACpAgAAZHJzL2Rvd25yZXYueG1sUEsFBgAAAAAEAAQA+gAAAJsDAAAAAA==&#10;">
                                                                              <v:polyline id="Freeform 224" o:spid="_x0000_s1088" style="position:absolute;visibility:visible;mso-wrap-style:square;v-text-anchor:top" points="8850,1954,8906,1954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6bAtxAAA&#10;ANsAAAAPAAAAZHJzL2Rvd25yZXYueG1sRI9Ba8JAFITvgv9heUJvulFsU1NXkVbBW1F78PjMvibB&#10;7Nt0dxujv94tFDwOM/MNM192phYtOV9ZVjAeJSCIc6srLhR8HTbDVxA+IGusLZOCK3lYLvq9OWba&#10;XnhH7T4UIkLYZ6igDKHJpPR5SQb9yDbE0fu2zmCI0hVSO7xEuKnlJElepMGK40KJDb2XlJ/3vyZS&#10;Tnr6uXHP6Wyd/qzbM31Mj6ebUk+DbvUGIlAXHuH/9lYrSCfw9yX+ALm4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umwLcQAAADbAAAADwAAAAAAAAAAAAAAAACXAgAAZHJzL2Rv&#10;d25yZXYueG1sUEsFBgAAAAAEAAQA9QAAAIgDAAAAAA==&#10;" filled="f" strokecolor="#999898" strokeweight="10209emu">
                                                                                <v:path arrowok="t" o:connecttype="custom" o:connectlocs="0,0;56,0" o:connectangles="0,0"/>
                                                                                <o:lock v:ext="edit" verticies="t"/>
                                                                              </v:polyline>
                                                                              <v:group id="Group 38" o:spid="_x0000_s1089" style="position:absolute;left:4453;top:977;width:0;height:321" coordorigin="4453,977" coordsize="0,32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AMLnNxAAAANsAAAAP&#10;AAAAAAAAAAAAAAAAAKkCAABkcnMvZG93bnJldi54bWxQSwUGAAAAAAQABAD6AAAAmgMAAAAA&#10;">
                                                                                <v:shape id="Freeform 223" o:spid="_x0000_s1090" style="position:absolute;left:8906;top:1954;width:0;height:320;visibility:visible;mso-wrap-style:square;v-text-anchor:top" coordsize="0,32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2XeGgwwAA&#10;ANsAAAAPAAAAZHJzL2Rvd25yZXYueG1sRI/disIwFITvhX2HcBa801QRlWoUWVH8Q3Z1H+DQnG3r&#10;NieliVp9eiMIXg4z3wwzntamEBeqXG5ZQacdgSBOrM45VfB7XLSGIJxH1lhYJgU3cjCdfDTGGGt7&#10;5R+6HHwqQgm7GBVk3pexlC7JyKBr25I4eH+2MuiDrFKpK7yGclPIbhT1pcGcw0KGJX1llPwfzkbB&#10;YPm9WQx5f5rPdut0e+/Mra1PSjU/69kIhKfav8MveqUD14Pnl/AD5OQ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2XeGgwwAAANsAAAAPAAAAAAAAAAAAAAAAAJcCAABkcnMvZG93&#10;bnJldi54bWxQSwUGAAAAAAQABAD1AAAAhwMAAAAA&#10;" path="m0,0l0,321e" filled="f" strokecolor="#999898" strokeweight="10209emu">
                                                                                  <v:path arrowok="t" o:connecttype="custom" o:connectlocs="0,974;0,1294" o:connectangles="0,0"/>
                                                                                  <o:lock v:ext="edit" verticies="t"/>
                                                                                </v:shape>
                                                                                <v:group id="Group 39" o:spid="_x0000_s1091" style="position:absolute;left:4425;top:1297;width:56;height:0" coordorigin="4425,1297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IJWEIsUAAADbAAAA&#10;DwAAAAAAAAAAAAAAAACpAgAAZHJzL2Rvd25yZXYueG1sUEsFBgAAAAAEAAQA+gAAAJsDAAAAAA==&#10;">
                                                                                  <v:polyline id="Freeform 222" o:spid="_x0000_s1092" style="position:absolute;visibility:visible;mso-wrap-style:square;v-text-anchor:top" points="8850,2594,8906,2594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0rYuxAAA&#10;ANsAAAAPAAAAZHJzL2Rvd25yZXYueG1sRI9Ba8JAFITvBf/D8gre6qZFTU1dRVoFb8W0B4/P7GsS&#10;zL5Nd9cY/fWuUOhxmJlvmPmyN43oyPnasoLnUQKCuLC65lLB99fm6RWED8gaG8uk4EIelovBwxwz&#10;bc+8oy4PpYgQ9hkqqEJoMyl9UZFBP7ItcfR+rDMYonSl1A7PEW4a+ZIkU2mw5rhQYUvvFRXH/GQi&#10;5aDHnxs3SWfr9HfdHeljvD9clRo+9qs3EIH68B/+a2+1gnQK9y/xB8jF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1dK2LsQAAADbAAAADwAAAAAAAAAAAAAAAACXAgAAZHJzL2Rv&#10;d25yZXYueG1sUEsFBgAAAAAEAAQA9QAAAIgDAAAAAA==&#10;" filled="f" strokecolor="#999898" strokeweight="10209emu">
                                                                                    <v:path arrowok="t" o:connecttype="custom" o:connectlocs="0,0;56,0" o:connectangles="0,0"/>
                                                                                    <o:lock v:ext="edit" verticies="t"/>
                                                                                  </v:polyline>
                                                                                  <v:group id="Group 40" o:spid="_x0000_s1093" style="position:absolute;left:3667;top:197;width:786;height:642" coordorigin="3667,197" coordsize="786,64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/C7/OxAAAANsAAAAP&#10;AAAAAAAAAAAAAAAAAKkCAABkcnMvZG93bnJldi54bWxQSwUGAAAAAAQABAD6AAAAmgMAAAAA&#10;">
                                                                                    <v:polyline id="Freeform 221" o:spid="_x0000_s1094" style="position:absolute;visibility:visible;mso-wrap-style:square;v-text-anchor:top" points="7334,1036,7344,1028,7354,1020,7364,1012,7374,1004,7384,996,7394,988,7404,980,7414,971,7424,963,7434,955,7444,947,7454,939,7464,931,7474,923,7484,915,7494,906,7503,898,7513,890,7523,882,7533,874,7543,866,7553,858,7563,849,7573,841,7583,833,7593,825,7603,817,7613,809,7623,801,7633,793,7643,785,7653,776,7663,768,7673,760,7682,752,7692,744,7702,736,7712,728,7722,719,7732,711,7742,703,7752,695,7762,687,7772,679,7782,671,7792,663,7802,654,7812,646,7822,638,7832,630,7841,622,7851,614,7861,606,7871,598,7881,590,7891,581,7901,573,7911,565,7921,557,7931,549,7941,541,7951,532,7961,524,7971,516,7981,508,7991,500,8001,492,8011,484,8020,476,8030,468,8040,459,8050,451,8060,443,8070,435,8080,427,8090,419,8100,411,8110,403,8120,394" coordsize="786,64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+B0F6wgAA&#10;ANsAAAAPAAAAZHJzL2Rvd25yZXYueG1sRE89b8IwEN2R+A/WIXVB4NChDSEOglaV2m5AF7ZTfDiB&#10;+BzZLqT8+nqo1PHpfZfrwXbiSj60jhUs5hkI4trplo2Cr8PbLAcRIrLGzjEp+KEA62o8KrHQ7sY7&#10;uu6jESmEQ4EKmhj7QspQN2QxzF1PnLiT8xZjgt5I7fGWwm0nH7PsSVpsOTU02NNLQ/Vl/20VLD+N&#10;O19wNz3eu3z5cfB3szWvSj1Mhs0KRKQh/ov/3O9awXMam76kHyCrX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4HQXrCAAAA2wAAAA8AAAAAAAAAAAAAAAAAlwIAAGRycy9kb3du&#10;cmV2LnhtbFBLBQYAAAAABAAEAPUAAACGAwAAAAA=&#10;" filled="f" strokecolor="#f8766c" strokeweight="10209emu">
                                                                                      <v:stroke dashstyle="longDash"/>
                                                                                      <v:path arrowok="t" o:connecttype="custom" o:connectlocs="10,831;30,815;50,799;70,783;90,766;110,750;130,734;150,718;169,701;189,685;209,669;229,652;249,636;269,620;289,604;309,588;329,571;348,555;368,539;388,522;408,506;428,490;448,474;468,457;488,441;507,425;527,409;547,393;567,376;587,360;607,344;627,327;647,311;667,295;686,279;706,262;726,246;746,230;766,214;786,197" o:connectangles="0,0,0,0,0,0,0,0,0,0,0,0,0,0,0,0,0,0,0,0,0,0,0,0,0,0,0,0,0,0,0,0,0,0,0,0,0,0,0,0"/>
                                                                                      <o:lock v:ext="edit" verticies="t"/>
                                                                                    </v:polyline>
                                                                                    <v:group id="Group 41" o:spid="_x0000_s1095" style="position:absolute;left:3667;top:1148;width:786;height:23" coordorigin="3667,1148" coordsize="786,2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KHYjifGAAAA2wAA&#10;AA8AAAAAAAAAAAAAAAAAqQIAAGRycy9kb3ducmV2LnhtbFBLBQYAAAAABAAEAPoAAACcAwAAAAA=&#10;">
                                                                                      <v:polyline id="Freeform 220" o:spid="_x0000_s1096" style="position:absolute;visibility:visible;mso-wrap-style:square;v-text-anchor:top" points="7334,2319,7344,2319,7354,2318,7364,2318,7374,2318,7384,2317,7394,2317,7404,2317,7414,2317,7424,2316,7434,2316,7444,2316,7454,2315,7464,2315,7474,2315,7484,2314,7494,2314,7503,2314,7513,2314,7523,2313,7533,2313,7543,2313,7553,2313,7563,2312,7573,2312,7583,2312,7593,2311,7603,2311,7613,2311,7623,2311,7633,2310,7643,2310,7653,2310,7663,2309,7673,2309,7682,2309,7692,2309,7702,2308,7712,2308,7722,2308,7732,2307,7742,2307,7752,2307,7762,2306,7772,2306,7782,2306,7792,2306,7802,2305,7812,2305,7822,2305,7832,2304,7841,2304,7851,2304,7861,2304,7871,2303,7881,2303,7891,2303,7901,2303,7911,2302,7921,2302,7931,2302,7941,2301,7951,2301,7961,2301,7971,2300,7981,2300,7991,2300,8001,2300,8011,2299,8020,2299,8030,2299,8040,2298,8050,2298,8060,2298,8070,2298,8080,2297,8090,2297,8100,2297,8110,2296,8120,2296" coordsize="786,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LC1zwAAA&#10;ANsAAAAPAAAAZHJzL2Rvd25yZXYueG1sRE/Pa8IwFL4P/B/CE7zN1Imi1SgiDOexborHZ/Nsqs1L&#10;baJ2/705DHb8+H7Pl62txIMaXzpWMOgnIIhzp0suFPx8f75PQPiArLFyTAp+ycNy0XmbY6rdkzN6&#10;7EIhYgj7FBWYEOpUSp8bsuj7riaO3Nk1FkOETSF1g88Ybiv5kSRjabHk2GCwprWh/Lq7WwWj7WEY&#10;btubzUbH07TcG7O5ZK1SvW67moEI1IZ/8Z/7SyuYxPXxS/wBcvEC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BLC1zwAAAANsAAAAPAAAAAAAAAAAAAAAAAJcCAABkcnMvZG93bnJl&#10;di54bWxQSwUGAAAAAAQABAD1AAAAhAMAAAAA&#10;" filled="f" strokecolor="#c67bfe" strokeweight="10209emu">
                                                                                        <v:stroke dashstyle="longDash"/>
                                                                                        <v:path arrowok="t" o:connecttype="custom" o:connectlocs="10,1171;30,1170;50,1169;70,1169;90,1168;110,1168;130,1167;150,1166;169,1166;189,1165;209,1165;229,1164;249,1164;269,1163;289,1163;309,1162;329,1161;348,1161;368,1160;388,1160;408,1159;428,1158;448,1158;468,1157;488,1157;507,1156;527,1156;547,1155;567,1155;587,1154;607,1153;627,1153;647,1152;667,1152;686,1151;706,1150;726,1150;746,1149;766,1149;786,1148" o:connectangles="0,0,0,0,0,0,0,0,0,0,0,0,0,0,0,0,0,0,0,0,0,0,0,0,0,0,0,0,0,0,0,0,0,0,0,0,0,0,0,0"/>
                                                                                        <o:lock v:ext="edit" verticies="t"/>
                                                                                      </v:polyline>
                                                                                      <v:group id="Group 42" o:spid="_x0000_s1097" style="position:absolute;left:3511;top:-732;width:2197;height:2274" coordorigin="3511,-732" coordsize="2197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Gp78gbDAAAA2wAAAA8A&#10;AAAAAAAAAAAAAAAAqQIAAGRycy9kb3ducmV2LnhtbFBLBQYAAAAABAAEAPoAAACZAwAAAAA=&#10;">
                                                                                        <v:shape id="Freeform 219" o:spid="_x0000_s1098" style="position:absolute;left:3511;top:-732;width:2197;height:2274;visibility:visible;mso-wrap-style:square;v-text-anchor:top" coordsize="2197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vQwuxAAA&#10;ANsAAAAPAAAAZHJzL2Rvd25yZXYueG1sRI9Pa8JAFMTvBb/D8oTe6kalRaOr+IeCRxsFPb5kn0kw&#10;+zZk15j203cFweMwM79h5svOVKKlxpWWFQwHEQjizOqScwXHw/fHBITzyBory6TglxwsF723Ocba&#10;3vmH2sTnIkDYxaig8L6OpXRZQQbdwNbEwbvYxqAPssmlbvAe4KaSoyj6kgZLDgsF1rQpKLsmN6Mg&#10;rdMqTdan3f5zZexhOv47U7tV6r3frWYgPHX+FX62d1rBZASPL+EHyMU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870MLsQAAADbAAAADwAAAAAAAAAAAAAAAACXAgAAZHJzL2Rv&#10;d25yZXYueG1sUEsFBgAAAAAEAAQA9QAAAIgDAAAAAA==&#10;" path="m0,2274l2198,2274,2198,,,,,2274xe" filled="f" strokecolor="#7f7e7e" strokeweight="10209emu">
                                                                                          <v:path arrowok="t" o:connecttype="custom" o:connectlocs="0,1542;2198,1542;2198,-732;0,-732;0,1542" o:connectangles="0,0,0,0,0"/>
                                                                                        </v:shape>
                                                                                        <v:group id="Group 43" o:spid="_x0000_s1099" style="position:absolute;left:5763;top:1362;width:2197;height:0" coordorigin="5763,1362" coordsize="2197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15cnqxAAAANsAAAAP&#10;AAAAAAAAAAAAAAAAAKkCAABkcnMvZG93bnJldi54bWxQSwUGAAAAAAQABAD6AAAAmgMAAAAA&#10;">
                                                                                          <v:shape id="Freeform 218" o:spid="_x0000_s1100" style="position:absolute;left:11526;top:2724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94SLwwAA&#10;ANsAAAAPAAAAZHJzL2Rvd25yZXYueG1sRI9PawIxFMTvhX6H8ITeulnFVlmNUguFHkTwD54fm+dm&#10;cfOyJlFXP30jFDwOM/MbZjrvbCMu5EPtWEE/y0EQl07XXCnYbX/exyBCRNbYOCYFNwown72+TLHQ&#10;7sprumxiJRKEQ4EKTIxtIWUoDVkMmWuJk3dw3mJM0ldSe7wmuG3kIM8/pcWa04LBlr4NlcfN2So4&#10;D9vlaBXvp8WH10tn9t2pcmul3nrd1wREpC4+w//tX61gPITHl/QD5OwP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f94SLwwAAANsAAAAPAAAAAAAAAAAAAAAAAJcCAABkcnMvZG93&#10;bnJldi54bWxQSwUGAAAAAAQABAD1AAAAhwMAAAAA&#10;" path="m2197,0l0,0e" filled="f" strokecolor="#f9f9f9" strokeweight="10209emu">
                                                                                            <v:path arrowok="t" o:connecttype="custom" o:connectlocs="2198,0;0,0" o:connectangles="0,0"/>
                                                                                            <o:lock v:ext="edit" verticies="t"/>
                                                                                          </v:shape>
                                                                                          <v:shape id="Freeform 217" o:spid="_x0000_s1101" style="position:absolute;left:11526;top:2724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uyEQwwAA&#10;ANsAAAAPAAAAZHJzL2Rvd25yZXYueG1sRI9PawIxFMTvQr9DeAVvbraiVVaj1ELBgxT8g+fH5rlZ&#10;3LysSdS1n74pFDwOM/MbZr7sbCNu5EPtWMFbloMgLp2uuVJw2H8NpiBCRNbYOCYFDwqwXLz05lho&#10;d+ct3XaxEgnCoUAFJsa2kDKUhiyGzLXEyTs5bzEm6SupPd4T3DZymOfv0mLNacFgS5+GyvPuahVc&#10;R+1m8h1/Lqux1xtnjt2lclul+q/dxwxEpC4+w//ttVYwHcPfl/QD5OI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wuyEQwwAAANsAAAAPAAAAAAAAAAAAAAAAAJcCAABkcnMvZG93&#10;bnJldi54bWxQSwUGAAAAAAQABAD1AAAAhwMAAAAA&#10;" path="m0,0l2197,0e" filled="f" strokecolor="#f9f9f9" strokeweight="10209emu">
                                                                                            <v:path arrowok="t" o:connecttype="custom" o:connectlocs="0,0;2198,0" o:connectangles="0,0"/>
                                                                                            <o:lock v:ext="edit" verticies="t"/>
                                                                                          </v:shape>
                                                                                          <v:group id="Group 44" o:spid="_x0000_s1102" style="position:absolute;left:5763;top:909;width:2197;height:0" coordorigin="5763,909" coordsize="2197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lkmpyxAAAANsAAAAP&#10;AAAAAAAAAAAAAAAAAKkCAABkcnMvZG93bnJldi54bWxQSwUGAAAAAAQABAD6AAAAmgMAAAAA&#10;">
                                                                                            <v:shape id="Freeform 216" o:spid="_x0000_s1103" style="position:absolute;left:11526;top:1818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JRr8wgAA&#10;ANsAAAAPAAAAZHJzL2Rvd25yZXYueG1sRI9BawIxFITvgv8hPMGbZiu1ymoUFQoepKCWnh+b52bp&#10;5mVNoq7+elMoeBxm5htmvmxtLa7kQ+VYwdswA0FcOF1xqeD7+DmYgggRWWPtmBTcKcBy0e3MMdfu&#10;xnu6HmIpEoRDjgpMjE0uZSgMWQxD1xAn7+S8xZikL6X2eEtwW8tRln1IixWnBYMNbQwVv4eLVXB5&#10;b3aTr/g4r8de75z5ac+l2yvV77WrGYhIbXyF/9tbrWA6gb8v6QfIxR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8lGvzCAAAA2wAAAA8AAAAAAAAAAAAAAAAAlwIAAGRycy9kb3du&#10;cmV2LnhtbFBLBQYAAAAABAAEAPUAAACGAwAAAAA=&#10;" path="m2197,0l0,0e" filled="f" strokecolor="#f9f9f9" strokeweight="10209emu">
                                                                                              <v:path arrowok="t" o:connecttype="custom" o:connectlocs="2198,0;0,0" o:connectangles="0,0"/>
                                                                                              <o:lock v:ext="edit" verticies="t"/>
                                                                                            </v:shape>
                                                                                            <v:shape id="Freeform 215" o:spid="_x0000_s1104" style="position:absolute;left:11526;top:1818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uo6OwQAA&#10;ANsAAAAPAAAAZHJzL2Rvd25yZXYueG1sRE/Pa8IwFL4L+x/CG3iz6cam0hlFBwMPIljHzo/mrSlr&#10;Xtok1W5//XIQPH58v1eb0bbiQj40jhU8ZTkI4srphmsFn+eP2RJEiMgaW8ek4JcCbNYPkxUW2l35&#10;RJcy1iKFcChQgYmxK6QMlSGLIXMdceK+nbcYE/S11B6vKdy28jnP59Jiw6nBYEfvhqqfcrAKhpfu&#10;sDjGv3736vXBma+xr91JqenjuH0DEWmMd/HNvdcKlmls+pJ+gFz/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XrqOjsEAAADbAAAADwAAAAAAAAAAAAAAAACXAgAAZHJzL2Rvd25y&#10;ZXYueG1sUEsFBgAAAAAEAAQA9QAAAIUDAAAAAA==&#10;" path="m0,0l2197,0e" filled="f" strokecolor="#f9f9f9" strokeweight="10209emu">
                                                                                              <v:path arrowok="t" o:connecttype="custom" o:connectlocs="0,0;2198,0" o:connectangles="0,0"/>
                                                                                              <o:lock v:ext="edit" verticies="t"/>
                                                                                            </v:shape>
                                                                                            <v:group id="Group 45" o:spid="_x0000_s1105" style="position:absolute;left:5763;top:457;width:2197;height:0" coordorigin="5763,457" coordsize="2197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UDf4AxAAAANsAAAAP&#10;AAAAAAAAAAAAAAAAAKkCAABkcnMvZG93bnJldi54bWxQSwUGAAAAAAQABAD6AAAAmgMAAAAA&#10;">
                                                                                              <v:shape id="Freeform 214" o:spid="_x0000_s1106" style="position:absolute;left:11526;top:914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FRRVwAAA&#10;ANsAAAAPAAAAZHJzL2Rvd25yZXYueG1sRE/LagIxFN0X/Idwhe5qxqJVR6NYodCFFHzg+jK5TgYn&#10;N2MSderXm4Xg8nDes0Vra3ElHyrHCvq9DARx4XTFpYL97udjDCJEZI21Y1LwTwEW887bDHPtbryh&#10;6zaWIoVwyFGBibHJpQyFIYuh5xrixB2dtxgT9KXUHm8p3NbyM8u+pMWKU4PBhlaGitP2YhVcBs16&#10;9Bfv5++h12tnDu25dBul3rvtcgoiUhtf4qf7VyuYpPXpS/oBcv4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lFRRVwAAAANsAAAAPAAAAAAAAAAAAAAAAAJcCAABkcnMvZG93bnJl&#10;di54bWxQSwUGAAAAAAQABAD1AAAAhAMAAAAA&#10;" path="m2197,0l0,0e" filled="f" strokecolor="#f9f9f9" strokeweight="10209emu">
                                                                                                <v:path arrowok="t" o:connecttype="custom" o:connectlocs="2198,0;0,0" o:connectangles="0,0"/>
                                                                                                <o:lock v:ext="edit" verticies="t"/>
                                                                                              </v:shape>
                                                                                              <v:shape id="Freeform 213" o:spid="_x0000_s1107" style="position:absolute;left:11526;top:914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WbHOwwAA&#10;ANsAAAAPAAAAZHJzL2Rvd25yZXYueG1sRI9PawIxFMTvQr9DeAVvmrXYqlujVEHoQQT/4PmxeW6W&#10;bl7WJOraT98IBY/DzPyGmc5bW4sr+VA5VjDoZyCIC6crLhUc9qveGESIyBprx6TgTgHms5fOFHPt&#10;bryl6y6WIkE45KjAxNjkUobCkMXQdw1x8k7OW4xJ+lJqj7cEt7V8y7IPabHitGCwoaWh4md3sQou&#10;w2Y92sTf8+Ld67Uzx/Zcuq1S3df26xNEpDY+w//tb61gMoDHl/QD5OwP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KWbHOwwAAANsAAAAPAAAAAAAAAAAAAAAAAJcCAABkcnMvZG93&#10;bnJldi54bWxQSwUGAAAAAAQABAD1AAAAhwMAAAAA&#10;" path="m0,0l2197,0e" filled="f" strokecolor="#f9f9f9" strokeweight="10209emu">
                                                                                                <v:path arrowok="t" o:connecttype="custom" o:connectlocs="0,0;2198,0" o:connectangles="0,0"/>
                                                                                                <o:lock v:ext="edit" verticies="t"/>
                                                                                              </v:shape>
                                                                                              <v:group id="Group 46" o:spid="_x0000_s1108" style="position:absolute;left:5763;top:4;width:2197;height:0" coordorigin="5763,4" coordsize="2197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fcPqsxAAAANsAAAAP&#10;AAAAAAAAAAAAAAAAAKkCAABkcnMvZG93bnJldi54bWxQSwUGAAAAAAQABAD6AAAAmgMAAAAA&#10;">
                                                                                                <v:shape id="Freeform 212" o:spid="_x0000_s1109" style="position:absolute;left:11526;top:8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x4oiwwAA&#10;ANsAAAAPAAAAZHJzL2Rvd25yZXYueG1sRI9BawIxFITvgv8hPMGbZtXW6mqUtlDwIAW1eH5snpvF&#10;zcuaRN3665tCocdhZr5hluvW1uJGPlSOFYyGGQjiwumKSwVfh4/BDESIyBprx6TgmwKsV93OEnPt&#10;7ryj2z6WIkE45KjAxNjkUobCkMUwdA1x8k7OW4xJ+lJqj/cEt7UcZ9lUWqw4LRhs6N1Qcd5frYLr&#10;U7N9+YyPy9uz11tnju2ldDul+r32dQEiUhv/w3/tjVYwn8Dvl/QD5Oo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Vx4oiwwAAANsAAAAPAAAAAAAAAAAAAAAAAJcCAABkcnMvZG93&#10;bnJldi54bWxQSwUGAAAAAAQABAD1AAAAhwMAAAAA&#10;" path="m2197,0l0,0e" filled="f" strokecolor="#f9f9f9" strokeweight="10209emu">
                                                                                                  <v:path arrowok="t" o:connecttype="custom" o:connectlocs="2198,0;0,0" o:connectangles="0,0"/>
                                                                                                  <o:lock v:ext="edit" verticies="t"/>
                                                                                                </v:shape>
                                                                                                <v:shape id="Freeform 211" o:spid="_x0000_s1110" style="position:absolute;left:11526;top:8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LhJWwwAA&#10;ANsAAAAPAAAAZHJzL2Rvd25yZXYueG1sRI9PawIxFMTvBb9DeAVvNVvRqlujqFDwIIJ/8PzYPDdL&#10;Ny9rEnXbT98IBY/DzPyGmc5bW4sb+VA5VvDey0AQF05XXCo4Hr7exiBCRNZYOyYFPxRgPuu8TDHX&#10;7s47uu1jKRKEQ44KTIxNLmUoDFkMPdcQJ+/svMWYpC+l9nhPcFvLfpZ9SIsVpwWDDa0MFd/7q1Vw&#10;HTSb0Tb+XpZDrzfOnNpL6XZKdV/bxSeISG18hv/ba61gMoDHl/QD5OwP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aLhJWwwAAANsAAAAPAAAAAAAAAAAAAAAAAJcCAABkcnMvZG93&#10;bnJldi54bWxQSwUGAAAAAAQABAD1AAAAhwMAAAAA&#10;" path="m0,0l2197,0e" filled="f" strokecolor="#f9f9f9" strokeweight="10209emu">
                                                                                                  <v:path arrowok="t" o:connecttype="custom" o:connectlocs="0,0;2198,0" o:connectangles="0,0"/>
                                                                                                  <o:lock v:ext="edit" verticies="t"/>
                                                                                                </v:shape>
                                                                                                <v:group id="Group 47" o:spid="_x0000_s1111" style="position:absolute;left:5763;top:-448;width:2197;height:0" coordorigin="5763,-448" coordsize="2197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kJli2MUAAADbAAAA&#10;DwAAAAAAAAAAAAAAAACpAgAAZHJzL2Rvd25yZXYueG1sUEsFBgAAAAAEAAQA+gAAAJsDAAAAAA==&#10;">
                                                                                                  <v:shape id="Freeform 210" o:spid="_x0000_s1112" style="position:absolute;left:11526;top:-896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sCm6wwAA&#10;ANsAAAAPAAAAZHJzL2Rvd25yZXYueG1sRI9PawIxFMTvQr9DeAVvmq1Yq1ujVEHwIAX/4PmxeW6W&#10;bl7WJOraT2+EQo/DzPyGmc5bW4sr+VA5VvDWz0AQF05XXCo47Fe9MYgQkTXWjknBnQLMZy+dKeba&#10;3XhL110sRYJwyFGBibHJpQyFIYuh7xri5J2ctxiT9KXUHm8Jbms5yLKRtFhxWjDY0NJQ8bO7WAWX&#10;YbP5+I6/58W71xtnju25dFuluq/t1yeISG38D/+111rBZATPL+kHyNk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FsCm6wwAAANsAAAAPAAAAAAAAAAAAAAAAAJcCAABkcnMvZG93&#10;bnJldi54bWxQSwUGAAAAAAQABAD1AAAAhwMAAAAA&#10;" path="m2197,0l0,0e" filled="f" strokecolor="#f9f9f9" strokeweight="10209emu">
                                                                                                    <v:path arrowok="t" o:connecttype="custom" o:connectlocs="2198,0;0,0" o:connectangles="0,0"/>
                                                                                                    <o:lock v:ext="edit" verticies="t"/>
                                                                                                  </v:shape>
                                                                                                  <v:shape id="Freeform 209" o:spid="_x0000_s1113" style="position:absolute;left:11526;top:-896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/IwhwwAA&#10;ANsAAAAPAAAAZHJzL2Rvd25yZXYueG1sRI9PawIxFMTvQr9DeAVvmq3YqlujVEHwIAX/4PmxeW6W&#10;bl7WJOraT2+EQo/DzPyGmc5bW4sr+VA5VvDWz0AQF05XXCo47Fe9MYgQkTXWjknBnQLMZy+dKeba&#10;3XhL110sRYJwyFGBibHJpQyFIYuh7xri5J2ctxiT9KXUHm8Jbms5yLIPabHitGCwoaWh4md3sQou&#10;w2Yz+o6/58W71xtnju25dFuluq/t1yeISG38D/+111rBZATPL+kHyNk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q/IwhwwAAANsAAAAPAAAAAAAAAAAAAAAAAJcCAABkcnMvZG93&#10;bnJldi54bWxQSwUGAAAAAAQABAD1AAAAhwMAAAAA&#10;" path="m0,0l2197,0e" filled="f" strokecolor="#f9f9f9" strokeweight="10209emu">
                                                                                                    <v:path arrowok="t" o:connecttype="custom" o:connectlocs="0,0;2198,0" o:connectangles="0,0"/>
                                                                                                    <o:lock v:ext="edit" verticies="t"/>
                                                                                                  </v:shape>
                                                                                                  <v:group id="Group 48" o:spid="_x0000_s1114" style="position:absolute;left:6116;top:-732;width:0;height:2274" coordorigin="6116,-732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H6YzUbDAAAA2wAAAA8A&#10;AAAAAAAAAAAAAAAAqQIAAGRycy9kb3ducmV2LnhtbFBLBQYAAAAABAAEAPoAAACZAwAAAAA=&#10;">
                                                                                                    <v:polyline id="Freeform 208" o:spid="_x0000_s1115" style="position:absolute;visibility:visible;mso-wrap-style:square;v-text-anchor:top" points="12232,810,12232,-1464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BNvdwgAA&#10;ANsAAAAPAAAAZHJzL2Rvd25yZXYueG1sRI9Pa8JAEMXvhX6HZQre6kYPoqmrVEUteNKUnofsNAnN&#10;zobdUaOfvisUeny8Pz/efNm7Vl0oxMazgdEwA0VcettwZeCz2L5OQUVBtth6JgM3irBcPD/NMbf+&#10;yke6nKRSaYRjjgZqkS7XOpY1OYxD3xEn79sHh5JkqLQNeE3jrtXjLJtohw0nQo0drWsqf05nlyCN&#10;bFfFQd+/JnQsxtPdXsKGjRm89O9voIR6+Q//tT+sgdkMHl/SD9CLX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YE293CAAAA2wAAAA8AAAAAAAAAAAAAAAAAlwIAAGRycy9kb3du&#10;cmV2LnhtbFBLBQYAAAAABAAEAPUAAACGAwAAAAA=&#10;" filled="f" strokecolor="#f9f9f9" strokeweight="10209emu">
                                                                                                      <v:path arrowok="t" o:connecttype="custom" o:connectlocs="0,1542;0,-732" o:connectangles="0,0"/>
                                                                                                      <o:lock v:ext="edit" verticies="t"/>
                                                                                                    </v:polyline>
                                                                                                    <v:group id="Group 49" o:spid="_x0000_s1116" style="position:absolute;left:6508;top:-732;width:0;height:2274" coordorigin="6508,-732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LxJpcxgAAANw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E8GX&#10;Z2QCnf8C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EvEmlzGAAAA3AAA&#10;AA8AAAAAAAAAAAAAAAAAqQIAAGRycy9kb3ducmV2LnhtbFBLBQYAAAAABAAEAPoAAACcAwAAAAA=&#10;">
                                                                                                      <v:polyline id="Freeform 207" o:spid="_x0000_s1117" style="position:absolute;visibility:visible;mso-wrap-style:square;v-text-anchor:top" points="13016,810,13016,-1464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vuxEwwAA&#10;ANwAAAAPAAAAZHJzL2Rvd25yZXYueG1sRI9Ba8JAEIXvBf/DMoK3utGDSHSVVrEWetKI5yE7TUKz&#10;s2F3qtFf3y0I3mZ4b973ZrnuXasuFGLj2cBknIEiLr1tuDJwKnavc1BRkC22nsnAjSKsV4OXJebW&#10;X/lAl6NUKoVwzNFALdLlWseyJodx7DvipH374FDSGiptA15TuGv1NMtm2mHDiVBjR5uayp/jr0uQ&#10;RnbvxZe+n2d0KKbzj72ELRszGvZvC1BCvTzNj+tPm+pnE/h/Jk2gV3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zvuxEwwAAANwAAAAPAAAAAAAAAAAAAAAAAJcCAABkcnMvZG93&#10;bnJldi54bWxQSwUGAAAAAAQABAD1AAAAhwMAAAAA&#10;" filled="f" strokecolor="#f9f9f9" strokeweight="10209emu">
                                                                                                        <v:path arrowok="t" o:connecttype="custom" o:connectlocs="0,1542;0,-732" o:connectangles="0,0"/>
                                                                                                        <o:lock v:ext="edit" verticies="t"/>
                                                                                                      </v:polyline>
                                                                                                      <v:group id="Group 50" o:spid="_x0000_s1118" style="position:absolute;left:7255;top:-732;width:0;height:2274" coordorigin="7255,-732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NRaobDDAAAA3AAAAA8A&#10;AAAAAAAAAAAAAAAAqQIAAGRycy9kb3ducmV2LnhtbFBLBQYAAAAABAAEAPoAAACZAwAAAAA=&#10;">
                                                                                                        <v:polyline id="Freeform 206" o:spid="_x0000_s1119" style="position:absolute;visibility:visible;mso-wrap-style:square;v-text-anchor:top" points="14510,810,14510,-1464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INeowwAA&#10;ANwAAAAPAAAAZHJzL2Rvd25yZXYueG1sRI9Ba8JAEIXvBf/DMoK3ulFBJLpKa9EWetKI5yE7TUKz&#10;s2F3qrG/vlsQvM3w3rzvzWrTu1ZdKMTGs4HJOANFXHrbcGXgVOyeF6CiIFtsPZOBG0XYrAdPK8yt&#10;v/KBLkepVArhmKOBWqTLtY5lTQ7j2HfESfvywaGkNVTaBrymcNfqaZbNtcOGE6HGjrY1ld/HH5cg&#10;jexei0/9e57ToZgu9u8S3tiY0bB/WYIS6uVhvl9/2FQ/m8H/M2kCvf4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sINeowwAAANwAAAAPAAAAAAAAAAAAAAAAAJcCAABkcnMvZG93&#10;bnJldi54bWxQSwUGAAAAAAQABAD1AAAAhwMAAAAA&#10;" filled="f" strokecolor="#f9f9f9" strokeweight="10209emu">
                                                                                                          <v:path arrowok="t" o:connecttype="custom" o:connectlocs="0,1542;0,-732" o:connectangles="0,0"/>
                                                                                                          <o:lock v:ext="edit" verticies="t"/>
                                                                                                        </v:polyline>
                                                                                                        <v:group id="Group 51" o:spid="_x0000_s1120" style="position:absolute;left:5763;top:1136;width:2197;height:0" coordorigin="5763,1136" coordsize="2197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0/5xfxAAAANwAAAAP&#10;AAAAAAAAAAAAAAAAAKkCAABkcnMvZG93bnJldi54bWxQSwUGAAAAAAQABAD6AAAAmgMAAAAA&#10;">
                                                                                                          <v:shape id="Freeform 205" o:spid="_x0000_s1121" style="position:absolute;left:11526;top:2272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p8RPvwAA&#10;ANwAAAAPAAAAZHJzL2Rvd25yZXYueG1sRE9Ni8IwEL0L/ocwgjdNXHDRahRxFbxu9eBxaMa2tJmU&#10;JrbVX79ZWNjbPN7nbPeDrUVHrS8da1jMFQjizJmScw2363m2AuEDssHaMWl4kYf9bjzaYmJcz9/U&#10;pSEXMYR9ghqKEJpESp8VZNHPXUMcuYdrLYYI21yaFvsYbmv5odSntFhybCiwoWNBWZU+rQZSdKr6&#10;5T185e9L1aQv1T3WN62nk+GwARFoCP/iP/fFxPlqCb/PxAvk7gc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OmnxE+/AAAA3AAAAA8AAAAAAAAAAAAAAAAAlwIAAGRycy9kb3ducmV2&#10;LnhtbFBLBQYAAAAABAAEAPUAAACDAwAAAAA=&#10;" path="m2197,0l0,0e" filled="f" strokecolor="#e5e4e4" strokeweight="4141emu">
                                                                                                            <v:path arrowok="t" o:connecttype="custom" o:connectlocs="2198,0;0,0" o:connectangles="0,0"/>
                                                                                                            <o:lock v:ext="edit" verticies="t"/>
                                                                                                          </v:shape>
                                                                                                          <v:shape id="Freeform 204" o:spid="_x0000_s1122" style="position:absolute;left:11526;top:2272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dVo4vwAA&#10;ANwAAAAPAAAAZHJzL2Rvd25yZXYueG1sRE9Ni8IwEL0L+x/CLOxNE4UVrUaRdRe8Wj14HJqxLW0m&#10;pcm21V9vBMHbPN7nrLeDrUVHrS8da5hOFAjizJmScw3n0994AcIHZIO1Y9JwIw/bzcdojYlxPR+p&#10;S0MuYgj7BDUUITSJlD4ryKKfuIY4clfXWgwRtrk0LfYx3NZyptRcWiw5NhTY0E9BWZX+Ww2k6Lfq&#10;vy9hn98PVZPeVHddnrX++hx2KxCBhvAWv9wHE+erOTyfiRfIzQ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Bl1Wji/AAAA3AAAAA8AAAAAAAAAAAAAAAAAlwIAAGRycy9kb3ducmV2&#10;LnhtbFBLBQYAAAAABAAEAPUAAACDAwAAAAA=&#10;" path="m0,0l2197,0e" filled="f" strokecolor="#e5e4e4" strokeweight="4141emu">
                                                                                                            <v:path arrowok="t" o:connecttype="custom" o:connectlocs="0,0;2198,0" o:connectangles="0,0"/>
                                                                                                            <o:lock v:ext="edit" verticies="t"/>
                                                                                                          </v:shape>
                                                                                                          <v:group id="Group 52" o:spid="_x0000_s1123" style="position:absolute;left:5763;top:683;width:2197;height:0" coordorigin="5763,683" coordsize="2197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ELQIoxAAAANwAAAAP&#10;AAAAAAAAAAAAAAAAAKkCAABkcnMvZG93bnJldi54bWxQSwUGAAAAAAQABAD6AAAAmgMAAAAA&#10;">
                                                                                                            <v:shape id="Freeform 203" o:spid="_x0000_s1124" style="position:absolute;left:11526;top:1366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pmvRwwAA&#10;ANwAAAAPAAAAZHJzL2Rvd25yZXYueG1sRI9Bb8IwDIXvk/gPkZF2GwmTNo1CQIiBxHUdB45WY9qq&#10;jVM1oS379fNh0m623vN7nze7ybdqoD7WgS0sFwYUcRFczaWFy/fp5QNUTMgO28Bk4UERdtvZ0wYz&#10;F0b+oiFPpZIQjhlaqFLqMq1jUZHHuAgdsWi30HtMsvaldj2OEu5b/WrMu/ZYszRU2NGhoqLJ794C&#10;GTo249s1fZY/56bLH2a4rS7WPs+n/RpUoin9m/+uz07wjdDKMzKB3v4C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HpmvRwwAAANwAAAAPAAAAAAAAAAAAAAAAAJcCAABkcnMvZG93&#10;bnJldi54bWxQSwUGAAAAAAQABAD1AAAAhwMAAAAA&#10;" path="m2197,0l0,0e" filled="f" strokecolor="#e5e4e4" strokeweight="4141emu">
                                                                                                              <v:path arrowok="t" o:connecttype="custom" o:connectlocs="2198,0;0,0" o:connectangles="0,0"/>
                                                                                                              <o:lock v:ext="edit" verticies="t"/>
                                                                                                            </v:shape>
                                                                                                            <v:shape id="Freeform 202" o:spid="_x0000_s1125" style="position:absolute;left:11526;top:1366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6s5KvwAA&#10;ANwAAAAPAAAAZHJzL2Rvd25yZXYueG1sRE9Ni8IwEL0L+x/CCN40cWFFq1Fk3QWvVg8eh2ZsS5tJ&#10;aWJb/fWbBcHbPN7nbHaDrUVHrS8da5jPFAjizJmScw2X8+90CcIHZIO1Y9LwIA+77cdog4lxPZ+o&#10;S0MuYgj7BDUUITSJlD4ryKKfuYY4cjfXWgwRtrk0LfYx3NbyU6mFtFhybCiwoe+Csiq9Ww2k6Kfq&#10;v67hkD+PVZM+VHdbXbSejIf9GkSgIbzFL/fRxPlqBf/PxAvk9g8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Gjqzkq/AAAA3AAAAA8AAAAAAAAAAAAAAAAAlwIAAGRycy9kb3ducmV2&#10;LnhtbFBLBQYAAAAABAAEAPUAAACDAwAAAAA=&#10;" path="m0,0l2197,0e" filled="f" strokecolor="#e5e4e4" strokeweight="4141emu">
                                                                                                              <v:path arrowok="t" o:connecttype="custom" o:connectlocs="0,0;2198,0" o:connectangles="0,0"/>
                                                                                                              <o:lock v:ext="edit" verticies="t"/>
                                                                                                            </v:shape>
                                                                                                            <v:group id="Group 53" o:spid="_x0000_s1126" style="position:absolute;left:5763;top:231;width:2197;height:0" coordorigin="5763,231" coordsize="2197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OHQyBxgAAANw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U8GX&#10;Z2QCnf8C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M4dDIHGAAAA3AAA&#10;AA8AAAAAAAAAAAAAAAAAqQIAAGRycy9kb3ducmV2LnhtbFBLBQYAAAAABAAEAPoAAACcAwAAAAA=&#10;">
                                                                                                              <v:shape id="Freeform 201" o:spid="_x0000_s1127" style="position:absolute;left:11526;top:462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RVSRwAAA&#10;ANwAAAAPAAAAZHJzL2Rvd25yZXYueG1sRE9Ni8IwEL0v+B/CCN7WpAvKWo0i7gpe7XrwODRjW9pM&#10;SpNtq7/eCAt7m8f7nM1utI3oqfOVYw3JXIEgzp2puNBw+Tm+f4LwAdlg45g03MnDbjt522Bq3MBn&#10;6rNQiBjCPkUNZQhtKqXPS7Lo564ljtzNdRZDhF0hTYdDDLeN/FBqKS1WHBtKbOlQUl5nv1YDKfqu&#10;h8U1fBWPU91md9XfVhetZ9NxvwYRaAz/4j/3ycT5SQKvZ+IFcvsE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TRVSRwAAAANwAAAAPAAAAAAAAAAAAAAAAAJcCAABkcnMvZG93bnJl&#10;di54bWxQSwUGAAAAAAQABAD1AAAAhAMAAAAA&#10;" path="m2197,0l0,0e" filled="f" strokecolor="#e5e4e4" strokeweight="4141emu">
                                                                                                                <v:path arrowok="t" o:connecttype="custom" o:connectlocs="2198,0;0,0" o:connectangles="0,0"/>
                                                                                                                <o:lock v:ext="edit" verticies="t"/>
                                                                                                              </v:shape>
                                                                                                              <v:shape id="Freeform 200" o:spid="_x0000_s1128" style="position:absolute;left:11526;top:462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l8rmwAAA&#10;ANwAAAAPAAAAZHJzL2Rvd25yZXYueG1sRE9Li8IwEL4L+x/CLHjTREFxu0ZZfIBXq4c9Ds3YljaT&#10;0sS2+us3C4K3+fies94OthYdtb50rGE2VSCIM2dKzjVcL8fJCoQPyAZrx6ThQR62m4/RGhPjej5T&#10;l4ZcxBD2CWooQmgSKX1WkEU/dQ1x5G6utRgibHNpWuxjuK3lXKmltFhybCiwoV1BWZXerQZSdKj6&#10;xW/Y589T1aQP1d2+rlqPP4efbxCBhvAWv9wnE+fP5vD/TLxAbv4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jl8rmwAAAANwAAAAPAAAAAAAAAAAAAAAAAJcCAABkcnMvZG93bnJl&#10;di54bWxQSwUGAAAAAAQABAD1AAAAhAMAAAAA&#10;" path="m0,0l2197,0e" filled="f" strokecolor="#e5e4e4" strokeweight="4141emu">
                                                                                                                <v:path arrowok="t" o:connecttype="custom" o:connectlocs="0,0;2198,0" o:connectangles="0,0"/>
                                                                                                                <o:lock v:ext="edit" verticies="t"/>
                                                                                                              </v:shape>
                                                                                                              <v:group id="Group 54" o:spid="_x0000_s1129" style="position:absolute;left:5763;top:-222;width:2197;height:0" coordorigin="5763,-222" coordsize="2197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A+z5L2wQAAANwAAAAPAAAA&#10;AAAAAAAAAAAAAKkCAABkcnMvZG93bnJldi54bWxQSwUGAAAAAAQABAD6AAAAlwMAAAAA&#10;">
                                                                                                                <v:shape id="Freeform 199" o:spid="_x0000_s1130" style="position:absolute;left:11526;top:-444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MvcJwAAA&#10;ANwAAAAPAAAAZHJzL2Rvd25yZXYueG1sRE9Ni8IwEL0v+B/CCHtbE0WXtRpFXAWvdj14HJqxLW0m&#10;pcm2dX+9EYS9zeN9zno72Fp01PrSsYbpRIEgzpwpOddw+Tl+fIHwAdlg7Zg03MnDdjN6W2NiXM9n&#10;6tKQixjCPkENRQhNIqXPCrLoJ64hjtzNtRZDhG0uTYt9DLe1nCn1KS2WHBsKbGhfUFalv1YDKTpU&#10;/eIavvO/U9Wkd9Xdlhet38fDbgUi0BD+xS/3ycT50zk8n4kXyM0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DMvcJwAAAANwAAAAPAAAAAAAAAAAAAAAAAJcCAABkcnMvZG93bnJl&#10;di54bWxQSwUGAAAAAAQABAD1AAAAhAMAAAAA&#10;" path="m2197,0l0,0e" filled="f" strokecolor="#e5e4e4" strokeweight="4141emu">
                                                                                                                  <v:path arrowok="t" o:connecttype="custom" o:connectlocs="2198,0;0,0" o:connectangles="0,0"/>
                                                                                                                  <o:lock v:ext="edit" verticies="t"/>
                                                                                                                </v:shape>
                                                                                                                <v:shape id="Freeform 198" o:spid="_x0000_s1131" style="position:absolute;left:11526;top:-444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flKSwAAA&#10;ANwAAAAPAAAAZHJzL2Rvd25yZXYueG1sRE9Li8IwEL4L+x/CLOxNEwVFu0ZZfIBXqwePQzO2pc2k&#10;NLGt++uNsLC3+fies94OthYdtb50rGE6USCIM2dKzjVcL8fxEoQPyAZrx6ThSR62m4/RGhPjej5T&#10;l4ZcxBD2CWooQmgSKX1WkEU/cQ1x5O6utRgibHNpWuxjuK3lTKmFtFhybCiwoV1BWZU+rAZSdKj6&#10;+S3s899T1aRP1d1XV62/PoefbxCBhvAv/nOfTJw/ncP7mXiB3Lw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sflKSwAAAANwAAAAPAAAAAAAAAAAAAAAAAJcCAABkcnMvZG93bnJl&#10;di54bWxQSwUGAAAAAAQABAD1AAAAhAMAAAAA&#10;" path="m0,0l2197,0e" filled="f" strokecolor="#e5e4e4" strokeweight="4141emu">
                                                                                                                  <v:path arrowok="t" o:connecttype="custom" o:connectlocs="0,0;2198,0" o:connectangles="0,0"/>
                                                                                                                  <o:lock v:ext="edit" verticies="t"/>
                                                                                                                </v:shape>
                                                                                                                <v:group id="Group 55" o:spid="_x0000_s1132" style="position:absolute;left:5763;top:-674;width:2197;height:0" coordorigin="5763,-674" coordsize="2197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C64MW7DAAAA3AAAAA8A&#10;AAAAAAAAAAAAAAAAqQIAAGRycy9kb3ducmV2LnhtbFBLBQYAAAAABAAEAPoAAACZAwAAAAA=&#10;">
                                                                                                                  <v:shape id="Freeform 197" o:spid="_x0000_s1133" style="position:absolute;left:11526;top:-1348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4Gl+wAAA&#10;ANwAAAAPAAAAZHJzL2Rvd25yZXYueG1sRE9Ni8IwEL0v+B/CCHtbEwXdtRpFXAWvdj14HJqxLW0m&#10;pcm2dX+9EYS9zeN9zno72Fp01PrSsYbpRIEgzpwpOddw+Tl+fIHwAdlg7Zg03MnDdjN6W2NiXM9n&#10;6tKQixjCPkENRQhNIqXPCrLoJ64hjtzNtRZDhG0uTYt9DLe1nCm1kBZLjg0FNrQvKKvSX6uBFB2q&#10;fn4N3/nfqWrSu+puy4vW7+NhtwIRaAj/4pf7ZOL86Sc8n4kXyM0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z4Gl+wAAAANwAAAAPAAAAAAAAAAAAAAAAAJcCAABkcnMvZG93bnJl&#10;di54bWxQSwUGAAAAAAQABAD1AAAAhAMAAAAA&#10;" path="m2197,0l0,0e" filled="f" strokecolor="#e5e4e4" strokeweight="4141emu">
                                                                                                                    <v:path arrowok="t" o:connecttype="custom" o:connectlocs="2198,0;0,0" o:connectangles="0,0"/>
                                                                                                                    <o:lock v:ext="edit" verticies="t"/>
                                                                                                                  </v:shape>
                                                                                                                  <v:shape id="Freeform 196" o:spid="_x0000_s1134" style="position:absolute;left:11526;top:-1348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f/0MwwAA&#10;ANwAAAAPAAAAZHJzL2Rvd25yZXYueG1sRI9Pb8IwDMXvk/gOkZF2GwmThqAjoGl/JK4UDhytxrRV&#10;G6dqsrbs088HJG623vN7P2/3k2/VQH2sA1tYLgwo4iK4mksL59PPyxpUTMgO28Bk4UYR9rvZ0xYz&#10;F0Y+0pCnUkkIxwwtVCl1mdaxqMhjXISOWLRr6D0mWftSux5HCfetfjVmpT3WLA0VdvRZUdHkv94C&#10;GfpuxrdL+ir/Dk2X38xw3ZytfZ5PH++gEk3pYb5fH5zgL4VWnpEJ9O4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Cf/0MwwAAANwAAAAPAAAAAAAAAAAAAAAAAJcCAABkcnMvZG93&#10;bnJldi54bWxQSwUGAAAAAAQABAD1AAAAhwMAAAAA&#10;" path="m0,0l2197,0e" filled="f" strokecolor="#e5e4e4" strokeweight="4141emu">
                                                                                                                    <v:path arrowok="t" o:connecttype="custom" o:connectlocs="0,0;2198,0" o:connectangles="0,0"/>
                                                                                                                    <o:lock v:ext="edit" verticies="t"/>
                                                                                                                  </v:shape>
                                                                                                                  <v:group id="Group 56" o:spid="_x0000_s1135" style="position:absolute;left:5919;top:-732;width:0;height:2274" coordorigin="5919,-732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fJ6UcxAAAANwAAAAP&#10;AAAAAAAAAAAAAAAAAKkCAABkcnMvZG93bnJldi54bWxQSwUGAAAAAAQABAD6AAAAmgMAAAAA&#10;">
                                                                                                                    <v:polyline id="Freeform 195" o:spid="_x0000_s1136" style="position:absolute;visibility:visible;mso-wrap-style:square;v-text-anchor:top" points="11838,810,11838,-1464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mKYJxQAA&#10;ANwAAAAPAAAAZHJzL2Rvd25yZXYueG1sRI9Ba8MwDIXvg/4Ho8Jui7MeykjrljEYlDEKa5dDb2qs&#10;JqG2nMZOmv376TDYTeI9vfdpvZ28UyP1sQ1s4DnLQRFXwbZcG/g+vj+9gIoJ2aILTAZ+KMJ2M3tY&#10;Y2HDnb9oPKRaSQjHAg00KXWF1rFqyGPMQkcs2iX0HpOsfa1tj3cJ904v8nypPbYsDQ129NZQdT0M&#10;3sB0ih/HfatvjktddvVwvn66szGP8+l1BSrRlP7Nf9c7K/gLwZdnZAK9+Q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uYpgnFAAAA3AAAAA8AAAAAAAAAAAAAAAAAlwIAAGRycy9k&#10;b3ducmV2LnhtbFBLBQYAAAAABAAEAPUAAACJAwAAAAA=&#10;" filled="f" strokecolor="#e5e4e4" strokeweight="4141emu">
                                                                                                                      <v:path arrowok="t" o:connecttype="custom" o:connectlocs="0,1542;0,-732" o:connectangles="0,0"/>
                                                                                                                      <o:lock v:ext="edit" verticies="t"/>
                                                                                                                    </v:polyline>
                                                                                                                    <v:group id="Group 57" o:spid="_x0000_s1137" style="position:absolute;left:6312;top:-732;width:0;height:2274" coordorigin="6312,-732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vPWOnxAAAANwAAAAP&#10;AAAAAAAAAAAAAAAAAKkCAABkcnMvZG93bnJldi54bWxQSwUGAAAAAAQABAD6AAAAmgMAAAAA&#10;">
                                                                                                                      <v:polyline id="Freeform 194" o:spid="_x0000_s1138" style="position:absolute;visibility:visible;mso-wrap-style:square;v-text-anchor:top" points="12624,810,12624,-1464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Bp3lwgAA&#10;ANwAAAAPAAAAZHJzL2Rvd25yZXYueG1sRE9Na8JAEL0X/A/LCN7qxhykpK4iglCKCCb10NuYHZPg&#10;7mzMrkn8991Cobd5vM9ZbUZrRE+dbxwrWMwTEMSl0w1XCr6K/esbCB+QNRrHpOBJHjbrycsKM+0G&#10;PlGfh0rEEPYZKqhDaDMpfVmTRT93LXHkrq6zGCLsKqk7HGK4NTJNkqW02HBsqLGlXU3lLX9YBeO3&#10;/yyOjbwbPstzWz0ut4O5KDWbjtt3EIHG8C/+c3/oOD9N4feZeIFc/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QGneXCAAAA3AAAAA8AAAAAAAAAAAAAAAAAlwIAAGRycy9kb3du&#10;cmV2LnhtbFBLBQYAAAAABAAEAPUAAACGAwAAAAA=&#10;" filled="f" strokecolor="#e5e4e4" strokeweight="4141emu">
                                                                                                                        <v:path arrowok="t" o:connecttype="custom" o:connectlocs="0,1542;0,-732" o:connectangles="0,0"/>
                                                                                                                        <o:lock v:ext="edit" verticies="t"/>
                                                                                                                      </v:polyline>
                                                                                                                      <v:group id="Group 58" o:spid="_x0000_s1139" style="position:absolute;left:6705;top:-732;width:0;height:2274" coordorigin="6705,-732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8KNYS8IAAADcAAAADwAA&#10;AAAAAAAAAAAAAACpAgAAZHJzL2Rvd25yZXYueG1sUEsFBgAAAAAEAAQA+gAAAJgDAAAAAA==&#10;">
                                                                                                                        <v:polyline id="Freeform 193" o:spid="_x0000_s1140" style="position:absolute;visibility:visible;mso-wrap-style:square;v-text-anchor:top" points="13410,810,13410,-1464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o6AKwAAA&#10;ANwAAAAPAAAAZHJzL2Rvd25yZXYueG1sRE/LqsIwEN0L/kMYwZ2misilGkUEQUQEXwt3YzO2xWRS&#10;m6i9f38jCHc3h/Oc6byxRryo9qVjBYN+AoI4c7rkXMHpuOr9gPABWaNxTAp+ycN81m5NMdXuzXt6&#10;HUIuYgj7FBUUIVSplD4ryKLvu4o4cjdXWwwR1rnUNb5juDVymCRjabHk2FBgRcuCsvvhaRU0F785&#10;7kr5MHyW5yp/Xu9bc1Wq22kWExCBmvAv/rrXOs4fjuDzTLxAzv4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ko6AKwAAAANwAAAAPAAAAAAAAAAAAAAAAAJcCAABkcnMvZG93bnJl&#10;di54bWxQSwUGAAAAAAQABAD1AAAAhAMAAAAA&#10;" filled="f" strokecolor="#e5e4e4" strokeweight="4141emu">
                                                                                                                          <v:path arrowok="t" o:connecttype="custom" o:connectlocs="0,1542;0,-732" o:connectangles="0,0"/>
                                                                                                                          <o:lock v:ext="edit" verticies="t"/>
                                                                                                                        </v:polyline>
                                                                                                                        <v:group id="Group 59" o:spid="_x0000_s1141" style="position:absolute;left:7805;top:-732;width:0;height:2274" coordorigin="7805,-732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BAGZaTDAAAA3AAAAA8A&#10;AAAAAAAAAAAAAAAAqQIAAGRycy9kb3ducmV2LnhtbFBLBQYAAAAABAAEAPoAAACZAwAAAAA=&#10;">
                                                                                                                          <v:polyline id="Freeform 192" o:spid="_x0000_s1142" style="position:absolute;visibility:visible;mso-wrap-style:square;v-text-anchor:top" points="15610,810,15610,-1464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7PZvmwAAA&#10;ANwAAAAPAAAAZHJzL2Rvd25yZXYueG1sRE9Ni8IwEL0L/ocwgjdN9SBSjSKCICKCuj14G5uxLSaT&#10;2kSt/94sLOxtHu9z5svWGvGixleOFYyGCQji3OmKCwU/581gCsIHZI3GMSn4kIflotuZY6rdm4/0&#10;OoVCxBD2KSooQ6hTKX1ekkU/dDVx5G6usRgibAqpG3zHcGvkOEkm0mLFsaHEmtYl5ffT0ypoL353&#10;PlTyYTiTWV08r/e9uSrV77WrGYhAbfgX/7m3Os4fT+D3mXiBXHw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7PZvmwAAAANwAAAAPAAAAAAAAAAAAAAAAAJcCAABkcnMvZG93bnJl&#10;di54bWxQSwUGAAAAAAQABAD1AAAAhAMAAAAA&#10;" filled="f" strokecolor="#e5e4e4" strokeweight="4141emu">
                                                                                                                            <v:path arrowok="t" o:connecttype="custom" o:connectlocs="0,1542;0,-732" o:connectangles="0,0"/>
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</v:polyline>
                                                                                                                          <v:group id="Group 60" o:spid="_x0000_s1143" style="position:absolute;left:5891;top:256;width:56;height:0" coordorigin="5891,256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j5heSMIAAADcAAAADwAA&#10;AAAAAAAAAAAAAACpAgAAZHJzL2Rvd25yZXYueG1sUEsFBgAAAAAEAAQA+gAAAJgDAAAAAA==&#10;">
                                                                                                                            <v:polyline id="Freeform 191" o:spid="_x0000_s1144" style="position:absolute;visibility:visible;mso-wrap-style:square;v-text-anchor:top" points="11782,512,11838,512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X9tKxQAA&#10;ANwAAAAPAAAAZHJzL2Rvd25yZXYueG1sRI9Bb8IwDIXvk/gPkZF2G+kQDNYRENpA2m0acOBoGq+t&#10;aJySZKXs18+HSbs9y8+f31useteojkKsPRt4HGWgiAtvay4NHPbbhzmomJAtNp7JwI0irJaDuwXm&#10;1l/5k7pdKpVAOOZooEqpzbWORUUO48i3xLL78sFhkjGU2ga8Ctw1epxlT9phzfKhwpZeKyrOu28n&#10;lJOdfGzDdPa8mV023ZneJsfTjzH3w379AipRn/7Nf9fvVuKPJa2UEQV6+Qs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Rf20r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</v:polyline>
                                                                                                                            <v:group id="Group 61" o:spid="_x0000_s1145" style="position:absolute;left:5919;top:256;width:0;height:719" coordorigin="5919,256" coordsize="0,719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kUtvocIAAADcAAAADwAA&#10;AAAAAAAAAAAAAACpAgAAZHJzL2Rvd25yZXYueG1sUEsFBgAAAAAEAAQA+gAAAJgDAAAAAA==&#10;">
                                                                                                                              <v:polyline id="Freeform 190" o:spid="_x0000_s1146" style="position:absolute;visibility:visible;mso-wrap-style:square;v-text-anchor:top" points="11838,512,11838,1231" coordsize="0,7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AE+vxQAA&#10;ANwAAAAPAAAAZHJzL2Rvd25yZXYueG1sRI9Ba8JAEIXvhf6HZQre6ia1FUldpUREvbUq0t6G7DQJ&#10;ZmdDdo3pv3cOQm8zvDfvfTNfDq5RPXWh9mwgHSegiAtvay4NHA/r5xmoEJEtNp7JwB8FWC4eH+aY&#10;WX/lL+r3sVQSwiFDA1WMbaZ1KCpyGMa+JRbt13cOo6xdqW2HVwl3jX5Jkql2WLM0VNhSXlFx3l+c&#10;gX7anD/J1rvcpz+71eX0/YabV2NGT8PHO6hIQ/w336+3VvAngi/PyAR6cQ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QAT6/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<v:path arrowok="t" o:connecttype="custom" o:connectlocs="0,256;0,975" o:connectangles="0,0"/>
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</v:polyline>
                                                                                                                              <v:group id="Group 62" o:spid="_x0000_s1147" style="position:absolute;left:5891;top:975;width:56;height:0" coordorigin="5891,975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Dq5PV6wQAAANwAAAAPAAAA&#10;AAAAAAAAAAAAAKkCAABkcnMvZG93bnJldi54bWxQSwUGAAAAAAQABAD6AAAAlwMAAAAA&#10;">
                                                                                                                                <v:polyline id="Freeform 189" o:spid="_x0000_s1148" style="position:absolute;visibility:visible;mso-wrap-style:square;v-text-anchor:top" points="11782,1950,11838,1950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bnp9xgAA&#10;ANwAAAAPAAAAZHJzL2Rvd25yZXYueG1sRI/NbsIwEITvlfoO1iL1VhwoLZBiEOJH6g2RcuC4xNsk&#10;Il6ntgmBp68rVeptVzPz7exs0ZlatOR8ZVnBoJ+AIM6trrhQcPjcPk9A+ICssbZMCm7kYTF/fJhh&#10;qu2V99RmoRARwj5FBWUITSqlz0sy6Pu2IY7al3UGQ1xdIbXDa4SbWg6T5E0arDheKLGhVUn5ObuY&#10;SDnp0W7rXsfTzfh7055pPTqe7ko99brlO4hAXfg3/6U/dKz/MoTfZ+IEcv4D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Abnp9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</v:polyline>
                                                                                                                                <v:group id="Group 63" o:spid="_x0000_s1149" style="position:absolute;left:6284;top:-162;width:56;height:0" coordorigin="6284,-162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HV6zpbDAAAA3AAAAA8A&#10;AAAAAAAAAAAAAAAAqQIAAGRycy9kb3ducmV2LnhtbFBLBQYAAAAABAAEAPoAAACZAwAAAAA=&#10;">
                                                                                                                                  <v:polyline id="Freeform 188" o:spid="_x0000_s1150" style="position:absolute;visibility:visible;mso-wrap-style:square;v-text-anchor:top" points="12568,-324,12624,-324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y0eSxgAA&#10;ANwAAAAPAAAAZHJzL2Rvd25yZXYueG1sRI9Bb8IwDIXvSPyHyEjcRsroBhQCmjaQdkMDDhxNY9qK&#10;xumSrHT79cukSdxsvfc+Py/XnalFS85XlhWMRwkI4tzqigsFx8P2YQbCB2SNtWVS8E0e1qt+b4mZ&#10;tjf+oHYfChEh7DNUUIbQZFL6vCSDfmQb4qhdrDMY4uoKqR3eItzU8jFJnqXBiuOFEht6LSm/7r9M&#10;pJx1utu6p+l8M/3ctFd6S0/nH6WGg+5lASJQF+7m//S7jvUnKfw9EyeQq1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gy0eS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</v:polyline>
                                                                                                                                  <v:group id="Group 64" o:spid="_x0000_s1151" style="position:absolute;left:6312;top:-162;width:0;height:873" coordorigin="6312,-162" coordsize="0,87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JXf83nDAAAA3AAAAA8A&#10;AAAAAAAAAAAAAAAAqQIAAGRycy9kb3ducmV2LnhtbFBLBQYAAAAABAAEAPoAAACZAwAAAAA=&#10;">
                                                                                                                                    <v:polyline id="Freeform 187" o:spid="_x0000_s1152" style="position:absolute;visibility:visible;mso-wrap-style:square;v-text-anchor:top" points="12624,-324,12624,549" coordsize="0,87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8qGGVwgAA&#10;ANwAAAAPAAAAZHJzL2Rvd25yZXYueG1sRE9Na8JAEL0L/Q/LCL2ZjQqxpFmlFErtIYJp6XnIjkna&#10;7GzIrnH9965Q6G0e73OKXTC9mGh0nWUFyyQFQVxb3XGj4OvzbfEEwnlkjb1lUnAlB7vtw6zAXNsL&#10;H2mqfCNiCLscFbTeD7mUrm7JoEvsQBy5kx0N+gjHRuoRLzHc9HKVppk02HFsaHGg15bq3+psFFTf&#10;p/QHp1X5Hqr1JpQfcuCDVOpxHl6eQXgK/l/8597rOH+dwf2ZeIHc3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yoYZXCAAAA3AAAAA8AAAAAAAAAAAAAAAAAlwIAAGRycy9kb3du&#10;cmV2LnhtbFBLBQYAAAAABAAEAPUAAACGAwAAAAA=&#10;" filled="f" strokecolor="#999898" strokeweight="10209emu">
                                                                                                                                      <v:path arrowok="t" o:connecttype="custom" o:connectlocs="0,-162;0,711" o:connectangles="0,0"/>
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</v:polyline>
                                                                                                                                    <v:group id="Group 65" o:spid="_x0000_s1153" style="position:absolute;left:6284;top:711;width:56;height:0" coordorigin="6284,711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KQciVxAAAANwAAAAP&#10;AAAAAAAAAAAAAAAAAKkCAABkcnMvZG93bnJldi54bWxQSwUGAAAAAAQABAD6AAAAmgMAAAAA&#10;">
                                                                                                                                      <v:polyline id="Freeform 186" o:spid="_x0000_s1154" style="position:absolute;visibility:visible;mso-wrap-style:square;v-text-anchor:top" points="12568,1422,12624,1422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hk2XxQAA&#10;ANwAAAAPAAAAZHJzL2Rvd25yZXYueG1sRI9BT8JAEIXvJv6HzZh4k62KAoWFGIHEGwE5cBy6Q9vQ&#10;na27ayn+eudg4u1N5s03780WvWtURyHWng08DjJQxIW3NZcG9p/rhzGomJAtNp7JwJUiLOa3NzPM&#10;rb/wlrpdKpVAOOZooEqpzbWORUUO48C3xLI7+eAwyRhKbQNeBO4a/ZRlr9phzfKhwpbeKyrOu28n&#10;lKMdbtbhZTRZjb5W3ZmWw8Pxx5j7u/5tCipRn/7Nf9cfVuI/S1opIwr0/B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GGTZf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<v:group id="Group 66" o:spid="_x0000_s1155" style="position:absolute;left:6677;top:-1;width:56;height:0" coordorigin="6677,-1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Ukvl8xAAAANwAAAAP&#10;AAAAAAAAAAAAAAAAAKkCAABkcnMvZG93bnJldi54bWxQSwUGAAAAAAQABAD6AAAAmgMAAAAA&#10;">
                                                                                                                                        <v:polyline id="Freeform 185" o:spid="_x0000_s1156" style="position:absolute;visibility:visible;mso-wrap-style:square;v-text-anchor:top" points="13354,-2,13410,-2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9jLsxQAA&#10;ANwAAAAPAAAAZHJzL2Rvd25yZXYueG1sRI9BT8MwDIXvSPyHyEjcWAoqG5SlE4JN2g0xOHD0GtNW&#10;bZyShK7s1+PDpN2e5efP7y1Xk+vVSCG2ng3czjJQxJW3LdcGPj82Nw+gYkK22HsmA38UYVVeXiyx&#10;sP7A7zTuUq0EwrFAA01KQ6F1rBpyGGd+IJbdtw8Ok4yh1jbgQeCu13dZNtcOW5YPDQ700lDV7X6d&#10;UPY2f9uE+8XjevGzHjt6zb/2R2Our6bnJ1CJpnQ2n663VuLnEl/KiAJd/g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f2Muz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<v:group id="Group 67" o:spid="_x0000_s1157" style="position:absolute;left:6705;top:-1;width:0;height:812" coordorigin="6705,-1" coordsize="0,81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y4oYHxAAAANwAAAAP&#10;AAAAAAAAAAAAAAAAAKkCAABkcnMvZG93bnJldi54bWxQSwUGAAAAAAQABAD6AAAAmgMAAAAA&#10;">
                                                                                                                                          <v:shape id="Freeform 184" o:spid="_x0000_s1158" style="position:absolute;left:13410;top:-2;width:0;height:811;visibility:visible;mso-wrap-style:square;v-text-anchor:top" coordsize="0,81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RLPiwgAA&#10;ANwAAAAPAAAAZHJzL2Rvd25yZXYueG1sRE9LawIxEL4X/A9hBG81q0ipq1FUqPVSwQd4HTbjbnAz&#10;WZLU3frrm4LQ23x8z5kvO1uLO/lgHCsYDTMQxIXThksF59PH6zuIEJE11o5JwQ8FWC56L3PMtWv5&#10;QPdjLEUK4ZCjgirGJpcyFBVZDEPXECfu6rzFmKAvpfbYpnBby3GWvUmLhlNDhQ1tKipux2+r4Gs1&#10;mnoTPx/bfTaRplhfZNtdlBr0u9UMRKQu/ouf7p1O8ydj+HsmXSAXv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NEs+LCAAAA3AAAAA8AAAAAAAAAAAAAAAAAlwIAAGRycy9kb3du&#10;cmV2LnhtbFBLBQYAAAAABAAEAPUAAACGAwAAAAA=&#10;" path="m0,0l0,812e" filled="f" strokecolor="#999898" strokeweight="10209emu">
                                                                                                                                            <v:path arrowok="t" o:connecttype="custom" o:connectlocs="0,-1;0,810" o:connectangles="0,0"/>
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<v:group id="Group 68" o:spid="_x0000_s1159" style="position:absolute;left:6677;top:810;width:56;height:0" coordorigin="6677,810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tfL3rxAAAANwAAAAP&#10;AAAAAAAAAAAAAAAAAKkCAABkcnMvZG93bnJldi54bWxQSwUGAAAAAAQABAD6AAAAmgMAAAAA&#10;">
                                                                                                                                            <v:polyline id="Freeform 183" o:spid="_x0000_s1160" style="position:absolute;visibility:visible;mso-wrap-style:square;v-text-anchor:top" points="13354,1620,13410,1620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4zTTvxgAA&#10;ANwAAAAPAAAAZHJzL2Rvd25yZXYueG1sRI9Bb8IwDIXvSPsPkSftBummQqEQ0LSBxG0a24Gjaby2&#10;onG6JJTCryeTkHaz9d77/LxY9aYRHTlfW1bwPEpAEBdW11wq+P7aDKcgfEDW2FgmBRfysFo+DBaY&#10;a3vmT+p2oRQRwj5HBVUIbS6lLyoy6Ee2JY7aj3UGQ1xdKbXDc4SbRr4kyUQarDleqLClt4qK4+5k&#10;IuWg04+NG2ezdfa77o70nu4PV6WeHvvXOYhAffg339NbHeunKfw9EyeQyx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4zTTv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<v:group id="Group 69" o:spid="_x0000_s1161" style="position:absolute;left:7777;top:-629;width:56;height:0" coordorigin="7777,-629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M3ZgATDAAAA3AAAAA8A&#10;AAAAAAAAAAAAAAAAqQIAAGRycy9kb3ducmV2LnhtbFBLBQYAAAAABAAEAPoAAACZAwAAAAA=&#10;">
                                                                                                                                              <v:polyline id="Freeform 182" o:spid="_x0000_s1162" style="position:absolute;visibility:visible;mso-wrap-style:square;v-text-anchor:top" points="15554,-1258,15610,-1258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Uw8DxgAA&#10;ANwAAAAPAAAAZHJzL2Rvd25yZXYueG1sRI9Bb8IwDIXvk/gPkSdxG+lQoaMjILSBxG2C7cDRNF5b&#10;0TglCaXw65dJk3az9d77/Dxf9qYRHTlfW1bwPEpAEBdW11wq+PrcPL2A8AFZY2OZFNzIw3IxeJhj&#10;ru2Vd9TtQykihH2OCqoQ2lxKX1Rk0I9sSxy1b+sMhri6UmqH1wg3jRwnyVQarDleqLClt4qK0/5i&#10;IuWo04+Nm2SzdXZedyd6Tw/Hu1LDx371CiJQH/7Nf+mtjvXTKfw+EyeQix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nUw8D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<v:group id="Group 70" o:spid="_x0000_s1163" style="position:absolute;left:7805;top:-629;width:0;height:1043" coordorigin="7805,-629" coordsize="0,104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SR7voxAAAANwAAAAP&#10;AAAAAAAAAAAAAAAAAKkCAABkcnMvZG93bnJldi54bWxQSwUGAAAAAAQABAD6AAAAmgMAAAAA&#10;">
                                                                                                                                                <v:shape id="Freeform 181" o:spid="_x0000_s1164" style="position:absolute;left:15610;top:-1258;width:0;height:1044;visibility:visible;mso-wrap-style:square;v-text-anchor:top" coordsize="0,104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g7bSxAAA&#10;ANwAAAAPAAAAZHJzL2Rvd25yZXYueG1sRI9Pa8MwDMXvg34Ho8Iuo3XWrSWkdUsYFHYaW/+dRazG&#10;obEcYq/Jvv10GOwm8Z7e+2mzG32r7tTHJrCB53kGirgKtuHawOm4n+WgYkK22AYmAz8UYbedPGyw&#10;sGHgL7ofUq0khGOBBlxKXaF1rBx5jPPQEYt2Db3HJGtfa9vjIOG+1YssW2mPDUuDw47eHFW3w7c3&#10;cKYX612Z48dtCPnT/lIu4+LTmMfpWK5BJRrTv/nv+t0K/qvQyjMygd7+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6oO20sQAAADcAAAADwAAAAAAAAAAAAAAAACXAgAAZHJzL2Rv&#10;d25yZXYueG1sUEsFBgAAAAAEAAQA9QAAAIgDAAAAAA==&#10;" path="m0,0l0,1043e" filled="f" strokecolor="#999898" strokeweight="10209emu">
                                                                                                                                                  <v:path arrowok="t" o:connecttype="custom" o:connectlocs="0,-630;0,414" o:connectangles="0,0"/>
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<v:group id="Group 71" o:spid="_x0000_s1165" style="position:absolute;left:7777;top:415;width:56;height:0" coordorigin="7777,415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MlIoBxAAAANwAAAAP&#10;AAAAAAAAAAAAAAAAAKkCAABkcnMvZG93bnJldi54bWxQSwUGAAAAAAQABAD6AAAAmgMAAAAA&#10;">
                                                                                                                                                  <v:polyline id="Freeform 180" o:spid="_x0000_s1166" style="position:absolute;visibility:visible;mso-wrap-style:square;v-text-anchor:top" points="15554,830,15610,830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L6QxxQAA&#10;ANwAAAAPAAAAZHJzL2Rvd25yZXYueG1sRI9Bb8IwDIXvk/YfIk/abaRMMKAQ0MRA2m2C7cDRNKat&#10;aJySZKXbr58Pk7g9y8+f31useteojkKsPRsYDjJQxIW3NZcGvj63T1NQMSFbbDyTgR+KsFre3y0w&#10;t/7KO+r2qVQC4ZijgSqlNtc6FhU5jAPfEsvu5IPDJGMotQ14Fbhr9HOWvWiHNcuHCltaV1Sc999O&#10;KEc7+tiG8WS2mVw23ZneRofjrzGPD/3rHFSiPt3M/9fvVuKPJb6UEQV6+Q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IvpDH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<v:group id="Group 72" o:spid="_x0000_s1167" style="position:absolute;left:5891;top:664;width:56;height:0" coordorigin="5891,664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A3OxDawQAAANwAAAAPAAAA&#10;AAAAAAAAAAAAAKkCAABkcnMvZG93bnJldi54bWxQSwUGAAAAAAQABAD6AAAAlwMAAAAA&#10;">
                                                                                                                                                    <v:polyline id="Freeform 179" o:spid="_x0000_s1168" style="position:absolute;visibility:visible;mso-wrap-style:square;v-text-anchor:top" points="11782,1328,11838,1328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sZ/dxwAA&#10;ANwAAAAPAAAAZHJzL2Rvd25yZXYueG1sRI9Lb8IwEITvSP0P1lbiBk4RjzaNQRUPqTdU2kOPS7xN&#10;osTr1DYh8OtrJKTedjUz385mq940oiPnK8sKnsYJCOLc6ooLBV+fu9EzCB+QNTaWScGFPKyWD4MM&#10;U23P/EHdIRQiQtinqKAMoU2l9HlJBv3YtsRR+7HOYIirK6R2eI5w08hJksylwYrjhRJbWpeU14eT&#10;iZSjnu53brZ42S5+t11Nm+n38arU8LF/ewURqA//5nv6Xcf6swncnokTyOUf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3bGf3ccAAADcAAAADwAAAAAAAAAAAAAAAACXAgAAZHJz&#10;L2Rvd25yZXYueG1sUEsFBgAAAAAEAAQA9QAAAIsDAAAAAA==&#10;" filled="f" strokecolor="#999898" strokeweight="10209emu">
                  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<v:group id="Group 73" o:spid="_x0000_s1169" style="position:absolute;left:5919;top:664;width:0;height:454" coordorigin="5919,664" coordsize="0,45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KilKzbDAAAA3AAAAA8A&#10;AAAAAAAAAAAAAAAAqQIAAGRycy9kb3ducmV2LnhtbFBLBQYAAAAABAAEAPoAAACZAwAAAAA=&#10;">
                                                                                                                                                      <v:polyline id="Freeform 178" o:spid="_x0000_s1170" style="position:absolute;visibility:visible;mso-wrap-style:square;v-text-anchor:top" points="11838,1328,11838,1782" coordsize="0,45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Oc7exAAA&#10;ANwAAAAPAAAAZHJzL2Rvd25yZXYueG1sRE9Na8JAEL0L/Q/LFLyIblpqG6KrSKlYL4VGL97G7DQJ&#10;zc6G3TVJ/31XELzN433Ocj2YRnTkfG1ZwdMsAUFcWF1zqeB42E5TED4ga2wsk4I/8rBePYyWmGnb&#10;8zd1eShFDGGfoYIqhDaT0hcVGfQz2xJH7sc6gyFCV0rtsI/hppHPSfIqDdYcGyps6b2i4je/GAUf&#10;/Vfx1nfpcbLXZ7NzeEoPm7lS48dhswARaAh38c39qeP8+Qtcn4kXyNU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4TnO3sQAAADcAAAADwAAAAAAAAAAAAAAAACXAgAAZHJzL2Rv&#10;d25yZXYueG1sUEsFBgAAAAAEAAQA9QAAAIgDAAAAAA==&#10;" filled="f" strokecolor="#999898" strokeweight="10209emu">
                                                                                                                                                        <v:path arrowok="t" o:connecttype="custom" o:connectlocs="0,664;0,1118" o:connectangles="0,0"/>
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<v:group id="Group 74" o:spid="_x0000_s1171" style="position:absolute;left:5891;top:1118;width:56;height:0" coordorigin="5891,1118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SAAW2cIAAADcAAAADwAA&#10;AAAAAAAAAAAAAACpAgAAZHJzL2Rvd25yZXYueG1sUEsFBgAAAAAEAAQA+gAAAJgDAAAAAA==&#10;">
                                                                                                                                                        <v:polyline id="Freeform 177" o:spid="_x0000_s1172" style="position:absolute;visibility:visible;mso-wrap-style:square;v-text-anchor:top" points="11782,2236,11838,2236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ipnexgAA&#10;ANwAAAAPAAAAZHJzL2Rvd25yZXYueG1sRI9La8MwEITvgf4HsYXcErklT8dKKHlAbyVpDzlurK1t&#10;bK0cSXXc/vqqUMhtl5n5djbb9KYRHTlfWVbwNE5AEOdWV1wo+Hg/jBYgfEDW2FgmBd/kYbN+GGSY&#10;anvjI3WnUIgIYZ+igjKENpXS5yUZ9GPbEkft0zqDIa6ukNrhLcJNI5+TZCYNVhwvlNjStqS8Pn2Z&#10;SLnoydvBTefL/fy672raTc6XH6WGj/3LCkSgPtzN/+lXHetPZ/D3TJxArn8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iipne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<v:group id="Group 75" o:spid="_x0000_s1173" style="position:absolute;left:6284;top:400;width:56;height:0" coordorigin="6284,400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NeeLTXDAAAA3AAAAA8A&#10;AAAAAAAAAAAAAAAAqQIAAGRycy9kb3ducmV2LnhtbFBLBQYAAAAABAAEAPoAAACZAwAAAAA=&#10;">
                                                                                                                                                          <v:polyline id="Freeform 176" o:spid="_x0000_s1174" style="position:absolute;visibility:visible;mso-wrap-style:square;v-text-anchor:top" points="12568,800,12624,800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8Wag3xQAA&#10;ANwAAAAPAAAAZHJzL2Rvd25yZXYueG1sRI9Bb8IwDIXvk/YfIk/abaRMMKAQ0MRA2m2C7cDRNKat&#10;aJySZKXbr58Pk7g9y8+f31useteojkKsPRsYDjJQxIW3NZcGvj63T1NQMSFbbDyTgR+KsFre3y0w&#10;t/7KO+r2qVQC4ZijgSqlNtc6FhU5jAPfEsvu5IPDJGMotQ14Fbhr9HOWvWiHNcuHCltaV1Sc999O&#10;KEc7+tiG8WS2mVw23ZneRofjrzGPD/3rHFSiPt3M/9fvVuKPJa2UEQV6+Q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xZqDf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<v:group id="Group 76" o:spid="_x0000_s1175" style="position:absolute;left:6312;top:400;width:0;height:779" coordorigin="6312,400" coordsize="0,779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MlNHNzDAAAA3AAAAA8A&#10;AAAAAAAAAAAAAAAAqQIAAGRycy9kb3ducmV2LnhtbFBLBQYAAAAABAAEAPoAAACZAwAAAAA=&#10;">
                                                                                                                                                            <v:polyline id="Freeform 175" o:spid="_x0000_s1176" style="position:absolute;visibility:visible;mso-wrap-style:square;v-text-anchor:top" points="12624,800,12624,1579" coordsize="0,77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PUp7wgAA&#10;ANwAAAAPAAAAZHJzL2Rvd25yZXYueG1sRI9BT8MwDIXvSPyHyEhc0JbCYaBuaYWQENsNBtytxms6&#10;Gjtqwlb+PT4gcbP1nt/7vGnnOJoTTXkQdnC7rMAQd+IH7h18vD8vHsDkguxxFCYHP5ShbS4vNlh7&#10;OfMbnfalNxrCuUYHoZRUW5u7QBHzUhKxageZIhZdp976Cc8aHkd7V1UrG3FgbQiY6ClQ97X/jg5s&#10;unnpP8NueD1K2Jb7nEhk59z11fy4BlNoLv/mv+utV/yV4uszOoFtf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E9SnvCAAAA3AAAAA8AAAAAAAAAAAAAAAAAlwIAAGRycy9kb3du&#10;cmV2LnhtbFBLBQYAAAAABAAEAPUAAACGAwAAAAA=&#10;" filled="f" strokecolor="#999898" strokeweight="10209emu">
                                                                                                                                                              <v:path arrowok="t" o:connecttype="custom" o:connectlocs="0,400;0,1179" o:connectangles="0,0"/>
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<v:group id="Group 77" o:spid="_x0000_s1177" style="position:absolute;left:6284;top:1179;width:56;height:0" coordorigin="6284,1179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PlX2mfDAAAA3AAAAA8A&#10;AAAAAAAAAAAAAAAAqQIAAGRycy9kb3ducmV2LnhtbFBLBQYAAAAABAAEAPoAAACZAwAAAAA=&#10;">
                                                                                                                                                              <v:polyline id="Freeform 174" o:spid="_x0000_s1178" style="position:absolute;visibility:visible;mso-wrap-style:square;v-text-anchor:top" points="12568,2358,12624,2358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3VVgxwAA&#10;ANwAAAAPAAAAZHJzL2Rvd25yZXYueG1sRI9Lb8IwEITvSP0P1lbiBk4RjzbFQYiH1FsF7aHHJd4m&#10;UeJ1sE0I/fV1pUrcdjUz384uV71pREfOV5YVPI0TEMS51RUXCj4/9qNnED4ga2wsk4IbeVhlD4Ml&#10;ptpe+UDdMRQiQtinqKAMoU2l9HlJBv3YtsRR+7bOYIirK6R2eI1w08hJksylwYrjhRJb2pSU18eL&#10;iZSTnr7v3Wzxslucd11N2+nX6Uep4WO/fgURqA9383/6Tcf68wn8PRMnkNkv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E91VYMcAAADcAAAADwAAAAAAAAAAAAAAAACXAgAAZHJz&#10;L2Rvd25yZXYueG1sUEsFBgAAAAAEAAQA9QAAAIsDAAAAAA==&#10;" filled="f" strokecolor="#999898" strokeweight="10209emu">
                            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<v:group id="Group 78" o:spid="_x0000_s1179" style="position:absolute;left:6677;top:426;width:56;height:0" coordorigin="6677,426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Zsnhi8IAAADcAAAADwAA&#10;AAAAAAAAAAAAAACpAgAAZHJzL2Rvd25yZXYueG1sUEsFBgAAAAAEAAQA+gAAAJgDAAAAAA==&#10;">
                                                                                                                                                                <v:polyline id="Freeform 173" o:spid="_x0000_s1180" style="position:absolute;visibility:visible;mso-wrap-style:square;v-text-anchor:top" points="13354,852,13410,852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eGiPxgAA&#10;ANwAAAAPAAAAZHJzL2Rvd25yZXYueG1sRI9Bb8IwDIXvk/gPkSdxG+lQoaMjILSBxG2C7cDRNF5b&#10;0TglCaXw65dJk3az9d77/Dxf9qYRHTlfW1bwPEpAEBdW11wq+PrcPL2A8AFZY2OZFNzIw3IxeJhj&#10;ru2Vd9TtQykihH2OCqoQ2lxKX1Rk0I9sSxy1b+sMhri6UmqH1wg3jRwnyVQarDleqLClt4qK0/5i&#10;IuWo04+Nm2SzdXZedyd6Tw/Hu1LDx371CiJQH/7Nf+mtjvWnKfw+EyeQix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zeGiP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<v:group id="Group 79" o:spid="_x0000_s1181" style="position:absolute;left:6705;top:426;width:0;height:606" coordorigin="6705,426" coordsize="0,60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hmzcZMIAAADcAAAADwAA&#10;AAAAAAAAAAAAAACpAgAAZHJzL2Rvd25yZXYueG1sUEsFBgAAAAAEAAQA+gAAAJgDAAAAAA==&#10;">
                                                                                                                                                                  <v:polyline id="Freeform 172" o:spid="_x0000_s1182" style="position:absolute;visibility:visible;mso-wrap-style:square;v-text-anchor:top" points="13410,852,13410,1458" coordsize="0,6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6G34wgAA&#10;ANwAAAAPAAAAZHJzL2Rvd25yZXYueG1sRE/JasMwEL0X8g9iCr01cosxxrUSSiHQQwjYLoTcBmu8&#10;UGtkJCVx/r4KBHqbx1un3C5mEhdyfrSs4G2dgCBurR65V/DT7F5zED4ga5wsk4IbedhuVk8lFtpe&#10;uaJLHXoRQ9gXqGAIYS6k9O1ABv3azsSR66wzGCJ0vdQOrzHcTPI9STJpcOTYMOBMXwO1v/XZKDgc&#10;+vY0Z5VvqubozLlL83qfKvXyvHx+gAi0hH/xw/2t4/wsg/sz8QK5+Q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fobfjCAAAA3AAAAA8AAAAAAAAAAAAAAAAAlwIAAGRycy9kb3du&#10;cmV2LnhtbFBLBQYAAAAABAAEAPUAAACGAwAAAAA=&#10;" filled="f" strokecolor="#999898" strokeweight="10209emu">
                                                                                                                                                                    <v:path arrowok="t" o:connecttype="custom" o:connectlocs="0,426;0,1032" o:connectangles="0,0"/>
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<v:group id="Group 80" o:spid="_x0000_s1183" style="position:absolute;left:6677;top:1032;width:56;height:0" coordorigin="6677,1032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Bny54jDAAAA3AAAAA8A&#10;AAAAAAAAAAAAAAAAqQIAAGRycy9kb3ducmV2LnhtbFBLBQYAAAAABAAEAPoAAACZAwAAAAA=&#10;">
                                                                                                                                                                    <v:polyline id="Freeform 171" o:spid="_x0000_s1184" style="position:absolute;visibility:visible;mso-wrap-style:square;v-text-anchor:top" points="13354,2064,13410,2064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NWKKxgAA&#10;ANwAAAAPAAAAZHJzL2Rvd25yZXYueG1sRI9Pb8IwDMXvk/YdIk/abaRMjD+FgCYG0m4TbAeOpjFt&#10;ReOUJCvdPv18mMTtWX7++b3FqneN6ijE2rOB4SADRVx4W3Np4Otz+zQFFROyxcYzGfihCKvl/d0C&#10;c+uvvKNun0olEI45GqhSanOtY1GRwzjwLbHsTj44TDKGUtuAV4G7Rj9n2Vg7rFk+VNjSuqLivP92&#10;Qjna0cc2vExmm8ll053pbXQ4/hrz+NC/zkEl6tPN/H/9biX+WNJKGVGgl3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yNWKK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<v:group id="Group 81" o:spid="_x0000_s1185" style="position:absolute;left:7777;top:491;width:56;height:0" coordorigin="7777,491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Ach1mHDAAAA3AAAAA8A&#10;AAAAAAAAAAAAAAAAqQIAAGRycy9kb3ducmV2LnhtbFBLBQYAAAAABAAEAPoAAACZAwAAAAA=&#10;">
                                                                                                                                                                      <v:polyline id="Freeform 170" o:spid="_x0000_s1186" style="position:absolute;visibility:visible;mso-wrap-style:square;v-text-anchor:top" points="15554,982,15610,982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mvhRxQAA&#10;ANwAAAAPAAAAZHJzL2Rvd25yZXYueG1sRI9BT8JAEIXvJv6HzZh4k60ELFYWYhQSbkbk4HHojm1D&#10;d7bsrqXw652DCbc3mTffvDdfDq5VPYXYeDbwOMpAEZfeNlwZ2H2tH2agYkK22HomA2eKsFzc3syx&#10;sP7En9RvU6UEwrFAA3VKXaF1LGtyGEe+I5bdjw8Ok4yh0jbgSeCu1eMse9IOG5YPNXb0VlN52P46&#10;oezt5GMdpvnzKj+u+gO9T773F2Pu74bXF1CJhnQ1/19vrMTPJb6UEQV68Q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ma+FH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<v:group id="Group 82" o:spid="_x0000_s1187" style="position:absolute;left:7805;top:491;width:0;height:623" coordorigin="7805,491" coordsize="0,62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8jky6xAAAANwAAAAP&#10;AAAAAAAAAAAAAAAAAKkCAABkcnMvZG93bnJldi54bWxQSwUGAAAAAAQABAD6AAAAmgMAAAAA&#10;">
                                                                                                                                                                        <v:polyline id="Freeform 169" o:spid="_x0000_s1188" style="position:absolute;visibility:visible;mso-wrap-style:square;v-text-anchor:top" points="15610,982,15610,1605" coordsize="0,6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1kk1WwQAA&#10;ANwAAAAPAAAAZHJzL2Rvd25yZXYueG1sRE9LawIxEL4L/Q9hCt406Ra0bo1ShILgyQf2Ot1Md5du&#10;ZpYk6vrvm0Kht/n4nrNcD75TVwqxFbbwNDWgiCtxLdcWTsf3yQuomJAddsJk4U4R1quH0RJLJzfe&#10;0/WQapVDOJZooUmpL7WOVUMe41R64sx9SfCYMgy1dgFvOdx3ujBmpj22nBsa7GnTUPV9uHgLwUjo&#10;zOdO5MzFYnGePW/v+w9rx4/D2yuoREP6F/+5ty7Pnxfw+0y+QK9+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dZJNVsEAAADcAAAADwAAAAAAAAAAAAAAAACXAgAAZHJzL2Rvd25y&#10;ZXYueG1sUEsFBgAAAAAEAAQA9QAAAIUDAAAAAA==&#10;" filled="f" strokecolor="#999898" strokeweight="10209emu">
                                                                                                                                                                          <v:path arrowok="t" o:connecttype="custom" o:connectlocs="0,491;0,1114" o:connectangles="0,0"/>
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<v:group id="Group 83" o:spid="_x0000_s1189" style="position:absolute;left:7777;top:1114;width:56;height:0" coordorigin="7777,1114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jEHdWxAAAANwAAAAP&#10;AAAAAAAAAAAAAAAAAKkCAABkcnMvZG93bnJldi54bWxQSwUGAAAAAAQABAD6AAAAmgMAAAAA&#10;">
                                                                                                                                                                          <v:polyline id="Freeform 168" o:spid="_x0000_s1190" style="position:absolute;visibility:visible;mso-wrap-style:square;v-text-anchor:top" points="15554,2228,15610,2228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2of5SxgAA&#10;ANwAAAAPAAAAZHJzL2Rvd25yZXYueG1sRI9Bb8IwDIXvk/gPkZF2GylTR6EQ0LSBxG0acOBoGtNW&#10;NE6XZKXbryeTkHaz9d77/LxY9aYRHTlfW1YwHiUgiAuray4VHPabpykIH5A1NpZJwQ95WC0HDwvM&#10;tb3yJ3W7UIoIYZ+jgiqENpfSFxUZ9CPbEkftbJ3BEFdXSu3wGuGmkc9JMpEGa44XKmzpraLisvs2&#10;kXLS6cfGvWSzdfa17i70nh5Pv0o9DvvXOYhAffg339NbHetnKfw9EyeQyx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2of5S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<v:group id="Group 84" o:spid="_x0000_s1191" style="position:absolute;left:5891;top:986;width:56;height:0" coordorigin="5891,986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AO1SrnDAAAA3AAAAA8A&#10;AAAAAAAAAAAAAAAAqQIAAGRycy9kb3ducmV2LnhtbFBLBQYAAAAABAAEAPoAAACZAwAAAAA=&#10;">
                                                                                                                                                                            <v:polyline id="Freeform 167" o:spid="_x0000_s1192" style="position:absolute;visibility:visible;mso-wrap-style:square;v-text-anchor:top" points="11782,1972,11838,1972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P8W+xgAA&#10;ANwAAAAPAAAAZHJzL2Rvd25yZXYueG1sRI9Bb8IwDIXvk/gPkSdxG+kmoKMjILSBxG2i24Gjaby2&#10;onG6JJTCrydIk3az9d77/Dxf9qYRHTlfW1bwPEpAEBdW11wq+P7aPL2C8AFZY2OZFFzIw3IxeJhj&#10;pu2Zd9TloRQRwj5DBVUIbSalLyoy6Ee2JY7aj3UGQ1xdKbXDc4SbRr4kyVQarDleqLCl94qKY34y&#10;kXLQ48+Nm6Szdfq77o70Md4frkoNH/vVG4hAffg3/6W3OtZPp3B/Jk4gFzc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pP8W+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<v:group id="Group 85" o:spid="_x0000_s1193" style="position:absolute;left:5919;top:986;width:0;height:322" coordorigin="5919,986" coordsize="0,32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JwrcVXDAAAA3AAAAA8A&#10;AAAAAAAAAAAAAAAAqQIAAGRycy9kb3ducmV2LnhtbFBLBQYAAAAABAAEAPoAAACZAwAAAAA=&#10;">
                                                                                                                                                                              <v:polyline id="Freeform 166" o:spid="_x0000_s1194" style="position:absolute;visibility:visible;mso-wrap-style:square;v-text-anchor:top" points="11838,1972,11838,2294" coordsize="0,32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b0S/xQAA&#10;ANwAAAAPAAAAZHJzL2Rvd25yZXYueG1sRI9Pa8MwDMXvhX0Ho8FurbMy1i2rW8qgsGv/QXfTYjXO&#10;Zsshdtvk20+HQm8S7+m9n+bLPnh1oS41kQ08TwpQxFW0DdcG9rv1+A1UysgWfWQyMFCC5eJhNMfS&#10;xitv6LLNtZIQTiUacDm3pdapchQwTWJLLNopdgGzrF2tbYdXCQ9eT4viVQdsWBoctvTpqPrbnoOB&#10;l/7nfZhuzsff02BX3+vZwQfnjXl67FcfoDL1+W6+XX9ZwZ8JrTwjE+jF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ZvRL/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                                            <v:path arrowok="t" o:connecttype="custom" o:connectlocs="0,986;0,1308" o:connectangles="0,0"/>
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<v:group id="Group 86" o:spid="_x0000_s1195" style="position:absolute;left:5891;top:1308;width:56;height:0" coordorigin="5891,1308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C+EC8xAAAANwAAAAP&#10;AAAAAAAAAAAAAAAAAKkCAABkcnMvZG93bnJldi54bWxQSwUGAAAAAAQABAD6AAAAmgMAAAAA&#10;">
                                                                                                                                                                                <v:polyline id="Freeform 165" o:spid="_x0000_s1196" style="position:absolute;visibility:visible;mso-wrap-style:square;v-text-anchor:top" points="11782,2616,11838,2616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8T4h2xgAA&#10;ANwAAAAPAAAAZHJzL2Rvd25yZXYueG1sRI9Pb8IwDMXvk/YdIk/abaSb2IBCQNMGEreJPweOpjFt&#10;ReN0SVY6Pv18mMTtWX7++b3ZoneN6ijE2rOB50EGirjwtubSwH63ehqDignZYuOZDPxShMX8/m6G&#10;ufUX3lC3TaUSCMccDVQptbnWsajIYRz4llh2Jx8cJhlDqW3Ai8Bdo1+y7E07rFk+VNjSR0XFefvj&#10;hHK0w69VeB1NlqPvZXemz+HheDXm8aF/n4JK1Keb+f96bSX+WOJLGVGg53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8T4h2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<v:group id="Group 87" o:spid="_x0000_s1197" style="position:absolute;left:6284;top:1010;width:56;height:0" coordorigin="6284,1010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BJWzydwQAAANwAAAAPAAAA&#10;AAAAAAAAAAAAAKkCAABkcnMvZG93bnJldi54bWxQSwUGAAAAAAQABAD6AAAAlwMAAAAA&#10;">
                                                                                                                                                                                  <v:polyline id="Freeform 164" o:spid="_x0000_s1198" style="position:absolute;visibility:visible;mso-wrap-style:square;v-text-anchor:top" points="12568,2020,12624,2020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0bOaxgAA&#10;ANwAAAAPAAAAZHJzL2Rvd25yZXYueG1sRI9Bb8IwDIXvk/YfIk/abaRDbEBpQNMGEjc04MDRNKat&#10;2jhdkpXCrydIk3az9d77/JwtetOIjpyvLCt4HSQgiHOrKy4U7HerlwkIH5A1NpZJwYU8LOaPDxmm&#10;2p75m7ptKESEsE9RQRlCm0rp85IM+oFtiaN2ss5giKsrpHZ4jnDTyGGSvEuDFccLJbb0WVJeb39N&#10;pBz1aLNyb+Ppcvyz7Gr6Gh2OV6Wen/qPGYhAffg3/6XXOtafDOH+TJxAzm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j0bOa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<v:group id="Group 88" o:spid="_x0000_s1199" style="position:absolute;left:6312;top:1010;width:0;height:282" coordorigin="6312,1010" coordsize="0,28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1sUHccIAAADcAAAADwAA&#10;AAAAAAAAAAAAAACpAgAAZHJzL2Rvd25yZXYueG1sUEsFBgAAAAAEAAQA+gAAAJgDAAAAAA==&#10;">
                                                                                                                                                                                    <v:polyline id="Freeform 163" o:spid="_x0000_s1200" style="position:absolute;visibility:visible;mso-wrap-style:square;v-text-anchor:top" points="12624,2020,12624,2302" coordsize="0,28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uyIRxAAA&#10;ANwAAAAPAAAAZHJzL2Rvd25yZXYueG1sRE/NasJAEL4LvsMyQi9SNw2taOoamkChlHow9gGG7JiE&#10;ZmdDdk2iT98tFLzNx/c7u3QyrRiod41lBU+rCARxaXXDlYLv0/vjBoTzyBpby6TgSg7S/Xy2w0Tb&#10;kY80FL4SIYRdggpq77tESlfWZNCtbEccuLPtDfoA+0rqHscQbloZR9FaGmw4NNTYUV5T+VNcjIKv&#10;fDtGxeFzeSvZvUzZOlte4kyph8X09grC0+Tv4n/3hw7zN8/w90y4QO5/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rsiEcQAAADcAAAADwAAAAAAAAAAAAAAAACXAgAAZHJzL2Rv&#10;d25yZXYueG1sUEsFBgAAAAAEAAQA9QAAAIgDAAAAAA==&#10;" filled="f" strokecolor="#999898" strokeweight="10209emu">
                                                                                                                                                                                      <v:path arrowok="t" o:connecttype="custom" o:connectlocs="0,1010;0,1292" o:connectangles="0,0"/>
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<v:group id="Group 89" o:spid="_x0000_s1201" style="position:absolute;left:6284;top:1292;width:56;height:0" coordorigin="6284,1292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2YDqexAAAANwAAAAP&#10;AAAAAAAAAAAAAAAAAKkCAABkcnMvZG93bnJldi54bWxQSwUGAAAAAAQABAD6AAAAmgMAAAAA&#10;">
                                                                                                                                                                                      <v:polyline id="Freeform 162" o:spid="_x0000_s1202" style="position:absolute;visibility:visible;mso-wrap-style:square;v-text-anchor:top" points="12568,2584,12624,2584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6rWZxgAA&#10;ANwAAAAPAAAAZHJzL2Rvd25yZXYueG1sRI/NbsIwEITvSH0Ha5F6AwdEgaYxqOJH4laV9tDjEm+T&#10;KPE62G5IeXqMVKm3Xc3Mt7PZujeN6Mj5yrKCyTgBQZxbXXGh4PNjP1qC8AFZY2OZFPySh/XqYZBh&#10;qu2F36k7hkJECPsUFZQhtKmUPi/JoB/bljhq39YZDHF1hdQOLxFuGjlNkrk0WHG8UGJLm5Ly+vhj&#10;IuWkZ29797R43i3Ou66m7ezrdFXqcdi/voAI1Id/81/6oGP95Rzuz8QJ5OoG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c6rWZ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<v:group id="Group 90" o:spid="_x0000_s1203" style="position:absolute;left:6677;top:821;width:56;height:0" coordorigin="6677,821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p/gFyxAAAANwAAAAP&#10;AAAAAAAAAAAAAAAAAKkCAABkcnMvZG93bnJldi54bWxQSwUGAAAAAAQABAD6AAAAmgMAAAAA&#10;">
                                                                                                                                                                                        <v:polyline id="Freeform 161" o:spid="_x0000_s1204" style="position:absolute;visibility:visible;mso-wrap-style:square;v-text-anchor:top" points="13354,1642,13410,1642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OYRwxgAA&#10;ANwAAAAPAAAAZHJzL2Rvd25yZXYueG1sRI9Pb8IwDMXvk/YdIk/abaSb2IBCQNMGEreJPweOpjFt&#10;ReN0SVY6Pv18mMTtWX7++b3ZoneN6ijE2rOB50EGirjwtubSwH63ehqDignZYuOZDPxShMX8/m6G&#10;ufUX3lC3TaUSCMccDVQptbnWsajIYRz4llh2Jx8cJhlDqW3Ai8Bdo1+y7E07rFk+VNjSR0XFefvj&#10;hHK0w69VeB1NlqPvZXemz+HheDXm8aF/n4JK1Keb+f96bSX+WNJKGVGg53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COYRw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<v:group id="Group 91" o:spid="_x0000_s1205" style="position:absolute;left:6705;top:821;width:0;height:423" coordorigin="6705,821" coordsize="0,42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LctMJvDAAAA3AAAAA8A&#10;AAAAAAAAAAAAAAAAqQIAAGRycy9kb3ducmV2LnhtbFBLBQYAAAAABAAEAPoAAACZAwAAAAA=&#10;">
                                                                                                                                                                                          <v:polyline id="Freeform 160" o:spid="_x0000_s1206" style="position:absolute;visibility:visible;mso-wrap-style:square;v-text-anchor:top" points="13410,1642,13410,2065" coordsize="0,4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m5ihxQAA&#10;ANwAAAAPAAAAZHJzL2Rvd25yZXYueG1sRI9Ba8JAEIXvBf/DMkJvdaMFiamrVEGw9FCqXrwN2WkS&#10;mp2NuxtN++udQ6G3Gd6b975ZrgfXqiuF2Hg2MJ1koIhLbxuuDJyOu6ccVEzIFlvPZOCHIqxXo4cl&#10;Ftbf+JOuh1QpCeFYoIE6pa7QOpY1OYwT3xGL9uWDwyRrqLQNeJNw1+pZls21w4alocaOtjWV34fe&#10;Gahi+L28fSz6btpv8kjPuXs/58Y8jofXF1CJhvRv/rveW8FfCL48IxPo1R0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mbmKH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                                                        <v:path arrowok="t" o:connecttype="custom" o:connectlocs="0,821;0,1244" o:connectangles="0,0"/>
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<v:group id="Group 92" o:spid="_x0000_s1207" style="position:absolute;left:6677;top:1244;width:56;height:0" coordorigin="6677,1244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MgqpAxAAAANwAAAAP&#10;AAAAAAAAAAAAAAAAAKkCAABkcnMvZG93bnJldi54bWxQSwUGAAAAAAQABAD6AAAAmgMAAAAA&#10;">
                                                                                                                                                                                            <v:polyline id="Freeform 159" o:spid="_x0000_s1208" style="position:absolute;visibility:visible;mso-wrap-style:square;v-text-anchor:top" points="13354,2488,13410,2488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CCVHxgAA&#10;ANwAAAAPAAAAZHJzL2Rvd25yZXYueG1sRI9Lb8IwEITvSP0P1lbqDZwiyiNgUEVB4lbxOHBc4iWJ&#10;iNfBdkPaX48rIXHb1cx8OztbtKYSDTlfWlbw3ktAEGdWl5wrOOzX3TEIH5A1VpZJwS95WMxfOjNM&#10;tb3xlppdyEWEsE9RQRFCnUrps4IM+p6tiaN2ts5giKvLpXZ4i3BTyX6SDKXBkuOFAmtaFpRddj8m&#10;Uk568L12H6PJanRdNRf6GhxPf0q9vbafUxCB2vA0P9IbHetP+vD/TJxAzu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mCCVH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<v:group id="Group 93" o:spid="_x0000_s1209" style="position:absolute;left:7777;top:912;width:56;height:0" coordorigin="7777,912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THJGsxAAAANwAAAAP&#10;AAAAAAAAAAAAAAAAAKkCAABkcnMvZG93bnJldi54bWxQSwUGAAAAAAQABAD6AAAAmgMAAAAA&#10;">
                                                                                                                                                                                              <v:polyline id="Freeform 158" o:spid="_x0000_s1210" style="position:absolute;visibility:visible;mso-wrap-style:square;v-text-anchor:top" points="15554,1824,15610,1824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rRioxgAA&#10;ANwAAAAPAAAAZHJzL2Rvd25yZXYueG1sRI/NbsIwEITvlXgHa5G4FQeUFggYhPiRequgHDgu8ZJE&#10;xOtguyHt09eVKvW2q5n5dnax6kwtWnK+sqxgNExAEOdWV1woOH3sn6cgfEDWWFsmBV/kYbXsPS0w&#10;0/bBB2qPoRARwj5DBWUITSalz0sy6Ie2IY7a1TqDIa6ukNrhI8JNLcdJ8ioNVhwvlNjQpqT8dvw0&#10;kXLR6fvevUxmu8l9195om54v30oN+t16DiJQF/7Nf+k3HevPUvh9Jk4glz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GrRio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<v:group id="Group 94" o:spid="_x0000_s1211" style="position:absolute;left:7805;top:912;width:0;height:411" coordorigin="7805,912" coordsize="0,41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LO5rEPDAAAA3AAAAA8A&#10;AAAAAAAAAAAAAAAAqQIAAGRycy9kb3ducmV2LnhtbFBLBQYAAAAABAAEAPoAAACZAwAAAAA=&#10;">
                                                                                                                                                                                                <v:polyline id="Freeform 157" o:spid="_x0000_s1212" style="position:absolute;visibility:visible;mso-wrap-style:square;v-text-anchor:top" points="15610,1824,15610,2235" coordsize="0,41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YkTCwAAA&#10;ANwAAAAPAAAAZHJzL2Rvd25yZXYueG1sRE/bisIwEH0X9h/CLPimaRWKW41lWVgVFWHVDxiasS3b&#10;TEoTtf17Iwi+zeFcZ5F1phY3al1lWUE8jkAQ51ZXXCg4n35HMxDOI2usLZOCnhxky4/BAlNt7/xH&#10;t6MvRAhhl6KC0vsmldLlJRl0Y9sQB+5iW4M+wLaQusV7CDe1nERRIg1WHBpKbOinpPz/eDUK9sm0&#10;6v16tzps40jzhKkviJQafnbfcxCeOv8Wv9wbHeZ/JfB8Jlwglw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TYkTCwAAAANwAAAAPAAAAAAAAAAAAAAAAAJcCAABkcnMvZG93bnJl&#10;di54bWxQSwUGAAAAAAQABAD1AAAAhAMAAAAA&#10;" filled="f" strokecolor="#999898" strokeweight="10209emu">
                                                                                                                                                                                                  <v:path arrowok="t" o:connecttype="custom" o:connectlocs="0,912;0,1323" o:connectangles="0,0"/>
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<v:group id="Group 95" o:spid="_x0000_s1213" style="position:absolute;left:7777;top:1323;width:56;height:0" coordorigin="7777,1323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sJ5evxAAAANwAAAAP&#10;AAAAAAAAAAAAAAAAAKkCAABkcnMvZG93bnJldi54bWxQSwUGAAAAAAQABAD6AAAAmgMAAAAA&#10;">
                                                                                                                                                                                                  <v:polyline id="Freeform 156" o:spid="_x0000_s1214" style="position:absolute;visibility:visible;mso-wrap-style:square;v-text-anchor:top" points="15554,2646,15610,2646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4BKtxQAA&#10;ANwAAAAPAAAAZHJzL2Rvd25yZXYueG1sRI9BT8JAEIXvJP6HzZh4g60EBSoLMQqJN2L1wHHojm1D&#10;d7bsrqX665mDibc3mTffvLfaDK5VPYXYeDZwP8lAEZfeNlwZ+PzYjRegYkK22HomAz8UYbO+Ga0w&#10;t/7C79QXqVIC4ZijgTqlLtc6ljU5jBPfEcvuyweHScZQaRvwInDX6mmWPWqHDcuHGjt6qak8Fd9O&#10;KEc72+/Cw3y5nZ+3/YleZ4fjrzF3t8PzE6hEQ/o3/12/WYm/lLRSRhTo9R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fgEq3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<v:group id="Group 96" o:spid="_x0000_s1215" style="position:absolute;left:5891;top:1073;width:56;height:0" coordorigin="5891,1073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y9KZGxAAAANwAAAAP&#10;AAAAAAAAAAAAAAAAAKkCAABkcnMvZG93bnJldi54bWxQSwUGAAAAAAQABAD6AAAAmgMAAAAA&#10;">
                                                                                                                                                                                                    <v:polyline id="Freeform 155" o:spid="_x0000_s1216" style="position:absolute;visibility:visible;mso-wrap-style:square;v-text-anchor:top" points="11782,2146,11838,2146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uepQxAAA&#10;ANwAAAAPAAAAZHJzL2Rvd25yZXYueG1sRI9Lb8IwEITvSPwHa5G4gUNFCwQMqnhIvVU8DhyXeEki&#10;4nWw3ZD219eVKnEczcw3msWqNZVoyPnSsoLRMAFBnFldcq7gdNwNpiB8QNZYWSYF3+Rhtex2Fphq&#10;++A9NYeQiwhhn6KCIoQ6ldJnBRn0Q1sTR+9qncEQpculdviIcFPJlyR5kwZLjgsF1rQuKLsdvkyk&#10;XPT4c+deJ7Pt5L5tbrQZny8/SvV77fscRKA2PMP/7Q+tIBLh70w8AnL5C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rnqUMQAAADcAAAADwAAAAAAAAAAAAAAAACXAgAAZHJzL2Rv&#10;d25yZXYueG1sUEsFBgAAAAAEAAQA9QAAAIgDAAAAAA==&#10;" filled="f" strokecolor="#999898" strokeweight="10209emu">
                                                                  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<v:group id="Group 97" o:spid="_x0000_s1217" style="position:absolute;left:5919;top:1073;width:0;height:291" coordorigin="5919,1073" coordsize="0,29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P+tXrv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    <v:polyline id="Freeform 154" o:spid="_x0000_s1218" style="position:absolute;visibility:visible;mso-wrap-style:square;v-text-anchor:top" points="11838,2146,11838,2437" coordsize="0,29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Tx2RwwAA&#10;ANwAAAAPAAAAZHJzL2Rvd25yZXYueG1sRI9Pi8IwFMTvC/sdwlvwsmhiUVmqURZF6NU/UPb2aJ5t&#10;2ealNFGrn94IgsdhZn7DLFa9bcSFOl871jAeKRDEhTM1lxqOh+3wB4QPyAYbx6ThRh5Wy8+PBabG&#10;XXlHl30oRYSwT1FDFUKbSumLiiz6kWuJo3dyncUQZVdK0+E1wm0jE6Vm0mLNcaHCltYVFf/7s9Vw&#10;Uvfa5dmkyG2+Cf57l/2104nWg6/+dw4iUB/e4Vc7MxoSlcDzTDwCcvk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hTx2RwwAAANwAAAAPAAAAAAAAAAAAAAAAAJcCAABkcnMvZG93&#10;bnJldi54bWxQSwUGAAAAAAQABAD1AAAAhwMAAAAA&#10;" filled="f" strokecolor="#999898" strokeweight="10209emu">
                                                                                                                                                                                                        <v:path arrowok="t" o:connecttype="custom" o:connectlocs="0,1073;0,1364" o:connectangles="0,0"/>
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<v:group id="Group 98" o:spid="_x0000_s1219" style="position:absolute;left:5891;top:1364;width:56;height:0" coordorigin="5891,1364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GAzZVf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      <v:polyline id="Freeform 153" o:spid="_x0000_s1220" style="position:absolute;visibility:visible;mso-wrap-style:square;v-text-anchor:top" points="11782,2728,11838,2728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1guxTxQAA&#10;ANwAAAAPAAAAZHJzL2Rvd25yZXYueG1sRI9Ba8JAFITvgv9heYXedFNJtaauIlbBm2h78PjMvibB&#10;7Nu4u41pf70rCD0OM/MNM1t0phYtOV9ZVvAyTEAQ51ZXXCj4+twM3kD4gKyxtkwKfsnDYt7vzTDT&#10;9sp7ag+hEBHCPkMFZQhNJqXPSzLoh7Yhjt63dQZDlK6Q2uE1wk0tR0kylgYrjgslNrQqKT8ffkyk&#10;nHS627jXyXQ9uazbM32kx9OfUs9P3fIdRKAu/Icf7a1WMEpSuJ+JR0DOb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WC7FP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<v:group id="Group 99" o:spid="_x0000_s1221" style="position:absolute;left:6284;top:893;width:56;height:0" coordorigin="6284,893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ICWWLj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        <v:polyline id="Freeform 152" o:spid="_x0000_s1222" style="position:absolute;visibility:visible;mso-wrap-style:square;v-text-anchor:top" points="12568,1786,12624,1786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HNe/xQAA&#10;ANwAAAAPAAAAZHJzL2Rvd25yZXYueG1sRI/NbsIwEITvlfoO1lbiVpwifgMOqlqQekOlPXBc4m0S&#10;JV6ntgmhT4+RkHoczcw3mtW6N43oyPnKsoKXYQKCOLe64kLB99f2eQ7CB2SNjWVScCEP6+zxYYWp&#10;tmf+pG4fChEh7FNUUIbQplL6vCSDfmhb4uj9WGcwROkKqR2eI9w0cpQkU2mw4rhQYktvJeX1/mQi&#10;5ajHu62bzBab2e+mq+l9fDj+KTV46l+XIAL14T98b39oBaNkCrcz8QjI7Ao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oc17/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<v:group id="Group 100" o:spid="_x0000_s1223" style="position:absolute;left:6312;top:893;width:0;height:356" coordorigin="6312,893" coordsize="0,35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B8IY1T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          <v:polyline id="Freeform 151" o:spid="_x0000_s1224" style="position:absolute;visibility:visible;mso-wrap-style:square;v-text-anchor:top" points="12624,1786,12624,2142" coordsize="0,35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ueZ9wgAA&#10;ANwAAAAPAAAAZHJzL2Rvd25yZXYueG1sRE/LisIwFN0P+A/hCrMbUx+IVqNUYUB3jlPB5bW5ttXm&#10;pjRRq18/WQizPJz3fNmaStypcaVlBf1eBII4s7rkXEH6+/01AeE8ssbKMil4koPlovMxx1jbB//Q&#10;fe9zEULYxaig8L6OpXRZQQZdz9bEgTvbxqAPsMmlbvARwk0lB1E0lgZLDg0F1rQuKLvub0ZBclyN&#10;LuXOvvQpSafD3G2rw3Cr1Ge3TWYgPLX+X/x2b7SCQRTWhjPhCMjFH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e55n3CAAAA3AAAAA8AAAAAAAAAAAAAAAAAlwIAAGRycy9kb3du&#10;cmV2LnhtbFBLBQYAAAAABAAEAPUAAACGAwAAAAA=&#10;" filled="f" strokecolor="#999898" strokeweight="10209emu">
                                                                                                                                                                                                              <v:path arrowok="t" o:connecttype="custom" o:connectlocs="0,893;0,1249" o:connectangles="0,0"/>
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<v:group id="Group 101" o:spid="_x0000_s1225" style="position:absolute;left:6284;top:1249;width:56;height:0" coordorigin="6284,1249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AHbUr3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            <v:polyline id="Freeform 150" o:spid="_x0000_s1226" style="position:absolute;visibility:visible;mso-wrap-style:square;v-text-anchor:top" points="12568,2498,12624,2498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YHyNxgAA&#10;ANwAAAAPAAAAZHJzL2Rvd25yZXYueG1sRI9Nb8IwDIbvk/gPkZF2GymIDdYRENpA2m3i47Cjaby2&#10;onFKkpVuv34+TOJovX4f+1mseteojkKsPRsYjzJQxIW3NZcGjoftwxxUTMgWG89k4IcirJaDuwXm&#10;1l95R90+lUogHHM0UKXU5lrHoiKHceRbYsm+fHCYZAyltgGvAneNnmTZk3ZYs1yosKXXiorz/tsJ&#10;5WSnH9vwOHvezC6b7kxv08/TrzH3w379AipRn27L/+13a2AylvdFRkRAL/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PYHyN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<v:group id="Group 102" o:spid="_x0000_s1227" style="position:absolute;left:6677;top:876;width:56;height:0" coordorigin="6677,876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6dMhmxAAAANwAAAAP&#10;AAAAAAAAAAAAAAAAAKkCAABkcnMvZG93bnJldi54bWxQSwUGAAAAAAQABAD6AAAAmgMAAAAA&#10;">
                                                                                                                                                                                                                <v:polyline id="Freeform 149" o:spid="_x0000_s1228" style="position:absolute;visibility:visible;mso-wrap-style:square;v-text-anchor:top" points="13354,1752,13410,1752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/kdhxQAA&#10;ANwAAAAPAAAAZHJzL2Rvd25yZXYueG1sRI9Ba8JAFITvgv9heYI33RhstamrSFXoTaoePD6zzySY&#10;fZvubmPaX98VCj0OM/MNs1h1phYtOV9ZVjAZJyCIc6srLhScjrvRHIQPyBpry6Tgmzyslv3eAjNt&#10;7/xB7SEUIkLYZ6igDKHJpPR5SQb92DbE0btaZzBE6QqpHd4j3NQyTZJnabDiuFBiQ28l5bfDl4mU&#10;i57ud+5p9rKdfW7bG22m58uPUsNBt34FEagL/+G/9rtWkE5SeJyJR0Auf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D+R2H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<v:group id="Group 103" o:spid="_x0000_s1229" style="position:absolute;left:6705;top:876;width:0;height:326" coordorigin="6705,876" coordsize="0,32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l6vOKxAAAANwAAAAP&#10;AAAAAAAAAAAAAAAAAKkCAABkcnMvZG93bnJldi54bWxQSwUGAAAAAAQABAD6AAAAmgMAAAAA&#10;">
                                                                                                                                                                                                                  <v:shape id="Freeform 148" o:spid="_x0000_s1230" style="position:absolute;left:13410;top:1752;width:0;height:327;visibility:visible;mso-wrap-style:square;v-text-anchor:top" coordsize="0,32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39I3JxgAA&#10;ANwAAAAPAAAAZHJzL2Rvd25yZXYueG1sRI/RasJAFETfC/2H5RZ8qxujtpK6itoKhQql2g+4ZK9J&#10;NHs3ZNds/Hu3IPRxmJkzzHzZm1p01LrKsoLRMAFBnFtdcaHg97B9noFwHlljbZkUXMnBcvH4MMdM&#10;28A/1O19ISKEXYYKSu+bTEqXl2TQDW1DHL2jbQ36KNtC6hZDhJtapknyIg1WHBdKbGhTUn7eX4yC&#10;8/HrOwS3DuPTR1e876a79PWUKzV46ldvIDz1/j98b39qBeloAn9n4hGQix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39I3JxgAAANwAAAAPAAAAAAAAAAAAAAAAAJcCAABkcnMv&#10;ZG93bnJldi54bWxQSwUGAAAAAAQABAD1AAAAigMAAAAA&#10;" path="m0,0l0,326e" filled="f" strokecolor="#999898" strokeweight="10209emu">
                                                                                                                                                                                                                    <v:path arrowok="t" o:connecttype="custom" o:connectlocs="0,879;0,1206" o:connectangles="0,0"/>
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  <v:group id="Group 104" o:spid="_x0000_s1231" style="position:absolute;left:6677;top:1203;width:56;height:0" coordorigin="6677,1203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AVPzmX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                  <v:polyline id="Freeform 147" o:spid="_x0000_s1232" style="position:absolute;visibility:visible;mso-wrap-style:square;v-text-anchor:top" points="13354,2406,13410,2406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xUFixQAA&#10;ANwAAAAPAAAAZHJzL2Rvd25yZXYueG1sRI/NbsIwEITvSLyDtUi9gQPip6QYhFqQuFVADxyXeJtE&#10;xOtguyHw9HWlShxHM/ONZrFqTSUacr60rGA4SEAQZ1aXnCv4Om77ryB8QNZYWSYFd/KwWnY7C0y1&#10;vfGemkPIRYSwT1FBEUKdSumzggz6ga2Jo/dtncEQpculdniLcFPJUZJMpcGS40KBNb0XlF0OPyZS&#10;znr8uXWT2Xwzu26aC32MT+eHUi+9dv0GIlAbnuH/9k4rGA2n8HcmHgG5/A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/FQWL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<v:group id="Group 105" o:spid="_x0000_s1233" style="position:absolute;left:7777;top:1031;width:56;height:0" coordorigin="7777,1031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a0fWJxAAAANwAAAAP&#10;AAAAAAAAAAAAAAAAAKkCAABkcnMvZG93bnJldi54bWxQSwUGAAAAAAQABAD6AAAAmgMAAAAA&#10;">
                                                                                                                                                                                                                      <v:polyline id="Freeform 146" o:spid="_x0000_s1234" style="position:absolute;visibility:visible;mso-wrap-style:square;v-text-anchor:top" points="15554,2062,15610,2062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FnCLxgAA&#10;ANwAAAAPAAAAZHJzL2Rvd25yZXYueG1sRI9Nb8IwDIbvk/gPkZF2GymIDdYRENpA2m3i47Cjaby2&#10;onFKkpVuv34+TOJovX4f+1mseteojkKsPRsYjzJQxIW3NZcGjoftwxxUTMgWG89k4IcirJaDuwXm&#10;1l95R90+lUogHHM0UKXU5lrHoiKHceRbYsm+fHCYZAyltgGvAneNnmTZk3ZYs1yosKXXiorz/tsJ&#10;5WSnH9vwOHvezC6b7kxv08/TrzH3w379AipRn27L/+13a2Aylm9FRkRAL/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xFnCL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<v:group id="Group 106" o:spid="_x0000_s1235" style="position:absolute;left:7805;top:1031;width:0;height:408" coordorigin="7805,1031" coordsize="0,40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EAsRgxAAAANwAAAAP&#10;AAAAAAAAAAAAAAAAAKkCAABkcnMvZG93bnJldi54bWxQSwUGAAAAAAQABAD6AAAAmgMAAAAA&#10;">
                                                                                                                                                                                                                        <v:polyline id="Freeform 145" o:spid="_x0000_s1236" style="position:absolute;visibility:visible;mso-wrap-style:square;v-text-anchor:top" points="15610,2062,15610,2470" coordsize="0,40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5eJ6wwAA&#10;ANwAAAAPAAAAZHJzL2Rvd25yZXYueG1sRE9da8IwFH0f7D+EO9jbmq7IkNoomyLKGIhVmHu7NHdt&#10;sbkpSWbrvzcPAx8P57tYjKYTF3K+tazgNUlBEFdWt1wrOB7WL1MQPiBr7CyTgit5WMwfHwrMtR14&#10;T5cy1CKGsM9RQRNCn0vpq4YM+sT2xJH7tc5giNDVUjscYrjpZJamb9Jgy7GhwZ6WDVXn8s8o4O2q&#10;33yfd+sPe5KH7PNnchy+Tko9P43vMxCBxnAX/7u3WkGWxfnxTDwCcn4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i5eJ6wwAAANwAAAAPAAAAAAAAAAAAAAAAAJcCAABkcnMvZG93&#10;bnJldi54bWxQSwUGAAAAAAQABAD1AAAAhwMAAAAA&#10;" filled="f" strokecolor="#999898" strokeweight="10209emu">
                                                                                                                                                                                                                          <v:path arrowok="t" o:connecttype="custom" o:connectlocs="0,1031;0,1439" o:connectangles="0,0"/>
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  <v:group id="Group 107" o:spid="_x0000_s1237" style="position:absolute;left:7777;top:1439;width:56;height:0" coordorigin="7777,1439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LQYAtv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                        <v:polyline id="Freeform 144" o:spid="_x0000_s1238" style="position:absolute;visibility:visible;mso-wrap-style:square;v-text-anchor:top" points="15554,2878,15610,2878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ko3cxQAA&#10;ANwAAAAPAAAAZHJzL2Rvd25yZXYueG1sRI9Ba8JAFITvBf/D8oTe6sZga01dRayCN1F78PjMvibB&#10;7Nu4u41pf70rFDwOM/MNM513phYtOV9ZVjAcJCCIc6srLhR8HdYv7yB8QNZYWyYFv+RhPus9TTHT&#10;9so7avehEBHCPkMFZQhNJqXPSzLoB7Yhjt63dQZDlK6Q2uE1wk0t0yR5kwYrjgslNrQsKT/vf0yk&#10;nPRou3av48lqfFm1Z/ocHU9/Sj33u8UHiEBdeIT/2xutIE1TuJ+JR0DOb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6Sjdz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    <v:group id="Group 108" o:spid="_x0000_s1239" style="position:absolute;left:5919;top:-86;width:1885;height:682" coordorigin="5919,-86" coordsize="1885,68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rhjk3xAAAANwAAAAP&#10;AAAAAAAAAAAAAAAAAKkCAABkcnMvZG93bnJldi54bWxQSwUGAAAAAAQABAD6AAAAmgMAAAAA&#10;">
                                                                                                                                                                                                                            <v:shape id="Freeform 143" o:spid="_x0000_s1240" style="position:absolute;left:11838;top:-172;width:1886;height:683;visibility:visible;mso-wrap-style:square;v-text-anchor:top" coordsize="1885,68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upmxxAAA&#10;ANwAAAAPAAAAZHJzL2Rvd25yZXYueG1sRI9Ba8JAFITvhf6H5RW81U1CkJK6SikGPNo0vb9mn0lq&#10;9m3cXTX667tCocdhZr5hluvJDOJMzveWFaTzBARxY3XPrYL6s3x+AeEDssbBMim4kof16vFhiYW2&#10;F/6gcxVaESHsC1TQhTAWUvqmI4N+bkfi6O2tMxiidK3UDi8RbgaZJclCGuw5LnQ40ntHzaE6GQW3&#10;fIfu6JLdJi3l7VsfvvY/darU7Gl6ewURaAr/4b/2VivIshzuZ+IRkKt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7qZscQAAADcAAAADwAAAAAAAAAAAAAAAACXAgAAZHJzL2Rv&#10;d25yZXYueG1sUEsFBgAAAAAEAAQA9QAAAIgDAAAAAA==&#10;" path="m0,682l24,673,48,664,72,656,96,647,120,638,143,630,167,621,191,612,215,604,239,595,263,586,287,578,310,569,334,561,358,552,382,543,406,535,430,526,454,517,478,509,501,500,525,491,549,483,573,474,597,466,621,457,645,448,669,440,692,431,716,422,740,414,764,405,788,397,812,388,836,379,859,371,883,362,907,353,931,345,954,337,978,329,1002,320,1026,311,1049,303,1073,294,1097,285,1121,277,1145,268,1169,259,1193,251,1216,242,1240,234,1264,225,1288,216,1312,208,1336,199,1360,190,1383,182,1407,173,1431,164,1455,156,1479,147,1503,139,1527,130,1550,121,1574,113,1598,104,1622,95,1646,87,1670,78,1694,69,1718,61,1741,52,1765,44,1789,35,1813,26,1837,18,1861,9,1885,0e" filled="f" strokecolor="#f8766c" strokeweight="10209emu">
                                                                                                                                                                                                                              <v:stroke dashstyle="longDash"/>
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24,588;72,571;120,553;167,536;215,519;263,501;310,484;358,467;406,450;454,432;501,415;549,398;597,381;645,363;692,346;740,328;788,311;836,293;883,276;931,259;979,243;1027,225;1074,208;1122,191;1170,173;1217,156;1265,139;1313,122;1361,104;1408,87;1456,70;1504,53;1551,35;1599,18;1647,1;1695,-17;1742,-34;1790,-51;1838,-68;1886,-86" o:connectangles="0,0,0,0,0,0,0,0,0,0,0,0,0,0,0,0,0,0,0,0,0,0,0,0,0,0,0,0,0,0,0,0,0,0,0,0,0,0,0,0"/>
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            <v:group id="Group 109" o:spid="_x0000_s1241" style="position:absolute;left:5919;top:788;width:1885;height:65" coordorigin="5919,788" coordsize="1885,6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LIwTYxAAAANwAAAAP&#10;AAAAAAAAAAAAAAAAAKkCAABkcnMvZG93bnJldi54bWxQSwUGAAAAAAQABAD6AAAAmgMAAAAA&#10;">
                                                                                                                                                                                                                              <v:shape id="Freeform 142" o:spid="_x0000_s1242" style="position:absolute;left:11838;top:1576;width:1886;height:64;visibility:visible;mso-wrap-style:square;v-text-anchor:top" coordsize="1885,6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QS8sxAAA&#10;ANwAAAAPAAAAZHJzL2Rvd25yZXYueG1sRI9BawIxFITvgv8hvIIXqVlXENkaRQWhJ0FtPT82r5vF&#10;zcuapOv6702h4HGYmW+Y5bq3jejIh9qxgukkA0FcOl1zpeDrvH9fgAgRWWPjmBQ8KMB6NRwssdDu&#10;zkfqTrESCcKhQAUmxraQMpSGLIaJa4mT9+O8xZikr6T2eE9w28g8y+bSYs1pwWBLO0Pl9fRrFYzr&#10;zfYRzWF62JWzi7/ts+9bd1Vq9NZvPkBE6uMr/N/+1AryfA5/Z9IRkKsn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EEvLMQAAADcAAAADwAAAAAAAAAAAAAAAACXAgAAZHJzL2Rv&#10;d25yZXYueG1sUEsFBgAAAAAEAAQA9QAAAIgDAAAAAA==&#10;" path="m0,65l24,65,48,64,72,63,96,62,120,61,143,61,167,60,191,59,215,58,239,57,263,56,287,56,310,55,334,54,358,53,382,52,406,51,430,51,454,50,478,49,501,48,525,47,549,47,573,46,597,45,621,44,645,43,669,42,692,42,716,41,740,40,764,39,788,38,812,38,836,37,859,36,883,35,907,34,931,34,954,33,978,31,1002,30,1026,29,1049,28,1073,28,1097,27,1121,26,1145,25,1169,24,1193,24,1216,23,1240,22,1264,21,1288,20,1312,19,1336,19,1360,18,1383,17,1407,16,1431,15,1455,14,1479,14,1503,13,1527,12,1550,11,1574,10,1598,10,1622,9,1646,8,1670,7,1694,6,1718,6,1741,5,1765,4,1789,3,1813,2,1837,1,1861,1,1885,0e" filled="f" strokecolor="#7bad00" strokeweight="10209emu">
                                                                                                                                                                                                                                <v:stroke dashstyle="longDash"/>
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24,840;72,838;120,836;167,835;215,833;263,831;310,830;358,828;406,826;454,825;501,823;549,822;597,820;645,818;692,817;740,815;788,813;836,812;883,810;931,809;979,806;1027,804;1074,803;1122,801;1170,800;1217,799;1265,797;1313,795;1361,794;1408,792;1456,790;1504,789;1551,787;1599,786;1647,784;1695,782;1742,781;1790,779;1838,777;1886,776" o:connectangles="0,0,0,0,0,0,0,0,0,0,0,0,0,0,0,0,0,0,0,0,0,0,0,0,0,0,0,0,0,0,0,0,0,0,0,0,0,0,0,0"/>
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              <v:group id="Group 110" o:spid="_x0000_s1243" style="position:absolute;left:5919;top:1087;width:1885;height:51" coordorigin="5919,1087" coordsize="1885,5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VL0/NMUAAADcAAAA&#10;DwAAAAAAAAAAAAAAAACpAgAAZHJzL2Rvd25yZXYueG1sUEsFBgAAAAAEAAQA+gAAAJsDAAAAAA==&#10;">
                                                                                                                                                                                                                                <v:shape id="Freeform 141" o:spid="_x0000_s1244" style="position:absolute;left:11838;top:2174;width:1886;height:51;visibility:visible;mso-wrap-style:square;v-text-anchor:top" coordsize="1885,5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3lpjwAAA&#10;ANwAAAAPAAAAZHJzL2Rvd25yZXYueG1sRE/NisIwEL4LvkMYwZumRnbRahQRVoRdEGsfYGjGttpM&#10;SpPV+vbmsLDHj+9/ve1tIx7U+dqxhtk0AUFcOFNzqSG/fE0WIHxANtg4Jg0v8rDdDAdrTI178pke&#10;WShFDGGfooYqhDaV0hcVWfRT1xJH7uo6iyHCrpSmw2cMt41USfIpLdYcGypsaV9Rcc9+rYaeVH77&#10;TpY/+aH4kK2an3b16ar1eNTvViAC9eFf/Oc+Gg1KxbXxTDwCcvMG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V3lpjwAAAANwAAAAPAAAAAAAAAAAAAAAAAJcCAABkcnMvZG93bnJl&#10;di54bWxQSwUGAAAAAAQABAD1AAAAhAMAAAAA&#10;" path="m0,51l24,51,48,50,72,49,96,49,120,48,143,47,167,47,191,46,215,45,239,45,263,44,287,43,310,43,334,42,358,41,382,41,406,40,430,39,454,39,478,38,501,37,525,37,549,36,573,36,597,35,621,34,645,34,669,33,692,32,716,32,740,31,764,30,788,30,812,29,836,29,859,28,883,27,907,27,931,26,954,25,978,25,1002,24,1026,23,1049,23,1073,22,1097,21,1121,21,1145,20,1169,19,1193,19,1216,18,1240,17,1264,17,1288,16,1312,15,1336,15,1360,14,1383,14,1407,13,1431,12,1455,12,1479,11,1503,10,1527,10,1550,9,1574,8,1598,8,1622,7,1646,6,1670,6,1694,5,1718,4,1741,4,1765,3,1789,3,1813,2,1837,1,1861,1,1885,0e" filled="f" strokecolor="#00bec4" strokeweight="10209emu">
                                                                                                                                                                                                                                  <v:stroke dashstyle="longDash"/>
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24,1138;72,1136;120,1135;167,1134;215,1132;263,1131;310,1130;358,1128;406,1127;454,1126;501,1124;549,1123;597,1122;645,1121;692,1119;740,1118;788,1117;836,1116;883,1114;931,1113;979,1112;1027,1110;1074,1109;1122,1108;1170,1106;1217,1105;1265,1104;1313,1102;1361,1101;1408,1100;1456,1099;1504,1097;1551,1096;1599,1095;1647,1093;1695,1092;1742,1091;1790,1090;1838,1088;1886,1087" o:connectangles="0,0,0,0,0,0,0,0,0,0,0,0,0,0,0,0,0,0,0,0,0,0,0,0,0,0,0,0,0,0,0,0,0,0,0,0,0,0,0,0"/>
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                <v:group id="Group 111" o:spid="_x0000_s1245" style="position:absolute;left:5919;top:1108;width:1885;height:74" coordorigin="5919,1108" coordsize="1885,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Sm4O3cUAAADcAAAA&#10;DwAAAAAAAAAAAAAAAACpAgAAZHJzL2Rvd25yZXYueG1sUEsFBgAAAAAEAAQA+gAAAJsDAAAAAA==&#10;">
                                                                                                                                                                                                                                  <v:shape id="Freeform 140" o:spid="_x0000_s1246" style="position:absolute;left:11838;top:2216;width:1886;height:74;visibility:visible;mso-wrap-style:square;v-text-anchor:top" coordsize="1885,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5UEg6wwAA&#10;ANwAAAAPAAAAZHJzL2Rvd25yZXYueG1sRE/LisIwFN0L/kO4wmxEU59INYoIA+NjGHwws70017bY&#10;3HSaqPXvzUJweTjv2aI2hbhR5XLLCnrdCARxYnXOqYLT8bMzAeE8ssbCMil4kIPFvNmYYaztnfd0&#10;O/hUhBB2MSrIvC9jKV2SkUHXtSVx4M62MugDrFKpK7yHcFPIfhSNpcGcQ0OGJa0ySi6Hq1Hw1978&#10;7LbDYrL+Hm1Gl+i//qXzXqmPVr2cgvBU+7f45f7SCvqDMD+cCUdAzp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5UEg6wwAAANwAAAAPAAAAAAAAAAAAAAAAAJcCAABkcnMvZG93&#10;bnJldi54bWxQSwUGAAAAAAQABAD1AAAAhwMAAAAA&#10;" path="m0,0l24,1,48,2,72,3,96,3,120,4,143,5,167,6,191,7,215,8,239,9,263,10,287,11,310,12,334,13,358,14,382,15,406,16,430,17,454,18,478,18,501,19,525,20,549,21,573,22,597,23,621,24,645,25,669,26,692,27,716,28,740,29,764,30,788,31,812,31,836,33,859,33,883,34,907,35,931,36,954,37,978,38,1002,39,1026,40,1049,41,1073,42,1097,43,1121,44,1145,45,1169,46,1193,47,1216,47,1240,48,1264,49,1288,50,1312,51,1336,52,1360,53,1383,54,1407,55,1431,56,1455,57,1479,58,1503,59,1527,60,1550,61,1574,62,1598,62,1622,63,1646,64,1670,65,1694,66,1718,67,1741,68,1765,69,1789,70,1813,71,1837,72,1861,73,1885,74e" filled="f" strokecolor="#c67bfe" strokeweight="10209emu">
                                                                                                                                                                                                                                    <v:stroke dashstyle="longDash"/>
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24,1109;72,1111;120,1112;167,1114;215,1116;263,1118;310,1120;358,1122;406,1124;454,1126;501,1127;549,1129;597,1131;645,1133;692,1135;740,1137;788,1139;836,1141;883,1142;931,1144;979,1146;1027,1148;1074,1150;1122,1152;1170,1154;1217,1155;1265,1157;1313,1159;1361,1161;1408,1163;1456,1165;1504,1167;1551,1169;1599,1170;1647,1172;1695,1174;1742,1176;1790,1178;1838,1180;1886,1182" o:connectangles="0,0,0,0,0,0,0,0,0,0,0,0,0,0,0,0,0,0,0,0,0,0,0,0,0,0,0,0,0,0,0,0,0,0,0,0,0,0,0,0"/>
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                  <v:group id="Group 112" o:spid="_x0000_s1247" style="position:absolute;left:5763;top:-732;width:2197;height:2274" coordorigin="5763,-732" coordsize="2197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xwZQGxAAAANwAAAAP&#10;AAAAAAAAAAAAAAAAAKkCAABkcnMvZG93bnJldi54bWxQSwUGAAAAAAQABAD6AAAAmgMAAAAA&#10;">
                                                                                                                                                                                                                                    <v:shape id="Freeform 139" o:spid="_x0000_s1248" style="position:absolute;left:5763;top:-732;width:2197;height:2274;visibility:visible;mso-wrap-style:square;v-text-anchor:top" coordsize="2197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qjtFxQAA&#10;ANwAAAAPAAAAZHJzL2Rvd25yZXYueG1sRI9Ba8JAFITvBf/D8oTe6sZIS43ZiLYUPNpY0ONL9pkE&#10;s29DdhvT/nq3UPA4zMw3TLoeTSsG6l1jWcF8FoEgLq1uuFLwdfh4egXhPLLG1jIp+CEH62zykGKi&#10;7ZU/ach9JQKEXYIKau+7REpX1mTQzWxHHLyz7Q36IPtK6h6vAW5aGUfRizTYcFiosaO3mspL/m0U&#10;FF3RFvn2uNs/b4w9LBe/JxrelXqcjpsVCE+jv4f/2zutIF7E8HcmHAGZ3Q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mqO0XFAAAA3AAAAA8AAAAAAAAAAAAAAAAAlwIAAGRycy9k&#10;b3ducmV2LnhtbFBLBQYAAAAABAAEAPUAAACJAwAAAAA=&#10;" path="m0,2274l2198,2274,2198,,,,,2274xe" filled="f" strokecolor="#7f7e7e" strokeweight="10209emu">
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1542;2198,1542;2198,-732;0,-732;0,1542" o:connectangles="0,0,0,0,0"/>
                    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                    <v:group id="Group 113" o:spid="_x0000_s1249" style="position:absolute;left:3447;top:1136;width:64;height:0" coordorigin="3447,1136" coordsize="64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uX6/qxAAAANwAAAAP&#10;AAAAAAAAAAAAAAAAAKkCAABkcnMvZG93bnJldi54bWxQSwUGAAAAAAQABAD6AAAAmgMAAAAA&#10;">
                                                                                                                                                                                                                                      <v:polyline id="Freeform 138" o:spid="_x0000_s1250" style="position:absolute;visibility:visible;mso-wrap-style:square;v-text-anchor:top" points="6894,2272,6958,2272" coordsize="64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6JUlFxgAA&#10;ANwAAAAPAAAAZHJzL2Rvd25yZXYueG1sRI9BS8NAFITvgv9heYI3u7EpRdJsSisK9lJM7cHja/aZ&#10;DWbfht01jf56Vyh4HGbmG6ZcT7YXI/nQOVZwP8tAEDdOd9wqOL493z2ACBFZY++YFHxTgHV1fVVi&#10;od2ZaxoPsRUJwqFABSbGoZAyNIYshpkbiJP34bzFmKRvpfZ4TnDby3mWLaXFjtOCwYEeDTWfhy+r&#10;IB/zPW5N/ZNt9n5bvx7d0+70rtTtzbRZgYg0xf/wpf2iFczzBfydSUdAVr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6JUlFxgAAANwAAAAPAAAAAAAAAAAAAAAAAJcCAABkcnMv&#10;ZG93bnJldi54bWxQSwUGAAAAAAQABAD1AAAAigMAAAAA&#10;" filled="f" strokeweight="10209emu">
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0;64,0" o:connectangles="0,0"/>
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                <v:group id="Group 114" o:spid="_x0000_s1251" style="position:absolute;left:3447;top:683;width:64;height:0" coordorigin="3447,683" coordsize="64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O+pIFxAAAANwAAAAP&#10;AAAAAAAAAAAAAAAAAKkCAABkcnMvZG93bnJldi54bWxQSwUGAAAAAAQABAD6AAAAmgMAAAAA&#10;">
                                                                                                                                                                                                                                        <v:polyline id="Freeform 137" o:spid="_x0000_s1252" style="position:absolute;visibility:visible;mso-wrap-style:square;v-text-anchor:top" points="6894,1366,6958,1366" coordsize="64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u3KpxQAA&#10;ANwAAAAPAAAAZHJzL2Rvd25yZXYueG1sRI9BawIxFITvQv9DeIXeNKsLUlajaGmhvUhXPXh8bp6b&#10;xc3LkqTrtr++KRQ8DjPzDbNcD7YVPfnQOFYwnWQgiCunG64VHA9v42cQISJrbB2Tgm8KsF49jJZY&#10;aHfjkvp9rEWCcChQgYmxK6QMlSGLYeI64uRdnLcYk/S11B5vCW5bOcuyubTYcFow2NGLoeq6/7IK&#10;8j7f4daUP9lm57fl59G9fpxPSj09DpsFiEhDvIf/2+9awSyfw9+ZdATk6h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W7cqnFAAAA3AAAAA8AAAAAAAAAAAAAAAAAlwIAAGRycy9k&#10;b3ducmV2LnhtbFBLBQYAAAAABAAEAPUAAACJAwAAAAA=&#10;" filled="f" strokeweight="10209emu">
  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0;64,0" o:connectangles="0,0"/>
  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                  <v:group id="Group 115" o:spid="_x0000_s1253" style="position:absolute;left:3447;top:231;width:64;height:0" coordorigin="3447,231" coordsize="64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NFkqen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                                        <v:polyline id="Freeform 136" o:spid="_x0000_s1254" style="position:absolute;visibility:visible;mso-wrap-style:square;v-text-anchor:top" points="6894,462,6958,462" coordsize="64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7aENAwgAA&#10;ANwAAAAPAAAAZHJzL2Rvd25yZXYueG1sRE/Pa8IwFL4L/g/hCbtpqgWRzigqCttFVudhx7fmrSlr&#10;XkqS1W5/vTkMPH58v9fbwbaiJx8axwrmswwEceV0w7WC6/tpugIRIrLG1jEp+KUA2814tMZCuxuX&#10;1F9iLVIIhwIVmBi7QspQGbIYZq4jTtyX8xZjgr6W2uMthdtWLrJsKS02nBoMdnQwVH1ffqyCvM/P&#10;uDflX7Y7+335dnXH188PpZ4mw+4ZRKQhPsT/7hetYJGntelMOgJycw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toQ0DCAAAA3AAAAA8AAAAAAAAAAAAAAAAAlwIAAGRycy9kb3du&#10;cmV2LnhtbFBLBQYAAAAABAAEAPUAAACGAwAAAAA=&#10;" filled="f" strokeweight="10209emu">
    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0;64,0" o:connectangles="0,0"/>
    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                    <v:group id="Group 116" o:spid="_x0000_s1255" style="position:absolute;left:3447;top:-222;width:64;height:0" coordorigin="3447,-222" coordsize="64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M+3mAD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                                          <v:polyline id="Freeform 135" o:spid="_x0000_s1256" style="position:absolute;visibility:visible;mso-wrap-style:square;v-text-anchor:top" points="6894,-444,6958,-444" coordsize="64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GDw7wwAA&#10;ANwAAAAPAAAAZHJzL2Rvd25yZXYueG1sRE/Pa8IwFL4L+x/CG+ym6XTI6Iyi4mBexHYednxr3pqy&#10;5qUkWa37681B8Pjx/V6sBtuKnnxoHCt4nmQgiCunG64VnD7fx68gQkTW2DomBRcKsFo+jBaYa3fm&#10;gvoy1iKFcMhRgYmxy6UMlSGLYeI64sT9OG8xJuhrqT2eU7ht5TTL5tJiw6nBYEdbQ9Vv+WcVzPrZ&#10;ATem+M/WB78pjie3239/KfX0OKzfQEQa4l18c39oBdOXND+dSUdALq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dGDw7wwAAANwAAAAPAAAAAAAAAAAAAAAAAJcCAABkcnMvZG93&#10;bnJldi54bWxQSwUGAAAAAAQABAD1AAAAhwMAAAAA&#10;" filled="f" strokeweight="10209emu">
      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0;64,0" o:connectangles="0,0"/>
      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                      <v:group id="Group 117" o:spid="_x0000_s1257" style="position:absolute;left:3447;top:-674;width:64;height:0" coordorigin="3447,-674" coordsize="64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px+d7xAAAANwAAAAP&#10;AAAAAAAAAAAAAAAAAKkCAABkcnMvZG93bnJldi54bWxQSwUGAAAAAAQABAD6AAAAmgMAAAAA&#10;">
                                                                                                                                                                                                                                              <v:polyline id="Freeform 134" o:spid="_x0000_s1258" style="position:absolute;visibility:visible;mso-wrap-style:square;v-text-anchor:top" points="6894,-1348,6958,-1348" coordsize="64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hgfXxgAA&#10;ANwAAAAPAAAAZHJzL2Rvd25yZXYueG1sRI9BS8NAFITvgv9heYI3uzEtRdJsSisK9lJM7cHja/aZ&#10;DWbfht01jf56Vyh4HGbmG6ZcT7YXI/nQOVZwP8tAEDdOd9wqOL493z2ACBFZY++YFHxTgHV1fVVi&#10;od2ZaxoPsRUJwqFABSbGoZAyNIYshpkbiJP34bzFmKRvpfZ4TnDbyzzLltJix2nB4ECPhprPw5dV&#10;MB/ne9ya+ifb7P22fj26p93pXanbm2mzAhFpiv/hS/tFK8gXOfydSUdAVr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ChgfXxgAAANwAAAAPAAAAAAAAAAAAAAAAAJcCAABkcnMv&#10;ZG93bnJldi54bWxQSwUGAAAAAAQABAD1AAAAigMAAAAA&#10;" filled="f" strokeweight="10209emu">
        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0;64,0" o:connectangles="0,0"/>
        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                        <v:group id="Group 118" o:spid="_x0000_s1259" style="position:absolute;left:3667;top:1542;width:0;height:64" coordorigin="3667,1542" coordsize="0,6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PZZ3Jf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                                              <v:polyline id="Freeform 133" o:spid="_x0000_s1260" style="position:absolute;visibility:visible;mso-wrap-style:square;v-text-anchor:top" points="7334,3148,7334,3084" coordsize="0,6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7XH6RxQAA&#10;ANwAAAAPAAAAZHJzL2Rvd25yZXYueG1sRI9Ba8JAFITvBf/D8gRvdZNga0ldRSyKPRU1B4+P7DOJ&#10;yb4Nu1tN/323UPA4zMw3zGI1mE7cyPnGsoJ0moAgLq1uuFJQnLbPbyB8QNbYWSYFP+RhtRw9LTDX&#10;9s4Huh1DJSKEfY4K6hD6XEpf1mTQT21PHL2LdQZDlK6S2uE9wk0nsyR5lQYbjgs19rSpqWyP30ZB&#10;e76WH+Yc5sWXK9Ltyy7bzz8zpSbjYf0OItAQHuH/9l4ryGYz+DsTj4Bc/g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tcfpHFAAAA3AAAAA8AAAAAAAAAAAAAAAAAlwIAAGRycy9k&#10;b3ducmV2LnhtbFBLBQYAAAAABAAEAPUAAACJAwAAAAA=&#10;" filled="f" strokeweight="10209emu">
          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1606;0,1542" o:connectangles="0,0"/>
          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                          <v:group id="Group 119" o:spid="_x0000_s1261" style="position:absolute;left:4060;top:1542;width:0;height:64" coordorigin="4060,1542" coordsize="0,6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W/OF4xgAAANwAAAAPAAAAZHJzL2Rvd25yZXYueG1sRI9Ba8JAFITvBf/D8oTe&#10;mk1sUyRmFRErHkKhKpTeHtlnEsy+DdltEv99t1DocZiZb5h8M5lWDNS7xrKCJIpBEJdWN1wpuJzf&#10;npYgnEfW2FomBXdysFnPHnLMtB35g4aTr0SAsMtQQe19l0npypoMush2xMG72t6gD7KvpO5xDHDT&#10;ykUcv0qDDYeFGjva1VTeTt9GwWHEcfuc7Ifidt3dv87p+2eRkFKP82m7AuFp8v/hv/ZRK1i8pP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Bb84Xj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                                                <v:polyline id="Freeform 132" o:spid="_x0000_s1262" style="position:absolute;visibility:visible;mso-wrap-style:square;v-text-anchor:top" points="8120,3148,8120,3084" coordsize="0,6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wkV9xAAA&#10;ANwAAAAPAAAAZHJzL2Rvd25yZXYueG1sRI9Ba8JAFITvBf/D8gRvdWOwKtFVxKLYU1Fz8PjIPpNo&#10;9m3Y3Wr8991CweMwM98wi1VnGnEn52vLCkbDBARxYXXNpYL8tH2fgfABWWNjmRQ8ycNq2XtbYKbt&#10;gw90P4ZSRAj7DBVUIbSZlL6oyKAf2pY4ehfrDIYoXSm1w0eEm0amSTKRBmuOCxW2tKmouB1/jILb&#10;+Vp8mnOY5t8uH20/dul++pUqNeh36zmIQF14hf/be60gHU/g70w8AnL5C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5MJFfcQAAADcAAAADwAAAAAAAAAAAAAAAACXAgAAZHJzL2Rv&#10;d25yZXYueG1sUEsFBgAAAAAEAAQA9QAAAIgDAAAAAA==&#10;" filled="f" strokeweight="10209emu">
            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1606;0,1542" o:connectangles="0,0"/>
            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                            <v:group id="Group 120" o:spid="_x0000_s1263" style="position:absolute;left:4453;top:1542;width:0;height:64" coordorigin="4453,1542" coordsize="0,6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iWLalMUAAADcAAAA&#10;DwAAAAAAAAAAAAAAAACpAgAAZHJzL2Rvd25yZXYueG1sUEsFBgAAAAAEAAQA+gAAAJsDAAAAAA==&#10;">
                                                                                                                                                                                                                                                    <v:polyline id="Freeform 131" o:spid="_x0000_s1264" style="position:absolute;visibility:visible;mso-wrap-style:square;v-text-anchor:top" points="8906,3148,8906,3084" coordsize="0,6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6EXSUwwAA&#10;ANwAAAAPAAAAZHJzL2Rvd25yZXYueG1sRE/Pa8IwFL4P/B/CG+w20xad0hlFNhzuNNQePD6at7Zr&#10;81KS2Nb/fjkMdvz4fm92k+nEQM43lhWk8wQEcWl1w5WC4nJ4XoPwAVljZ5kU3MnDbjt72GCu7cgn&#10;Gs6hEjGEfY4K6hD6XEpf1mTQz21PHLlv6wyGCF0ltcMxhptOZknyIg02HBtq7OmtprI934yC9vpT&#10;vptrWBVfrkgPy4/suPrMlHp6nPavIAJN4V/85z5qBdkiro1n4hGQ21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6EXSUwwAAANwAAAAPAAAAAAAAAAAAAAAAAJcCAABkcnMvZG93&#10;bnJldi54bWxQSwUGAAAAAAQABAD1AAAAhwMAAAAA&#10;" filled="f" strokeweight="10209emu">
              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1606;0,1542" o:connectangles="0,0"/>
              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                              <v:group id="Group 121" o:spid="_x0000_s1265" style="position:absolute;left:5553;top:1542;width:0;height:64" coordorigin="5553,1542" coordsize="0,6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l7HrfcUAAADcAAAA&#10;DwAAAAAAAAAAAAAAAACpAgAAZHJzL2Rvd25yZXYueG1sUEsFBgAAAAAEAAQA+gAAAJsDAAAAAA==&#10;">
                                                                                                                                                                                                                                                      <v:polyline id="Freeform 130" o:spid="_x0000_s1266" style="position:absolute;visibility:visible;mso-wrap-style:square;v-text-anchor:top" points="11106,3148,11106,3084" coordsize="0,6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vu5PwgAA&#10;ANwAAAAPAAAAZHJzL2Rvd25yZXYueG1sRE/Pa8IwFL4P/B/CE7ytqQWnVKOIQ+lOY9pDj4/mre1s&#10;XkqS2e6/Xw6DHT++37vDZHrxIOc7ywqWSQqCuLa640ZBeTs/b0D4gKyxt0wKfsjDYT972mGu7cgf&#10;9LiGRsQQ9jkqaEMYcil93ZJBn9iBOHKf1hkMEbpGaodjDDe9zNL0RRrsODa0ONCppfp+/TYK7tVX&#10;/WqqsC7fXbk8ry5ZsX7LlFrMp+MWRKAp/Iv/3IVWkK3i/HgmHgG5/wU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G+7k/CAAAA3AAAAA8AAAAAAAAAAAAAAAAAlwIAAGRycy9kb3du&#10;cmV2LnhtbFBLBQYAAAAABAAEAPUAAACGAwAAAAA=&#10;" filled="f" strokeweight="10209emu">
                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1606;0,1542" o:connectangles="0,0"/>
                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                                <v:group id="Group 122" o:spid="_x0000_s1267" style="position:absolute;left:5919;top:1542;width:0;height:64" coordorigin="5919,1542" coordsize="0,6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Owecab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                                                      <v:polyline id="Freeform 129" o:spid="_x0000_s1268" style="position:absolute;visibility:visible;mso-wrap-style:square;v-text-anchor:top" points="11838,3148,11838,3084" coordsize="0,6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INWjxAAA&#10;ANwAAAAPAAAAZHJzL2Rvd25yZXYueG1sRI9BawIxFITvBf9DeIK3mjWglq1RiqLoqdTuweNj87q7&#10;dfOyJFHXf2+EQo/DzHzDLFa9bcWVfGgca5iMMxDEpTMNVxqK7+3rG4gQkQ22jknDnQKsloOXBebG&#10;3fiLrsdYiQThkKOGOsYulzKUNVkMY9cRJ+/HeYsxSV9J4/GW4LaVKstm0mLDaaHGjtY1lefjxWo4&#10;n37LjT3FefHpi8l2ulP7+UFpPRr2H+8gIvXxP/zX3hsNaqrgeSYdAbl8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iDVo8QAAADcAAAADwAAAAAAAAAAAAAAAACXAgAAZHJzL2Rv&#10;d25yZXYueG1sUEsFBgAAAAAEAAQA9QAAAIgDAAAAAA==&#10;" filled="f" strokeweight="10209emu">
                  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1606;0,1542" o:connectangles="0,0"/>
                  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                                  <v:group id="Group 123" o:spid="_x0000_s1269" style="position:absolute;left:6312;top:1542;width:0;height:64" coordorigin="6312,1542" coordsize="0,6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zgEpKxAAAANwAAAAP&#10;AAAAAAAAAAAAAAAAAKkCAABkcnMvZG93bnJldi54bWxQSwUGAAAAAAQABAD6AAAAmgMAAAAA&#10;">
                                                                                                                                                                                                                                                          <v:polyline id="Freeform 128" o:spid="_x0000_s1270" style="position:absolute;visibility:visible;mso-wrap-style:square;v-text-anchor:top" points="12624,3148,12624,3084" coordsize="0,6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+hehMxAAA&#10;ANwAAAAPAAAAZHJzL2Rvd25yZXYueG1sRI9Ba8JAFITvBf/D8gRvdWPQKtFVxKLYU1Fz8PjIPpNo&#10;9m3Y3Wr8991CweMwM98wi1VnGnEn52vLCkbDBARxYXXNpYL8tH2fgfABWWNjmRQ8ycNq2XtbYKbt&#10;gw90P4ZSRAj7DBVUIbSZlL6oyKAf2pY4ehfrDIYoXSm1w0eEm0amSfIhDdYcFypsaVNRcTv+GAW3&#10;87X4NOcwzb9dPtpOdul++pUqNeh36zmIQF14hf/be60gnYzh70w8AnL5C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oXoTMQAAADcAAAADwAAAAAAAAAAAAAAAACXAgAAZHJzL2Rv&#10;d25yZXYueG1sUEsFBgAAAAAEAAQA9QAAAIgDAAAAAA==&#10;" filled="f" strokeweight="10209emu">
                    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1606;0,1542" o:connectangles="0,0"/>
                    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                                    <v:group id="Group 124" o:spid="_x0000_s1271" style="position:absolute;left:6705;top:1542;width:0;height:64" coordorigin="6705,1542" coordsize="0,6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TJXelxAAAANwAAAAP&#10;AAAAAAAAAAAAAAAAAKkCAABkcnMvZG93bnJldi54bWxQSwUGAAAAAAQABAD6AAAAmgMAAAAA&#10;">
                                                                                                                                                                                                                                                            <v:polyline id="Freeform 127" o:spid="_x0000_s1272" style="position:absolute;visibility:visible;mso-wrap-style:square;v-text-anchor:top" points="13410,3148,13410,3084" coordsize="0,6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G9OgxAAA&#10;ANwAAAAPAAAAZHJzL2Rvd25yZXYueG1sRI9Pi8IwFMTvC36H8ARva2rBP1SjiKK4p2W1B4+P5tlW&#10;m5eSRK3f3iws7HGYmd8wi1VnGvEg52vLCkbDBARxYXXNpYL8tPucgfABWWNjmRS8yMNq2ftYYKbt&#10;k3/ocQyliBD2GSqoQmgzKX1RkUE/tC1x9C7WGQxRulJqh88IN41Mk2QiDdYcFypsaVNRcTvejYLb&#10;+VpszTlM82+Xj3bjfXqYfqVKDfrdeg4iUBf+w3/tg1aQjifweyYeAbl8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RvToMQAAADcAAAADwAAAAAAAAAAAAAAAACXAgAAZHJzL2Rv&#10;d25yZXYueG1sUEsFBgAAAAAEAAQA9QAAAIgDAAAAAA==&#10;" filled="f" strokeweight="10209emu">
                      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1606;0,1542" o:connectangles="0,0"/>
                      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                                      <v:group id="Group 125" o:spid="_x0000_s1273" style="position:absolute;left:7805;top:1542;width:0;height:64" coordorigin="7805,1542" coordsize="0,6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Mu0xJxQAAANwAAAAPAAAAZHJzL2Rvd25yZXYueG1sRI9Bi8IwFITvwv6H8IS9&#10;aVoXdalGEVmXPYigLoi3R/Nsi81LaWJb/70RBI/DzHzDzJedKUVDtSssK4iHEQji1OqCMwX/x83g&#10;G4TzyBpLy6TgTg6Wi4/eHBNtW95Tc/CZCBB2CSrIva8SKV2ak0E3tBVx8C62NuiDrDOpa2wD3JRy&#10;FEUTabDgsJBjReuc0uvhZhT8ttiuvuKfZnu9rO/n43h32sak1Ge/W81AeOr8O/xq/2kFo/EU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DLtMScUAAADcAAAA&#10;DwAAAAAAAAAAAAAAAACpAgAAZHJzL2Rvd25yZXYueG1sUEsFBgAAAAAEAAQA+gAAAJsDAAAAAA==&#10;">
                                                                                                                                                                                                                                                              <v:polyline id="Freeform 126" o:spid="_x0000_s1274" style="position:absolute;visibility:visible;mso-wrap-style:square;v-text-anchor:top" points="15610,3148,15610,3084" coordsize="0,6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/yOJJwgAA&#10;ANwAAAAPAAAAZHJzL2Rvd25yZXYueG1sRE/Pa8IwFL4P/B/CE7ytqQWnVKOIQ+lOY9pDj4/mre1s&#10;XkqS2e6/Xw6DHT++37vDZHrxIOc7ywqWSQqCuLa640ZBeTs/b0D4gKyxt0wKfsjDYT972mGu7cgf&#10;9LiGRsQQ9jkqaEMYcil93ZJBn9iBOHKf1hkMEbpGaodjDDe9zNL0RRrsODa0ONCppfp+/TYK7tVX&#10;/WqqsC7fXbk8ry5ZsX7LlFrMp+MWRKAp/Iv/3IVWkK3i2ngmHgG5/wU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/I4knCAAAA3AAAAA8AAAAAAAAAAAAAAAAAlwIAAGRycy9kb3du&#10;cmV2LnhtbFBLBQYAAAAABAAEAPUAAACGAwAAAAA=&#10;" filled="f" strokeweight="10209emu">
                        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1606;0,1542" o:connectangles="0,0"/>
                        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</v:group>
                                                                                                                                    </v:group>
                                                                                                                                  </v:group>
                                                                                                                                </v:group>
                                                                                                                              </v:group>
                                                                                                                            </v:group>
                                                                                                                          </v:group>
                                                                                                                        </v:group>
                                                                                                                      </v:group>
                                                                                                                    </v:group>
                                                                                                                  </v:group>
                                                                                                                </v:group>
                                                                                                              </v:group>
                                                                                                            </v:group>
                                                                                                          </v:group>
                                                                                                        </v:group>
                                                                                                      </v:group>
                                                                                                    </v:group>
                                                                                                  </v:group>
                                                                                                </v:group>
                                                                                              </v:group>
                                                                                            </v:group>
                                                                                          </v:group>
                                                                                        </v:group>
                                                                                      </v:group>
                                                                                    </v:group>
                                                                                  </v:group>
                                                                                </v:group>
                                                                              </v:group>
                                                                            </v:group>
                                                                          </v:group>
                                                                        </v:group>
                                                                      </v:group>
                                                                    </v:group>
                                                                  </v:group>
                                                                </v:group>
                                                              </v:group>
                                                            </v:group>
                                                          </v:group>
                                                        </v:group>
                                                      </v:group>
                                                    </v:group>
                                                  </v:group>
                                                </v:group>
                                              </v:group>
                                            </v:group>
                                          </v:group>
                                        </v:group>
                                      </v:group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6839DC">
        <w:rPr>
          <w:rFonts w:ascii="Arial" w:eastAsia="Arial" w:hAnsi="Arial" w:cs="Arial"/>
          <w:sz w:val="15"/>
          <w:szCs w:val="15"/>
        </w:rPr>
        <w:t xml:space="preserve">1.0                      </w:t>
      </w:r>
      <w:r w:rsidR="006839DC">
        <w:rPr>
          <w:rFonts w:ascii="Arial" w:eastAsia="Arial" w:hAnsi="Arial" w:cs="Arial"/>
          <w:spacing w:val="37"/>
          <w:sz w:val="15"/>
          <w:szCs w:val="15"/>
        </w:rPr>
        <w:t xml:space="preserve"> </w:t>
      </w:r>
      <w:r w:rsidR="006839DC">
        <w:rPr>
          <w:rFonts w:ascii="Arial" w:eastAsia="Arial" w:hAnsi="Arial" w:cs="Arial"/>
          <w:w w:val="101"/>
          <w:position w:val="2"/>
          <w:sz w:val="21"/>
          <w:szCs w:val="21"/>
        </w:rPr>
        <w:t>3</w:t>
      </w:r>
    </w:p>
    <w:p w:rsidR="00273D53" w:rsidRDefault="00273D53">
      <w:pPr>
        <w:spacing w:before="20" w:line="260" w:lineRule="exact"/>
        <w:rPr>
          <w:sz w:val="26"/>
          <w:szCs w:val="26"/>
        </w:rPr>
      </w:pPr>
    </w:p>
    <w:p w:rsidR="00273D53" w:rsidRDefault="00F14C79">
      <w:pPr>
        <w:spacing w:line="140" w:lineRule="exact"/>
        <w:ind w:left="1822" w:right="1077"/>
        <w:jc w:val="center"/>
        <w:rPr>
          <w:rFonts w:ascii="Arial" w:eastAsia="Arial" w:hAnsi="Arial" w:cs="Arial"/>
          <w:sz w:val="15"/>
          <w:szCs w:val="1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4351" behindDoc="1" locked="0" layoutInCell="1" allowOverlap="1">
                <wp:simplePos x="0" y="0"/>
                <wp:positionH relativeFrom="page">
                  <wp:posOffset>1886585</wp:posOffset>
                </wp:positionH>
                <wp:positionV relativeFrom="paragraph">
                  <wp:posOffset>-369570</wp:posOffset>
                </wp:positionV>
                <wp:extent cx="140970" cy="495300"/>
                <wp:effectExtent l="0" t="0" r="4445" b="1270"/>
                <wp:wrapNone/>
                <wp:docPr id="9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9755B" w:rsidRDefault="0099755B">
                            <w:pPr>
                              <w:spacing w:line="200" w:lineRule="exact"/>
                              <w:ind w:left="20" w:right="-27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01"/>
                                <w:sz w:val="18"/>
                                <w:szCs w:val="18"/>
                              </w:rPr>
                              <w:t>Simila</w:t>
                            </w:r>
                            <w:r>
                              <w:rPr>
                                <w:rFonts w:ascii="Arial" w:eastAsia="Arial" w:hAnsi="Arial" w:cs="Arial"/>
                                <w:spacing w:val="3"/>
                                <w:w w:val="101"/>
                                <w:sz w:val="18"/>
                                <w:szCs w:val="18"/>
                              </w:rPr>
                              <w:t>r</w:t>
                            </w:r>
                            <w:r>
                              <w:rPr>
                                <w:rFonts w:ascii="Arial" w:eastAsia="Arial" w:hAnsi="Arial" w:cs="Arial"/>
                                <w:w w:val="101"/>
                                <w:sz w:val="18"/>
                                <w:szCs w:val="18"/>
                              </w:rPr>
                              <w:t>ity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39" type="#_x0000_t202" style="position:absolute;left:0;text-align:left;margin-left:148.55pt;margin-top:-29.05pt;width:11.1pt;height:39pt;z-index:-212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" filled="f" stroked="f">
                <v:textbox style="layout-flow:vertical;mso-layout-flow-alt:bottom-to-top" inset="0,0,0,0">
                  <w:txbxContent>
                    <w:p w:rsidR="0099755B" w:rsidRDefault="0099755B">
                      <w:pPr>
                        <w:spacing w:line="200" w:lineRule="exact"/>
                        <w:ind w:left="20" w:right="-27"/>
                        <w:rPr>
                          <w:rFonts w:ascii="Arial" w:eastAsia="Arial" w:hAnsi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eastAsia="Arial" w:hAnsi="Arial" w:cs="Arial"/>
                          <w:w w:val="101"/>
                          <w:sz w:val="18"/>
                          <w:szCs w:val="18"/>
                        </w:rPr>
                        <w:t>Simila</w:t>
                      </w:r>
                      <w:r>
                        <w:rPr>
                          <w:rFonts w:ascii="Arial" w:eastAsia="Arial" w:hAnsi="Arial" w:cs="Arial"/>
                          <w:spacing w:val="3"/>
                          <w:w w:val="101"/>
                          <w:sz w:val="18"/>
                          <w:szCs w:val="18"/>
                        </w:rPr>
                        <w:t>r</w:t>
                      </w:r>
                      <w:r>
                        <w:rPr>
                          <w:rFonts w:ascii="Arial" w:eastAsia="Arial" w:hAnsi="Arial" w:cs="Arial"/>
                          <w:w w:val="101"/>
                          <w:sz w:val="18"/>
                          <w:szCs w:val="18"/>
                        </w:rPr>
                        <w:t>ity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839DC">
        <w:rPr>
          <w:rFonts w:ascii="Arial" w:eastAsia="Arial" w:hAnsi="Arial" w:cs="Arial"/>
          <w:w w:val="101"/>
          <w:position w:val="-1"/>
          <w:sz w:val="15"/>
          <w:szCs w:val="15"/>
        </w:rPr>
        <w:t>0.5</w:t>
      </w:r>
    </w:p>
    <w:p w:rsidR="00273D53" w:rsidRDefault="006839DC">
      <w:pPr>
        <w:spacing w:line="200" w:lineRule="exact"/>
        <w:ind w:right="786"/>
        <w:jc w:val="right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w w:val="101"/>
          <w:sz w:val="21"/>
          <w:szCs w:val="21"/>
        </w:rPr>
        <w:t>3</w:t>
      </w:r>
    </w:p>
    <w:p w:rsidR="00273D53" w:rsidRDefault="006839DC">
      <w:pPr>
        <w:spacing w:line="180" w:lineRule="exact"/>
        <w:jc w:val="right"/>
        <w:rPr>
          <w:rFonts w:ascii="Arial" w:eastAsia="Arial" w:hAnsi="Arial" w:cs="Arial"/>
          <w:sz w:val="21"/>
          <w:szCs w:val="21"/>
        </w:rPr>
      </w:pPr>
      <w:r>
        <w:br w:type="column"/>
      </w:r>
      <w:r>
        <w:rPr>
          <w:rFonts w:ascii="Arial" w:eastAsia="Arial" w:hAnsi="Arial" w:cs="Arial"/>
          <w:spacing w:val="4"/>
          <w:w w:val="101"/>
          <w:sz w:val="15"/>
          <w:szCs w:val="15"/>
        </w:rPr>
        <w:lastRenderedPageBreak/>
        <w:t xml:space="preserve"> </w:t>
      </w:r>
      <w:r>
        <w:rPr>
          <w:rFonts w:ascii="Arial" w:eastAsia="Arial" w:hAnsi="Arial" w:cs="Arial"/>
          <w:w w:val="101"/>
          <w:position w:val="-1"/>
          <w:sz w:val="21"/>
          <w:szCs w:val="21"/>
          <w:u w:val="dash" w:color="7BAD00"/>
        </w:rPr>
        <w:t>3</w:t>
      </w:r>
    </w:p>
    <w:p w:rsidR="00273D53" w:rsidRDefault="006839DC">
      <w:pPr>
        <w:spacing w:line="340" w:lineRule="exact"/>
        <w:jc w:val="right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position w:val="13"/>
          <w:sz w:val="21"/>
          <w:szCs w:val="21"/>
        </w:rPr>
        <w:t xml:space="preserve">3   </w:t>
      </w:r>
      <w:r>
        <w:rPr>
          <w:rFonts w:ascii="Arial" w:eastAsia="Arial" w:hAnsi="Arial" w:cs="Arial"/>
          <w:spacing w:val="43"/>
          <w:position w:val="13"/>
          <w:sz w:val="21"/>
          <w:szCs w:val="21"/>
        </w:rPr>
        <w:t xml:space="preserve"> </w:t>
      </w:r>
      <w:r>
        <w:rPr>
          <w:rFonts w:ascii="Arial" w:eastAsia="Arial" w:hAnsi="Arial" w:cs="Arial"/>
          <w:position w:val="-4"/>
          <w:sz w:val="21"/>
          <w:szCs w:val="21"/>
        </w:rPr>
        <w:t xml:space="preserve">3                        </w:t>
      </w:r>
      <w:r>
        <w:rPr>
          <w:rFonts w:ascii="Arial" w:eastAsia="Arial" w:hAnsi="Arial" w:cs="Arial"/>
          <w:spacing w:val="32"/>
          <w:position w:val="-4"/>
          <w:sz w:val="21"/>
          <w:szCs w:val="21"/>
        </w:rPr>
        <w:t xml:space="preserve"> </w:t>
      </w:r>
      <w:r>
        <w:rPr>
          <w:rFonts w:ascii="Arial" w:eastAsia="Arial" w:hAnsi="Arial" w:cs="Arial"/>
          <w:w w:val="101"/>
          <w:position w:val="4"/>
          <w:sz w:val="21"/>
          <w:szCs w:val="21"/>
        </w:rPr>
        <w:t>2</w:t>
      </w:r>
    </w:p>
    <w:p w:rsidR="00273D53" w:rsidRDefault="00F14C79">
      <w:pPr>
        <w:spacing w:line="200" w:lineRule="exact"/>
        <w:ind w:left="-57"/>
        <w:jc w:val="right"/>
        <w:rPr>
          <w:rFonts w:ascii="Arial" w:eastAsia="Arial" w:hAnsi="Arial" w:cs="Arial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4357" behindDoc="1" locked="0" layoutInCell="1" allowOverlap="1">
                <wp:simplePos x="0" y="0"/>
                <wp:positionH relativeFrom="page">
                  <wp:posOffset>3970655</wp:posOffset>
                </wp:positionH>
                <wp:positionV relativeFrom="paragraph">
                  <wp:posOffset>107315</wp:posOffset>
                </wp:positionV>
                <wp:extent cx="74930" cy="134620"/>
                <wp:effectExtent l="0" t="5715" r="5715" b="0"/>
                <wp:wrapNone/>
                <wp:docPr id="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930" cy="13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9755B" w:rsidRDefault="0099755B">
                            <w:pPr>
                              <w:spacing w:line="200" w:lineRule="exact"/>
                              <w:ind w:right="-52"/>
                              <w:rPr>
                                <w:rFonts w:ascii="Arial" w:eastAsia="Arial" w:hAnsi="Arial" w:cs="Arial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01"/>
                                <w:sz w:val="21"/>
                                <w:szCs w:val="21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40" type="#_x0000_t202" style="position:absolute;left:0;text-align:left;margin-left:312.65pt;margin-top:8.45pt;width:5.9pt;height:10.6pt;z-index:-212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" filled="f" stroked="f">
                <v:textbox inset="0,0,0,0">
                  <w:txbxContent>
                    <w:p w:rsidR="0099755B" w:rsidRDefault="0099755B">
                      <w:pPr>
                        <w:spacing w:line="200" w:lineRule="exact"/>
                        <w:ind w:right="-52"/>
                        <w:rPr>
                          <w:rFonts w:ascii="Arial" w:eastAsia="Arial" w:hAnsi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 w:eastAsia="Arial" w:hAnsi="Arial" w:cs="Arial"/>
                          <w:w w:val="101"/>
                          <w:sz w:val="21"/>
                          <w:szCs w:val="21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314358" behindDoc="1" locked="0" layoutInCell="1" allowOverlap="1">
                <wp:simplePos x="0" y="0"/>
                <wp:positionH relativeFrom="page">
                  <wp:posOffset>4219575</wp:posOffset>
                </wp:positionH>
                <wp:positionV relativeFrom="paragraph">
                  <wp:posOffset>55245</wp:posOffset>
                </wp:positionV>
                <wp:extent cx="74930" cy="134620"/>
                <wp:effectExtent l="3175" t="4445" r="0" b="635"/>
                <wp:wrapNone/>
                <wp:docPr id="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930" cy="13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9755B" w:rsidRDefault="0099755B">
                            <w:pPr>
                              <w:spacing w:line="200" w:lineRule="exact"/>
                              <w:ind w:right="-52"/>
                              <w:rPr>
                                <w:rFonts w:ascii="Arial" w:eastAsia="Arial" w:hAnsi="Arial" w:cs="Arial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01"/>
                                <w:sz w:val="21"/>
                                <w:szCs w:val="21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41" type="#_x0000_t202" style="position:absolute;left:0;text-align:left;margin-left:332.25pt;margin-top:4.35pt;width:5.9pt;height:10.6pt;z-index:-212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" filled="f" stroked="f">
                <v:textbox inset="0,0,0,0">
                  <w:txbxContent>
                    <w:p w:rsidR="0099755B" w:rsidRDefault="0099755B">
                      <w:pPr>
                        <w:spacing w:line="200" w:lineRule="exact"/>
                        <w:ind w:right="-52"/>
                        <w:rPr>
                          <w:rFonts w:ascii="Arial" w:eastAsia="Arial" w:hAnsi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 w:eastAsia="Arial" w:hAnsi="Arial" w:cs="Arial"/>
                          <w:w w:val="101"/>
                          <w:sz w:val="21"/>
                          <w:szCs w:val="21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839DC">
        <w:rPr>
          <w:rFonts w:ascii="Arial" w:eastAsia="Arial" w:hAnsi="Arial" w:cs="Arial"/>
          <w:position w:val="-2"/>
          <w:sz w:val="21"/>
          <w:szCs w:val="21"/>
        </w:rPr>
        <w:t xml:space="preserve">3                                                    </w:t>
      </w:r>
      <w:r w:rsidR="006839DC">
        <w:rPr>
          <w:rFonts w:ascii="Arial" w:eastAsia="Arial" w:hAnsi="Arial" w:cs="Arial"/>
          <w:spacing w:val="9"/>
          <w:position w:val="-2"/>
          <w:sz w:val="21"/>
          <w:szCs w:val="21"/>
        </w:rPr>
        <w:t xml:space="preserve"> </w:t>
      </w:r>
      <w:r w:rsidR="006839DC">
        <w:rPr>
          <w:rFonts w:ascii="Arial" w:eastAsia="Arial" w:hAnsi="Arial" w:cs="Arial"/>
          <w:spacing w:val="19"/>
          <w:position w:val="4"/>
          <w:sz w:val="15"/>
          <w:szCs w:val="15"/>
        </w:rPr>
        <w:t xml:space="preserve"> </w:t>
      </w:r>
      <w:r w:rsidR="006839DC">
        <w:rPr>
          <w:rFonts w:ascii="Arial" w:eastAsia="Arial" w:hAnsi="Arial" w:cs="Arial"/>
          <w:w w:val="101"/>
          <w:position w:val="2"/>
          <w:sz w:val="21"/>
          <w:szCs w:val="21"/>
        </w:rPr>
        <w:t>1</w:t>
      </w:r>
    </w:p>
    <w:p w:rsidR="00273D53" w:rsidRDefault="006839DC">
      <w:pPr>
        <w:spacing w:line="240" w:lineRule="exact"/>
        <w:ind w:left="-63"/>
        <w:jc w:val="right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position w:val="-2"/>
          <w:sz w:val="21"/>
          <w:szCs w:val="21"/>
        </w:rPr>
        <w:t xml:space="preserve">2                             </w:t>
      </w:r>
      <w:r>
        <w:rPr>
          <w:rFonts w:ascii="Arial" w:eastAsia="Arial" w:hAnsi="Arial" w:cs="Arial"/>
          <w:spacing w:val="23"/>
          <w:position w:val="-2"/>
          <w:sz w:val="21"/>
          <w:szCs w:val="21"/>
        </w:rPr>
        <w:t xml:space="preserve"> </w:t>
      </w:r>
      <w:r>
        <w:rPr>
          <w:rFonts w:ascii="Arial" w:eastAsia="Arial" w:hAnsi="Arial" w:cs="Arial"/>
          <w:position w:val="5"/>
          <w:sz w:val="21"/>
          <w:szCs w:val="21"/>
        </w:rPr>
        <w:t xml:space="preserve">2     </w:t>
      </w:r>
      <w:r>
        <w:rPr>
          <w:rFonts w:ascii="Arial" w:eastAsia="Arial" w:hAnsi="Arial" w:cs="Arial"/>
          <w:spacing w:val="37"/>
          <w:position w:val="5"/>
          <w:sz w:val="21"/>
          <w:szCs w:val="21"/>
        </w:rPr>
        <w:t xml:space="preserve"> </w:t>
      </w:r>
      <w:r>
        <w:rPr>
          <w:rFonts w:ascii="Arial" w:eastAsia="Arial" w:hAnsi="Arial" w:cs="Arial"/>
          <w:w w:val="101"/>
          <w:sz w:val="21"/>
          <w:szCs w:val="21"/>
        </w:rPr>
        <w:t>0</w:t>
      </w:r>
    </w:p>
    <w:p w:rsidR="00273D53" w:rsidRDefault="006839DC">
      <w:pPr>
        <w:spacing w:before="13"/>
        <w:rPr>
          <w:rFonts w:ascii="Arial" w:eastAsia="Arial" w:hAnsi="Arial" w:cs="Arial"/>
          <w:sz w:val="15"/>
          <w:szCs w:val="15"/>
        </w:rPr>
      </w:pPr>
      <w:r>
        <w:br w:type="column"/>
      </w:r>
      <w:r>
        <w:rPr>
          <w:rFonts w:ascii="Arial" w:eastAsia="Arial" w:hAnsi="Arial" w:cs="Arial"/>
          <w:w w:val="101"/>
          <w:sz w:val="15"/>
          <w:szCs w:val="15"/>
        </w:rPr>
        <w:lastRenderedPageBreak/>
        <w:t>3/3</w:t>
      </w:r>
    </w:p>
    <w:p w:rsidR="00273D53" w:rsidRDefault="006839DC">
      <w:pPr>
        <w:spacing w:before="89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101"/>
          <w:sz w:val="15"/>
          <w:szCs w:val="15"/>
        </w:rPr>
        <w:t>2/3</w:t>
      </w:r>
    </w:p>
    <w:p w:rsidR="00273D53" w:rsidRDefault="006839DC">
      <w:pPr>
        <w:spacing w:before="89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101"/>
          <w:sz w:val="15"/>
          <w:szCs w:val="15"/>
        </w:rPr>
        <w:t>1/3</w:t>
      </w:r>
    </w:p>
    <w:p w:rsidR="00273D53" w:rsidRDefault="006839DC">
      <w:pPr>
        <w:spacing w:before="89"/>
        <w:rPr>
          <w:rFonts w:ascii="Arial" w:eastAsia="Arial" w:hAnsi="Arial" w:cs="Arial"/>
          <w:sz w:val="15"/>
          <w:szCs w:val="15"/>
        </w:rPr>
        <w:sectPr w:rsidR="00273D53">
          <w:type w:val="continuous"/>
          <w:pgSz w:w="12240" w:h="15840"/>
          <w:pgMar w:top="960" w:right="1340" w:bottom="280" w:left="1340" w:header="720" w:footer="720" w:gutter="0"/>
          <w:cols w:num="3" w:space="720" w:equalWidth="0">
            <w:col w:w="3173" w:space="1348"/>
            <w:col w:w="2508" w:space="104"/>
            <w:col w:w="2427"/>
          </w:cols>
        </w:sectPr>
      </w:pPr>
      <w:r>
        <w:rPr>
          <w:rFonts w:ascii="Arial" w:eastAsia="Arial" w:hAnsi="Arial" w:cs="Arial"/>
          <w:w w:val="101"/>
          <w:sz w:val="15"/>
          <w:szCs w:val="15"/>
        </w:rPr>
        <w:t>0/3</w:t>
      </w:r>
    </w:p>
    <w:p w:rsidR="00273D53" w:rsidRDefault="00F14C79">
      <w:pPr>
        <w:spacing w:line="260" w:lineRule="exact"/>
        <w:ind w:left="1853"/>
        <w:rPr>
          <w:rFonts w:ascii="Arial" w:eastAsia="Arial" w:hAnsi="Arial" w:cs="Arial"/>
          <w:sz w:val="21"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314359" behindDoc="1" locked="0" layoutInCell="1" allowOverlap="1">
                <wp:simplePos x="0" y="0"/>
                <wp:positionH relativeFrom="page">
                  <wp:posOffset>4918075</wp:posOffset>
                </wp:positionH>
                <wp:positionV relativeFrom="paragraph">
                  <wp:posOffset>75565</wp:posOffset>
                </wp:positionV>
                <wp:extent cx="74930" cy="134620"/>
                <wp:effectExtent l="3175" t="0" r="0" b="5715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930" cy="13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9755B" w:rsidRDefault="0099755B">
                            <w:pPr>
                              <w:spacing w:line="200" w:lineRule="exact"/>
                              <w:ind w:right="-52"/>
                              <w:rPr>
                                <w:rFonts w:ascii="Arial" w:eastAsia="Arial" w:hAnsi="Arial" w:cs="Arial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01"/>
                                <w:sz w:val="21"/>
                                <w:szCs w:val="21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42" type="#_x0000_t202" style="position:absolute;left:0;text-align:left;margin-left:387.25pt;margin-top:5.95pt;width:5.9pt;height:10.6pt;z-index:-212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" filled="f" stroked="f">
                <v:textbox inset="0,0,0,0">
                  <w:txbxContent>
                    <w:p w:rsidR="0099755B" w:rsidRDefault="0099755B">
                      <w:pPr>
                        <w:spacing w:line="200" w:lineRule="exact"/>
                        <w:ind w:right="-52"/>
                        <w:rPr>
                          <w:rFonts w:ascii="Arial" w:eastAsia="Arial" w:hAnsi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 w:eastAsia="Arial" w:hAnsi="Arial" w:cs="Arial"/>
                          <w:w w:val="101"/>
                          <w:sz w:val="21"/>
                          <w:szCs w:val="21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839DC">
        <w:rPr>
          <w:rFonts w:ascii="Arial" w:eastAsia="Arial" w:hAnsi="Arial" w:cs="Arial"/>
          <w:position w:val="4"/>
          <w:sz w:val="15"/>
          <w:szCs w:val="15"/>
        </w:rPr>
        <w:t xml:space="preserve">0.0   </w:t>
      </w:r>
      <w:r w:rsidR="006839DC">
        <w:rPr>
          <w:rFonts w:ascii="Arial" w:eastAsia="Arial" w:hAnsi="Arial" w:cs="Arial"/>
          <w:spacing w:val="41"/>
          <w:position w:val="4"/>
          <w:sz w:val="15"/>
          <w:szCs w:val="15"/>
        </w:rPr>
        <w:t xml:space="preserve"> </w:t>
      </w:r>
      <w:r w:rsidR="006839DC">
        <w:rPr>
          <w:rFonts w:ascii="Arial" w:eastAsia="Arial" w:hAnsi="Arial" w:cs="Arial"/>
          <w:position w:val="-1"/>
          <w:sz w:val="21"/>
          <w:szCs w:val="21"/>
        </w:rPr>
        <w:t xml:space="preserve">0          </w:t>
      </w:r>
      <w:r w:rsidR="006839DC">
        <w:rPr>
          <w:rFonts w:ascii="Arial" w:eastAsia="Arial" w:hAnsi="Arial" w:cs="Arial"/>
          <w:spacing w:val="29"/>
          <w:position w:val="-1"/>
          <w:sz w:val="21"/>
          <w:szCs w:val="21"/>
        </w:rPr>
        <w:t xml:space="preserve"> </w:t>
      </w:r>
      <w:r w:rsidR="006839DC">
        <w:rPr>
          <w:rFonts w:ascii="Arial" w:eastAsia="Arial" w:hAnsi="Arial" w:cs="Arial"/>
          <w:position w:val="1"/>
          <w:sz w:val="21"/>
          <w:szCs w:val="21"/>
        </w:rPr>
        <w:t xml:space="preserve">0                                                      </w:t>
      </w:r>
      <w:r w:rsidR="006839DC">
        <w:rPr>
          <w:rFonts w:ascii="Arial" w:eastAsia="Arial" w:hAnsi="Arial" w:cs="Arial"/>
          <w:spacing w:val="35"/>
          <w:position w:val="1"/>
          <w:sz w:val="21"/>
          <w:szCs w:val="21"/>
        </w:rPr>
        <w:t xml:space="preserve"> </w:t>
      </w:r>
      <w:r w:rsidR="006839DC">
        <w:rPr>
          <w:rFonts w:ascii="Arial" w:eastAsia="Arial" w:hAnsi="Arial" w:cs="Arial"/>
          <w:w w:val="101"/>
          <w:position w:val="5"/>
          <w:sz w:val="21"/>
          <w:szCs w:val="21"/>
        </w:rPr>
        <w:t>1</w:t>
      </w:r>
    </w:p>
    <w:p w:rsidR="00273D53" w:rsidRDefault="00273D53">
      <w:pPr>
        <w:spacing w:before="11" w:line="280" w:lineRule="exact"/>
        <w:rPr>
          <w:sz w:val="28"/>
          <w:szCs w:val="28"/>
        </w:rPr>
      </w:pPr>
    </w:p>
    <w:p w:rsidR="00273D53" w:rsidRDefault="006839DC">
      <w:pPr>
        <w:spacing w:before="42"/>
        <w:ind w:left="2212" w:right="2938"/>
        <w:jc w:val="center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sz w:val="15"/>
          <w:szCs w:val="15"/>
        </w:rPr>
        <w:t xml:space="preserve">56   </w:t>
      </w:r>
      <w:r>
        <w:rPr>
          <w:rFonts w:ascii="Arial" w:eastAsia="Arial" w:hAnsi="Arial" w:cs="Arial"/>
          <w:spacing w:val="18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 xml:space="preserve">126  </w:t>
      </w:r>
      <w:r>
        <w:rPr>
          <w:rFonts w:ascii="Arial" w:eastAsia="Arial" w:hAnsi="Arial" w:cs="Arial"/>
          <w:spacing w:val="18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 xml:space="preserve">196                   </w:t>
      </w:r>
      <w:r>
        <w:rPr>
          <w:rFonts w:ascii="Arial" w:eastAsia="Arial" w:hAnsi="Arial" w:cs="Arial"/>
          <w:spacing w:val="18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 xml:space="preserve">392  </w:t>
      </w:r>
      <w:r>
        <w:rPr>
          <w:rFonts w:ascii="Arial" w:eastAsia="Arial" w:hAnsi="Arial" w:cs="Arial"/>
          <w:spacing w:val="34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 xml:space="preserve">56   </w:t>
      </w:r>
      <w:r>
        <w:rPr>
          <w:rFonts w:ascii="Arial" w:eastAsia="Arial" w:hAnsi="Arial" w:cs="Arial"/>
          <w:spacing w:val="18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 xml:space="preserve">126  </w:t>
      </w:r>
      <w:r>
        <w:rPr>
          <w:rFonts w:ascii="Arial" w:eastAsia="Arial" w:hAnsi="Arial" w:cs="Arial"/>
          <w:spacing w:val="18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 xml:space="preserve">196                   </w:t>
      </w:r>
      <w:r>
        <w:rPr>
          <w:rFonts w:ascii="Arial" w:eastAsia="Arial" w:hAnsi="Arial" w:cs="Arial"/>
          <w:spacing w:val="18"/>
          <w:sz w:val="15"/>
          <w:szCs w:val="15"/>
        </w:rPr>
        <w:t xml:space="preserve"> </w:t>
      </w:r>
      <w:r>
        <w:rPr>
          <w:rFonts w:ascii="Arial" w:eastAsia="Arial" w:hAnsi="Arial" w:cs="Arial"/>
          <w:w w:val="101"/>
          <w:sz w:val="15"/>
          <w:szCs w:val="15"/>
        </w:rPr>
        <w:t>392</w:t>
      </w:r>
    </w:p>
    <w:p w:rsidR="00273D53" w:rsidRDefault="006839DC">
      <w:pPr>
        <w:spacing w:line="180" w:lineRule="exact"/>
        <w:ind w:left="3932" w:right="4700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w w:val="101"/>
          <w:sz w:val="18"/>
          <w:szCs w:val="18"/>
        </w:rPr>
        <w:t>Exposures</w:t>
      </w:r>
    </w:p>
    <w:sectPr w:rsidR="00273D53" w:rsidSect="00273D53">
      <w:type w:val="continuous"/>
      <w:pgSz w:w="12240" w:h="15840"/>
      <w:pgMar w:top="960" w:right="1340" w:bottom="280" w:left="1340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" w:author="lera boroditsky" w:date="2013-11-21T16:54:00Z" w:initials="lb">
    <w:p w:rsidR="0099755B" w:rsidRDefault="0099755B">
      <w:pPr>
        <w:pStyle w:val="CommentText"/>
      </w:pPr>
      <w:r>
        <w:rPr>
          <w:rStyle w:val="CommentReference"/>
        </w:rPr>
        <w:annotationRef/>
      </w:r>
      <w:r>
        <w:t>For whom? Philosophically it is challenging but in practice people do it pretty well (though I would argue we learn word uses rather than meanings).</w:t>
      </w:r>
    </w:p>
  </w:comment>
  <w:comment w:id="5" w:author="lera boroditsky" w:date="2013-11-21T16:56:00Z" w:initials="lb">
    <w:p w:rsidR="0099755B" w:rsidRDefault="0099755B">
      <w:pPr>
        <w:pStyle w:val="CommentText"/>
      </w:pPr>
      <w:r>
        <w:rPr>
          <w:rStyle w:val="CommentReference"/>
        </w:rPr>
        <w:annotationRef/>
      </w:r>
      <w:r>
        <w:t>Deleted recent to avoid unduly dating paper</w:t>
      </w:r>
    </w:p>
  </w:comment>
  <w:comment w:id="16" w:author="lera boroditsky" w:date="2013-11-21T17:17:00Z" w:initials="lb">
    <w:p w:rsidR="0099755B" w:rsidRDefault="0099755B">
      <w:pPr>
        <w:pStyle w:val="CommentText"/>
      </w:pPr>
      <w:r>
        <w:rPr>
          <w:rStyle w:val="CommentReference"/>
        </w:rPr>
        <w:annotationRef/>
      </w:r>
      <w:r>
        <w:t>References?</w:t>
      </w:r>
    </w:p>
  </w:comment>
  <w:comment w:id="24" w:author="lera boroditsky" w:date="2013-11-21T17:14:00Z" w:initials="lb">
    <w:p w:rsidR="0099755B" w:rsidRDefault="0099755B">
      <w:pPr>
        <w:pStyle w:val="CommentText"/>
      </w:pPr>
      <w:r>
        <w:rPr>
          <w:rStyle w:val="CommentReference"/>
        </w:rPr>
        <w:annotationRef/>
      </w:r>
      <w:r>
        <w:t>Wondering which cites you had in mind</w:t>
      </w:r>
    </w:p>
  </w:comment>
  <w:comment w:id="57" w:author="lera boroditsky" w:date="2013-11-21T17:34:00Z" w:initials="lb">
    <w:p w:rsidR="0099755B" w:rsidRDefault="0099755B">
      <w:pPr>
        <w:pStyle w:val="CommentText"/>
      </w:pPr>
      <w:r>
        <w:rPr>
          <w:rStyle w:val="CommentReference"/>
        </w:rPr>
        <w:annotationRef/>
      </w:r>
      <w:r>
        <w:t>Make Ms and Ps parallel</w:t>
      </w:r>
    </w:p>
  </w:comment>
  <w:comment w:id="68" w:author="lera boroditsky" w:date="2013-11-21T17:44:00Z" w:initials="lb">
    <w:p w:rsidR="0099755B" w:rsidRDefault="0099755B">
      <w:pPr>
        <w:pStyle w:val="CommentText"/>
      </w:pPr>
      <w:r>
        <w:rPr>
          <w:rStyle w:val="CommentReference"/>
        </w:rPr>
        <w:annotationRef/>
      </w:r>
      <w:r>
        <w:t>This sounds unintentionally salacious</w:t>
      </w:r>
    </w:p>
  </w:comment>
  <w:comment w:id="82" w:author="lera boroditsky" w:date="2013-11-21T17:58:00Z" w:initials="lb">
    <w:p w:rsidR="0099755B" w:rsidRDefault="0099755B">
      <w:pPr>
        <w:pStyle w:val="CommentText"/>
      </w:pPr>
      <w:r>
        <w:rPr>
          <w:rStyle w:val="CommentReference"/>
        </w:rPr>
        <w:annotationRef/>
      </w:r>
      <w:r>
        <w:t>I don’t know what this means</w:t>
      </w:r>
    </w:p>
  </w:comment>
</w:comments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9755B" w:rsidRDefault="0099755B">
      <w:r>
        <w:separator/>
      </w:r>
    </w:p>
  </w:endnote>
  <w:endnote w:type="continuationSeparator" w:id="0">
    <w:p w:rsidR="0099755B" w:rsidRDefault="009975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Batang">
    <w:altName w:val="바탕"/>
    <w:panose1 w:val="00000000000000000000"/>
    <w:charset w:val="81"/>
    <w:family w:val="auto"/>
    <w:notTrueType/>
    <w:pitch w:val="fixed"/>
    <w:sig w:usb0="00000001" w:usb1="090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9755B" w:rsidRDefault="0099755B">
      <w:r>
        <w:separator/>
      </w:r>
    </w:p>
  </w:footnote>
  <w:footnote w:type="continuationSeparator" w:id="0">
    <w:p w:rsidR="0099755B" w:rsidRDefault="0099755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755B" w:rsidRDefault="00F14C79">
    <w:pPr>
      <w:spacing w:line="200" w:lineRule="exact"/>
    </w:pPr>
    <w:r>
      <w:rPr>
        <w:noProof/>
      </w:rPr>
      <mc:AlternateContent>
        <mc:Choice Requires="wps">
          <w:drawing>
            <wp:anchor distT="0" distB="0" distL="114300" distR="114300" simplePos="0" relativeHeight="503314323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454025</wp:posOffset>
              </wp:positionV>
              <wp:extent cx="5426075" cy="177165"/>
              <wp:effectExtent l="0" t="0" r="0" b="381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6075" cy="1771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9755B" w:rsidRDefault="0099755B">
                          <w:pPr>
                            <w:spacing w:line="240" w:lineRule="exact"/>
                            <w:ind w:left="20" w:right="-36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Running</w:t>
                          </w:r>
                          <w:r>
                            <w:rPr>
                              <w:spacing w:val="-8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  <w:szCs w:val="24"/>
                            </w:rPr>
                            <w:t>head:</w:t>
                          </w:r>
                          <w:r>
                            <w:rPr>
                              <w:spacing w:val="9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  <w:szCs w:val="24"/>
                            </w:rPr>
                            <w:t>SEMANTIC</w:t>
                          </w:r>
                          <w:r>
                            <w:rPr>
                              <w:spacing w:val="-12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  <w:szCs w:val="24"/>
                            </w:rPr>
                            <w:t>COHERENCE</w:t>
                          </w:r>
                          <w:r>
                            <w:rPr>
                              <w:spacing w:val="-14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  <w:szCs w:val="24"/>
                            </w:rPr>
                            <w:t>AND</w:t>
                          </w:r>
                          <w:r>
                            <w:rPr>
                              <w:spacing w:val="-5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  <w:szCs w:val="24"/>
                            </w:rPr>
                            <w:t>CONTEXT</w:t>
                          </w:r>
                          <w:r>
                            <w:rPr>
                              <w:spacing w:val="-10"/>
                              <w:sz w:val="24"/>
                              <w:szCs w:val="24"/>
                            </w:rPr>
                            <w:t>U</w:t>
                          </w:r>
                          <w:r>
                            <w:rPr>
                              <w:sz w:val="24"/>
                              <w:szCs w:val="24"/>
                            </w:rPr>
                            <w:t>AL</w:t>
                          </w:r>
                          <w:r>
                            <w:rPr>
                              <w:spacing w:val="-16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  <w:szCs w:val="24"/>
                            </w:rPr>
                            <w:t>CO-OCCURRENCE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_x0000_s1043" type="#_x0000_t202" style="position:absolute;margin-left:71pt;margin-top:35.75pt;width:427.25pt;height:13.95pt;z-index:-215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" filled="f" stroked="f">
              <v:textbox inset="0,0,0,0">
                <w:txbxContent>
                  <w:p w:rsidR="0099755B" w:rsidRDefault="0099755B">
                    <w:pPr>
                      <w:spacing w:line="240" w:lineRule="exact"/>
                      <w:ind w:left="20" w:right="-36"/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Running</w:t>
                    </w:r>
                    <w:r>
                      <w:rPr>
                        <w:spacing w:val="-8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sz w:val="24"/>
                        <w:szCs w:val="24"/>
                      </w:rPr>
                      <w:t>head:</w:t>
                    </w:r>
                    <w:r>
                      <w:rPr>
                        <w:spacing w:val="9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sz w:val="24"/>
                        <w:szCs w:val="24"/>
                      </w:rPr>
                      <w:t>SEMANTIC</w:t>
                    </w:r>
                    <w:r>
                      <w:rPr>
                        <w:spacing w:val="-12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sz w:val="24"/>
                        <w:szCs w:val="24"/>
                      </w:rPr>
                      <w:t>COHERENCE</w:t>
                    </w:r>
                    <w:r>
                      <w:rPr>
                        <w:spacing w:val="-14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sz w:val="24"/>
                        <w:szCs w:val="24"/>
                      </w:rPr>
                      <w:t>AND</w:t>
                    </w:r>
                    <w:r>
                      <w:rPr>
                        <w:spacing w:val="-5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sz w:val="24"/>
                        <w:szCs w:val="24"/>
                      </w:rPr>
                      <w:t>CONTEXT</w:t>
                    </w:r>
                    <w:r>
                      <w:rPr>
                        <w:spacing w:val="-10"/>
                        <w:sz w:val="24"/>
                        <w:szCs w:val="24"/>
                      </w:rPr>
                      <w:t>U</w:t>
                    </w:r>
                    <w:r>
                      <w:rPr>
                        <w:sz w:val="24"/>
                        <w:szCs w:val="24"/>
                      </w:rPr>
                      <w:t>AL</w:t>
                    </w:r>
                    <w:r>
                      <w:rPr>
                        <w:spacing w:val="-16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sz w:val="24"/>
                        <w:szCs w:val="24"/>
                      </w:rPr>
                      <w:t>CO-OCCURRENCE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14324" behindDoc="1" locked="0" layoutInCell="1" allowOverlap="1">
              <wp:simplePos x="0" y="0"/>
              <wp:positionH relativeFrom="page">
                <wp:posOffset>6756400</wp:posOffset>
              </wp:positionH>
              <wp:positionV relativeFrom="page">
                <wp:posOffset>454025</wp:posOffset>
              </wp:positionV>
              <wp:extent cx="126365" cy="177165"/>
              <wp:effectExtent l="0" t="0" r="635" b="381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6365" cy="1771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9755B" w:rsidRDefault="0099755B">
                          <w:pPr>
                            <w:spacing w:line="240" w:lineRule="exact"/>
                            <w:ind w:left="40"/>
                            <w:rPr>
                              <w:sz w:val="24"/>
                              <w:szCs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14C79">
                            <w:rPr>
                              <w:noProof/>
                              <w:sz w:val="24"/>
                              <w:szCs w:val="24"/>
                            </w:rPr>
                            <w:t>23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044" type="#_x0000_t202" style="position:absolute;margin-left:532pt;margin-top:35.75pt;width:9.95pt;height:13.95pt;z-index:-21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" filled="f" stroked="f">
              <v:textbox inset="0,0,0,0">
                <w:txbxContent>
                  <w:p w:rsidR="0099755B" w:rsidRDefault="0099755B">
                    <w:pPr>
                      <w:spacing w:line="240" w:lineRule="exact"/>
                      <w:ind w:left="40"/>
                      <w:rPr>
                        <w:sz w:val="24"/>
                        <w:szCs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  <w:szCs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14C79">
                      <w:rPr>
                        <w:noProof/>
                        <w:sz w:val="24"/>
                        <w:szCs w:val="24"/>
                      </w:rPr>
                      <w:t>23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755B" w:rsidRDefault="00F14C79">
    <w:pPr>
      <w:spacing w:line="200" w:lineRule="exact"/>
    </w:pPr>
    <w:r>
      <w:rPr>
        <w:noProof/>
      </w:rPr>
      <mc:AlternateContent>
        <mc:Choice Requires="wps">
          <w:drawing>
            <wp:anchor distT="0" distB="0" distL="114300" distR="114300" simplePos="0" relativeHeight="503314325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454025</wp:posOffset>
              </wp:positionV>
              <wp:extent cx="4489450" cy="177165"/>
              <wp:effectExtent l="0" t="0" r="6350" b="381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89450" cy="1771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9755B" w:rsidRDefault="0099755B">
                          <w:pPr>
                            <w:spacing w:line="240" w:lineRule="exact"/>
                            <w:ind w:left="20" w:right="-36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SEMANTIC</w:t>
                          </w:r>
                          <w:r>
                            <w:rPr>
                              <w:spacing w:val="-12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  <w:szCs w:val="24"/>
                            </w:rPr>
                            <w:t>COHERENCE</w:t>
                          </w:r>
                          <w:r>
                            <w:rPr>
                              <w:spacing w:val="-14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  <w:szCs w:val="24"/>
                            </w:rPr>
                            <w:t>AND</w:t>
                          </w:r>
                          <w:r>
                            <w:rPr>
                              <w:spacing w:val="-5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  <w:szCs w:val="24"/>
                            </w:rPr>
                            <w:t>CONTEXT</w:t>
                          </w:r>
                          <w:r>
                            <w:rPr>
                              <w:spacing w:val="-10"/>
                              <w:sz w:val="24"/>
                              <w:szCs w:val="24"/>
                            </w:rPr>
                            <w:t>U</w:t>
                          </w:r>
                          <w:r>
                            <w:rPr>
                              <w:sz w:val="24"/>
                              <w:szCs w:val="24"/>
                            </w:rPr>
                            <w:t>AL</w:t>
                          </w:r>
                          <w:r>
                            <w:rPr>
                              <w:spacing w:val="-16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  <w:szCs w:val="24"/>
                            </w:rPr>
                            <w:t>CO-OCCURRENCE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_x0000_s1045" type="#_x0000_t202" style="position:absolute;margin-left:71pt;margin-top:35.75pt;width:353.5pt;height:13.95pt;z-index:-215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" filled="f" stroked="f">
              <v:textbox inset="0,0,0,0">
                <w:txbxContent>
                  <w:p w:rsidR="0099755B" w:rsidRDefault="0099755B">
                    <w:pPr>
                      <w:spacing w:line="240" w:lineRule="exact"/>
                      <w:ind w:left="20" w:right="-36"/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SEMANTIC</w:t>
                    </w:r>
                    <w:r>
                      <w:rPr>
                        <w:spacing w:val="-12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sz w:val="24"/>
                        <w:szCs w:val="24"/>
                      </w:rPr>
                      <w:t>COHERENCE</w:t>
                    </w:r>
                    <w:r>
                      <w:rPr>
                        <w:spacing w:val="-14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sz w:val="24"/>
                        <w:szCs w:val="24"/>
                      </w:rPr>
                      <w:t>AND</w:t>
                    </w:r>
                    <w:r>
                      <w:rPr>
                        <w:spacing w:val="-5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sz w:val="24"/>
                        <w:szCs w:val="24"/>
                      </w:rPr>
                      <w:t>CONTEXT</w:t>
                    </w:r>
                    <w:r>
                      <w:rPr>
                        <w:spacing w:val="-10"/>
                        <w:sz w:val="24"/>
                        <w:szCs w:val="24"/>
                      </w:rPr>
                      <w:t>U</w:t>
                    </w:r>
                    <w:r>
                      <w:rPr>
                        <w:sz w:val="24"/>
                        <w:szCs w:val="24"/>
                      </w:rPr>
                      <w:t>AL</w:t>
                    </w:r>
                    <w:r>
                      <w:rPr>
                        <w:spacing w:val="-16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sz w:val="24"/>
                        <w:szCs w:val="24"/>
                      </w:rPr>
                      <w:t>CO-OCCURRENCE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14326" behindDoc="1" locked="0" layoutInCell="1" allowOverlap="1">
              <wp:simplePos x="0" y="0"/>
              <wp:positionH relativeFrom="page">
                <wp:posOffset>6692900</wp:posOffset>
              </wp:positionH>
              <wp:positionV relativeFrom="page">
                <wp:posOffset>454025</wp:posOffset>
              </wp:positionV>
              <wp:extent cx="189865" cy="177165"/>
              <wp:effectExtent l="0" t="0" r="635" b="381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865" cy="1771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9755B" w:rsidRDefault="0099755B">
                          <w:pPr>
                            <w:spacing w:line="240" w:lineRule="exact"/>
                            <w:ind w:left="20"/>
                            <w:rPr>
                              <w:sz w:val="24"/>
                              <w:szCs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14C79">
                            <w:rPr>
                              <w:noProof/>
                              <w:sz w:val="24"/>
                              <w:szCs w:val="24"/>
                            </w:rPr>
                            <w:t>23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46" type="#_x0000_t202" style="position:absolute;margin-left:527pt;margin-top:35.75pt;width:14.95pt;height:13.95pt;z-index:-215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" filled="f" stroked="f">
              <v:textbox inset="0,0,0,0">
                <w:txbxContent>
                  <w:p w:rsidR="0099755B" w:rsidRDefault="0099755B">
                    <w:pPr>
                      <w:spacing w:line="240" w:lineRule="exact"/>
                      <w:ind w:left="20"/>
                      <w:rPr>
                        <w:sz w:val="24"/>
                        <w:szCs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  <w:szCs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14C79">
                      <w:rPr>
                        <w:noProof/>
                        <w:sz w:val="24"/>
                        <w:szCs w:val="24"/>
                      </w:rPr>
                      <w:t>23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BB6622"/>
    <w:multiLevelType w:val="multilevel"/>
    <w:tmpl w:val="CC102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trackRevisions/>
  <w:defaultTabStop w:val="720"/>
  <w:characterSpacingControl w:val="doNotCompress"/>
  <w:hdrShapeDefaults>
    <o:shapedefaults v:ext="edit" spidmax="29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3D53"/>
    <w:rsid w:val="000A368E"/>
    <w:rsid w:val="0022272A"/>
    <w:rsid w:val="00273D53"/>
    <w:rsid w:val="006839DC"/>
    <w:rsid w:val="0099755B"/>
    <w:rsid w:val="00DC06CA"/>
    <w:rsid w:val="00E07E40"/>
    <w:rsid w:val="00F14C79"/>
    <w:rsid w:val="00F35E62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949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22272A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2272A"/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2272A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2272A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2272A"/>
    <w:rPr>
      <w:b/>
      <w:bC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272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272A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22272A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2272A"/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2272A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2272A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2272A"/>
    <w:rPr>
      <w:b/>
      <w:bC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272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272A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9651</Words>
  <Characters>55017</Characters>
  <Application>Microsoft Macintosh Word</Application>
  <DocSecurity>0</DocSecurity>
  <Lines>458</Lines>
  <Paragraphs>129</Paragraphs>
  <ScaleCrop>false</ScaleCrop>
  <Company>stanford university</Company>
  <LinksUpToDate>false</LinksUpToDate>
  <CharactersWithSpaces>64539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lera boroditsky</cp:lastModifiedBy>
  <cp:revision>2</cp:revision>
  <dcterms:created xsi:type="dcterms:W3CDTF">2013-11-22T02:16:00Z</dcterms:created>
  <dcterms:modified xsi:type="dcterms:W3CDTF">2013-11-22T02:16:00Z</dcterms:modified>
</cp:coreProperties>
</file>