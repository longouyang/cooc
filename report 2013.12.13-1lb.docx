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D218B8" w14:textId="77777777" w:rsidR="001204D4" w:rsidRDefault="001204D4">
      <w:pPr>
        <w:spacing w:before="3" w:line="160" w:lineRule="exact"/>
        <w:rPr>
          <w:sz w:val="16"/>
          <w:szCs w:val="16"/>
        </w:rPr>
      </w:pPr>
    </w:p>
    <w:p w14:paraId="220B1014" w14:textId="77777777" w:rsidR="001204D4" w:rsidRDefault="001204D4">
      <w:pPr>
        <w:spacing w:line="200" w:lineRule="exact"/>
      </w:pPr>
    </w:p>
    <w:p w14:paraId="1D74A2D0" w14:textId="77777777" w:rsidR="001204D4" w:rsidRDefault="001204D4">
      <w:pPr>
        <w:spacing w:line="200" w:lineRule="exact"/>
      </w:pPr>
    </w:p>
    <w:p w14:paraId="1E96CD59" w14:textId="77777777" w:rsidR="001204D4" w:rsidRDefault="001204D4">
      <w:pPr>
        <w:spacing w:line="200" w:lineRule="exact"/>
      </w:pPr>
    </w:p>
    <w:p w14:paraId="1A508343" w14:textId="77777777" w:rsidR="001204D4" w:rsidRDefault="001204D4">
      <w:pPr>
        <w:spacing w:line="200" w:lineRule="exact"/>
      </w:pPr>
    </w:p>
    <w:p w14:paraId="1DC85019" w14:textId="77777777" w:rsidR="001204D4" w:rsidRDefault="001204D4">
      <w:pPr>
        <w:spacing w:line="200" w:lineRule="exact"/>
      </w:pPr>
    </w:p>
    <w:p w14:paraId="28B58FBF" w14:textId="77777777" w:rsidR="001204D4" w:rsidRDefault="001204D4">
      <w:pPr>
        <w:spacing w:line="200" w:lineRule="exact"/>
      </w:pPr>
    </w:p>
    <w:p w14:paraId="585862DC" w14:textId="77777777" w:rsidR="001204D4" w:rsidRDefault="001204D4">
      <w:pPr>
        <w:spacing w:line="200" w:lineRule="exact"/>
      </w:pPr>
    </w:p>
    <w:p w14:paraId="51D56EE8" w14:textId="77777777" w:rsidR="001204D4" w:rsidRDefault="001204D4">
      <w:pPr>
        <w:spacing w:line="200" w:lineRule="exact"/>
      </w:pPr>
    </w:p>
    <w:p w14:paraId="040CA415" w14:textId="77777777" w:rsidR="001204D4" w:rsidRDefault="001204D4">
      <w:pPr>
        <w:spacing w:line="200" w:lineRule="exact"/>
      </w:pPr>
    </w:p>
    <w:p w14:paraId="73FF7F62" w14:textId="77777777" w:rsidR="001204D4" w:rsidRDefault="001204D4">
      <w:pPr>
        <w:spacing w:line="200" w:lineRule="exact"/>
      </w:pPr>
    </w:p>
    <w:p w14:paraId="2BC6D6ED" w14:textId="77777777" w:rsidR="001204D4" w:rsidRDefault="001204D4">
      <w:pPr>
        <w:spacing w:line="200" w:lineRule="exact"/>
      </w:pPr>
    </w:p>
    <w:p w14:paraId="0630138C" w14:textId="77777777" w:rsidR="001204D4" w:rsidRDefault="001204D4">
      <w:pPr>
        <w:spacing w:line="200" w:lineRule="exact"/>
      </w:pPr>
    </w:p>
    <w:p w14:paraId="7D6AA657" w14:textId="77777777" w:rsidR="001204D4" w:rsidRDefault="001204D4">
      <w:pPr>
        <w:spacing w:line="200" w:lineRule="exact"/>
      </w:pPr>
    </w:p>
    <w:p w14:paraId="7F7C588E" w14:textId="77777777" w:rsidR="001204D4" w:rsidRDefault="001204D4">
      <w:pPr>
        <w:spacing w:line="200" w:lineRule="exact"/>
      </w:pPr>
    </w:p>
    <w:p w14:paraId="605E30A7" w14:textId="77777777" w:rsidR="001204D4" w:rsidRDefault="001204D4">
      <w:pPr>
        <w:spacing w:line="200" w:lineRule="exact"/>
      </w:pPr>
    </w:p>
    <w:p w14:paraId="187D5442" w14:textId="77777777" w:rsidR="001204D4" w:rsidRDefault="00213659">
      <w:pPr>
        <w:spacing w:before="19"/>
        <w:ind w:left="1357" w:right="1357"/>
        <w:jc w:val="center"/>
        <w:rPr>
          <w:sz w:val="24"/>
          <w:szCs w:val="24"/>
        </w:rPr>
      </w:pP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acilitates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meaning</w:t>
      </w:r>
    </w:p>
    <w:p w14:paraId="1B16166F" w14:textId="77777777" w:rsidR="001204D4" w:rsidRDefault="001204D4">
      <w:pPr>
        <w:spacing w:before="2" w:line="160" w:lineRule="exact"/>
        <w:rPr>
          <w:sz w:val="16"/>
          <w:szCs w:val="16"/>
        </w:rPr>
      </w:pPr>
    </w:p>
    <w:p w14:paraId="39676B7A" w14:textId="77777777" w:rsidR="001204D4" w:rsidRDefault="001204D4">
      <w:pPr>
        <w:spacing w:line="200" w:lineRule="exact"/>
      </w:pPr>
    </w:p>
    <w:p w14:paraId="4F930847" w14:textId="77777777" w:rsidR="001204D4" w:rsidRDefault="001204D4">
      <w:pPr>
        <w:spacing w:line="200" w:lineRule="exact"/>
      </w:pPr>
    </w:p>
    <w:p w14:paraId="56B16748" w14:textId="77777777" w:rsidR="001204D4" w:rsidRDefault="00213659">
      <w:pPr>
        <w:ind w:left="2348" w:right="2348"/>
        <w:jc w:val="center"/>
        <w:rPr>
          <w:sz w:val="24"/>
          <w:szCs w:val="24"/>
        </w:rPr>
      </w:pPr>
      <w:r>
        <w:rPr>
          <w:sz w:val="24"/>
          <w:szCs w:val="24"/>
        </w:rPr>
        <w:t>Long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Ouyang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Lera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Borodits</w:t>
      </w:r>
      <w:r>
        <w:rPr>
          <w:spacing w:val="-4"/>
          <w:sz w:val="24"/>
          <w:szCs w:val="24"/>
        </w:rPr>
        <w:t>k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Michael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C.</w:t>
      </w:r>
      <w:r>
        <w:rPr>
          <w:spacing w:val="-2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Frank</w:t>
      </w:r>
    </w:p>
    <w:p w14:paraId="6ED406AD" w14:textId="77777777" w:rsidR="001204D4" w:rsidRDefault="001204D4">
      <w:pPr>
        <w:spacing w:before="2" w:line="200" w:lineRule="exact"/>
      </w:pPr>
    </w:p>
    <w:p w14:paraId="57110CAA" w14:textId="77777777" w:rsidR="001204D4" w:rsidRDefault="00213659">
      <w:pPr>
        <w:ind w:left="2467" w:right="2467"/>
        <w:jc w:val="center"/>
        <w:rPr>
          <w:sz w:val="24"/>
          <w:szCs w:val="24"/>
        </w:rPr>
      </w:pPr>
      <w:r>
        <w:rPr>
          <w:sz w:val="24"/>
          <w:szCs w:val="24"/>
        </w:rPr>
        <w:t>Department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Psycholog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Stanford</w:t>
      </w:r>
      <w:r>
        <w:rPr>
          <w:spacing w:val="-8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Un</w:t>
      </w:r>
      <w:r>
        <w:rPr>
          <w:spacing w:val="-6"/>
          <w:w w:val="99"/>
          <w:sz w:val="24"/>
          <w:szCs w:val="24"/>
        </w:rPr>
        <w:t>i</w:t>
      </w:r>
      <w:r>
        <w:rPr>
          <w:spacing w:val="-4"/>
          <w:w w:val="99"/>
          <w:sz w:val="24"/>
          <w:szCs w:val="24"/>
        </w:rPr>
        <w:t>v</w:t>
      </w:r>
      <w:r>
        <w:rPr>
          <w:w w:val="99"/>
          <w:sz w:val="24"/>
          <w:szCs w:val="24"/>
        </w:rPr>
        <w:t>ersity</w:t>
      </w:r>
    </w:p>
    <w:p w14:paraId="441FAC4D" w14:textId="77777777" w:rsidR="001204D4" w:rsidRDefault="001204D4">
      <w:pPr>
        <w:spacing w:line="200" w:lineRule="exact"/>
      </w:pPr>
    </w:p>
    <w:p w14:paraId="0E21D7F3" w14:textId="77777777" w:rsidR="001204D4" w:rsidRDefault="001204D4">
      <w:pPr>
        <w:spacing w:line="200" w:lineRule="exact"/>
      </w:pPr>
    </w:p>
    <w:p w14:paraId="43662DD0" w14:textId="77777777" w:rsidR="001204D4" w:rsidRDefault="001204D4">
      <w:pPr>
        <w:spacing w:line="200" w:lineRule="exact"/>
      </w:pPr>
    </w:p>
    <w:p w14:paraId="41F868AB" w14:textId="77777777" w:rsidR="001204D4" w:rsidRDefault="001204D4">
      <w:pPr>
        <w:spacing w:line="200" w:lineRule="exact"/>
      </w:pPr>
    </w:p>
    <w:p w14:paraId="71D4355F" w14:textId="77777777" w:rsidR="001204D4" w:rsidRDefault="001204D4">
      <w:pPr>
        <w:spacing w:line="200" w:lineRule="exact"/>
      </w:pPr>
    </w:p>
    <w:p w14:paraId="751061C3" w14:textId="77777777" w:rsidR="001204D4" w:rsidRDefault="001204D4">
      <w:pPr>
        <w:spacing w:line="200" w:lineRule="exact"/>
      </w:pPr>
    </w:p>
    <w:p w14:paraId="1083778B" w14:textId="77777777" w:rsidR="001204D4" w:rsidRDefault="001204D4">
      <w:pPr>
        <w:spacing w:line="200" w:lineRule="exact"/>
      </w:pPr>
    </w:p>
    <w:p w14:paraId="1E8DD329" w14:textId="77777777" w:rsidR="001204D4" w:rsidRDefault="001204D4">
      <w:pPr>
        <w:spacing w:line="200" w:lineRule="exact"/>
      </w:pPr>
    </w:p>
    <w:p w14:paraId="41EA8032" w14:textId="77777777" w:rsidR="001204D4" w:rsidRDefault="001204D4">
      <w:pPr>
        <w:spacing w:line="200" w:lineRule="exact"/>
      </w:pPr>
    </w:p>
    <w:p w14:paraId="5C44CFC2" w14:textId="77777777" w:rsidR="001204D4" w:rsidRDefault="001204D4">
      <w:pPr>
        <w:spacing w:line="200" w:lineRule="exact"/>
      </w:pPr>
    </w:p>
    <w:p w14:paraId="56E33E43" w14:textId="77777777" w:rsidR="001204D4" w:rsidRDefault="001204D4">
      <w:pPr>
        <w:spacing w:line="200" w:lineRule="exact"/>
      </w:pPr>
    </w:p>
    <w:p w14:paraId="66D862AF" w14:textId="77777777" w:rsidR="001204D4" w:rsidRDefault="001204D4">
      <w:pPr>
        <w:spacing w:line="200" w:lineRule="exact"/>
      </w:pPr>
    </w:p>
    <w:p w14:paraId="164EC551" w14:textId="77777777" w:rsidR="001204D4" w:rsidRDefault="001204D4">
      <w:pPr>
        <w:spacing w:line="200" w:lineRule="exact"/>
      </w:pPr>
    </w:p>
    <w:p w14:paraId="66F483EC" w14:textId="77777777" w:rsidR="001204D4" w:rsidRDefault="001204D4">
      <w:pPr>
        <w:spacing w:line="200" w:lineRule="exact"/>
      </w:pPr>
    </w:p>
    <w:p w14:paraId="4D75EA39" w14:textId="77777777" w:rsidR="001204D4" w:rsidRDefault="001204D4">
      <w:pPr>
        <w:spacing w:line="200" w:lineRule="exact"/>
      </w:pPr>
    </w:p>
    <w:p w14:paraId="3FA75F5A" w14:textId="77777777" w:rsidR="001204D4" w:rsidRDefault="001204D4">
      <w:pPr>
        <w:spacing w:line="200" w:lineRule="exact"/>
      </w:pPr>
    </w:p>
    <w:p w14:paraId="1301E6F3" w14:textId="77777777" w:rsidR="001204D4" w:rsidRDefault="001204D4">
      <w:pPr>
        <w:spacing w:line="200" w:lineRule="exact"/>
      </w:pPr>
    </w:p>
    <w:p w14:paraId="4B05B74B" w14:textId="77777777" w:rsidR="001204D4" w:rsidRDefault="001204D4">
      <w:pPr>
        <w:spacing w:line="200" w:lineRule="exact"/>
      </w:pPr>
    </w:p>
    <w:p w14:paraId="355588DF" w14:textId="77777777" w:rsidR="001204D4" w:rsidRDefault="001204D4">
      <w:pPr>
        <w:spacing w:line="200" w:lineRule="exact"/>
      </w:pPr>
    </w:p>
    <w:p w14:paraId="2D709793" w14:textId="77777777" w:rsidR="001204D4" w:rsidRDefault="001204D4">
      <w:pPr>
        <w:spacing w:line="200" w:lineRule="exact"/>
      </w:pPr>
    </w:p>
    <w:p w14:paraId="53739D98" w14:textId="77777777" w:rsidR="001204D4" w:rsidRDefault="001204D4">
      <w:pPr>
        <w:spacing w:line="200" w:lineRule="exact"/>
      </w:pPr>
    </w:p>
    <w:p w14:paraId="1571BD18" w14:textId="77777777" w:rsidR="001204D4" w:rsidRDefault="001204D4">
      <w:pPr>
        <w:spacing w:line="200" w:lineRule="exact"/>
      </w:pPr>
    </w:p>
    <w:p w14:paraId="476FF246" w14:textId="77777777" w:rsidR="001204D4" w:rsidRDefault="001204D4">
      <w:pPr>
        <w:spacing w:line="200" w:lineRule="exact"/>
      </w:pPr>
    </w:p>
    <w:p w14:paraId="2CAE35E2" w14:textId="77777777" w:rsidR="001204D4" w:rsidRDefault="001204D4">
      <w:pPr>
        <w:spacing w:before="8" w:line="240" w:lineRule="exact"/>
        <w:rPr>
          <w:sz w:val="24"/>
          <w:szCs w:val="24"/>
        </w:rPr>
      </w:pPr>
    </w:p>
    <w:p w14:paraId="3255D966" w14:textId="77777777" w:rsidR="001204D4" w:rsidRDefault="00213659">
      <w:pPr>
        <w:ind w:left="4141" w:right="4141"/>
        <w:jc w:val="center"/>
        <w:rPr>
          <w:sz w:val="24"/>
          <w:szCs w:val="24"/>
        </w:rPr>
      </w:pPr>
      <w:r>
        <w:rPr>
          <w:sz w:val="24"/>
          <w:szCs w:val="24"/>
        </w:rPr>
        <w:t>Author</w:t>
      </w:r>
      <w:r>
        <w:rPr>
          <w:spacing w:val="-7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Note</w:t>
      </w:r>
    </w:p>
    <w:p w14:paraId="2281DDAC" w14:textId="77777777" w:rsidR="001204D4" w:rsidRDefault="001204D4">
      <w:pPr>
        <w:spacing w:line="200" w:lineRule="exact"/>
      </w:pPr>
    </w:p>
    <w:p w14:paraId="6B21CB20" w14:textId="77777777" w:rsidR="001204D4" w:rsidRDefault="001204D4">
      <w:pPr>
        <w:spacing w:before="1" w:line="260" w:lineRule="exact"/>
        <w:rPr>
          <w:sz w:val="26"/>
          <w:szCs w:val="26"/>
        </w:rPr>
      </w:pPr>
    </w:p>
    <w:p w14:paraId="0A7A7AF2" w14:textId="77777777" w:rsidR="001204D4" w:rsidRDefault="00213659">
      <w:pPr>
        <w:spacing w:line="415" w:lineRule="auto"/>
        <w:ind w:left="100" w:right="141" w:firstLine="576"/>
        <w:rPr>
          <w:sz w:val="24"/>
          <w:szCs w:val="24"/>
        </w:rPr>
      </w:pPr>
      <w:r>
        <w:rPr>
          <w:sz w:val="24"/>
          <w:szCs w:val="24"/>
        </w:rPr>
        <w:t>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earlier</w:t>
      </w:r>
      <w:r>
        <w:rPr>
          <w:spacing w:val="-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ersion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paper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appeared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Proceedings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34th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Annual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Meeting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 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Cognit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Science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Societ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Address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correspondence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to:</w:t>
      </w:r>
    </w:p>
    <w:p w14:paraId="17CB542F" w14:textId="77777777" w:rsidR="001204D4" w:rsidRDefault="00213659">
      <w:pPr>
        <w:spacing w:before="7"/>
        <w:ind w:left="676"/>
        <w:rPr>
          <w:sz w:val="24"/>
          <w:szCs w:val="24"/>
        </w:rPr>
      </w:pPr>
      <w:r>
        <w:rPr>
          <w:sz w:val="24"/>
          <w:szCs w:val="24"/>
        </w:rPr>
        <w:t>Long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Ouyang</w:t>
      </w:r>
      <w:proofErr w:type="spellEnd"/>
    </w:p>
    <w:p w14:paraId="6E694060" w14:textId="77777777" w:rsidR="001204D4" w:rsidRDefault="001204D4">
      <w:pPr>
        <w:spacing w:before="2" w:line="200" w:lineRule="exact"/>
      </w:pPr>
    </w:p>
    <w:p w14:paraId="56D790A5" w14:textId="77777777" w:rsidR="001204D4" w:rsidRDefault="00213659">
      <w:pPr>
        <w:ind w:left="676"/>
        <w:rPr>
          <w:sz w:val="24"/>
          <w:szCs w:val="24"/>
        </w:rPr>
      </w:pPr>
      <w:r>
        <w:rPr>
          <w:sz w:val="24"/>
          <w:szCs w:val="24"/>
        </w:rPr>
        <w:t>Jordan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Hall,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Building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01-420</w:t>
      </w:r>
    </w:p>
    <w:p w14:paraId="26D4E7D4" w14:textId="77777777" w:rsidR="001204D4" w:rsidRDefault="001204D4">
      <w:pPr>
        <w:spacing w:before="2" w:line="200" w:lineRule="exact"/>
      </w:pPr>
    </w:p>
    <w:p w14:paraId="50CE7A58" w14:textId="77777777" w:rsidR="001204D4" w:rsidRDefault="00213659">
      <w:pPr>
        <w:ind w:left="676"/>
        <w:rPr>
          <w:sz w:val="24"/>
          <w:szCs w:val="24"/>
        </w:rPr>
      </w:pPr>
      <w:r>
        <w:rPr>
          <w:sz w:val="24"/>
          <w:szCs w:val="24"/>
        </w:rPr>
        <w:t>450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Serra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Mall</w:t>
      </w:r>
    </w:p>
    <w:p w14:paraId="1C386301" w14:textId="77777777" w:rsidR="001204D4" w:rsidRDefault="001204D4">
      <w:pPr>
        <w:spacing w:before="2" w:line="200" w:lineRule="exact"/>
      </w:pPr>
    </w:p>
    <w:p w14:paraId="3A3AD975" w14:textId="77777777" w:rsidR="001204D4" w:rsidRDefault="00213659">
      <w:pPr>
        <w:ind w:left="676"/>
        <w:rPr>
          <w:sz w:val="24"/>
          <w:szCs w:val="24"/>
        </w:rPr>
      </w:pPr>
      <w:r>
        <w:rPr>
          <w:sz w:val="24"/>
          <w:szCs w:val="24"/>
        </w:rPr>
        <w:t>Stanford,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CA,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94305</w:t>
      </w:r>
    </w:p>
    <w:p w14:paraId="7EB52AE7" w14:textId="77777777" w:rsidR="001204D4" w:rsidRDefault="001204D4">
      <w:pPr>
        <w:spacing w:before="2" w:line="200" w:lineRule="exact"/>
      </w:pPr>
    </w:p>
    <w:p w14:paraId="073BD21D" w14:textId="77777777" w:rsidR="001204D4" w:rsidRDefault="00213659">
      <w:pPr>
        <w:ind w:left="676"/>
        <w:rPr>
          <w:sz w:val="24"/>
          <w:szCs w:val="24"/>
        </w:rPr>
        <w:sectPr w:rsidR="001204D4">
          <w:headerReference w:type="default" r:id="rId8"/>
          <w:pgSz w:w="12240" w:h="15840"/>
          <w:pgMar w:top="960" w:right="1340" w:bottom="280" w:left="1340" w:header="736" w:footer="0" w:gutter="0"/>
          <w:pgNumType w:start="1"/>
          <w:cols w:space="720"/>
        </w:sectPr>
      </w:pPr>
      <w:r>
        <w:rPr>
          <w:sz w:val="24"/>
          <w:szCs w:val="24"/>
        </w:rPr>
        <w:t>Email:</w:t>
      </w:r>
      <w:r>
        <w:rPr>
          <w:spacing w:val="8"/>
          <w:sz w:val="24"/>
          <w:szCs w:val="24"/>
        </w:rPr>
        <w:t xml:space="preserve"> </w:t>
      </w:r>
      <w:hyperlink>
        <w:r>
          <w:rPr>
            <w:w w:val="132"/>
            <w:sz w:val="24"/>
            <w:szCs w:val="24"/>
          </w:rPr>
          <w:t>louyang@post.harvard.edu</w:t>
        </w:r>
      </w:hyperlink>
    </w:p>
    <w:p w14:paraId="1CF84F1F" w14:textId="77777777" w:rsidR="001204D4" w:rsidRDefault="001204D4">
      <w:pPr>
        <w:spacing w:before="5" w:line="120" w:lineRule="exact"/>
        <w:rPr>
          <w:sz w:val="12"/>
          <w:szCs w:val="12"/>
        </w:rPr>
      </w:pPr>
    </w:p>
    <w:p w14:paraId="7D000EA8" w14:textId="77777777" w:rsidR="001204D4" w:rsidRDefault="001204D4">
      <w:pPr>
        <w:spacing w:line="200" w:lineRule="exact"/>
      </w:pPr>
    </w:p>
    <w:p w14:paraId="063F3E4B" w14:textId="77777777" w:rsidR="001204D4" w:rsidRDefault="001204D4">
      <w:pPr>
        <w:spacing w:line="200" w:lineRule="exact"/>
      </w:pPr>
    </w:p>
    <w:p w14:paraId="43456F14" w14:textId="77777777" w:rsidR="001204D4" w:rsidRDefault="00213659">
      <w:pPr>
        <w:spacing w:before="19"/>
        <w:ind w:left="4357" w:right="4337"/>
        <w:jc w:val="center"/>
        <w:rPr>
          <w:sz w:val="24"/>
          <w:szCs w:val="24"/>
        </w:rPr>
      </w:pPr>
      <w:r>
        <w:rPr>
          <w:w w:val="99"/>
          <w:sz w:val="24"/>
          <w:szCs w:val="24"/>
        </w:rPr>
        <w:t>Abstract</w:t>
      </w:r>
    </w:p>
    <w:p w14:paraId="59C33612" w14:textId="77777777" w:rsidR="001204D4" w:rsidRDefault="001204D4">
      <w:pPr>
        <w:spacing w:before="7" w:line="140" w:lineRule="exact"/>
        <w:rPr>
          <w:sz w:val="15"/>
          <w:szCs w:val="15"/>
        </w:rPr>
      </w:pPr>
    </w:p>
    <w:p w14:paraId="30FE2848" w14:textId="77777777" w:rsidR="001204D4" w:rsidRDefault="001204D4">
      <w:pPr>
        <w:spacing w:line="200" w:lineRule="exact"/>
      </w:pPr>
    </w:p>
    <w:p w14:paraId="215C2089" w14:textId="77777777" w:rsidR="001204D4" w:rsidRDefault="00213659">
      <w:pPr>
        <w:spacing w:line="415" w:lineRule="auto"/>
        <w:ind w:left="120" w:right="95"/>
        <w:rPr>
          <w:sz w:val="24"/>
          <w:szCs w:val="24"/>
        </w:rPr>
        <w:sectPr w:rsidR="001204D4">
          <w:headerReference w:type="default" r:id="rId9"/>
          <w:pgSz w:w="12240" w:h="15840"/>
          <w:pgMar w:top="960" w:right="1340" w:bottom="280" w:left="1320" w:header="736" w:footer="0" w:gutter="0"/>
          <w:pgNumType w:start="2"/>
          <w:cols w:space="720"/>
        </w:sectPr>
      </w:pPr>
      <w:r>
        <w:rPr>
          <w:sz w:val="24"/>
          <w:szCs w:val="24"/>
        </w:rPr>
        <w:t>Computational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models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purely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statistical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wledge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about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ords’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linguistic 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ficient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properties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including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grammatical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 meaning.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xample,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learner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might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infer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“postman”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“mailman”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similar meanings</w:t>
      </w:r>
      <w:r>
        <w:rPr>
          <w:sz w:val="24"/>
          <w:szCs w:val="24"/>
        </w:rPr>
        <w:t xml:space="preserve"> because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quantitat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ely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similar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patterns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association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1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(e.g., both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“postman”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“mailman”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tend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occur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li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“del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er”,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“truck”,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“package”).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Are people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able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erage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statistics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service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about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 meanings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ords?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prior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artificial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suggest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 answer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no.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paradigm</w:t>
      </w:r>
      <w:r>
        <w:rPr>
          <w:spacing w:val="-9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entirely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 xml:space="preserve">el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whereas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real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encounter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input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contains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some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are semantically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anized.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three</w:t>
      </w:r>
      <w:r>
        <w:rPr>
          <w:spacing w:val="-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(1)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presence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f</w:t>
      </w:r>
      <w:r>
        <w:rPr>
          <w:sz w:val="24"/>
          <w:szCs w:val="24"/>
        </w:rPr>
        <w:t>amiliar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semantic reference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points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acilitates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(2)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crucially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depends both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presence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adherence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some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semantic 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anization.</w:t>
      </w:r>
    </w:p>
    <w:p w14:paraId="6658DB18" w14:textId="77777777" w:rsidR="001204D4" w:rsidRDefault="001204D4">
      <w:pPr>
        <w:spacing w:before="5" w:line="120" w:lineRule="exact"/>
        <w:rPr>
          <w:sz w:val="12"/>
          <w:szCs w:val="12"/>
        </w:rPr>
      </w:pPr>
    </w:p>
    <w:p w14:paraId="79DA11D0" w14:textId="77777777" w:rsidR="001204D4" w:rsidRDefault="001204D4">
      <w:pPr>
        <w:spacing w:line="200" w:lineRule="exact"/>
      </w:pPr>
    </w:p>
    <w:p w14:paraId="3DEA608F" w14:textId="77777777" w:rsidR="001204D4" w:rsidRDefault="001204D4">
      <w:pPr>
        <w:spacing w:line="200" w:lineRule="exact"/>
      </w:pPr>
    </w:p>
    <w:p w14:paraId="63871B80" w14:textId="77777777" w:rsidR="001204D4" w:rsidRDefault="00213659">
      <w:pPr>
        <w:spacing w:before="19"/>
        <w:ind w:left="1415"/>
        <w:rPr>
          <w:sz w:val="24"/>
          <w:szCs w:val="24"/>
        </w:rPr>
      </w:pP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acilitates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</w:p>
    <w:p w14:paraId="5136D743" w14:textId="77777777" w:rsidR="001204D4" w:rsidRDefault="001204D4">
      <w:pPr>
        <w:spacing w:line="200" w:lineRule="exact"/>
      </w:pPr>
    </w:p>
    <w:p w14:paraId="3FED1668" w14:textId="77777777" w:rsidR="001204D4" w:rsidRDefault="001204D4">
      <w:pPr>
        <w:spacing w:before="16" w:line="260" w:lineRule="exact"/>
        <w:rPr>
          <w:sz w:val="26"/>
          <w:szCs w:val="26"/>
        </w:rPr>
      </w:pPr>
    </w:p>
    <w:p w14:paraId="0581714C" w14:textId="77777777" w:rsidR="001204D4" w:rsidRDefault="00213659">
      <w:pPr>
        <w:ind w:left="705"/>
        <w:rPr>
          <w:sz w:val="24"/>
          <w:szCs w:val="24"/>
        </w:rPr>
      </w:pPr>
      <w:r>
        <w:rPr>
          <w:w w:val="90"/>
          <w:sz w:val="24"/>
          <w:szCs w:val="24"/>
        </w:rPr>
        <w:t>“</w:t>
      </w:r>
      <w:r>
        <w:rPr>
          <w:spacing w:val="-20"/>
          <w:w w:val="90"/>
          <w:sz w:val="24"/>
          <w:szCs w:val="24"/>
        </w:rPr>
        <w:t>Y</w:t>
      </w:r>
      <w:r>
        <w:rPr>
          <w:w w:val="90"/>
          <w:sz w:val="24"/>
          <w:szCs w:val="24"/>
        </w:rPr>
        <w:t>ou</w:t>
      </w:r>
      <w:r>
        <w:rPr>
          <w:spacing w:val="11"/>
          <w:w w:val="90"/>
          <w:sz w:val="24"/>
          <w:szCs w:val="24"/>
        </w:rPr>
        <w:t xml:space="preserve"> </w:t>
      </w:r>
      <w:r>
        <w:rPr>
          <w:sz w:val="24"/>
          <w:szCs w:val="24"/>
        </w:rPr>
        <w:t>shall</w:t>
      </w:r>
      <w:r>
        <w:rPr>
          <w:spacing w:val="9"/>
          <w:sz w:val="24"/>
          <w:szCs w:val="24"/>
        </w:rPr>
        <w:t xml:space="preserve"> </w:t>
      </w:r>
      <w:r>
        <w:rPr>
          <w:w w:val="94"/>
          <w:sz w:val="24"/>
          <w:szCs w:val="24"/>
        </w:rPr>
        <w:t>know</w:t>
      </w:r>
      <w:r>
        <w:rPr>
          <w:spacing w:val="4"/>
          <w:w w:val="9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wo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company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eeps.”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Firth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(1957,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p.11)</w:t>
      </w:r>
    </w:p>
    <w:p w14:paraId="51E41819" w14:textId="77777777" w:rsidR="001204D4" w:rsidRDefault="001204D4">
      <w:pPr>
        <w:spacing w:line="200" w:lineRule="exact"/>
      </w:pPr>
    </w:p>
    <w:p w14:paraId="367D465B" w14:textId="77777777" w:rsidR="001204D4" w:rsidRDefault="001204D4">
      <w:pPr>
        <w:spacing w:line="200" w:lineRule="exact"/>
      </w:pPr>
    </w:p>
    <w:p w14:paraId="7F00F1A3" w14:textId="77777777" w:rsidR="001204D4" w:rsidRDefault="001204D4">
      <w:pPr>
        <w:spacing w:before="6" w:line="260" w:lineRule="exact"/>
        <w:rPr>
          <w:sz w:val="26"/>
          <w:szCs w:val="26"/>
        </w:rPr>
      </w:pPr>
    </w:p>
    <w:p w14:paraId="6242FF96" w14:textId="77777777" w:rsidR="001204D4" w:rsidRDefault="00213659">
      <w:pPr>
        <w:spacing w:line="415" w:lineRule="auto"/>
        <w:ind w:left="120" w:right="105" w:firstLine="576"/>
        <w:rPr>
          <w:sz w:val="24"/>
          <w:szCs w:val="24"/>
        </w:rPr>
      </w:pP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people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learn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meanings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ords?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Research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indicates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 sources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about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including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ysical,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social,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conceptual,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linguistic cues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(Baldwin,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1993;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E.</w:t>
      </w:r>
      <w:r>
        <w:rPr>
          <w:spacing w:val="-2"/>
          <w:sz w:val="24"/>
          <w:szCs w:val="24"/>
        </w:rPr>
        <w:t xml:space="preserve"> </w:t>
      </w:r>
      <w:r>
        <w:rPr>
          <w:spacing w:val="-31"/>
          <w:sz w:val="24"/>
          <w:szCs w:val="24"/>
        </w:rPr>
        <w:t>V</w:t>
      </w:r>
      <w:r>
        <w:rPr>
          <w:sz w:val="24"/>
          <w:szCs w:val="24"/>
        </w:rPr>
        <w:t>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Clark,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1988;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Gleitman</w:t>
      </w:r>
      <w:proofErr w:type="spellEnd"/>
      <w:r>
        <w:rPr>
          <w:sz w:val="24"/>
          <w:szCs w:val="24"/>
        </w:rPr>
        <w:t>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1990;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Hollich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Hirsh-</w:t>
      </w:r>
      <w:proofErr w:type="spellStart"/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asek</w:t>
      </w:r>
      <w:proofErr w:type="spellEnd"/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Golin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o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</w:t>
      </w:r>
      <w:proofErr w:type="spellEnd"/>
      <w:r>
        <w:rPr>
          <w:sz w:val="24"/>
          <w:szCs w:val="24"/>
        </w:rPr>
        <w:t>,</w:t>
      </w:r>
    </w:p>
    <w:p w14:paraId="3F54039F" w14:textId="77777777" w:rsidR="001204D4" w:rsidRDefault="00213659">
      <w:pPr>
        <w:spacing w:before="7" w:line="415" w:lineRule="auto"/>
        <w:ind w:left="120" w:right="59"/>
        <w:rPr>
          <w:sz w:val="24"/>
          <w:szCs w:val="24"/>
        </w:rPr>
      </w:pPr>
      <w:proofErr w:type="gramStart"/>
      <w:r>
        <w:rPr>
          <w:sz w:val="24"/>
          <w:szCs w:val="24"/>
        </w:rPr>
        <w:t>2000;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Markman</w:t>
      </w:r>
      <w:proofErr w:type="spellEnd"/>
      <w:r>
        <w:rPr>
          <w:sz w:val="24"/>
          <w:szCs w:val="24"/>
        </w:rPr>
        <w:t>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1991).</w:t>
      </w:r>
      <w:proofErr w:type="gramEnd"/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undant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source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about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language itself—people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statistical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wledge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about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input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during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learning.</w:t>
      </w:r>
      <w:r>
        <w:rPr>
          <w:spacing w:val="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xample, 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group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sounds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together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into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forms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based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their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statistical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co-occurrence (</w:t>
      </w:r>
      <w:proofErr w:type="spellStart"/>
      <w:r>
        <w:rPr>
          <w:sz w:val="24"/>
          <w:szCs w:val="24"/>
        </w:rPr>
        <w:t>Sa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fran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Aslin</w:t>
      </w:r>
      <w:proofErr w:type="spellEnd"/>
      <w:r>
        <w:rPr>
          <w:sz w:val="24"/>
          <w:szCs w:val="24"/>
        </w:rPr>
        <w:t>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wport,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1996;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fran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wport,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Aslin</w:t>
      </w:r>
      <w:proofErr w:type="spellEnd"/>
      <w:r>
        <w:rPr>
          <w:sz w:val="24"/>
          <w:szCs w:val="24"/>
        </w:rPr>
        <w:t>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1996)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pair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forms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 their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referents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based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consistent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associations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(L.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Smith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3"/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>Y</w:t>
      </w:r>
      <w:r>
        <w:rPr>
          <w:sz w:val="24"/>
          <w:szCs w:val="24"/>
        </w:rPr>
        <w:t>u,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2008;</w:t>
      </w:r>
      <w:r>
        <w:rPr>
          <w:spacing w:val="-6"/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>Y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Ballard,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2007).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 current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pape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xplore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sophisticated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type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learning: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5"/>
          <w:sz w:val="24"/>
          <w:szCs w:val="24"/>
        </w:rPr>
        <w:t xml:space="preserve"> </w:t>
      </w:r>
      <w:r>
        <w:rPr>
          <w:spacing w:val="-6"/>
          <w:w w:val="99"/>
          <w:sz w:val="24"/>
          <w:szCs w:val="24"/>
        </w:rPr>
        <w:t>e</w:t>
      </w:r>
      <w:r>
        <w:rPr>
          <w:w w:val="99"/>
          <w:sz w:val="24"/>
          <w:szCs w:val="24"/>
        </w:rPr>
        <w:t>vidence about</w:t>
      </w:r>
      <w:r>
        <w:rPr>
          <w:sz w:val="24"/>
          <w:szCs w:val="24"/>
        </w:rPr>
        <w:t xml:space="preserve"> 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linguistic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occurs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cue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6"/>
          <w:sz w:val="24"/>
          <w:szCs w:val="24"/>
        </w:rPr>
        <w:t>o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ard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its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(Braine,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 xml:space="preserve">1987; </w:t>
      </w:r>
      <w:proofErr w:type="spellStart"/>
      <w:r>
        <w:rPr>
          <w:sz w:val="24"/>
          <w:szCs w:val="24"/>
        </w:rPr>
        <w:t>Maratsos</w:t>
      </w:r>
      <w:proofErr w:type="spellEnd"/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Chalkl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proofErr w:type="spellEnd"/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1980;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Redington</w:t>
      </w:r>
      <w:proofErr w:type="spellEnd"/>
      <w:r>
        <w:rPr>
          <w:sz w:val="24"/>
          <w:szCs w:val="24"/>
        </w:rPr>
        <w:t>,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Chate</w:t>
      </w:r>
      <w:r>
        <w:rPr>
          <w:spacing w:val="-10"/>
          <w:sz w:val="24"/>
          <w:szCs w:val="24"/>
        </w:rPr>
        <w:t>r</w:t>
      </w:r>
      <w:proofErr w:type="spellEnd"/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Finch,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1998;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Smith,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1966).</w:t>
      </w:r>
      <w:r>
        <w:rPr>
          <w:spacing w:val="8"/>
          <w:sz w:val="24"/>
          <w:szCs w:val="24"/>
        </w:rPr>
        <w:t xml:space="preserve"> </w:t>
      </w:r>
      <w:commentRangeStart w:id="0"/>
      <w:r>
        <w:rPr>
          <w:sz w:val="24"/>
          <w:szCs w:val="24"/>
        </w:rPr>
        <w:t>Throughout 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pape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unless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otherwise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specified,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“meaning”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sense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concrete referents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picks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orld;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foll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wing</w:t>
      </w:r>
      <w:r>
        <w:rPr>
          <w:spacing w:val="-9"/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>W</w:t>
      </w:r>
      <w:r>
        <w:rPr>
          <w:sz w:val="24"/>
          <w:szCs w:val="24"/>
        </w:rPr>
        <w:t>ittgenstein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(1953/1997)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others,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 recognize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only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acets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meaning.</w:t>
      </w:r>
      <w:commentRangeEnd w:id="0"/>
      <w:r w:rsidR="003C0DF2">
        <w:rPr>
          <w:rStyle w:val="CommentReference"/>
        </w:rPr>
        <w:commentReference w:id="0"/>
      </w:r>
    </w:p>
    <w:p w14:paraId="151BB458" w14:textId="77777777" w:rsidR="001204D4" w:rsidRDefault="00213659">
      <w:pPr>
        <w:spacing w:before="36" w:line="415" w:lineRule="auto"/>
        <w:ind w:left="120" w:right="59" w:firstLine="576"/>
        <w:rPr>
          <w:sz w:val="24"/>
          <w:szCs w:val="24"/>
        </w:rPr>
        <w:sectPr w:rsidR="001204D4">
          <w:pgSz w:w="12240" w:h="15840"/>
          <w:pgMar w:top="960" w:right="1340" w:bottom="280" w:left="1320" w:header="736" w:footer="0" w:gutter="0"/>
          <w:cols w:space="720"/>
        </w:sectPr>
      </w:pPr>
      <w:r>
        <w:rPr>
          <w:sz w:val="24"/>
          <w:szCs w:val="24"/>
        </w:rPr>
        <w:t>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ex</w:t>
      </w:r>
      <w:ins w:id="1" w:author="lera boroditsky" w:date="2013-12-16T10:41:00Z">
        <w:r w:rsidR="003C0DF2">
          <w:rPr>
            <w:sz w:val="24"/>
            <w:szCs w:val="24"/>
          </w:rPr>
          <w:t>a</w:t>
        </w:r>
      </w:ins>
      <w:del w:id="2" w:author="lera boroditsky" w:date="2013-12-16T10:41:00Z">
        <w:r w:rsidDel="003C0DF2">
          <w:rPr>
            <w:sz w:val="24"/>
            <w:szCs w:val="24"/>
          </w:rPr>
          <w:delText>ea</w:delText>
        </w:r>
      </w:del>
      <w:r>
        <w:rPr>
          <w:sz w:val="24"/>
          <w:szCs w:val="24"/>
        </w:rPr>
        <w:t>mple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meaning,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might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infer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“postman”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 “mailman”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similar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meanings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based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solely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both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tend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occur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 li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“del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er”,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“package”,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“truck</w:t>
      </w:r>
      <w:r>
        <w:rPr>
          <w:spacing w:val="-17"/>
          <w:sz w:val="24"/>
          <w:szCs w:val="24"/>
        </w:rPr>
        <w:t>.</w:t>
      </w:r>
      <w:r>
        <w:rPr>
          <w:sz w:val="24"/>
          <w:szCs w:val="24"/>
        </w:rPr>
        <w:t>”</w:t>
      </w:r>
      <w:r>
        <w:rPr>
          <w:spacing w:val="6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intuition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domain,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might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judge whether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people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similar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based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their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patterns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association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people.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If</w:t>
      </w:r>
      <w:r>
        <w:rPr>
          <w:spacing w:val="-2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we kn</w:t>
      </w:r>
      <w:r>
        <w:rPr>
          <w:spacing w:val="-6"/>
          <w:w w:val="99"/>
          <w:sz w:val="24"/>
          <w:szCs w:val="24"/>
        </w:rPr>
        <w:t>o</w:t>
      </w:r>
      <w:r>
        <w:rPr>
          <w:w w:val="99"/>
          <w:sz w:val="24"/>
          <w:szCs w:val="24"/>
        </w:rPr>
        <w:t>w</w:t>
      </w:r>
      <w:r>
        <w:rPr>
          <w:sz w:val="24"/>
          <w:szCs w:val="24"/>
        </w:rPr>
        <w:t xml:space="preserve"> 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Alice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associates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accountants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a</w:t>
      </w:r>
      <w:r>
        <w:rPr>
          <w:sz w:val="24"/>
          <w:szCs w:val="24"/>
        </w:rPr>
        <w:t>wyers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Bob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associates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professors 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coll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sophomores,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might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judge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dissimila</w:t>
      </w:r>
      <w:r>
        <w:rPr>
          <w:spacing w:val="-13"/>
          <w:sz w:val="24"/>
          <w:szCs w:val="24"/>
        </w:rPr>
        <w:t>r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kind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learning 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dr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ect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between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interest</w:t>
      </w:r>
      <w:r>
        <w:rPr>
          <w:spacing w:val="-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rather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similarity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 their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linguistic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xts—their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patterns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1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Firth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(1957)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it, one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learns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“by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compa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eeps”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(p.11).</w:t>
      </w:r>
      <w:r>
        <w:rPr>
          <w:spacing w:val="8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refer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 xml:space="preserve">as </w:t>
      </w:r>
      <w:r>
        <w:rPr>
          <w:w w:val="101"/>
          <w:sz w:val="24"/>
          <w:szCs w:val="24"/>
        </w:rPr>
        <w:t>distri</w:t>
      </w:r>
      <w:r>
        <w:rPr>
          <w:spacing w:val="-5"/>
          <w:w w:val="101"/>
          <w:sz w:val="24"/>
          <w:szCs w:val="24"/>
        </w:rPr>
        <w:t>b</w:t>
      </w:r>
      <w:r>
        <w:rPr>
          <w:w w:val="101"/>
          <w:sz w:val="24"/>
          <w:szCs w:val="24"/>
        </w:rPr>
        <w:t>utional</w:t>
      </w:r>
      <w:r>
        <w:rPr>
          <w:sz w:val="24"/>
          <w:szCs w:val="24"/>
        </w:rPr>
        <w:t xml:space="preserve"> learning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wo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meaning.</w:t>
      </w:r>
    </w:p>
    <w:p w14:paraId="62E255AE" w14:textId="77777777" w:rsidR="001204D4" w:rsidRDefault="001204D4">
      <w:pPr>
        <w:spacing w:before="5" w:line="120" w:lineRule="exact"/>
        <w:rPr>
          <w:sz w:val="12"/>
          <w:szCs w:val="12"/>
        </w:rPr>
      </w:pPr>
    </w:p>
    <w:p w14:paraId="1FFDD984" w14:textId="77777777" w:rsidR="001204D4" w:rsidRDefault="001204D4">
      <w:pPr>
        <w:spacing w:line="200" w:lineRule="exact"/>
      </w:pPr>
    </w:p>
    <w:p w14:paraId="688E669B" w14:textId="77777777" w:rsidR="001204D4" w:rsidRDefault="001204D4">
      <w:pPr>
        <w:spacing w:line="200" w:lineRule="exact"/>
      </w:pPr>
    </w:p>
    <w:p w14:paraId="3A03375A" w14:textId="77777777" w:rsidR="001204D4" w:rsidRDefault="00213659">
      <w:pPr>
        <w:spacing w:before="19" w:line="415" w:lineRule="auto"/>
        <w:ind w:left="120" w:right="79" w:firstLine="576"/>
        <w:rPr>
          <w:sz w:val="24"/>
          <w:szCs w:val="24"/>
        </w:rPr>
      </w:pP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general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mechanism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thought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important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throughout 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learning,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including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acquisition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Landauer</w:t>
      </w:r>
      <w:proofErr w:type="spellEnd"/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Dumais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1997)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 grammatical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Redington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et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al.,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1998).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ertheless,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number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4"/>
          <w:sz w:val="24"/>
          <w:szCs w:val="24"/>
        </w:rPr>
        <w:t xml:space="preserve"> e</w:t>
      </w:r>
      <w:r>
        <w:rPr>
          <w:sz w:val="24"/>
          <w:szCs w:val="24"/>
        </w:rPr>
        <w:t>xperiments,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conducted mainly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acquisition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grammatical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suggest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human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learners’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capacities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</w:p>
    <w:p w14:paraId="286F58E1" w14:textId="77777777" w:rsidR="001204D4" w:rsidRDefault="00213659">
      <w:pPr>
        <w:spacing w:before="7"/>
        <w:ind w:left="120"/>
        <w:rPr>
          <w:sz w:val="24"/>
          <w:szCs w:val="24"/>
        </w:rPr>
      </w:pPr>
      <w:proofErr w:type="gramStart"/>
      <w:r>
        <w:rPr>
          <w:sz w:val="24"/>
          <w:szCs w:val="24"/>
        </w:rPr>
        <w:t>limited</w:t>
      </w:r>
      <w:proofErr w:type="gram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ard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(Braine,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1987;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Brooks,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Braine,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Catalano,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Brod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Sudhalter</w:t>
      </w:r>
      <w:proofErr w:type="spellEnd"/>
      <w:r>
        <w:rPr>
          <w:sz w:val="24"/>
          <w:szCs w:val="24"/>
        </w:rPr>
        <w:t>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1993;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Frank</w:t>
      </w:r>
    </w:p>
    <w:p w14:paraId="52B179C4" w14:textId="77777777" w:rsidR="001204D4" w:rsidRDefault="001204D4">
      <w:pPr>
        <w:spacing w:before="2" w:line="200" w:lineRule="exact"/>
      </w:pPr>
    </w:p>
    <w:p w14:paraId="7D993FB9" w14:textId="77777777" w:rsidR="001204D4" w:rsidRDefault="00213659">
      <w:pPr>
        <w:ind w:left="120"/>
        <w:rPr>
          <w:sz w:val="24"/>
          <w:szCs w:val="24"/>
        </w:rPr>
      </w:pP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Gibson,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2011;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Frigo</w:t>
      </w:r>
      <w:proofErr w:type="spellEnd"/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McDonald,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1998;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Ger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>W</w:t>
      </w:r>
      <w:r>
        <w:rPr>
          <w:sz w:val="24"/>
          <w:szCs w:val="24"/>
        </w:rPr>
        <w:t>ilson,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wis,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2005;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pacing w:val="-6"/>
          <w:sz w:val="24"/>
          <w:szCs w:val="24"/>
        </w:rPr>
        <w:t>K</w:t>
      </w:r>
      <w:r>
        <w:rPr>
          <w:sz w:val="24"/>
          <w:szCs w:val="24"/>
        </w:rPr>
        <w:t>empe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Brooks,</w:t>
      </w:r>
    </w:p>
    <w:p w14:paraId="7B2E8F25" w14:textId="77777777" w:rsidR="001204D4" w:rsidRDefault="001204D4">
      <w:pPr>
        <w:spacing w:before="2" w:line="200" w:lineRule="exact"/>
      </w:pPr>
    </w:p>
    <w:p w14:paraId="443670DB" w14:textId="77777777" w:rsidR="001204D4" w:rsidRDefault="00213659">
      <w:pPr>
        <w:ind w:left="120"/>
        <w:rPr>
          <w:sz w:val="24"/>
          <w:szCs w:val="24"/>
        </w:rPr>
      </w:pPr>
      <w:r>
        <w:rPr>
          <w:sz w:val="24"/>
          <w:szCs w:val="24"/>
        </w:rPr>
        <w:t>2001).</w:t>
      </w:r>
    </w:p>
    <w:p w14:paraId="7794697B" w14:textId="77777777" w:rsidR="001204D4" w:rsidRDefault="001204D4">
      <w:pPr>
        <w:spacing w:before="12" w:line="260" w:lineRule="exact"/>
        <w:rPr>
          <w:sz w:val="26"/>
          <w:szCs w:val="26"/>
        </w:rPr>
      </w:pPr>
    </w:p>
    <w:p w14:paraId="139F916B" w14:textId="77777777" w:rsidR="001204D4" w:rsidRDefault="00213659">
      <w:pPr>
        <w:spacing w:line="415" w:lineRule="auto"/>
        <w:ind w:left="120" w:right="123" w:firstLine="576"/>
        <w:rPr>
          <w:sz w:val="24"/>
          <w:szCs w:val="24"/>
        </w:rPr>
      </w:pPr>
      <w:r>
        <w:rPr>
          <w:sz w:val="24"/>
          <w:szCs w:val="24"/>
        </w:rPr>
        <w:t>Our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study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addresses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mismatch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specifying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conditions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under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people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succeed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 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particula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0"/>
          <w:sz w:val="24"/>
          <w:szCs w:val="24"/>
        </w:rPr>
        <w:t>n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esti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ate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z w:val="24"/>
          <w:szCs w:val="24"/>
        </w:rPr>
        <w:t>ving</w:t>
      </w:r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xisting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linguistic 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wledge.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Prior</w:t>
      </w:r>
      <w:r>
        <w:rPr>
          <w:spacing w:val="-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typically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artificial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languages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composed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 entirely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el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4"/>
          <w:sz w:val="24"/>
          <w:szCs w:val="24"/>
        </w:rPr>
        <w:t xml:space="preserve"> e</w:t>
      </w:r>
      <w:r>
        <w:rPr>
          <w:sz w:val="24"/>
          <w:szCs w:val="24"/>
        </w:rPr>
        <w:t>xperiments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suggest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ence,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presence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 xml:space="preserve">wn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adhering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some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anization,</w:t>
      </w:r>
      <w:r>
        <w:rPr>
          <w:spacing w:val="-1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acilitates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2"/>
          <w:w w:val="99"/>
          <w:sz w:val="24"/>
          <w:szCs w:val="24"/>
        </w:rPr>
        <w:t>w</w:t>
      </w:r>
      <w:r>
        <w:rPr>
          <w:w w:val="99"/>
          <w:sz w:val="24"/>
          <w:szCs w:val="24"/>
        </w:rPr>
        <w:t>ord meaning.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small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hook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people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erage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</w:p>
    <w:p w14:paraId="6B9A618D" w14:textId="77777777" w:rsidR="001204D4" w:rsidRDefault="00213659">
      <w:pPr>
        <w:spacing w:before="7" w:line="412" w:lineRule="auto"/>
        <w:ind w:left="120" w:right="76"/>
        <w:rPr>
          <w:sz w:val="24"/>
          <w:szCs w:val="24"/>
        </w:rPr>
      </w:pPr>
      <w:proofErr w:type="gramStart"/>
      <w:r>
        <w:rPr>
          <w:sz w:val="24"/>
          <w:szCs w:val="24"/>
        </w:rPr>
        <w:t>inferring</w:t>
      </w:r>
      <w:proofErr w:type="gramEnd"/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el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Phrased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terms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Alice–Bob</w:t>
      </w:r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xample,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stand 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better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chance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about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Alice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her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associates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those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associates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roles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are already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meaningful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us.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Alice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associates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professors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coll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sophomores g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clearer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picture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her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than,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sa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associates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taphonomists</w:t>
      </w:r>
      <w:proofErr w:type="spellEnd"/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commentRangeStart w:id="3"/>
      <w:r>
        <w:rPr>
          <w:sz w:val="24"/>
          <w:szCs w:val="24"/>
        </w:rPr>
        <w:t>bryologists.</w:t>
      </w:r>
      <w:commentRangeEnd w:id="3"/>
      <w:r w:rsidR="00DF1B00">
        <w:rPr>
          <w:rStyle w:val="CommentReference"/>
        </w:rPr>
        <w:commentReference w:id="3"/>
      </w:r>
      <w:r>
        <w:rPr>
          <w:position w:val="9"/>
          <w:sz w:val="16"/>
          <w:szCs w:val="16"/>
        </w:rPr>
        <w:t>1</w:t>
      </w:r>
      <w:r>
        <w:rPr>
          <w:spacing w:val="32"/>
          <w:position w:val="9"/>
          <w:sz w:val="16"/>
          <w:szCs w:val="16"/>
        </w:rPr>
        <w:t xml:space="preserve"> </w:t>
      </w:r>
      <w:r>
        <w:rPr>
          <w:sz w:val="24"/>
          <w:szCs w:val="24"/>
        </w:rPr>
        <w:t>Learning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its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compa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easier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compa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already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amilia</w:t>
      </w:r>
      <w:r>
        <w:rPr>
          <w:spacing w:val="-13"/>
          <w:sz w:val="24"/>
          <w:szCs w:val="24"/>
        </w:rPr>
        <w:t>r</w:t>
      </w:r>
      <w:r>
        <w:rPr>
          <w:sz w:val="24"/>
          <w:szCs w:val="24"/>
        </w:rPr>
        <w:t>.</w:t>
      </w:r>
    </w:p>
    <w:p w14:paraId="1C9D5A75" w14:textId="77777777" w:rsidR="001204D4" w:rsidRDefault="00213659">
      <w:pPr>
        <w:spacing w:before="67" w:line="415" w:lineRule="auto"/>
        <w:ind w:left="120" w:right="174" w:firstLine="576"/>
        <w:rPr>
          <w:sz w:val="24"/>
          <w:szCs w:val="24"/>
        </w:rPr>
      </w:pP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briefly</w:t>
      </w:r>
      <w:r>
        <w:rPr>
          <w:spacing w:val="-19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some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general</w:t>
      </w:r>
      <w:r>
        <w:rPr>
          <w:spacing w:val="-7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vidence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learning.</w:t>
      </w:r>
      <w:r>
        <w:rPr>
          <w:spacing w:val="6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 then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introduce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specific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structure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xplore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paper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discuss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some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 successes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ailures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finding</w:t>
      </w:r>
      <w:r>
        <w:rPr>
          <w:spacing w:val="-21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vidence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ammatical</w:t>
      </w:r>
      <w:r>
        <w:rPr>
          <w:spacing w:val="22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cat</w:t>
      </w:r>
      <w:r>
        <w:rPr>
          <w:spacing w:val="-10"/>
          <w:w w:val="103"/>
          <w:sz w:val="24"/>
          <w:szCs w:val="24"/>
        </w:rPr>
        <w:t>e</w:t>
      </w:r>
      <w:r>
        <w:rPr>
          <w:w w:val="99"/>
          <w:sz w:val="24"/>
          <w:szCs w:val="24"/>
        </w:rPr>
        <w:t xml:space="preserve">gory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language.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present</w:t>
      </w:r>
      <w:r>
        <w:rPr>
          <w:spacing w:val="-7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vidence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semantic 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acilitate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 further</w:t>
      </w:r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xplore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isolating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components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coherence—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amiliarity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</w:p>
    <w:p w14:paraId="5BA3F446" w14:textId="77777777" w:rsidR="001204D4" w:rsidRDefault="00887739">
      <w:pPr>
        <w:spacing w:before="7"/>
        <w:ind w:left="120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449" behindDoc="1" locked="0" layoutInCell="1" allowOverlap="1" wp14:anchorId="3F83FE54" wp14:editId="45C0BB26">
                <wp:simplePos x="0" y="0"/>
                <wp:positionH relativeFrom="page">
                  <wp:posOffset>914400</wp:posOffset>
                </wp:positionH>
                <wp:positionV relativeFrom="paragraph">
                  <wp:posOffset>456565</wp:posOffset>
                </wp:positionV>
                <wp:extent cx="457200" cy="0"/>
                <wp:effectExtent l="0" t="0" r="927100" b="470535"/>
                <wp:wrapNone/>
                <wp:docPr id="907" name="Group 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0"/>
                          <a:chOff x="1440" y="720"/>
                          <a:chExt cx="720" cy="0"/>
                        </a:xfrm>
                      </wpg:grpSpPr>
                      <wps:wsp>
                        <wps:cNvPr id="908" name="Freeform 905"/>
                        <wps:cNvSpPr>
                          <a:spLocks noEditPoints="1"/>
                        </wps:cNvSpPr>
                        <wps:spPr bwMode="auto">
                          <a:xfrm>
                            <a:off x="2880" y="1440"/>
                            <a:ext cx="720" cy="0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720"/>
                              <a:gd name="T2" fmla="+- 0 2160 1440"/>
                              <a:gd name="T3" fmla="*/ T2 w 7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20">
                                <a:moveTo>
                                  <a:pt x="0" y="0"/>
                                </a:moveTo>
                                <a:lnTo>
                                  <a:pt x="720" y="0"/>
                                </a:lnTo>
                              </a:path>
                            </a:pathLst>
                          </a:custGeom>
                          <a:noFill/>
                          <a:ln w="15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04" o:spid="_x0000_s1026" style="position:absolute;margin-left:1in;margin-top:35.95pt;width:36pt;height:0;z-index:-3031;mso-position-horizontal-relative:page" coordorigin="1440,720" coordsize="720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">
                <v:polyline id="Freeform 905" o:spid="_x0000_s1027" style="position:absolute;visibility:visible;mso-wrap-style:square;v-text-anchor:top" points="2880,1440,3600,1440" coordsize="72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cjuAvgAA&#10;ANwAAAAPAAAAZHJzL2Rvd25yZXYueG1sRE/NagIxEL4XfIcwgjdNqlDs1ihlpeixWh9g2Ex3FzeT&#10;JRnX7dubg9Djx/e/2Y2+UwPF1Aa28LowoIir4FquLVx+vuZrUEmQHXaBycIfJdhtJy8bLFy484mG&#10;s9Qqh3Aq0EIj0hdap6ohj2kReuLM/YboUTKMtXYR7zncd3ppzJv22HJuaLCnsqHqer55C33cV7oU&#10;WR6+V4Opy1Xqrpdk7Ww6fn6AEhrlX/x0H52Fd5PX5jP5COjtA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2XI7gL4AAADcAAAADwAAAAAAAAAAAAAAAACXAgAAZHJzL2Rvd25yZXYu&#10;eG1sUEsFBgAAAAAEAAQA9QAAAIIDAAAAAA==&#10;" filled="f" strokeweight="1587emu">
                  <v:path arrowok="t" o:connecttype="custom" o:connectlocs="0,0;720,0" o:connectangles="0,0"/>
                  <o:lock v:ext="edit" verticies="t"/>
                </v:polyline>
                <w10:wrap anchorx="page"/>
              </v:group>
            </w:pict>
          </mc:Fallback>
        </mc:AlternateContent>
      </w:r>
      <w:proofErr w:type="gramStart"/>
      <w:r w:rsidR="00213659">
        <w:rPr>
          <w:spacing w:val="-2"/>
          <w:sz w:val="24"/>
          <w:szCs w:val="24"/>
        </w:rPr>
        <w:t>w</w:t>
      </w:r>
      <w:r w:rsidR="00213659">
        <w:rPr>
          <w:sz w:val="24"/>
          <w:szCs w:val="24"/>
        </w:rPr>
        <w:t>ords</w:t>
      </w:r>
      <w:proofErr w:type="gramEnd"/>
      <w:r w:rsidR="00213659">
        <w:rPr>
          <w:spacing w:val="-6"/>
          <w:sz w:val="24"/>
          <w:szCs w:val="24"/>
        </w:rPr>
        <w:t xml:space="preserve"> </w:t>
      </w:r>
      <w:r w:rsidR="00213659">
        <w:rPr>
          <w:sz w:val="24"/>
          <w:szCs w:val="24"/>
        </w:rPr>
        <w:t>and</w:t>
      </w:r>
      <w:r w:rsidR="00213659">
        <w:rPr>
          <w:spacing w:val="-3"/>
          <w:sz w:val="24"/>
          <w:szCs w:val="24"/>
        </w:rPr>
        <w:t xml:space="preserve"> </w:t>
      </w:r>
      <w:r w:rsidR="00213659">
        <w:rPr>
          <w:sz w:val="24"/>
          <w:szCs w:val="24"/>
        </w:rPr>
        <w:t>presence</w:t>
      </w:r>
      <w:r w:rsidR="00213659">
        <w:rPr>
          <w:spacing w:val="-8"/>
          <w:sz w:val="24"/>
          <w:szCs w:val="24"/>
        </w:rPr>
        <w:t xml:space="preserve"> </w:t>
      </w:r>
      <w:r w:rsidR="00213659">
        <w:rPr>
          <w:sz w:val="24"/>
          <w:szCs w:val="24"/>
        </w:rPr>
        <w:t>of</w:t>
      </w:r>
      <w:r w:rsidR="00213659">
        <w:rPr>
          <w:spacing w:val="-2"/>
          <w:sz w:val="24"/>
          <w:szCs w:val="24"/>
        </w:rPr>
        <w:t xml:space="preserve"> </w:t>
      </w:r>
      <w:r w:rsidR="00213659">
        <w:rPr>
          <w:sz w:val="24"/>
          <w:szCs w:val="24"/>
        </w:rPr>
        <w:t>an</w:t>
      </w:r>
      <w:r w:rsidR="00213659">
        <w:rPr>
          <w:spacing w:val="-2"/>
          <w:sz w:val="24"/>
          <w:szCs w:val="24"/>
        </w:rPr>
        <w:t xml:space="preserve"> </w:t>
      </w:r>
      <w:r w:rsidR="00213659">
        <w:rPr>
          <w:spacing w:val="-4"/>
          <w:sz w:val="24"/>
          <w:szCs w:val="24"/>
        </w:rPr>
        <w:t>ov</w:t>
      </w:r>
      <w:r w:rsidR="00213659">
        <w:rPr>
          <w:sz w:val="24"/>
          <w:szCs w:val="24"/>
        </w:rPr>
        <w:t>erarching</w:t>
      </w:r>
      <w:r w:rsidR="00213659">
        <w:rPr>
          <w:spacing w:val="-11"/>
          <w:sz w:val="24"/>
          <w:szCs w:val="24"/>
        </w:rPr>
        <w:t xml:space="preserve"> </w:t>
      </w:r>
      <w:r w:rsidR="00213659">
        <w:rPr>
          <w:sz w:val="24"/>
          <w:szCs w:val="24"/>
        </w:rPr>
        <w:t>semantic</w:t>
      </w:r>
      <w:r w:rsidR="00213659">
        <w:rPr>
          <w:spacing w:val="-9"/>
          <w:sz w:val="24"/>
          <w:szCs w:val="24"/>
        </w:rPr>
        <w:t xml:space="preserve"> </w:t>
      </w:r>
      <w:r w:rsidR="00213659">
        <w:rPr>
          <w:sz w:val="24"/>
          <w:szCs w:val="24"/>
        </w:rPr>
        <w:t>o</w:t>
      </w:r>
      <w:r w:rsidR="00213659">
        <w:rPr>
          <w:spacing w:val="-4"/>
          <w:sz w:val="24"/>
          <w:szCs w:val="24"/>
        </w:rPr>
        <w:t>r</w:t>
      </w:r>
      <w:r w:rsidR="00213659">
        <w:rPr>
          <w:spacing w:val="-1"/>
          <w:sz w:val="24"/>
          <w:szCs w:val="24"/>
        </w:rPr>
        <w:t>g</w:t>
      </w:r>
      <w:r w:rsidR="00213659">
        <w:rPr>
          <w:sz w:val="24"/>
          <w:szCs w:val="24"/>
        </w:rPr>
        <w:t>anization</w:t>
      </w:r>
      <w:r w:rsidR="00213659">
        <w:rPr>
          <w:spacing w:val="-12"/>
          <w:sz w:val="24"/>
          <w:szCs w:val="24"/>
        </w:rPr>
        <w:t xml:space="preserve"> </w:t>
      </w:r>
      <w:r w:rsidR="00213659">
        <w:rPr>
          <w:sz w:val="24"/>
          <w:szCs w:val="24"/>
        </w:rPr>
        <w:t>—and</w:t>
      </w:r>
      <w:r w:rsidR="00213659">
        <w:rPr>
          <w:spacing w:val="-6"/>
          <w:sz w:val="24"/>
          <w:szCs w:val="24"/>
        </w:rPr>
        <w:t xml:space="preserve"> </w:t>
      </w:r>
      <w:r w:rsidR="00213659">
        <w:rPr>
          <w:sz w:val="24"/>
          <w:szCs w:val="24"/>
        </w:rPr>
        <w:t>find</w:t>
      </w:r>
      <w:r w:rsidR="00213659">
        <w:rPr>
          <w:spacing w:val="-15"/>
          <w:sz w:val="24"/>
          <w:szCs w:val="24"/>
        </w:rPr>
        <w:t xml:space="preserve"> </w:t>
      </w:r>
      <w:r w:rsidR="00213659">
        <w:rPr>
          <w:sz w:val="24"/>
          <w:szCs w:val="24"/>
        </w:rPr>
        <w:t>that</w:t>
      </w:r>
      <w:r w:rsidR="00213659">
        <w:rPr>
          <w:spacing w:val="-4"/>
          <w:sz w:val="24"/>
          <w:szCs w:val="24"/>
        </w:rPr>
        <w:t xml:space="preserve"> </w:t>
      </w:r>
      <w:r w:rsidR="00213659">
        <w:rPr>
          <w:sz w:val="24"/>
          <w:szCs w:val="24"/>
        </w:rPr>
        <w:t>neither</w:t>
      </w:r>
      <w:r w:rsidR="00213659">
        <w:rPr>
          <w:spacing w:val="-7"/>
          <w:sz w:val="24"/>
          <w:szCs w:val="24"/>
        </w:rPr>
        <w:t xml:space="preserve"> </w:t>
      </w:r>
      <w:r w:rsidR="00213659">
        <w:rPr>
          <w:sz w:val="24"/>
          <w:szCs w:val="24"/>
        </w:rPr>
        <w:t>alone</w:t>
      </w:r>
    </w:p>
    <w:p w14:paraId="3BDEFCFE" w14:textId="77777777" w:rsidR="001204D4" w:rsidRDefault="001204D4">
      <w:pPr>
        <w:spacing w:line="200" w:lineRule="exact"/>
      </w:pPr>
    </w:p>
    <w:p w14:paraId="749C74C3" w14:textId="77777777" w:rsidR="001204D4" w:rsidRDefault="001204D4">
      <w:pPr>
        <w:spacing w:before="18" w:line="200" w:lineRule="exact"/>
      </w:pPr>
    </w:p>
    <w:p w14:paraId="31384A89" w14:textId="77777777" w:rsidR="001204D4" w:rsidRDefault="00213659">
      <w:pPr>
        <w:spacing w:before="38" w:line="402" w:lineRule="auto"/>
        <w:ind w:left="120" w:right="85" w:firstLine="279"/>
        <w:sectPr w:rsidR="001204D4">
          <w:pgSz w:w="12240" w:h="15840"/>
          <w:pgMar w:top="960" w:right="1320" w:bottom="280" w:left="1320" w:header="736" w:footer="0" w:gutter="0"/>
          <w:cols w:space="720"/>
        </w:sectPr>
      </w:pPr>
      <w:r>
        <w:rPr>
          <w:w w:val="99"/>
          <w:position w:val="7"/>
          <w:sz w:val="14"/>
          <w:szCs w:val="14"/>
        </w:rPr>
        <w:t>1</w:t>
      </w:r>
      <w:r>
        <w:rPr>
          <w:spacing w:val="-25"/>
          <w:position w:val="7"/>
          <w:sz w:val="14"/>
          <w:szCs w:val="14"/>
        </w:rPr>
        <w:t xml:space="preserve"> </w:t>
      </w:r>
      <w:r>
        <w:t>Though,</w:t>
      </w:r>
      <w:r>
        <w:rPr>
          <w:spacing w:val="-2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infer much more about Alice if</w:t>
      </w:r>
      <w:r>
        <w:rPr>
          <w:spacing w:val="3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kn</w:t>
      </w:r>
      <w:r>
        <w:rPr>
          <w:spacing w:val="-5"/>
        </w:rPr>
        <w:t>o</w:t>
      </w:r>
      <w:r>
        <w:t>w that</w:t>
      </w:r>
      <w:r>
        <w:rPr>
          <w:spacing w:val="1"/>
        </w:rPr>
        <w:t xml:space="preserve"> </w:t>
      </w:r>
      <w:proofErr w:type="spellStart"/>
      <w:r>
        <w:t>taphonomy</w:t>
      </w:r>
      <w:proofErr w:type="spellEnd"/>
      <w:r>
        <w:rPr>
          <w:spacing w:val="-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study of</w:t>
      </w:r>
      <w:r>
        <w:rPr>
          <w:spacing w:val="2"/>
        </w:rPr>
        <w:t xml:space="preserve"> </w:t>
      </w:r>
      <w:r>
        <w:t>decay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fossilization and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bryology</w:t>
      </w:r>
      <w:r>
        <w:rPr>
          <w:spacing w:val="-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study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plants</w:t>
      </w:r>
      <w:r>
        <w:rPr>
          <w:spacing w:val="-5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bryop</w:t>
      </w:r>
      <w:r>
        <w:rPr>
          <w:spacing w:val="-1"/>
        </w:rPr>
        <w:t>h</w:t>
      </w:r>
      <w:r>
        <w:t>ytes,</w:t>
      </w:r>
      <w:r>
        <w:rPr>
          <w:spacing w:val="-9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include</w:t>
      </w:r>
      <w:r>
        <w:rPr>
          <w:spacing w:val="-6"/>
        </w:rPr>
        <w:t xml:space="preserve"> </w:t>
      </w:r>
      <w:r>
        <w:t>mosses,</w:t>
      </w:r>
      <w:r>
        <w:rPr>
          <w:spacing w:val="-6"/>
        </w:rPr>
        <w:t xml:space="preserve"> </w:t>
      </w:r>
      <w:r>
        <w:t>horn</w:t>
      </w:r>
      <w:r>
        <w:rPr>
          <w:spacing w:val="-2"/>
        </w:rPr>
        <w:t>w</w:t>
      </w:r>
      <w:r>
        <w:t>orts,</w:t>
      </w:r>
      <w:r>
        <w:rPr>
          <w:spacing w:val="-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</w:t>
      </w:r>
      <w:r>
        <w:rPr>
          <w:spacing w:val="-5"/>
        </w:rPr>
        <w:t>i</w:t>
      </w:r>
      <w:r>
        <w:rPr>
          <w:spacing w:val="-3"/>
        </w:rPr>
        <w:t>v</w:t>
      </w:r>
      <w:r>
        <w:t>er</w:t>
      </w:r>
      <w:r>
        <w:rPr>
          <w:spacing w:val="-2"/>
        </w:rPr>
        <w:t>w</w:t>
      </w:r>
      <w:r>
        <w:t>orts.</w:t>
      </w:r>
    </w:p>
    <w:p w14:paraId="5790409C" w14:textId="77777777" w:rsidR="001204D4" w:rsidRDefault="001204D4">
      <w:pPr>
        <w:spacing w:before="5" w:line="120" w:lineRule="exact"/>
        <w:rPr>
          <w:sz w:val="12"/>
          <w:szCs w:val="12"/>
        </w:rPr>
      </w:pPr>
    </w:p>
    <w:p w14:paraId="540B8E84" w14:textId="77777777" w:rsidR="001204D4" w:rsidRDefault="001204D4">
      <w:pPr>
        <w:spacing w:line="200" w:lineRule="exact"/>
      </w:pPr>
    </w:p>
    <w:p w14:paraId="5A6742BB" w14:textId="77777777" w:rsidR="001204D4" w:rsidRDefault="001204D4">
      <w:pPr>
        <w:spacing w:line="200" w:lineRule="exact"/>
      </w:pPr>
    </w:p>
    <w:p w14:paraId="4677E589" w14:textId="77777777" w:rsidR="001204D4" w:rsidRDefault="00213659">
      <w:pPr>
        <w:spacing w:before="19" w:line="415" w:lineRule="auto"/>
        <w:ind w:left="100" w:right="137"/>
        <w:rPr>
          <w:sz w:val="24"/>
          <w:szCs w:val="24"/>
        </w:rPr>
      </w:pPr>
      <w:proofErr w:type="gramStart"/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acilitates</w:t>
      </w:r>
      <w:proofErr w:type="gramEnd"/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learning.</w:t>
      </w:r>
      <w:r>
        <w:rPr>
          <w:spacing w:val="6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conclude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discussing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limitations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purely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artificial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language learning,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possibilities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future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empirical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computational</w:t>
      </w:r>
      <w:r>
        <w:rPr>
          <w:spacing w:val="-1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potential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mechanisms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for 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obser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e.</w:t>
      </w:r>
    </w:p>
    <w:p w14:paraId="00AD9E4D" w14:textId="77777777" w:rsidR="001204D4" w:rsidRDefault="001204D4">
      <w:pPr>
        <w:spacing w:before="15" w:line="240" w:lineRule="exact"/>
        <w:rPr>
          <w:sz w:val="24"/>
          <w:szCs w:val="24"/>
        </w:rPr>
      </w:pPr>
    </w:p>
    <w:p w14:paraId="1F9EA82C" w14:textId="77777777" w:rsidR="001204D4" w:rsidRDefault="00213659">
      <w:pPr>
        <w:ind w:left="100"/>
        <w:rPr>
          <w:sz w:val="24"/>
          <w:szCs w:val="24"/>
        </w:rPr>
      </w:pPr>
      <w:r>
        <w:rPr>
          <w:sz w:val="24"/>
          <w:szCs w:val="24"/>
        </w:rPr>
        <w:t>Evidence</w:t>
      </w:r>
      <w:r>
        <w:rPr>
          <w:spacing w:val="36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23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distri</w:t>
      </w:r>
      <w:r>
        <w:rPr>
          <w:spacing w:val="-5"/>
          <w:w w:val="108"/>
          <w:sz w:val="24"/>
          <w:szCs w:val="24"/>
        </w:rPr>
        <w:t>b</w:t>
      </w:r>
      <w:r>
        <w:rPr>
          <w:w w:val="108"/>
          <w:sz w:val="24"/>
          <w:szCs w:val="24"/>
        </w:rPr>
        <w:t>utional</w:t>
      </w:r>
      <w:r>
        <w:rPr>
          <w:spacing w:val="1"/>
          <w:w w:val="108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lea</w:t>
      </w:r>
      <w:r>
        <w:rPr>
          <w:spacing w:val="-4"/>
          <w:w w:val="110"/>
          <w:sz w:val="24"/>
          <w:szCs w:val="24"/>
        </w:rPr>
        <w:t>r</w:t>
      </w:r>
      <w:r>
        <w:rPr>
          <w:w w:val="105"/>
          <w:sz w:val="24"/>
          <w:szCs w:val="24"/>
        </w:rPr>
        <w:t>ning</w:t>
      </w:r>
    </w:p>
    <w:p w14:paraId="24A65C4E" w14:textId="77777777" w:rsidR="001204D4" w:rsidRDefault="001204D4">
      <w:pPr>
        <w:spacing w:before="2" w:line="140" w:lineRule="exact"/>
        <w:rPr>
          <w:sz w:val="15"/>
          <w:szCs w:val="15"/>
        </w:rPr>
      </w:pPr>
    </w:p>
    <w:p w14:paraId="1D2FE3C8" w14:textId="77777777" w:rsidR="001204D4" w:rsidRDefault="001204D4">
      <w:pPr>
        <w:spacing w:line="200" w:lineRule="exact"/>
      </w:pPr>
    </w:p>
    <w:p w14:paraId="51423DC5" w14:textId="77777777" w:rsidR="001204D4" w:rsidRDefault="00213659">
      <w:pPr>
        <w:spacing w:line="415" w:lineRule="auto"/>
        <w:ind w:left="100" w:right="152" w:firstLine="576"/>
        <w:rPr>
          <w:sz w:val="24"/>
          <w:szCs w:val="24"/>
        </w:rPr>
      </w:pPr>
      <w:r>
        <w:rPr>
          <w:sz w:val="24"/>
          <w:szCs w:val="24"/>
        </w:rPr>
        <w:t>Initial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proposals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about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came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philosophical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linguistic research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nature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meaning.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philosophical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literature,</w:t>
      </w:r>
      <w:r>
        <w:rPr>
          <w:spacing w:val="-9"/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>W</w:t>
      </w:r>
      <w:r>
        <w:rPr>
          <w:sz w:val="24"/>
          <w:szCs w:val="24"/>
        </w:rPr>
        <w:t>ittgenstein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(1953/1997) objected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idea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precise,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formal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definitions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gued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der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 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patterns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usage.</w:t>
      </w:r>
      <w:r>
        <w:rPr>
          <w:spacing w:val="8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illustrate,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considered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ame”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term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describe act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vi</w:t>
      </w:r>
      <w:ins w:id="4" w:author="lera boroditsky" w:date="2013-12-16T11:00:00Z">
        <w:r w:rsidR="00DF1B00">
          <w:rPr>
            <w:sz w:val="24"/>
            <w:szCs w:val="24"/>
          </w:rPr>
          <w:t>ti</w:t>
        </w:r>
      </w:ins>
      <w:r>
        <w:rPr>
          <w:sz w:val="24"/>
          <w:szCs w:val="24"/>
        </w:rPr>
        <w:t>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aried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chess,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po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bas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etball,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Olympics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forth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obser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these act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vities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lack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shared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essence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could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distill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definition.</w:t>
      </w:r>
      <w:r>
        <w:rPr>
          <w:spacing w:val="-6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spatial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metapho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 set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things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called</w:t>
      </w:r>
      <w:r>
        <w:rPr>
          <w:spacing w:val="-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ames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does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appear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contiguous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gion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could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dr</w:t>
      </w:r>
      <w:r>
        <w:rPr>
          <w:spacing w:val="-4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 boundary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rather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“complicated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net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similarities</w:t>
      </w:r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erlapping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crisscrossing” (§66).</w:t>
      </w:r>
      <w:r>
        <w:rPr>
          <w:spacing w:val="8"/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>W</w:t>
      </w:r>
      <w:r>
        <w:rPr>
          <w:sz w:val="24"/>
          <w:szCs w:val="24"/>
        </w:rPr>
        <w:t>ittgenstein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gued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understanding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requires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describing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usage.</w:t>
      </w:r>
    </w:p>
    <w:p w14:paraId="7548830C" w14:textId="77777777" w:rsidR="001204D4" w:rsidRDefault="00213659">
      <w:pPr>
        <w:spacing w:before="7" w:line="415" w:lineRule="auto"/>
        <w:ind w:left="100" w:right="79" w:firstLine="576"/>
        <w:rPr>
          <w:sz w:val="24"/>
          <w:szCs w:val="24"/>
        </w:rPr>
      </w:pP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linguistics,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Firth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(1957)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similarly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gued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theory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based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patterns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 “habitual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collocation”.</w:t>
      </w:r>
      <w:r>
        <w:rPr>
          <w:spacing w:val="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xample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(p.12),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asserts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part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“c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w”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its co-occurrence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“milk”,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“Th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milking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ws”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“C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milk</w:t>
      </w:r>
      <w:r>
        <w:rPr>
          <w:spacing w:val="-17"/>
          <w:sz w:val="24"/>
          <w:szCs w:val="24"/>
        </w:rPr>
        <w:t>.</w:t>
      </w:r>
      <w:r>
        <w:rPr>
          <w:sz w:val="24"/>
          <w:szCs w:val="24"/>
        </w:rPr>
        <w:t>”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r>
        <w:rPr>
          <w:spacing w:val="-8"/>
          <w:sz w:val="24"/>
          <w:szCs w:val="24"/>
        </w:rPr>
        <w:t>T</w:t>
      </w:r>
      <w:r>
        <w:rPr>
          <w:sz w:val="24"/>
          <w:szCs w:val="24"/>
        </w:rPr>
        <w:t>igress”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and “lioness”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co-occur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“milk”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often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thus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must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som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what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meaning.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Firth stressed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utility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pu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independent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xtralinguistic</w:t>
      </w:r>
      <w:proofErr w:type="spellEnd"/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grammatical aspects.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He</w:t>
      </w:r>
      <w:r>
        <w:rPr>
          <w:spacing w:val="-3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outlined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prescient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kind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cluster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analysis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quite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similar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modern-day statistical</w:t>
      </w:r>
      <w:r>
        <w:rPr>
          <w:sz w:val="24"/>
          <w:szCs w:val="24"/>
        </w:rPr>
        <w:t xml:space="preserve"> approaches:</w:t>
      </w:r>
    </w:p>
    <w:p w14:paraId="79D848A9" w14:textId="77777777" w:rsidR="001204D4" w:rsidRDefault="001204D4">
      <w:pPr>
        <w:spacing w:before="2" w:line="180" w:lineRule="exact"/>
        <w:rPr>
          <w:sz w:val="19"/>
          <w:szCs w:val="19"/>
        </w:rPr>
      </w:pPr>
    </w:p>
    <w:p w14:paraId="79686B69" w14:textId="77777777" w:rsidR="001204D4" w:rsidRDefault="00213659">
      <w:pPr>
        <w:spacing w:line="415" w:lineRule="auto"/>
        <w:ind w:left="685" w:right="749"/>
        <w:rPr>
          <w:sz w:val="24"/>
          <w:szCs w:val="24"/>
        </w:rPr>
      </w:pPr>
      <w:r>
        <w:rPr>
          <w:sz w:val="24"/>
          <w:szCs w:val="24"/>
        </w:rPr>
        <w:t>“In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study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selected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compounds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phrases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restricted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for which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restricted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xts,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xhaust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collection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collocation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suggest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 small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number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groups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collocations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studied.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step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 choice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definitions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meanings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suggested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groups”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(p.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13)</w:t>
      </w:r>
    </w:p>
    <w:p w14:paraId="35ED8A44" w14:textId="77777777" w:rsidR="001204D4" w:rsidRDefault="001204D4">
      <w:pPr>
        <w:spacing w:before="2" w:line="180" w:lineRule="exact"/>
        <w:rPr>
          <w:sz w:val="19"/>
          <w:szCs w:val="19"/>
        </w:rPr>
      </w:pPr>
    </w:p>
    <w:p w14:paraId="74DE1490" w14:textId="77777777" w:rsidR="001204D4" w:rsidRDefault="00213659">
      <w:pPr>
        <w:spacing w:line="415" w:lineRule="auto"/>
        <w:ind w:left="100" w:right="79"/>
        <w:rPr>
          <w:sz w:val="24"/>
          <w:szCs w:val="24"/>
        </w:rPr>
        <w:sectPr w:rsidR="001204D4">
          <w:pgSz w:w="12240" w:h="15840"/>
          <w:pgMar w:top="960" w:right="1320" w:bottom="280" w:left="1340" w:header="736" w:footer="0" w:gutter="0"/>
          <w:cols w:space="720"/>
        </w:sectPr>
      </w:pPr>
      <w:r>
        <w:rPr>
          <w:sz w:val="24"/>
          <w:szCs w:val="24"/>
        </w:rPr>
        <w:t>Firth</w:t>
      </w:r>
      <w:r>
        <w:rPr>
          <w:spacing w:val="-13"/>
          <w:sz w:val="24"/>
          <w:szCs w:val="24"/>
        </w:rPr>
        <w:t>’</w:t>
      </w:r>
      <w:r>
        <w:rPr>
          <w:sz w:val="24"/>
          <w:szCs w:val="24"/>
        </w:rPr>
        <w:t>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contemporary</w:t>
      </w:r>
      <w:r>
        <w:rPr>
          <w:spacing w:val="-17"/>
          <w:sz w:val="24"/>
          <w:szCs w:val="24"/>
        </w:rPr>
        <w:t xml:space="preserve"> </w:t>
      </w:r>
      <w:r>
        <w:rPr>
          <w:sz w:val="24"/>
          <w:szCs w:val="24"/>
        </w:rPr>
        <w:t>Harris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ad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anced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quantitat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ersion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notion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called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7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distri</w:t>
      </w:r>
      <w:r>
        <w:rPr>
          <w:spacing w:val="-5"/>
          <w:w w:val="101"/>
          <w:sz w:val="24"/>
          <w:szCs w:val="24"/>
        </w:rPr>
        <w:t>b</w:t>
      </w:r>
      <w:r>
        <w:rPr>
          <w:w w:val="101"/>
          <w:sz w:val="24"/>
          <w:szCs w:val="24"/>
        </w:rPr>
        <w:t xml:space="preserve">utional </w:t>
      </w:r>
      <w:r>
        <w:rPr>
          <w:sz w:val="24"/>
          <w:szCs w:val="24"/>
        </w:rPr>
        <w:t>hypothesis,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proposes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semantically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similar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gree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participate</w:t>
      </w:r>
    </w:p>
    <w:p w14:paraId="06C7CB8E" w14:textId="77777777" w:rsidR="001204D4" w:rsidRDefault="001204D4">
      <w:pPr>
        <w:spacing w:before="5" w:line="120" w:lineRule="exact"/>
        <w:rPr>
          <w:sz w:val="12"/>
          <w:szCs w:val="12"/>
        </w:rPr>
      </w:pPr>
    </w:p>
    <w:p w14:paraId="39D8C826" w14:textId="77777777" w:rsidR="001204D4" w:rsidRDefault="001204D4">
      <w:pPr>
        <w:spacing w:line="200" w:lineRule="exact"/>
      </w:pPr>
    </w:p>
    <w:p w14:paraId="4C83312C" w14:textId="77777777" w:rsidR="001204D4" w:rsidRDefault="001204D4">
      <w:pPr>
        <w:spacing w:line="200" w:lineRule="exact"/>
      </w:pPr>
    </w:p>
    <w:p w14:paraId="600236E1" w14:textId="77777777" w:rsidR="001204D4" w:rsidRDefault="00213659">
      <w:pPr>
        <w:spacing w:before="19" w:line="415" w:lineRule="auto"/>
        <w:ind w:left="100" w:right="330"/>
        <w:rPr>
          <w:sz w:val="24"/>
          <w:szCs w:val="24"/>
        </w:rPr>
      </w:pPr>
      <w:proofErr w:type="gramStart"/>
      <w:r>
        <w:rPr>
          <w:sz w:val="24"/>
          <w:szCs w:val="24"/>
        </w:rPr>
        <w:t>in</w:t>
      </w:r>
      <w:proofErr w:type="gramEnd"/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same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(Harris,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1951).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Harris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gued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that,</w:t>
      </w:r>
      <w:r>
        <w:rPr>
          <w:spacing w:val="-4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cases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where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 determined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xtralinguistic</w:t>
      </w:r>
      <w:proofErr w:type="spellEnd"/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influences,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such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influences</w:t>
      </w:r>
      <w:r>
        <w:rPr>
          <w:spacing w:val="-2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ould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correlates. Thus,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could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vined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quantitat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analysis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purely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linguistic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information.</w:t>
      </w:r>
    </w:p>
    <w:p w14:paraId="50004408" w14:textId="77777777" w:rsidR="001204D4" w:rsidRDefault="001204D4">
      <w:pPr>
        <w:spacing w:before="4" w:line="100" w:lineRule="exact"/>
        <w:rPr>
          <w:sz w:val="10"/>
          <w:szCs w:val="10"/>
        </w:rPr>
      </w:pPr>
    </w:p>
    <w:p w14:paraId="353ECF22" w14:textId="77777777" w:rsidR="001204D4" w:rsidRDefault="00213659">
      <w:pPr>
        <w:spacing w:line="415" w:lineRule="auto"/>
        <w:ind w:left="100" w:right="104" w:firstLine="576"/>
        <w:rPr>
          <w:sz w:val="24"/>
          <w:szCs w:val="24"/>
        </w:rPr>
      </w:pPr>
      <w:r>
        <w:rPr>
          <w:sz w:val="24"/>
          <w:szCs w:val="24"/>
        </w:rPr>
        <w:t>These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proposals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about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theory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stimulated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early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empirical</w:t>
      </w:r>
      <w:r>
        <w:rPr>
          <w:spacing w:val="-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 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humans,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typically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supported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ypothesis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small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samples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 human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judgments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corpora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(Berry-</w:t>
      </w:r>
      <w:proofErr w:type="spellStart"/>
      <w:r>
        <w:rPr>
          <w:sz w:val="24"/>
          <w:szCs w:val="24"/>
        </w:rPr>
        <w:t>Rogghe</w:t>
      </w:r>
      <w:proofErr w:type="spellEnd"/>
      <w:r>
        <w:rPr>
          <w:sz w:val="24"/>
          <w:szCs w:val="24"/>
        </w:rPr>
        <w:t>,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1973;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Clark,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1968;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fr</w:t>
      </w:r>
      <w:r>
        <w:rPr>
          <w:spacing w:val="-2"/>
          <w:sz w:val="24"/>
          <w:szCs w:val="24"/>
        </w:rPr>
        <w:t>o</w:t>
      </w:r>
      <w:r>
        <w:rPr>
          <w:spacing w:val="-16"/>
          <w:sz w:val="24"/>
          <w:szCs w:val="24"/>
        </w:rPr>
        <w:t>y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Lafon</w:t>
      </w:r>
      <w:proofErr w:type="spellEnd"/>
      <w:r>
        <w:rPr>
          <w:sz w:val="24"/>
          <w:szCs w:val="24"/>
        </w:rPr>
        <w:t>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Seidel,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 xml:space="preserve">&amp; </w:t>
      </w:r>
      <w:proofErr w:type="spellStart"/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ournier</w:t>
      </w:r>
      <w:proofErr w:type="spellEnd"/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1973;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Rubenstein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Goodenough</w:t>
      </w:r>
      <w:proofErr w:type="spellEnd"/>
      <w:r>
        <w:rPr>
          <w:sz w:val="24"/>
          <w:szCs w:val="24"/>
        </w:rPr>
        <w:t>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1965;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flre</w:t>
      </w:r>
      <w:proofErr w:type="spellEnd"/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Reich,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1971;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Szalay</w:t>
      </w:r>
      <w:proofErr w:type="spellEnd"/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Bryson,</w:t>
      </w:r>
    </w:p>
    <w:p w14:paraId="459D183A" w14:textId="77777777" w:rsidR="001204D4" w:rsidRDefault="00213659">
      <w:pPr>
        <w:spacing w:before="7" w:line="415" w:lineRule="auto"/>
        <w:ind w:left="100" w:right="84"/>
        <w:rPr>
          <w:sz w:val="24"/>
          <w:szCs w:val="24"/>
        </w:rPr>
      </w:pPr>
      <w:r>
        <w:rPr>
          <w:sz w:val="24"/>
          <w:szCs w:val="24"/>
        </w:rPr>
        <w:t>1974).</w:t>
      </w:r>
      <w:r>
        <w:rPr>
          <w:spacing w:val="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xample,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Rubenstein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Goodenough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(1965)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compared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syno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ym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judgments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pairs 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concrete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nouns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generated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group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subjects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statistics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corpus generated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separate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group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subjects.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found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posit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relationship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between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syno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ymy 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gree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linguistic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match.</w:t>
      </w:r>
    </w:p>
    <w:p w14:paraId="36B750D9" w14:textId="77777777" w:rsidR="001204D4" w:rsidRDefault="001204D4">
      <w:pPr>
        <w:spacing w:before="4" w:line="100" w:lineRule="exact"/>
        <w:rPr>
          <w:sz w:val="10"/>
          <w:szCs w:val="10"/>
        </w:rPr>
      </w:pPr>
    </w:p>
    <w:p w14:paraId="31A55E43" w14:textId="77777777" w:rsidR="001204D4" w:rsidRDefault="00213659">
      <w:pPr>
        <w:spacing w:line="415" w:lineRule="auto"/>
        <w:ind w:left="100" w:right="75" w:firstLine="576"/>
        <w:rPr>
          <w:sz w:val="24"/>
          <w:szCs w:val="24"/>
        </w:rPr>
      </w:pP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1980s,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computer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scientists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vised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techniques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scale i</w:t>
      </w:r>
      <w:r>
        <w:rPr>
          <w:spacing w:val="-10"/>
          <w:sz w:val="24"/>
          <w:szCs w:val="24"/>
        </w:rPr>
        <w:t>n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esti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ations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Mot</w:t>
      </w:r>
      <w:r>
        <w:rPr>
          <w:spacing w:val="-6"/>
          <w:sz w:val="24"/>
          <w:szCs w:val="24"/>
        </w:rPr>
        <w:t>iv</w:t>
      </w:r>
      <w:r>
        <w:rPr>
          <w:sz w:val="24"/>
          <w:szCs w:val="24"/>
        </w:rPr>
        <w:t>ated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practical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issues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field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information retri</w:t>
      </w:r>
      <w:r>
        <w:rPr>
          <w:spacing w:val="-6"/>
          <w:sz w:val="24"/>
          <w:szCs w:val="24"/>
        </w:rPr>
        <w:t>ev</w:t>
      </w:r>
      <w:r>
        <w:rPr>
          <w:sz w:val="24"/>
          <w:szCs w:val="24"/>
        </w:rPr>
        <w:t>al,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considered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relationships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between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documents.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typical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problem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 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retri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rel</w:t>
      </w:r>
      <w:r>
        <w:rPr>
          <w:spacing w:val="-6"/>
          <w:sz w:val="24"/>
          <w:szCs w:val="24"/>
        </w:rPr>
        <w:t>ev</w:t>
      </w:r>
      <w:r>
        <w:rPr>
          <w:sz w:val="24"/>
          <w:szCs w:val="24"/>
        </w:rPr>
        <w:t>ant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documents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database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based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query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certain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search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terms.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One solution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problem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represent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documents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points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high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dimensional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space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whose dimensions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frequencies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ferent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(Salton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McGill,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1983).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approach</w:t>
      </w:r>
      <w:r>
        <w:rPr>
          <w:spacing w:val="-9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lends itself</w:t>
      </w:r>
      <w:r>
        <w:rPr>
          <w:sz w:val="24"/>
          <w:szCs w:val="24"/>
        </w:rPr>
        <w:t xml:space="preserve"> quite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naturally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matrix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representation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ws,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documents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columns,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 cells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encoding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often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particular</w:t>
      </w:r>
      <w:r>
        <w:rPr>
          <w:spacing w:val="-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occurs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particular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document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(Figure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1).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While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 can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interpret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such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matrices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representing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documents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terms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their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component</w:t>
      </w:r>
      <w:r>
        <w:rPr>
          <w:spacing w:val="-1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can also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interpret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representing</w:t>
      </w:r>
      <w:r>
        <w:rPr>
          <w:spacing w:val="-1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terms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their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frequen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across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ferent documents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(a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useful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form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learning).</w:t>
      </w:r>
      <w:r>
        <w:rPr>
          <w:spacing w:val="5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refer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representations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as wo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d-document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matrices.</w:t>
      </w:r>
      <w:r>
        <w:rPr>
          <w:spacing w:val="5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analogy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Alice–Bob</w:t>
      </w:r>
      <w:r>
        <w:rPr>
          <w:spacing w:val="-10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xample,</w:t>
      </w:r>
      <w:r>
        <w:rPr>
          <w:spacing w:val="-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ord-document matrices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license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inferences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about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Alice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Bob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based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whe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appear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(rather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who</w:t>
      </w:r>
      <w:r>
        <w:rPr>
          <w:spacing w:val="-17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 appear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with).</w:t>
      </w:r>
    </w:p>
    <w:p w14:paraId="301E0A7B" w14:textId="77777777" w:rsidR="001204D4" w:rsidRDefault="001204D4">
      <w:pPr>
        <w:spacing w:before="4" w:line="100" w:lineRule="exact"/>
        <w:rPr>
          <w:sz w:val="10"/>
          <w:szCs w:val="10"/>
        </w:rPr>
      </w:pPr>
    </w:p>
    <w:p w14:paraId="0B84D7DE" w14:textId="77777777" w:rsidR="001204D4" w:rsidRDefault="00213659">
      <w:pPr>
        <w:spacing w:line="415" w:lineRule="auto"/>
        <w:ind w:left="100" w:right="59" w:firstLine="576"/>
        <w:rPr>
          <w:sz w:val="24"/>
          <w:szCs w:val="24"/>
        </w:rPr>
        <w:sectPr w:rsidR="001204D4">
          <w:pgSz w:w="12240" w:h="15840"/>
          <w:pgMar w:top="960" w:right="1340" w:bottom="280" w:left="1340" w:header="736" w:footer="0" w:gutter="0"/>
          <w:cols w:space="720"/>
        </w:sectPr>
      </w:pPr>
      <w:r>
        <w:rPr>
          <w:sz w:val="24"/>
          <w:szCs w:val="24"/>
        </w:rPr>
        <w:t>Note,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ord-document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approach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discards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about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relat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 position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within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documents.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ord-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approach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retains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(Church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</w:p>
    <w:p w14:paraId="025A288F" w14:textId="77777777" w:rsidR="001204D4" w:rsidRDefault="001204D4">
      <w:pPr>
        <w:spacing w:before="9" w:line="180" w:lineRule="exact"/>
        <w:rPr>
          <w:sz w:val="19"/>
          <w:szCs w:val="19"/>
        </w:rPr>
      </w:pPr>
    </w:p>
    <w:p w14:paraId="57D29F4F" w14:textId="77777777" w:rsidR="001204D4" w:rsidRDefault="001204D4">
      <w:pPr>
        <w:spacing w:line="200" w:lineRule="exact"/>
      </w:pPr>
    </w:p>
    <w:p w14:paraId="46367DBB" w14:textId="77777777" w:rsidR="001204D4" w:rsidRDefault="001204D4">
      <w:pPr>
        <w:spacing w:line="200" w:lineRule="exact"/>
      </w:pPr>
    </w:p>
    <w:p w14:paraId="33824C38" w14:textId="77777777" w:rsidR="001204D4" w:rsidRDefault="00213659">
      <w:pPr>
        <w:spacing w:before="28"/>
        <w:ind w:left="1884"/>
        <w:rPr>
          <w:rFonts w:ascii="Arial" w:eastAsia="Arial" w:hAnsi="Arial" w:cs="Arial"/>
          <w:sz w:val="19"/>
          <w:szCs w:val="19"/>
        </w:rPr>
      </w:pPr>
      <w:r>
        <w:rPr>
          <w:rFonts w:ascii="Arial" w:eastAsia="Arial" w:hAnsi="Arial" w:cs="Arial"/>
          <w:sz w:val="19"/>
          <w:szCs w:val="19"/>
        </w:rPr>
        <w:t>Documents</w:t>
      </w:r>
    </w:p>
    <w:p w14:paraId="28B2DFA7" w14:textId="77777777" w:rsidR="001204D4" w:rsidRDefault="001204D4">
      <w:pPr>
        <w:spacing w:before="19" w:line="280" w:lineRule="exact"/>
        <w:rPr>
          <w:sz w:val="28"/>
          <w:szCs w:val="28"/>
        </w:rPr>
        <w:sectPr w:rsidR="001204D4">
          <w:pgSz w:w="12240" w:h="15840"/>
          <w:pgMar w:top="960" w:right="1340" w:bottom="280" w:left="1320" w:header="736" w:footer="0" w:gutter="0"/>
          <w:cols w:space="720"/>
        </w:sectPr>
      </w:pPr>
    </w:p>
    <w:p w14:paraId="713AE54D" w14:textId="77777777" w:rsidR="001204D4" w:rsidRDefault="00213659">
      <w:pPr>
        <w:spacing w:before="7"/>
        <w:jc w:val="right"/>
        <w:rPr>
          <w:rFonts w:ascii="Arial" w:eastAsia="Arial" w:hAnsi="Arial" w:cs="Arial"/>
          <w:sz w:val="34"/>
          <w:szCs w:val="34"/>
        </w:rPr>
      </w:pPr>
      <w:proofErr w:type="gramStart"/>
      <w:r>
        <w:rPr>
          <w:rFonts w:ascii="Arial" w:eastAsia="Arial" w:hAnsi="Arial" w:cs="Arial"/>
          <w:sz w:val="34"/>
          <w:szCs w:val="34"/>
        </w:rPr>
        <w:lastRenderedPageBreak/>
        <w:t>a</w:t>
      </w:r>
      <w:proofErr w:type="gramEnd"/>
      <w:r>
        <w:rPr>
          <w:rFonts w:ascii="Arial" w:eastAsia="Arial" w:hAnsi="Arial" w:cs="Arial"/>
          <w:spacing w:val="4"/>
          <w:sz w:val="34"/>
          <w:szCs w:val="34"/>
        </w:rPr>
        <w:t xml:space="preserve"> </w:t>
      </w:r>
      <w:r>
        <w:rPr>
          <w:rFonts w:ascii="Arial" w:eastAsia="Arial" w:hAnsi="Arial" w:cs="Arial"/>
          <w:sz w:val="34"/>
          <w:szCs w:val="34"/>
        </w:rPr>
        <w:t>b</w:t>
      </w:r>
      <w:r>
        <w:rPr>
          <w:rFonts w:ascii="Arial" w:eastAsia="Arial" w:hAnsi="Arial" w:cs="Arial"/>
          <w:spacing w:val="4"/>
          <w:sz w:val="34"/>
          <w:szCs w:val="34"/>
        </w:rPr>
        <w:t xml:space="preserve"> </w:t>
      </w:r>
      <w:proofErr w:type="spellStart"/>
      <w:r>
        <w:rPr>
          <w:rFonts w:ascii="Arial" w:eastAsia="Arial" w:hAnsi="Arial" w:cs="Arial"/>
          <w:w w:val="101"/>
          <w:sz w:val="34"/>
          <w:szCs w:val="34"/>
        </w:rPr>
        <w:t>b</w:t>
      </w:r>
      <w:proofErr w:type="spellEnd"/>
    </w:p>
    <w:p w14:paraId="7B7BC0CB" w14:textId="77777777" w:rsidR="001204D4" w:rsidRDefault="001204D4">
      <w:pPr>
        <w:spacing w:before="2" w:line="100" w:lineRule="exact"/>
        <w:rPr>
          <w:sz w:val="10"/>
          <w:szCs w:val="10"/>
        </w:rPr>
      </w:pPr>
    </w:p>
    <w:p w14:paraId="55A01578" w14:textId="77777777" w:rsidR="001204D4" w:rsidRDefault="00213659">
      <w:pPr>
        <w:jc w:val="right"/>
        <w:rPr>
          <w:rFonts w:ascii="Arial" w:eastAsia="Arial" w:hAnsi="Arial" w:cs="Arial"/>
          <w:sz w:val="34"/>
          <w:szCs w:val="34"/>
        </w:rPr>
      </w:pPr>
      <w:proofErr w:type="gramStart"/>
      <w:r>
        <w:rPr>
          <w:rFonts w:ascii="Arial" w:eastAsia="Arial" w:hAnsi="Arial" w:cs="Arial"/>
          <w:sz w:val="34"/>
          <w:szCs w:val="34"/>
        </w:rPr>
        <w:t>b</w:t>
      </w:r>
      <w:proofErr w:type="gramEnd"/>
      <w:r>
        <w:rPr>
          <w:rFonts w:ascii="Arial" w:eastAsia="Arial" w:hAnsi="Arial" w:cs="Arial"/>
          <w:spacing w:val="4"/>
          <w:sz w:val="34"/>
          <w:szCs w:val="34"/>
        </w:rPr>
        <w:t xml:space="preserve"> </w:t>
      </w:r>
      <w:proofErr w:type="spellStart"/>
      <w:r>
        <w:rPr>
          <w:rFonts w:ascii="Arial" w:eastAsia="Arial" w:hAnsi="Arial" w:cs="Arial"/>
          <w:sz w:val="34"/>
          <w:szCs w:val="34"/>
        </w:rPr>
        <w:t>b</w:t>
      </w:r>
      <w:proofErr w:type="spellEnd"/>
      <w:r>
        <w:rPr>
          <w:rFonts w:ascii="Arial" w:eastAsia="Arial" w:hAnsi="Arial" w:cs="Arial"/>
          <w:spacing w:val="4"/>
          <w:sz w:val="34"/>
          <w:szCs w:val="34"/>
        </w:rPr>
        <w:t xml:space="preserve"> </w:t>
      </w:r>
      <w:r>
        <w:rPr>
          <w:rFonts w:ascii="Arial" w:eastAsia="Arial" w:hAnsi="Arial" w:cs="Arial"/>
          <w:w w:val="101"/>
          <w:sz w:val="34"/>
          <w:szCs w:val="34"/>
        </w:rPr>
        <w:t>a</w:t>
      </w:r>
    </w:p>
    <w:p w14:paraId="796481D2" w14:textId="77777777" w:rsidR="001204D4" w:rsidRDefault="00213659">
      <w:pPr>
        <w:spacing w:before="7"/>
        <w:ind w:right="-72"/>
        <w:rPr>
          <w:rFonts w:ascii="Arial" w:eastAsia="Arial" w:hAnsi="Arial" w:cs="Arial"/>
          <w:sz w:val="34"/>
          <w:szCs w:val="34"/>
        </w:rPr>
      </w:pPr>
      <w:r>
        <w:br w:type="column"/>
      </w:r>
      <w:proofErr w:type="gramStart"/>
      <w:r>
        <w:rPr>
          <w:rFonts w:ascii="Arial" w:eastAsia="Arial" w:hAnsi="Arial" w:cs="Arial"/>
          <w:sz w:val="34"/>
          <w:szCs w:val="34"/>
        </w:rPr>
        <w:lastRenderedPageBreak/>
        <w:t>c</w:t>
      </w:r>
      <w:proofErr w:type="gramEnd"/>
      <w:r>
        <w:rPr>
          <w:rFonts w:ascii="Arial" w:eastAsia="Arial" w:hAnsi="Arial" w:cs="Arial"/>
          <w:spacing w:val="4"/>
          <w:sz w:val="34"/>
          <w:szCs w:val="34"/>
        </w:rPr>
        <w:t xml:space="preserve"> </w:t>
      </w:r>
      <w:proofErr w:type="spellStart"/>
      <w:r>
        <w:rPr>
          <w:rFonts w:ascii="Arial" w:eastAsia="Arial" w:hAnsi="Arial" w:cs="Arial"/>
          <w:sz w:val="34"/>
          <w:szCs w:val="34"/>
        </w:rPr>
        <w:t>c</w:t>
      </w:r>
      <w:proofErr w:type="spellEnd"/>
      <w:r>
        <w:rPr>
          <w:rFonts w:ascii="Arial" w:eastAsia="Arial" w:hAnsi="Arial" w:cs="Arial"/>
          <w:spacing w:val="4"/>
          <w:sz w:val="34"/>
          <w:szCs w:val="34"/>
        </w:rPr>
        <w:t xml:space="preserve"> </w:t>
      </w:r>
      <w:r>
        <w:rPr>
          <w:rFonts w:ascii="Arial" w:eastAsia="Arial" w:hAnsi="Arial" w:cs="Arial"/>
          <w:w w:val="101"/>
          <w:sz w:val="34"/>
          <w:szCs w:val="34"/>
        </w:rPr>
        <w:t>d</w:t>
      </w:r>
    </w:p>
    <w:p w14:paraId="1FD53E57" w14:textId="77777777" w:rsidR="001204D4" w:rsidRDefault="001204D4">
      <w:pPr>
        <w:spacing w:before="2" w:line="100" w:lineRule="exact"/>
        <w:rPr>
          <w:sz w:val="10"/>
          <w:szCs w:val="10"/>
        </w:rPr>
      </w:pPr>
    </w:p>
    <w:p w14:paraId="52C55C8E" w14:textId="77777777" w:rsidR="001204D4" w:rsidRDefault="00213659">
      <w:pPr>
        <w:ind w:left="10" w:right="-62"/>
        <w:rPr>
          <w:rFonts w:ascii="Arial" w:eastAsia="Arial" w:hAnsi="Arial" w:cs="Arial"/>
          <w:sz w:val="34"/>
          <w:szCs w:val="34"/>
        </w:rPr>
      </w:pPr>
      <w:proofErr w:type="gramStart"/>
      <w:r>
        <w:rPr>
          <w:rFonts w:ascii="Arial" w:eastAsia="Arial" w:hAnsi="Arial" w:cs="Arial"/>
          <w:sz w:val="34"/>
          <w:szCs w:val="34"/>
        </w:rPr>
        <w:t>c</w:t>
      </w:r>
      <w:proofErr w:type="gramEnd"/>
      <w:r>
        <w:rPr>
          <w:rFonts w:ascii="Arial" w:eastAsia="Arial" w:hAnsi="Arial" w:cs="Arial"/>
          <w:spacing w:val="4"/>
          <w:sz w:val="34"/>
          <w:szCs w:val="34"/>
        </w:rPr>
        <w:t xml:space="preserve"> </w:t>
      </w:r>
      <w:proofErr w:type="spellStart"/>
      <w:r>
        <w:rPr>
          <w:rFonts w:ascii="Arial" w:eastAsia="Arial" w:hAnsi="Arial" w:cs="Arial"/>
          <w:sz w:val="34"/>
          <w:szCs w:val="34"/>
        </w:rPr>
        <w:t>c</w:t>
      </w:r>
      <w:proofErr w:type="spellEnd"/>
      <w:r>
        <w:rPr>
          <w:rFonts w:ascii="Arial" w:eastAsia="Arial" w:hAnsi="Arial" w:cs="Arial"/>
          <w:spacing w:val="4"/>
          <w:sz w:val="34"/>
          <w:szCs w:val="34"/>
        </w:rPr>
        <w:t xml:space="preserve"> </w:t>
      </w:r>
      <w:proofErr w:type="spellStart"/>
      <w:r>
        <w:rPr>
          <w:rFonts w:ascii="Arial" w:eastAsia="Arial" w:hAnsi="Arial" w:cs="Arial"/>
          <w:w w:val="101"/>
          <w:sz w:val="34"/>
          <w:szCs w:val="34"/>
        </w:rPr>
        <w:t>c</w:t>
      </w:r>
      <w:proofErr w:type="spellEnd"/>
    </w:p>
    <w:p w14:paraId="787CA254" w14:textId="77777777" w:rsidR="001204D4" w:rsidRDefault="00213659">
      <w:pPr>
        <w:spacing w:before="7"/>
        <w:rPr>
          <w:rFonts w:ascii="Arial" w:eastAsia="Arial" w:hAnsi="Arial" w:cs="Arial"/>
          <w:sz w:val="34"/>
          <w:szCs w:val="34"/>
        </w:rPr>
      </w:pPr>
      <w:r>
        <w:br w:type="column"/>
      </w:r>
      <w:proofErr w:type="gramStart"/>
      <w:r>
        <w:rPr>
          <w:rFonts w:ascii="Arial" w:eastAsia="Arial" w:hAnsi="Arial" w:cs="Arial"/>
          <w:sz w:val="34"/>
          <w:szCs w:val="34"/>
        </w:rPr>
        <w:lastRenderedPageBreak/>
        <w:t>b</w:t>
      </w:r>
      <w:proofErr w:type="gramEnd"/>
      <w:r>
        <w:rPr>
          <w:rFonts w:ascii="Arial" w:eastAsia="Arial" w:hAnsi="Arial" w:cs="Arial"/>
          <w:spacing w:val="4"/>
          <w:sz w:val="34"/>
          <w:szCs w:val="34"/>
        </w:rPr>
        <w:t xml:space="preserve"> </w:t>
      </w:r>
      <w:proofErr w:type="spellStart"/>
      <w:r>
        <w:rPr>
          <w:rFonts w:ascii="Arial" w:eastAsia="Arial" w:hAnsi="Arial" w:cs="Arial"/>
          <w:sz w:val="34"/>
          <w:szCs w:val="34"/>
        </w:rPr>
        <w:t>b</w:t>
      </w:r>
      <w:proofErr w:type="spellEnd"/>
      <w:r>
        <w:rPr>
          <w:rFonts w:ascii="Arial" w:eastAsia="Arial" w:hAnsi="Arial" w:cs="Arial"/>
          <w:spacing w:val="4"/>
          <w:sz w:val="34"/>
          <w:szCs w:val="34"/>
        </w:rPr>
        <w:t xml:space="preserve"> </w:t>
      </w:r>
      <w:r>
        <w:rPr>
          <w:rFonts w:ascii="Arial" w:eastAsia="Arial" w:hAnsi="Arial" w:cs="Arial"/>
          <w:w w:val="101"/>
          <w:sz w:val="34"/>
          <w:szCs w:val="34"/>
        </w:rPr>
        <w:t>a</w:t>
      </w:r>
    </w:p>
    <w:p w14:paraId="606C5C30" w14:textId="77777777" w:rsidR="001204D4" w:rsidRDefault="001204D4">
      <w:pPr>
        <w:spacing w:before="2" w:line="100" w:lineRule="exact"/>
        <w:rPr>
          <w:sz w:val="10"/>
          <w:szCs w:val="10"/>
        </w:rPr>
      </w:pPr>
    </w:p>
    <w:p w14:paraId="38197807" w14:textId="77777777" w:rsidR="001204D4" w:rsidRDefault="00887739">
      <w:pPr>
        <w:ind w:left="10"/>
        <w:rPr>
          <w:rFonts w:ascii="Arial" w:eastAsia="Arial" w:hAnsi="Arial" w:cs="Arial"/>
          <w:sz w:val="34"/>
          <w:szCs w:val="34"/>
        </w:rPr>
        <w:sectPr w:rsidR="001204D4">
          <w:type w:val="continuous"/>
          <w:pgSz w:w="12240" w:h="15840"/>
          <w:pgMar w:top="960" w:right="1340" w:bottom="280" w:left="1320" w:header="720" w:footer="720" w:gutter="0"/>
          <w:cols w:num="3" w:space="720" w:equalWidth="0">
            <w:col w:w="2916" w:space="390"/>
            <w:col w:w="731" w:space="391"/>
            <w:col w:w="5152"/>
          </w:cols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450" behindDoc="1" locked="0" layoutInCell="1" allowOverlap="1" wp14:anchorId="0DD88A75" wp14:editId="47446253">
                <wp:simplePos x="0" y="0"/>
                <wp:positionH relativeFrom="page">
                  <wp:posOffset>1208405</wp:posOffset>
                </wp:positionH>
                <wp:positionV relativeFrom="page">
                  <wp:posOffset>951865</wp:posOffset>
                </wp:positionV>
                <wp:extent cx="5354320" cy="3865880"/>
                <wp:effectExtent l="1905" t="0" r="1082675" b="1036955"/>
                <wp:wrapNone/>
                <wp:docPr id="878" name="Group 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54320" cy="3865880"/>
                          <a:chOff x="1904" y="1499"/>
                          <a:chExt cx="8433" cy="6089"/>
                        </a:xfrm>
                      </wpg:grpSpPr>
                      <wpg:grpSp>
                        <wpg:cNvPr id="879" name="Group 876"/>
                        <wpg:cNvGrpSpPr>
                          <a:grpSpLocks/>
                        </wpg:cNvGrpSpPr>
                        <wpg:grpSpPr bwMode="auto">
                          <a:xfrm>
                            <a:off x="1908" y="1504"/>
                            <a:ext cx="8424" cy="6080"/>
                            <a:chOff x="1908" y="1504"/>
                            <a:chExt cx="8424" cy="6080"/>
                          </a:xfrm>
                        </wpg:grpSpPr>
                        <wps:wsp>
                          <wps:cNvPr id="880" name="Freeform 903"/>
                          <wps:cNvSpPr>
                            <a:spLocks/>
                          </wps:cNvSpPr>
                          <wps:spPr bwMode="auto">
                            <a:xfrm>
                              <a:off x="1908" y="1504"/>
                              <a:ext cx="8424" cy="6080"/>
                            </a:xfrm>
                            <a:custGeom>
                              <a:avLst/>
                              <a:gdLst>
                                <a:gd name="T0" fmla="+- 0 1908 1908"/>
                                <a:gd name="T1" fmla="*/ T0 w 8424"/>
                                <a:gd name="T2" fmla="+- 0 7584 1504"/>
                                <a:gd name="T3" fmla="*/ 7584 h 6080"/>
                                <a:gd name="T4" fmla="+- 0 10332 1908"/>
                                <a:gd name="T5" fmla="*/ T4 w 8424"/>
                                <a:gd name="T6" fmla="+- 0 7584 1504"/>
                                <a:gd name="T7" fmla="*/ 7584 h 6080"/>
                                <a:gd name="T8" fmla="+- 0 10332 1908"/>
                                <a:gd name="T9" fmla="*/ T8 w 8424"/>
                                <a:gd name="T10" fmla="+- 0 1504 1504"/>
                                <a:gd name="T11" fmla="*/ 1504 h 6080"/>
                                <a:gd name="T12" fmla="+- 0 1908 1908"/>
                                <a:gd name="T13" fmla="*/ T12 w 8424"/>
                                <a:gd name="T14" fmla="+- 0 1504 1504"/>
                                <a:gd name="T15" fmla="*/ 1504 h 6080"/>
                                <a:gd name="T16" fmla="+- 0 1908 1908"/>
                                <a:gd name="T17" fmla="*/ T16 w 8424"/>
                                <a:gd name="T18" fmla="+- 0 7584 1504"/>
                                <a:gd name="T19" fmla="*/ 7584 h 60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24" h="6080">
                                  <a:moveTo>
                                    <a:pt x="0" y="6080"/>
                                  </a:moveTo>
                                  <a:lnTo>
                                    <a:pt x="8424" y="6080"/>
                                  </a:lnTo>
                                  <a:lnTo>
                                    <a:pt x="842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0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81" name="Group 877"/>
                          <wpg:cNvGrpSpPr>
                            <a:grpSpLocks/>
                          </wpg:cNvGrpSpPr>
                          <wpg:grpSpPr bwMode="auto">
                            <a:xfrm>
                              <a:off x="3399" y="3689"/>
                              <a:ext cx="1047" cy="543"/>
                              <a:chOff x="3399" y="3689"/>
                              <a:chExt cx="1047" cy="543"/>
                            </a:xfrm>
                          </wpg:grpSpPr>
                          <wps:wsp>
                            <wps:cNvPr id="882" name="Freeform 9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8" y="7378"/>
                                <a:ext cx="1047" cy="543"/>
                              </a:xfrm>
                              <a:custGeom>
                                <a:avLst/>
                                <a:gdLst>
                                  <a:gd name="T0" fmla="+- 0 3399 3399"/>
                                  <a:gd name="T1" fmla="*/ T0 w 1047"/>
                                  <a:gd name="T2" fmla="+- 0 4232 3689"/>
                                  <a:gd name="T3" fmla="*/ 4232 h 543"/>
                                  <a:gd name="T4" fmla="+- 0 3407 3399"/>
                                  <a:gd name="T5" fmla="*/ T4 w 1047"/>
                                  <a:gd name="T6" fmla="+- 0 4228 3689"/>
                                  <a:gd name="T7" fmla="*/ 4228 h 543"/>
                                  <a:gd name="T8" fmla="+- 0 4446 3399"/>
                                  <a:gd name="T9" fmla="*/ T8 w 1047"/>
                                  <a:gd name="T10" fmla="+- 0 3689 3689"/>
                                  <a:gd name="T11" fmla="*/ 3689 h 543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</a:cxnLst>
                                <a:rect l="0" t="0" r="r" b="b"/>
                                <a:pathLst>
                                  <a:path w="1047" h="543">
                                    <a:moveTo>
                                      <a:pt x="0" y="543"/>
                                    </a:moveTo>
                                    <a:lnTo>
                                      <a:pt x="8" y="539"/>
                                    </a:lnTo>
                                    <a:lnTo>
                                      <a:pt x="1047" y="0"/>
                                    </a:lnTo>
                                  </a:path>
                                </a:pathLst>
                              </a:custGeom>
                              <a:noFill/>
                              <a:ln w="10984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883" name="Group 878"/>
                            <wpg:cNvGrpSpPr>
                              <a:grpSpLocks/>
                            </wpg:cNvGrpSpPr>
                            <wpg:grpSpPr bwMode="auto">
                              <a:xfrm>
                                <a:off x="3352" y="4182"/>
                                <a:ext cx="93" cy="75"/>
                                <a:chOff x="3352" y="4182"/>
                                <a:chExt cx="93" cy="75"/>
                              </a:xfrm>
                            </wpg:grpSpPr>
                            <wps:wsp>
                              <wps:cNvPr id="884" name="Freeform 901"/>
                              <wps:cNvSpPr>
                                <a:spLocks/>
                              </wps:cNvSpPr>
                              <wps:spPr bwMode="auto">
                                <a:xfrm>
                                  <a:off x="3352" y="4182"/>
                                  <a:ext cx="93" cy="75"/>
                                </a:xfrm>
                                <a:custGeom>
                                  <a:avLst/>
                                  <a:gdLst>
                                    <a:gd name="T0" fmla="+- 0 3407 3352"/>
                                    <a:gd name="T1" fmla="*/ T0 w 93"/>
                                    <a:gd name="T2" fmla="+- 0 4228 4182"/>
                                    <a:gd name="T3" fmla="*/ 4228 h 75"/>
                                    <a:gd name="T4" fmla="+- 0 3406 3352"/>
                                    <a:gd name="T5" fmla="*/ T4 w 93"/>
                                    <a:gd name="T6" fmla="+- 0 4182 4182"/>
                                    <a:gd name="T7" fmla="*/ 4182 h 75"/>
                                    <a:gd name="T8" fmla="+- 0 3352 3352"/>
                                    <a:gd name="T9" fmla="*/ T8 w 93"/>
                                    <a:gd name="T10" fmla="+- 0 4257 4182"/>
                                    <a:gd name="T11" fmla="*/ 4257 h 75"/>
                                    <a:gd name="T12" fmla="+- 0 3445 3352"/>
                                    <a:gd name="T13" fmla="*/ T12 w 93"/>
                                    <a:gd name="T14" fmla="+- 0 4256 4182"/>
                                    <a:gd name="T15" fmla="*/ 4256 h 75"/>
                                    <a:gd name="T16" fmla="+- 0 3407 3352"/>
                                    <a:gd name="T17" fmla="*/ T16 w 93"/>
                                    <a:gd name="T18" fmla="+- 0 4228 4182"/>
                                    <a:gd name="T19" fmla="*/ 4228 h 7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93" h="75">
                                      <a:moveTo>
                                        <a:pt x="55" y="46"/>
                                      </a:moveTo>
                                      <a:lnTo>
                                        <a:pt x="54" y="0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93" y="74"/>
                                      </a:lnTo>
                                      <a:lnTo>
                                        <a:pt x="55" y="4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885" name="Group 87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266" y="4595"/>
                                  <a:ext cx="1498" cy="0"/>
                                  <a:chOff x="5266" y="4595"/>
                                  <a:chExt cx="1498" cy="0"/>
                                </a:xfrm>
                              </wpg:grpSpPr>
                              <wps:wsp>
                                <wps:cNvPr id="886" name="Freeform 900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10532" y="9190"/>
                                    <a:ext cx="1498" cy="0"/>
                                  </a:xfrm>
                                  <a:custGeom>
                                    <a:avLst/>
                                    <a:gdLst>
                                      <a:gd name="T0" fmla="+- 0 5266 5266"/>
                                      <a:gd name="T1" fmla="*/ T0 w 1498"/>
                                      <a:gd name="T2" fmla="+- 0 6764 5266"/>
                                      <a:gd name="T3" fmla="*/ T2 w 1498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1498">
                                        <a:moveTo>
                                          <a:pt x="0" y="0"/>
                                        </a:moveTo>
                                        <a:lnTo>
                                          <a:pt x="1498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5958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887" name="Group 88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70" y="1910"/>
                                    <a:ext cx="960" cy="1315"/>
                                    <a:chOff x="3370" y="1910"/>
                                    <a:chExt cx="960" cy="1315"/>
                                  </a:xfrm>
                                </wpg:grpSpPr>
                                <wps:wsp>
                                  <wps:cNvPr id="888" name="Freeform 89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370" y="1910"/>
                                      <a:ext cx="960" cy="1315"/>
                                    </a:xfrm>
                                    <a:custGeom>
                                      <a:avLst/>
                                      <a:gdLst>
                                        <a:gd name="T0" fmla="+- 0 3370 3370"/>
                                        <a:gd name="T1" fmla="*/ T0 w 960"/>
                                        <a:gd name="T2" fmla="+- 0 1910 1910"/>
                                        <a:gd name="T3" fmla="*/ 1910 h 1315"/>
                                        <a:gd name="T4" fmla="+- 0 4330 3370"/>
                                        <a:gd name="T5" fmla="*/ T4 w 960"/>
                                        <a:gd name="T6" fmla="+- 0 1910 1910"/>
                                        <a:gd name="T7" fmla="*/ 1910 h 1315"/>
                                        <a:gd name="T8" fmla="+- 0 4330 3370"/>
                                        <a:gd name="T9" fmla="*/ T8 w 960"/>
                                        <a:gd name="T10" fmla="+- 0 3225 1910"/>
                                        <a:gd name="T11" fmla="*/ 3225 h 1315"/>
                                        <a:gd name="T12" fmla="+- 0 3370 3370"/>
                                        <a:gd name="T13" fmla="*/ T12 w 960"/>
                                        <a:gd name="T14" fmla="+- 0 3225 1910"/>
                                        <a:gd name="T15" fmla="*/ 3225 h 1315"/>
                                        <a:gd name="T16" fmla="+- 0 3370 3370"/>
                                        <a:gd name="T17" fmla="*/ T16 w 960"/>
                                        <a:gd name="T18" fmla="+- 0 1910 1910"/>
                                        <a:gd name="T19" fmla="*/ 1910 h 1315"/>
                                      </a:gdLst>
                                      <a:ahLst/>
                                      <a:cxnLst>
                                        <a:cxn ang="0">
                                          <a:pos x="T1" y="T3"/>
                                        </a:cxn>
                                        <a:cxn ang="0">
                                          <a:pos x="T5" y="T7"/>
                                        </a:cxn>
                                        <a:cxn ang="0">
                                          <a:pos x="T9" y="T11"/>
                                        </a:cxn>
                                        <a:cxn ang="0">
                                          <a:pos x="T13" y="T15"/>
                                        </a:cxn>
                                        <a:cxn ang="0">
                                          <a:pos x="T17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960" h="1315">
                                          <a:moveTo>
                                            <a:pt x="0" y="0"/>
                                          </a:moveTo>
                                          <a:lnTo>
                                            <a:pt x="960" y="0"/>
                                          </a:lnTo>
                                          <a:lnTo>
                                            <a:pt x="960" y="1315"/>
                                          </a:lnTo>
                                          <a:lnTo>
                                            <a:pt x="0" y="1315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5492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889" name="Group 88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4532" y="1910"/>
                                      <a:ext cx="919" cy="1313"/>
                                      <a:chOff x="4532" y="1910"/>
                                      <a:chExt cx="919" cy="1313"/>
                                    </a:xfrm>
                                  </wpg:grpSpPr>
                                  <wps:wsp>
                                    <wps:cNvPr id="890" name="Freeform 898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4532" y="1910"/>
                                        <a:ext cx="919" cy="1313"/>
                                      </a:xfrm>
                                      <a:custGeom>
                                        <a:avLst/>
                                        <a:gdLst>
                                          <a:gd name="T0" fmla="+- 0 4532 4532"/>
                                          <a:gd name="T1" fmla="*/ T0 w 919"/>
                                          <a:gd name="T2" fmla="+- 0 1910 1910"/>
                                          <a:gd name="T3" fmla="*/ 1910 h 1313"/>
                                          <a:gd name="T4" fmla="+- 0 5452 4532"/>
                                          <a:gd name="T5" fmla="*/ T4 w 919"/>
                                          <a:gd name="T6" fmla="+- 0 1910 1910"/>
                                          <a:gd name="T7" fmla="*/ 1910 h 1313"/>
                                          <a:gd name="T8" fmla="+- 0 5452 4532"/>
                                          <a:gd name="T9" fmla="*/ T8 w 919"/>
                                          <a:gd name="T10" fmla="+- 0 3223 1910"/>
                                          <a:gd name="T11" fmla="*/ 3223 h 1313"/>
                                          <a:gd name="T12" fmla="+- 0 4532 4532"/>
                                          <a:gd name="T13" fmla="*/ T12 w 919"/>
                                          <a:gd name="T14" fmla="+- 0 3223 1910"/>
                                          <a:gd name="T15" fmla="*/ 3223 h 1313"/>
                                          <a:gd name="T16" fmla="+- 0 4532 4532"/>
                                          <a:gd name="T17" fmla="*/ T16 w 919"/>
                                          <a:gd name="T18" fmla="+- 0 1910 1910"/>
                                          <a:gd name="T19" fmla="*/ 1910 h 1313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919" h="1313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920" y="0"/>
                                            </a:lnTo>
                                            <a:lnTo>
                                              <a:pt x="920" y="1313"/>
                                            </a:lnTo>
                                            <a:lnTo>
                                              <a:pt x="0" y="1313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5492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891" name="Group 882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5652" y="1910"/>
                                        <a:ext cx="958" cy="1313"/>
                                        <a:chOff x="5652" y="1910"/>
                                        <a:chExt cx="958" cy="1313"/>
                                      </a:xfrm>
                                    </wpg:grpSpPr>
                                    <wps:wsp>
                                      <wps:cNvPr id="892" name="Freeform 897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5652" y="1910"/>
                                          <a:ext cx="958" cy="1313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5652 5652"/>
                                            <a:gd name="T1" fmla="*/ T0 w 958"/>
                                            <a:gd name="T2" fmla="+- 0 1910 1910"/>
                                            <a:gd name="T3" fmla="*/ 1910 h 1313"/>
                                            <a:gd name="T4" fmla="+- 0 6610 5652"/>
                                            <a:gd name="T5" fmla="*/ T4 w 958"/>
                                            <a:gd name="T6" fmla="+- 0 1910 1910"/>
                                            <a:gd name="T7" fmla="*/ 1910 h 1313"/>
                                            <a:gd name="T8" fmla="+- 0 6610 5652"/>
                                            <a:gd name="T9" fmla="*/ T8 w 958"/>
                                            <a:gd name="T10" fmla="+- 0 3223 1910"/>
                                            <a:gd name="T11" fmla="*/ 3223 h 1313"/>
                                            <a:gd name="T12" fmla="+- 0 5652 5652"/>
                                            <a:gd name="T13" fmla="*/ T12 w 958"/>
                                            <a:gd name="T14" fmla="+- 0 3223 1910"/>
                                            <a:gd name="T15" fmla="*/ 3223 h 1313"/>
                                            <a:gd name="T16" fmla="+- 0 5652 5652"/>
                                            <a:gd name="T17" fmla="*/ T16 w 958"/>
                                            <a:gd name="T18" fmla="+- 0 1910 1910"/>
                                            <a:gd name="T19" fmla="*/ 1910 h 1313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T3"/>
                                            </a:cxn>
                                            <a:cxn ang="0">
                                              <a:pos x="T5" y="T7"/>
                                            </a:cxn>
                                            <a:cxn ang="0">
                                              <a:pos x="T9" y="T11"/>
                                            </a:cxn>
                                            <a:cxn ang="0">
                                              <a:pos x="T13" y="T15"/>
                                            </a:cxn>
                                            <a:cxn ang="0">
                                              <a:pos x="T17" y="T19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958" h="1313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958" y="0"/>
                                              </a:lnTo>
                                              <a:lnTo>
                                                <a:pt x="958" y="1313"/>
                                              </a:lnTo>
                                              <a:lnTo>
                                                <a:pt x="0" y="1313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noFill/>
                                        <a:ln w="5492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893" name="Group 883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3204" y="1801"/>
                                          <a:ext cx="962" cy="0"/>
                                          <a:chOff x="3204" y="1801"/>
                                          <a:chExt cx="962" cy="0"/>
                                        </a:xfrm>
                                      </wpg:grpSpPr>
                                      <wps:wsp>
                                        <wps:cNvPr id="894" name="Freeform 896"/>
                                        <wps:cNvSpPr>
                                          <a:spLocks noEditPoints="1"/>
                                        </wps:cNvSpPr>
                                        <wps:spPr bwMode="auto">
                                          <a:xfrm>
                                            <a:off x="6408" y="3602"/>
                                            <a:ext cx="962" cy="0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3204 3204"/>
                                              <a:gd name="T1" fmla="*/ T0 w 962"/>
                                              <a:gd name="T2" fmla="+- 0 4166 3204"/>
                                              <a:gd name="T3" fmla="*/ T2 w 962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T1" y="0"/>
                                              </a:cxn>
                                              <a:cxn ang="0">
                                                <a:pos x="T3" y="0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w="962">
                                                <a:moveTo>
                                                  <a:pt x="0" y="0"/>
                                                </a:moveTo>
                                                <a:lnTo>
                                                  <a:pt x="962" y="0"/>
                                                </a:lnTo>
                                              </a:path>
                                            </a:pathLst>
                                          </a:custGeom>
                                          <a:noFill/>
                                          <a:ln w="5958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895" name="Group 884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3084" y="1538"/>
                                            <a:ext cx="3814" cy="2136"/>
                                            <a:chOff x="3084" y="1538"/>
                                            <a:chExt cx="3814" cy="2136"/>
                                          </a:xfrm>
                                        </wpg:grpSpPr>
                                        <wps:wsp>
                                          <wps:cNvPr id="896" name="Freeform 895"/>
                                          <wps:cNvSpPr>
                                            <a:spLocks/>
                                          </wps:cNvSpPr>
                                          <wps:spPr bwMode="auto">
                                            <a:xfrm>
                                              <a:off x="3084" y="1538"/>
                                              <a:ext cx="3814" cy="2136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T0" fmla="+- 0 3084 3084"/>
                                                <a:gd name="T1" fmla="*/ T0 w 3814"/>
                                                <a:gd name="T2" fmla="+- 0 3545 1538"/>
                                                <a:gd name="T3" fmla="*/ 3545 h 2136"/>
                                                <a:gd name="T4" fmla="+- 0 3084 3084"/>
                                                <a:gd name="T5" fmla="*/ T4 w 3814"/>
                                                <a:gd name="T6" fmla="+- 0 1668 1538"/>
                                                <a:gd name="T7" fmla="*/ 1668 h 2136"/>
                                                <a:gd name="T8" fmla="+- 0 3086 3084"/>
                                                <a:gd name="T9" fmla="*/ T8 w 3814"/>
                                                <a:gd name="T10" fmla="+- 0 1645 1538"/>
                                                <a:gd name="T11" fmla="*/ 1645 h 2136"/>
                                                <a:gd name="T12" fmla="+- 0 3114 3084"/>
                                                <a:gd name="T13" fmla="*/ T12 w 3814"/>
                                                <a:gd name="T14" fmla="+- 0 1586 1538"/>
                                                <a:gd name="T15" fmla="*/ 1586 h 2136"/>
                                                <a:gd name="T16" fmla="+- 0 3166 3084"/>
                                                <a:gd name="T17" fmla="*/ T16 w 3814"/>
                                                <a:gd name="T18" fmla="+- 0 1548 1538"/>
                                                <a:gd name="T19" fmla="*/ 1548 h 2136"/>
                                                <a:gd name="T20" fmla="+- 0 3214 3084"/>
                                                <a:gd name="T21" fmla="*/ T20 w 3814"/>
                                                <a:gd name="T22" fmla="+- 0 1538 1538"/>
                                                <a:gd name="T23" fmla="*/ 1538 h 2136"/>
                                                <a:gd name="T24" fmla="+- 0 6769 3084"/>
                                                <a:gd name="T25" fmla="*/ T24 w 3814"/>
                                                <a:gd name="T26" fmla="+- 0 1538 1538"/>
                                                <a:gd name="T27" fmla="*/ 1538 h 2136"/>
                                                <a:gd name="T28" fmla="+- 0 6833 3084"/>
                                                <a:gd name="T29" fmla="*/ T28 w 3814"/>
                                                <a:gd name="T30" fmla="+- 0 1555 1538"/>
                                                <a:gd name="T31" fmla="*/ 1555 h 2136"/>
                                                <a:gd name="T32" fmla="+- 0 6879 3084"/>
                                                <a:gd name="T33" fmla="*/ T32 w 3814"/>
                                                <a:gd name="T34" fmla="+- 0 1600 1538"/>
                                                <a:gd name="T35" fmla="*/ 1600 h 2136"/>
                                                <a:gd name="T36" fmla="+- 0 6898 3084"/>
                                                <a:gd name="T37" fmla="*/ T36 w 3814"/>
                                                <a:gd name="T38" fmla="+- 0 1664 1538"/>
                                                <a:gd name="T39" fmla="*/ 1664 h 2136"/>
                                                <a:gd name="T40" fmla="+- 0 6898 3084"/>
                                                <a:gd name="T41" fmla="*/ T40 w 3814"/>
                                                <a:gd name="T42" fmla="+- 0 1668 1538"/>
                                                <a:gd name="T43" fmla="*/ 1668 h 2136"/>
                                                <a:gd name="T44" fmla="+- 0 6898 3084"/>
                                                <a:gd name="T45" fmla="*/ T44 w 3814"/>
                                                <a:gd name="T46" fmla="+- 0 3545 1538"/>
                                                <a:gd name="T47" fmla="*/ 3545 h 2136"/>
                                                <a:gd name="T48" fmla="+- 0 6881 3084"/>
                                                <a:gd name="T49" fmla="*/ T48 w 3814"/>
                                                <a:gd name="T50" fmla="+- 0 3609 1538"/>
                                                <a:gd name="T51" fmla="*/ 3609 h 2136"/>
                                                <a:gd name="T52" fmla="+- 0 6836 3084"/>
                                                <a:gd name="T53" fmla="*/ T52 w 3814"/>
                                                <a:gd name="T54" fmla="+- 0 3656 1538"/>
                                                <a:gd name="T55" fmla="*/ 3656 h 2136"/>
                                                <a:gd name="T56" fmla="+- 0 6773 3084"/>
                                                <a:gd name="T57" fmla="*/ T56 w 3814"/>
                                                <a:gd name="T58" fmla="+- 0 3675 1538"/>
                                                <a:gd name="T59" fmla="*/ 3675 h 2136"/>
                                                <a:gd name="T60" fmla="+- 0 6769 3084"/>
                                                <a:gd name="T61" fmla="*/ T60 w 3814"/>
                                                <a:gd name="T62" fmla="+- 0 3675 1538"/>
                                                <a:gd name="T63" fmla="*/ 3675 h 2136"/>
                                                <a:gd name="T64" fmla="+- 0 3214 3084"/>
                                                <a:gd name="T65" fmla="*/ T64 w 3814"/>
                                                <a:gd name="T66" fmla="+- 0 3675 1538"/>
                                                <a:gd name="T67" fmla="*/ 3675 h 2136"/>
                                                <a:gd name="T68" fmla="+- 0 3150 3084"/>
                                                <a:gd name="T69" fmla="*/ T68 w 3814"/>
                                                <a:gd name="T70" fmla="+- 0 3658 1538"/>
                                                <a:gd name="T71" fmla="*/ 3658 h 2136"/>
                                                <a:gd name="T72" fmla="+- 0 3103 3084"/>
                                                <a:gd name="T73" fmla="*/ T72 w 3814"/>
                                                <a:gd name="T74" fmla="+- 0 3613 1538"/>
                                                <a:gd name="T75" fmla="*/ 3613 h 2136"/>
                                                <a:gd name="T76" fmla="+- 0 3084 3084"/>
                                                <a:gd name="T77" fmla="*/ T76 w 3814"/>
                                                <a:gd name="T78" fmla="+- 0 3549 1538"/>
                                                <a:gd name="T79" fmla="*/ 3549 h 2136"/>
                                                <a:gd name="T80" fmla="+- 0 3084 3084"/>
                                                <a:gd name="T81" fmla="*/ T80 w 3814"/>
                                                <a:gd name="T82" fmla="+- 0 3545 1538"/>
                                                <a:gd name="T83" fmla="*/ 3545 h 2136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T1" y="T3"/>
                                                </a:cxn>
                                                <a:cxn ang="0">
                                                  <a:pos x="T5" y="T7"/>
                                                </a:cxn>
                                                <a:cxn ang="0">
                                                  <a:pos x="T9" y="T11"/>
                                                </a:cxn>
                                                <a:cxn ang="0">
                                                  <a:pos x="T13" y="T15"/>
                                                </a:cxn>
                                                <a:cxn ang="0">
                                                  <a:pos x="T17" y="T19"/>
                                                </a:cxn>
                                                <a:cxn ang="0">
                                                  <a:pos x="T21" y="T23"/>
                                                </a:cxn>
                                                <a:cxn ang="0">
                                                  <a:pos x="T25" y="T27"/>
                                                </a:cxn>
                                                <a:cxn ang="0">
                                                  <a:pos x="T29" y="T31"/>
                                                </a:cxn>
                                                <a:cxn ang="0">
                                                  <a:pos x="T33" y="T35"/>
                                                </a:cxn>
                                                <a:cxn ang="0">
                                                  <a:pos x="T37" y="T39"/>
                                                </a:cxn>
                                                <a:cxn ang="0">
                                                  <a:pos x="T41" y="T43"/>
                                                </a:cxn>
                                                <a:cxn ang="0">
                                                  <a:pos x="T45" y="T47"/>
                                                </a:cxn>
                                                <a:cxn ang="0">
                                                  <a:pos x="T49" y="T51"/>
                                                </a:cxn>
                                                <a:cxn ang="0">
                                                  <a:pos x="T53" y="T55"/>
                                                </a:cxn>
                                                <a:cxn ang="0">
                                                  <a:pos x="T57" y="T59"/>
                                                </a:cxn>
                                                <a:cxn ang="0">
                                                  <a:pos x="T61" y="T63"/>
                                                </a:cxn>
                                                <a:cxn ang="0">
                                                  <a:pos x="T65" y="T67"/>
                                                </a:cxn>
                                                <a:cxn ang="0">
                                                  <a:pos x="T69" y="T71"/>
                                                </a:cxn>
                                                <a:cxn ang="0">
                                                  <a:pos x="T73" y="T75"/>
                                                </a:cxn>
                                                <a:cxn ang="0">
                                                  <a:pos x="T77" y="T79"/>
                                                </a:cxn>
                                                <a:cxn ang="0">
                                                  <a:pos x="T81" y="T83"/>
                                                </a:cxn>
                                              </a:cxnLst>
                                              <a:rect l="0" t="0" r="r" b="b"/>
                                              <a:pathLst>
                                                <a:path w="3814" h="2136">
                                                  <a:moveTo>
                                                    <a:pt x="0" y="2007"/>
                                                  </a:moveTo>
                                                  <a:lnTo>
                                                    <a:pt x="0" y="130"/>
                                                  </a:lnTo>
                                                  <a:lnTo>
                                                    <a:pt x="2" y="107"/>
                                                  </a:lnTo>
                                                  <a:lnTo>
                                                    <a:pt x="30" y="48"/>
                                                  </a:lnTo>
                                                  <a:lnTo>
                                                    <a:pt x="82" y="10"/>
                                                  </a:lnTo>
                                                  <a:lnTo>
                                                    <a:pt x="130" y="0"/>
                                                  </a:lnTo>
                                                  <a:lnTo>
                                                    <a:pt x="3685" y="0"/>
                                                  </a:lnTo>
                                                  <a:lnTo>
                                                    <a:pt x="3749" y="17"/>
                                                  </a:lnTo>
                                                  <a:lnTo>
                                                    <a:pt x="3795" y="62"/>
                                                  </a:lnTo>
                                                  <a:lnTo>
                                                    <a:pt x="3814" y="126"/>
                                                  </a:lnTo>
                                                  <a:lnTo>
                                                    <a:pt x="3814" y="130"/>
                                                  </a:lnTo>
                                                  <a:lnTo>
                                                    <a:pt x="3814" y="2007"/>
                                                  </a:lnTo>
                                                  <a:lnTo>
                                                    <a:pt x="3797" y="2071"/>
                                                  </a:lnTo>
                                                  <a:lnTo>
                                                    <a:pt x="3752" y="2118"/>
                                                  </a:lnTo>
                                                  <a:lnTo>
                                                    <a:pt x="3689" y="2137"/>
                                                  </a:lnTo>
                                                  <a:lnTo>
                                                    <a:pt x="3685" y="2137"/>
                                                  </a:lnTo>
                                                  <a:lnTo>
                                                    <a:pt x="130" y="2137"/>
                                                  </a:lnTo>
                                                  <a:lnTo>
                                                    <a:pt x="66" y="2120"/>
                                                  </a:lnTo>
                                                  <a:lnTo>
                                                    <a:pt x="19" y="2075"/>
                                                  </a:lnTo>
                                                  <a:lnTo>
                                                    <a:pt x="0" y="2011"/>
                                                  </a:lnTo>
                                                  <a:lnTo>
                                                    <a:pt x="0" y="2007"/>
                                                  </a:ln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8238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897" name="Group 885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5143" y="4280"/>
                                              <a:ext cx="5163" cy="3278"/>
                                              <a:chOff x="5143" y="4280"/>
                                              <a:chExt cx="5163" cy="3278"/>
                                            </a:xfrm>
                                          </wpg:grpSpPr>
                                          <wps:wsp>
                                            <wps:cNvPr id="898" name="Freeform 894"/>
                                            <wps:cNvSpPr>
                                              <a:spLocks/>
                                            </wps:cNvSpPr>
                                            <wps:spPr bwMode="auto">
                                              <a:xfrm>
                                                <a:off x="5143" y="4280"/>
                                                <a:ext cx="5163" cy="3278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+- 0 5143 5143"/>
                                                  <a:gd name="T1" fmla="*/ T0 w 5163"/>
                                                  <a:gd name="T2" fmla="+- 0 7428 4280"/>
                                                  <a:gd name="T3" fmla="*/ 7428 h 3278"/>
                                                  <a:gd name="T4" fmla="+- 0 5143 5143"/>
                                                  <a:gd name="T5" fmla="*/ T4 w 5163"/>
                                                  <a:gd name="T6" fmla="+- 0 4410 4280"/>
                                                  <a:gd name="T7" fmla="*/ 4410 h 3278"/>
                                                  <a:gd name="T8" fmla="+- 0 5145 5143"/>
                                                  <a:gd name="T9" fmla="*/ T8 w 5163"/>
                                                  <a:gd name="T10" fmla="+- 0 4387 4280"/>
                                                  <a:gd name="T11" fmla="*/ 4387 h 3278"/>
                                                  <a:gd name="T12" fmla="+- 0 5172 5143"/>
                                                  <a:gd name="T13" fmla="*/ T12 w 5163"/>
                                                  <a:gd name="T14" fmla="+- 0 4327 4280"/>
                                                  <a:gd name="T15" fmla="*/ 4327 h 3278"/>
                                                  <a:gd name="T16" fmla="+- 0 5224 5143"/>
                                                  <a:gd name="T17" fmla="*/ T16 w 5163"/>
                                                  <a:gd name="T18" fmla="+- 0 4289 4280"/>
                                                  <a:gd name="T19" fmla="*/ 4289 h 3278"/>
                                                  <a:gd name="T20" fmla="+- 0 5272 5143"/>
                                                  <a:gd name="T21" fmla="*/ T20 w 5163"/>
                                                  <a:gd name="T22" fmla="+- 0 4280 4280"/>
                                                  <a:gd name="T23" fmla="*/ 4280 h 3278"/>
                                                  <a:gd name="T24" fmla="+- 0 10176 5143"/>
                                                  <a:gd name="T25" fmla="*/ T24 w 5163"/>
                                                  <a:gd name="T26" fmla="+- 0 4280 4280"/>
                                                  <a:gd name="T27" fmla="*/ 4280 h 3278"/>
                                                  <a:gd name="T28" fmla="+- 0 10241 5143"/>
                                                  <a:gd name="T29" fmla="*/ T28 w 5163"/>
                                                  <a:gd name="T30" fmla="+- 0 4297 4280"/>
                                                  <a:gd name="T31" fmla="*/ 4297 h 3278"/>
                                                  <a:gd name="T32" fmla="+- 0 10287 5143"/>
                                                  <a:gd name="T33" fmla="*/ T32 w 5163"/>
                                                  <a:gd name="T34" fmla="+- 0 4342 4280"/>
                                                  <a:gd name="T35" fmla="*/ 4342 h 3278"/>
                                                  <a:gd name="T36" fmla="+- 0 10306 5143"/>
                                                  <a:gd name="T37" fmla="*/ T36 w 5163"/>
                                                  <a:gd name="T38" fmla="+- 0 4406 4280"/>
                                                  <a:gd name="T39" fmla="*/ 4406 h 3278"/>
                                                  <a:gd name="T40" fmla="+- 0 10306 5143"/>
                                                  <a:gd name="T41" fmla="*/ T40 w 5163"/>
                                                  <a:gd name="T42" fmla="+- 0 4410 4280"/>
                                                  <a:gd name="T43" fmla="*/ 4410 h 3278"/>
                                                  <a:gd name="T44" fmla="+- 0 10306 5143"/>
                                                  <a:gd name="T45" fmla="*/ T44 w 5163"/>
                                                  <a:gd name="T46" fmla="+- 0 7428 4280"/>
                                                  <a:gd name="T47" fmla="*/ 7428 h 3278"/>
                                                  <a:gd name="T48" fmla="+- 0 10289 5143"/>
                                                  <a:gd name="T49" fmla="*/ T48 w 5163"/>
                                                  <a:gd name="T50" fmla="+- 0 7493 4280"/>
                                                  <a:gd name="T51" fmla="*/ 7493 h 3278"/>
                                                  <a:gd name="T52" fmla="+- 0 10244 5143"/>
                                                  <a:gd name="T53" fmla="*/ T52 w 5163"/>
                                                  <a:gd name="T54" fmla="+- 0 7539 4280"/>
                                                  <a:gd name="T55" fmla="*/ 7539 h 3278"/>
                                                  <a:gd name="T56" fmla="+- 0 10181 5143"/>
                                                  <a:gd name="T57" fmla="*/ T56 w 5163"/>
                                                  <a:gd name="T58" fmla="+- 0 7558 4280"/>
                                                  <a:gd name="T59" fmla="*/ 7558 h 3278"/>
                                                  <a:gd name="T60" fmla="+- 0 10176 5143"/>
                                                  <a:gd name="T61" fmla="*/ T60 w 5163"/>
                                                  <a:gd name="T62" fmla="+- 0 7558 4280"/>
                                                  <a:gd name="T63" fmla="*/ 7558 h 3278"/>
                                                  <a:gd name="T64" fmla="+- 0 5272 5143"/>
                                                  <a:gd name="T65" fmla="*/ T64 w 5163"/>
                                                  <a:gd name="T66" fmla="+- 0 7558 4280"/>
                                                  <a:gd name="T67" fmla="*/ 7558 h 3278"/>
                                                  <a:gd name="T68" fmla="+- 0 5208 5143"/>
                                                  <a:gd name="T69" fmla="*/ T68 w 5163"/>
                                                  <a:gd name="T70" fmla="+- 0 7541 4280"/>
                                                  <a:gd name="T71" fmla="*/ 7541 h 3278"/>
                                                  <a:gd name="T72" fmla="+- 0 5162 5143"/>
                                                  <a:gd name="T73" fmla="*/ T72 w 5163"/>
                                                  <a:gd name="T74" fmla="+- 0 7496 4280"/>
                                                  <a:gd name="T75" fmla="*/ 7496 h 3278"/>
                                                  <a:gd name="T76" fmla="+- 0 5143 5143"/>
                                                  <a:gd name="T77" fmla="*/ T76 w 5163"/>
                                                  <a:gd name="T78" fmla="+- 0 7432 4280"/>
                                                  <a:gd name="T79" fmla="*/ 7432 h 3278"/>
                                                  <a:gd name="T80" fmla="+- 0 5143 5143"/>
                                                  <a:gd name="T81" fmla="*/ T80 w 5163"/>
                                                  <a:gd name="T82" fmla="+- 0 7428 4280"/>
                                                  <a:gd name="T83" fmla="*/ 7428 h 3278"/>
                                                </a:gdLst>
                                                <a:ahLst/>
                                                <a:cxnLst>
                                                  <a:cxn ang="0">
                                                    <a:pos x="T1" y="T3"/>
                                                  </a:cxn>
                                                  <a:cxn ang="0">
                                                    <a:pos x="T5" y="T7"/>
                                                  </a:cxn>
                                                  <a:cxn ang="0">
                                                    <a:pos x="T9" y="T11"/>
                                                  </a:cxn>
                                                  <a:cxn ang="0">
                                                    <a:pos x="T13" y="T15"/>
                                                  </a:cxn>
                                                  <a:cxn ang="0">
                                                    <a:pos x="T17" y="T19"/>
                                                  </a:cxn>
                                                  <a:cxn ang="0">
                                                    <a:pos x="T21" y="T23"/>
                                                  </a:cxn>
                                                  <a:cxn ang="0">
                                                    <a:pos x="T25" y="T27"/>
                                                  </a:cxn>
                                                  <a:cxn ang="0">
                                                    <a:pos x="T29" y="T31"/>
                                                  </a:cxn>
                                                  <a:cxn ang="0">
                                                    <a:pos x="T33" y="T35"/>
                                                  </a:cxn>
                                                  <a:cxn ang="0">
                                                    <a:pos x="T37" y="T39"/>
                                                  </a:cxn>
                                                  <a:cxn ang="0">
                                                    <a:pos x="T41" y="T43"/>
                                                  </a:cxn>
                                                  <a:cxn ang="0">
                                                    <a:pos x="T45" y="T47"/>
                                                  </a:cxn>
                                                  <a:cxn ang="0">
                                                    <a:pos x="T49" y="T51"/>
                                                  </a:cxn>
                                                  <a:cxn ang="0">
                                                    <a:pos x="T53" y="T55"/>
                                                  </a:cxn>
                                                  <a:cxn ang="0">
                                                    <a:pos x="T57" y="T59"/>
                                                  </a:cxn>
                                                  <a:cxn ang="0">
                                                    <a:pos x="T61" y="T63"/>
                                                  </a:cxn>
                                                  <a:cxn ang="0">
                                                    <a:pos x="T65" y="T67"/>
                                                  </a:cxn>
                                                  <a:cxn ang="0">
                                                    <a:pos x="T69" y="T71"/>
                                                  </a:cxn>
                                                  <a:cxn ang="0">
                                                    <a:pos x="T73" y="T75"/>
                                                  </a:cxn>
                                                  <a:cxn ang="0">
                                                    <a:pos x="T77" y="T79"/>
                                                  </a:cxn>
                                                  <a:cxn ang="0">
                                                    <a:pos x="T81" y="T83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w="5163" h="3278">
                                                    <a:moveTo>
                                                      <a:pt x="0" y="3148"/>
                                                    </a:moveTo>
                                                    <a:lnTo>
                                                      <a:pt x="0" y="130"/>
                                                    </a:lnTo>
                                                    <a:lnTo>
                                                      <a:pt x="2" y="107"/>
                                                    </a:lnTo>
                                                    <a:lnTo>
                                                      <a:pt x="29" y="47"/>
                                                    </a:lnTo>
                                                    <a:lnTo>
                                                      <a:pt x="81" y="9"/>
                                                    </a:lnTo>
                                                    <a:lnTo>
                                                      <a:pt x="129" y="0"/>
                                                    </a:lnTo>
                                                    <a:lnTo>
                                                      <a:pt x="5033" y="0"/>
                                                    </a:lnTo>
                                                    <a:lnTo>
                                                      <a:pt x="5098" y="17"/>
                                                    </a:lnTo>
                                                    <a:lnTo>
                                                      <a:pt x="5144" y="62"/>
                                                    </a:lnTo>
                                                    <a:lnTo>
                                                      <a:pt x="5163" y="126"/>
                                                    </a:lnTo>
                                                    <a:lnTo>
                                                      <a:pt x="5163" y="130"/>
                                                    </a:lnTo>
                                                    <a:lnTo>
                                                      <a:pt x="5163" y="3148"/>
                                                    </a:lnTo>
                                                    <a:lnTo>
                                                      <a:pt x="5146" y="3213"/>
                                                    </a:lnTo>
                                                    <a:lnTo>
                                                      <a:pt x="5101" y="3259"/>
                                                    </a:lnTo>
                                                    <a:lnTo>
                                                      <a:pt x="5038" y="3278"/>
                                                    </a:lnTo>
                                                    <a:lnTo>
                                                      <a:pt x="5033" y="3278"/>
                                                    </a:lnTo>
                                                    <a:lnTo>
                                                      <a:pt x="129" y="3278"/>
                                                    </a:lnTo>
                                                    <a:lnTo>
                                                      <a:pt x="65" y="3261"/>
                                                    </a:lnTo>
                                                    <a:lnTo>
                                                      <a:pt x="19" y="3216"/>
                                                    </a:lnTo>
                                                    <a:lnTo>
                                                      <a:pt x="0" y="3152"/>
                                                    </a:lnTo>
                                                    <a:lnTo>
                                                      <a:pt x="0" y="3148"/>
                                                    </a:lnTo>
                                                    <a:close/>
                                                  </a:path>
                                                </a:pathLst>
                                              </a:custGeom>
                                              <a:noFill/>
                                              <a:ln w="8238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899" name="Group 886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022" y="4590"/>
                                                <a:ext cx="1921" cy="0"/>
                                                <a:chOff x="2022" y="4590"/>
                                                <a:chExt cx="1921" cy="0"/>
                                              </a:xfrm>
                                            </wpg:grpSpPr>
                                            <wps:wsp>
                                              <wps:cNvPr id="900" name="Freeform 893"/>
                                              <wps:cNvSpPr>
                                                <a:spLocks noEditPoints="1"/>
                                              </wps:cNvSpPr>
                                              <wps:spPr bwMode="auto">
                                                <a:xfrm>
                                                  <a:off x="4044" y="9180"/>
                                                  <a:ext cx="1921" cy="0"/>
                                                </a:xfrm>
                                                <a:custGeom>
                                                  <a:avLst/>
                                                  <a:gdLst>
                                                    <a:gd name="T0" fmla="+- 0 2022 2022"/>
                                                    <a:gd name="T1" fmla="*/ T0 w 1921"/>
                                                    <a:gd name="T2" fmla="+- 0 3943 2022"/>
                                                    <a:gd name="T3" fmla="*/ T2 w 1921"/>
                                                  </a:gdLst>
                                                  <a:ahLst/>
                                                  <a:cxnLst>
                                                    <a:cxn ang="0">
                                                      <a:pos x="T1" y="0"/>
                                                    </a:cxn>
                                                    <a:cxn ang="0">
                                                      <a:pos x="T3" y="0"/>
                                                    </a:cxn>
                                                  </a:cxnLst>
                                                  <a:rect l="0" t="0" r="r" b="b"/>
                                                  <a:pathLst>
                                                    <a:path w="1921">
                                                      <a:moveTo>
                                                        <a:pt x="0" y="0"/>
                                                      </a:moveTo>
                                                      <a:lnTo>
                                                        <a:pt x="1921" y="0"/>
                                                      </a:lnTo>
                                                    </a:path>
                                                  </a:pathLst>
                                                </a:custGeom>
                                                <a:noFill/>
                                                <a:ln w="5958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901" name="Group 887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1934" y="4297"/>
                                                  <a:ext cx="2975" cy="3261"/>
                                                  <a:chOff x="1934" y="4297"/>
                                                  <a:chExt cx="2975" cy="3261"/>
                                                </a:xfrm>
                                              </wpg:grpSpPr>
                                              <wps:wsp>
                                                <wps:cNvPr id="902" name="Freeform 892"/>
                                                <wps:cNvSpPr>
                                                  <a:spLocks/>
                                                </wps:cNvSpPr>
                                                <wps:spPr bwMode="auto">
                                                  <a:xfrm>
                                                    <a:off x="1934" y="4297"/>
                                                    <a:ext cx="2975" cy="3261"/>
                                                  </a:xfrm>
                                                  <a:custGeom>
                                                    <a:avLst/>
                                                    <a:gdLst>
                                                      <a:gd name="T0" fmla="+- 0 1934 1934"/>
                                                      <a:gd name="T1" fmla="*/ T0 w 2975"/>
                                                      <a:gd name="T2" fmla="+- 0 7428 4297"/>
                                                      <a:gd name="T3" fmla="*/ 7428 h 3261"/>
                                                      <a:gd name="T4" fmla="+- 0 1934 1934"/>
                                                      <a:gd name="T5" fmla="*/ T4 w 2975"/>
                                                      <a:gd name="T6" fmla="+- 0 4427 4297"/>
                                                      <a:gd name="T7" fmla="*/ 4427 h 3261"/>
                                                      <a:gd name="T8" fmla="+- 0 1951 1934"/>
                                                      <a:gd name="T9" fmla="*/ T8 w 2975"/>
                                                      <a:gd name="T10" fmla="+- 0 4363 4297"/>
                                                      <a:gd name="T11" fmla="*/ 4363 h 3261"/>
                                                      <a:gd name="T12" fmla="+- 0 1996 1934"/>
                                                      <a:gd name="T13" fmla="*/ T12 w 2975"/>
                                                      <a:gd name="T14" fmla="+- 0 4316 4297"/>
                                                      <a:gd name="T15" fmla="*/ 4316 h 3261"/>
                                                      <a:gd name="T16" fmla="+- 0 2060 1934"/>
                                                      <a:gd name="T17" fmla="*/ T16 w 2975"/>
                                                      <a:gd name="T18" fmla="+- 0 4297 4297"/>
                                                      <a:gd name="T19" fmla="*/ 4297 h 3261"/>
                                                      <a:gd name="T20" fmla="+- 0 2064 1934"/>
                                                      <a:gd name="T21" fmla="*/ T20 w 2975"/>
                                                      <a:gd name="T22" fmla="+- 0 4297 4297"/>
                                                      <a:gd name="T23" fmla="*/ 4297 h 3261"/>
                                                      <a:gd name="T24" fmla="+- 0 4779 1934"/>
                                                      <a:gd name="T25" fmla="*/ T24 w 2975"/>
                                                      <a:gd name="T26" fmla="+- 0 4297 4297"/>
                                                      <a:gd name="T27" fmla="*/ 4297 h 3261"/>
                                                      <a:gd name="T28" fmla="+- 0 4844 1934"/>
                                                      <a:gd name="T29" fmla="*/ T28 w 2975"/>
                                                      <a:gd name="T30" fmla="+- 0 4314 4297"/>
                                                      <a:gd name="T31" fmla="*/ 4314 h 3261"/>
                                                      <a:gd name="T32" fmla="+- 0 4890 1934"/>
                                                      <a:gd name="T33" fmla="*/ T32 w 2975"/>
                                                      <a:gd name="T34" fmla="+- 0 4359 4297"/>
                                                      <a:gd name="T35" fmla="*/ 4359 h 3261"/>
                                                      <a:gd name="T36" fmla="+- 0 4909 1934"/>
                                                      <a:gd name="T37" fmla="*/ T36 w 2975"/>
                                                      <a:gd name="T38" fmla="+- 0 4423 4297"/>
                                                      <a:gd name="T39" fmla="*/ 4423 h 3261"/>
                                                      <a:gd name="T40" fmla="+- 0 4909 1934"/>
                                                      <a:gd name="T41" fmla="*/ T40 w 2975"/>
                                                      <a:gd name="T42" fmla="+- 0 4427 4297"/>
                                                      <a:gd name="T43" fmla="*/ 4427 h 3261"/>
                                                      <a:gd name="T44" fmla="+- 0 4909 1934"/>
                                                      <a:gd name="T45" fmla="*/ T44 w 2975"/>
                                                      <a:gd name="T46" fmla="+- 0 7428 4297"/>
                                                      <a:gd name="T47" fmla="*/ 7428 h 3261"/>
                                                      <a:gd name="T48" fmla="+- 0 4892 1934"/>
                                                      <a:gd name="T49" fmla="*/ T48 w 2975"/>
                                                      <a:gd name="T50" fmla="+- 0 7493 4297"/>
                                                      <a:gd name="T51" fmla="*/ 7493 h 3261"/>
                                                      <a:gd name="T52" fmla="+- 0 4847 1934"/>
                                                      <a:gd name="T53" fmla="*/ T52 w 2975"/>
                                                      <a:gd name="T54" fmla="+- 0 7539 4297"/>
                                                      <a:gd name="T55" fmla="*/ 7539 h 3261"/>
                                                      <a:gd name="T56" fmla="+- 0 4784 1934"/>
                                                      <a:gd name="T57" fmla="*/ T56 w 2975"/>
                                                      <a:gd name="T58" fmla="+- 0 7558 4297"/>
                                                      <a:gd name="T59" fmla="*/ 7558 h 3261"/>
                                                      <a:gd name="T60" fmla="+- 0 4779 1934"/>
                                                      <a:gd name="T61" fmla="*/ T60 w 2975"/>
                                                      <a:gd name="T62" fmla="+- 0 7558 4297"/>
                                                      <a:gd name="T63" fmla="*/ 7558 h 3261"/>
                                                      <a:gd name="T64" fmla="+- 0 2064 1934"/>
                                                      <a:gd name="T65" fmla="*/ T64 w 2975"/>
                                                      <a:gd name="T66" fmla="+- 0 7558 4297"/>
                                                      <a:gd name="T67" fmla="*/ 7558 h 3261"/>
                                                      <a:gd name="T68" fmla="+- 0 1999 1934"/>
                                                      <a:gd name="T69" fmla="*/ T68 w 2975"/>
                                                      <a:gd name="T70" fmla="+- 0 7541 4297"/>
                                                      <a:gd name="T71" fmla="*/ 7541 h 3261"/>
                                                      <a:gd name="T72" fmla="+- 0 1953 1934"/>
                                                      <a:gd name="T73" fmla="*/ T72 w 2975"/>
                                                      <a:gd name="T74" fmla="+- 0 7496 4297"/>
                                                      <a:gd name="T75" fmla="*/ 7496 h 3261"/>
                                                      <a:gd name="T76" fmla="+- 0 1934 1934"/>
                                                      <a:gd name="T77" fmla="*/ T76 w 2975"/>
                                                      <a:gd name="T78" fmla="+- 0 7432 4297"/>
                                                      <a:gd name="T79" fmla="*/ 7432 h 3261"/>
                                                      <a:gd name="T80" fmla="+- 0 1934 1934"/>
                                                      <a:gd name="T81" fmla="*/ T80 w 2975"/>
                                                      <a:gd name="T82" fmla="+- 0 7428 4297"/>
                                                      <a:gd name="T83" fmla="*/ 7428 h 3261"/>
                                                    </a:gdLst>
                                                    <a:ahLst/>
                                                    <a:cxnLst>
                                                      <a:cxn ang="0">
                                                        <a:pos x="T1" y="T3"/>
                                                      </a:cxn>
                                                      <a:cxn ang="0">
                                                        <a:pos x="T5" y="T7"/>
                                                      </a:cxn>
                                                      <a:cxn ang="0">
                                                        <a:pos x="T9" y="T11"/>
                                                      </a:cxn>
                                                      <a:cxn ang="0">
                                                        <a:pos x="T13" y="T15"/>
                                                      </a:cxn>
                                                      <a:cxn ang="0">
                                                        <a:pos x="T17" y="T19"/>
                                                      </a:cxn>
                                                      <a:cxn ang="0">
                                                        <a:pos x="T21" y="T23"/>
                                                      </a:cxn>
                                                      <a:cxn ang="0">
                                                        <a:pos x="T25" y="T27"/>
                                                      </a:cxn>
                                                      <a:cxn ang="0">
                                                        <a:pos x="T29" y="T31"/>
                                                      </a:cxn>
                                                      <a:cxn ang="0">
                                                        <a:pos x="T33" y="T35"/>
                                                      </a:cxn>
                                                      <a:cxn ang="0">
                                                        <a:pos x="T37" y="T39"/>
                                                      </a:cxn>
                                                      <a:cxn ang="0">
                                                        <a:pos x="T41" y="T43"/>
                                                      </a:cxn>
                                                      <a:cxn ang="0">
                                                        <a:pos x="T45" y="T47"/>
                                                      </a:cxn>
                                                      <a:cxn ang="0">
                                                        <a:pos x="T49" y="T51"/>
                                                      </a:cxn>
                                                      <a:cxn ang="0">
                                                        <a:pos x="T53" y="T55"/>
                                                      </a:cxn>
                                                      <a:cxn ang="0">
                                                        <a:pos x="T57" y="T59"/>
                                                      </a:cxn>
                                                      <a:cxn ang="0">
                                                        <a:pos x="T61" y="T63"/>
                                                      </a:cxn>
                                                      <a:cxn ang="0">
                                                        <a:pos x="T65" y="T67"/>
                                                      </a:cxn>
                                                      <a:cxn ang="0">
                                                        <a:pos x="T69" y="T71"/>
                                                      </a:cxn>
                                                      <a:cxn ang="0">
                                                        <a:pos x="T73" y="T75"/>
                                                      </a:cxn>
                                                      <a:cxn ang="0">
                                                        <a:pos x="T77" y="T79"/>
                                                      </a:cxn>
                                                      <a:cxn ang="0">
                                                        <a:pos x="T81" y="T83"/>
                                                      </a:cxn>
                                                    </a:cxnLst>
                                                    <a:rect l="0" t="0" r="r" b="b"/>
                                                    <a:pathLst>
                                                      <a:path w="2975" h="3261">
                                                        <a:moveTo>
                                                          <a:pt x="0" y="3131"/>
                                                        </a:moveTo>
                                                        <a:lnTo>
                                                          <a:pt x="0" y="130"/>
                                                        </a:lnTo>
                                                        <a:lnTo>
                                                          <a:pt x="17" y="66"/>
                                                        </a:lnTo>
                                                        <a:lnTo>
                                                          <a:pt x="62" y="19"/>
                                                        </a:lnTo>
                                                        <a:lnTo>
                                                          <a:pt x="126" y="0"/>
                                                        </a:lnTo>
                                                        <a:lnTo>
                                                          <a:pt x="130" y="0"/>
                                                        </a:lnTo>
                                                        <a:lnTo>
                                                          <a:pt x="2845" y="0"/>
                                                        </a:lnTo>
                                                        <a:lnTo>
                                                          <a:pt x="2910" y="17"/>
                                                        </a:lnTo>
                                                        <a:lnTo>
                                                          <a:pt x="2956" y="62"/>
                                                        </a:lnTo>
                                                        <a:lnTo>
                                                          <a:pt x="2975" y="126"/>
                                                        </a:lnTo>
                                                        <a:lnTo>
                                                          <a:pt x="2975" y="130"/>
                                                        </a:lnTo>
                                                        <a:lnTo>
                                                          <a:pt x="2975" y="3131"/>
                                                        </a:lnTo>
                                                        <a:lnTo>
                                                          <a:pt x="2958" y="3196"/>
                                                        </a:lnTo>
                                                        <a:lnTo>
                                                          <a:pt x="2913" y="3242"/>
                                                        </a:lnTo>
                                                        <a:lnTo>
                                                          <a:pt x="2850" y="3261"/>
                                                        </a:lnTo>
                                                        <a:lnTo>
                                                          <a:pt x="2845" y="3261"/>
                                                        </a:lnTo>
                                                        <a:lnTo>
                                                          <a:pt x="130" y="3261"/>
                                                        </a:lnTo>
                                                        <a:lnTo>
                                                          <a:pt x="65" y="3244"/>
                                                        </a:lnTo>
                                                        <a:lnTo>
                                                          <a:pt x="19" y="3199"/>
                                                        </a:lnTo>
                                                        <a:lnTo>
                                                          <a:pt x="0" y="3135"/>
                                                        </a:lnTo>
                                                        <a:lnTo>
                                                          <a:pt x="0" y="3131"/>
                                                        </a:lnTo>
                                                        <a:close/>
                                                      </a:path>
                                                    </a:pathLst>
                                                  </a:custGeom>
                                                  <a:noFill/>
                                                  <a:ln w="8238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903" name="Group 888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5480" y="3683"/>
                                                    <a:ext cx="1047" cy="543"/>
                                                    <a:chOff x="5480" y="3683"/>
                                                    <a:chExt cx="1047" cy="543"/>
                                                  </a:xfrm>
                                                </wpg:grpSpPr>
                                                <wps:wsp>
                                                  <wps:cNvPr id="904" name="Freeform 891"/>
                                                  <wps:cNvSpPr>
                                                    <a:spLocks noEditPoints="1"/>
                                                  </wps:cNvSpPr>
                                                  <wps:spPr bwMode="auto">
                                                    <a:xfrm>
                                                      <a:off x="10960" y="7366"/>
                                                      <a:ext cx="1047" cy="543"/>
                                                    </a:xfrm>
                                                    <a:custGeom>
                                                      <a:avLst/>
                                                      <a:gdLst>
                                                        <a:gd name="T0" fmla="+- 0 6527 5480"/>
                                                        <a:gd name="T1" fmla="*/ T0 w 1047"/>
                                                        <a:gd name="T2" fmla="+- 0 4226 3683"/>
                                                        <a:gd name="T3" fmla="*/ 4226 h 543"/>
                                                        <a:gd name="T4" fmla="+- 0 6519 5480"/>
                                                        <a:gd name="T5" fmla="*/ T4 w 1047"/>
                                                        <a:gd name="T6" fmla="+- 0 4223 3683"/>
                                                        <a:gd name="T7" fmla="*/ 4223 h 543"/>
                                                        <a:gd name="T8" fmla="+- 0 5480 5480"/>
                                                        <a:gd name="T9" fmla="*/ T8 w 1047"/>
                                                        <a:gd name="T10" fmla="+- 0 3683 3683"/>
                                                        <a:gd name="T11" fmla="*/ 3683 h 543"/>
                                                      </a:gdLst>
                                                      <a:ahLst/>
                                                      <a:cxnLst>
                                                        <a:cxn ang="0">
                                                          <a:pos x="T1" y="T3"/>
                                                        </a:cxn>
                                                        <a:cxn ang="0">
                                                          <a:pos x="T5" y="T7"/>
                                                        </a:cxn>
                                                        <a:cxn ang="0">
                                                          <a:pos x="T9" y="T11"/>
                                                        </a:cxn>
                                                      </a:cxnLst>
                                                      <a:rect l="0" t="0" r="r" b="b"/>
                                                      <a:pathLst>
                                                        <a:path w="1047" h="543">
                                                          <a:moveTo>
                                                            <a:pt x="1047" y="543"/>
                                                          </a:moveTo>
                                                          <a:lnTo>
                                                            <a:pt x="1039" y="540"/>
                                                          </a:lnTo>
                                                          <a:lnTo>
                                                            <a:pt x="0" y="0"/>
                                                          </a:lnTo>
                                                        </a:path>
                                                      </a:pathLst>
                                                    </a:custGeom>
                                                    <a:noFill/>
                                                    <a:ln w="10984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905" name="Group 889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6482" y="4176"/>
                                                      <a:ext cx="93" cy="75"/>
                                                      <a:chOff x="6482" y="4176"/>
                                                      <a:chExt cx="93" cy="75"/>
                                                    </a:xfrm>
                                                  </wpg:grpSpPr>
                                                  <wps:wsp>
                                                    <wps:cNvPr id="906" name="Freeform 890"/>
                                                    <wps:cNvSpPr>
                                                      <a:spLocks/>
                                                    </wps:cNvSpPr>
                                                    <wps:spPr bwMode="auto">
                                                      <a:xfrm>
                                                        <a:off x="6482" y="4176"/>
                                                        <a:ext cx="93" cy="75"/>
                                                      </a:xfrm>
                                                      <a:custGeom>
                                                        <a:avLst/>
                                                        <a:gdLst>
                                                          <a:gd name="T0" fmla="+- 0 6519 6482"/>
                                                          <a:gd name="T1" fmla="*/ T0 w 93"/>
                                                          <a:gd name="T2" fmla="+- 0 4223 4176"/>
                                                          <a:gd name="T3" fmla="*/ 4223 h 75"/>
                                                          <a:gd name="T4" fmla="+- 0 6482 6482"/>
                                                          <a:gd name="T5" fmla="*/ T4 w 93"/>
                                                          <a:gd name="T6" fmla="+- 0 4250 4176"/>
                                                          <a:gd name="T7" fmla="*/ 4250 h 75"/>
                                                          <a:gd name="T8" fmla="+- 0 6575 6482"/>
                                                          <a:gd name="T9" fmla="*/ T8 w 93"/>
                                                          <a:gd name="T10" fmla="+- 0 4251 4176"/>
                                                          <a:gd name="T11" fmla="*/ 4251 h 75"/>
                                                          <a:gd name="T12" fmla="+- 0 6520 6482"/>
                                                          <a:gd name="T13" fmla="*/ T12 w 93"/>
                                                          <a:gd name="T14" fmla="+- 0 4176 4176"/>
                                                          <a:gd name="T15" fmla="*/ 4176 h 75"/>
                                                          <a:gd name="T16" fmla="+- 0 6519 6482"/>
                                                          <a:gd name="T17" fmla="*/ T16 w 93"/>
                                                          <a:gd name="T18" fmla="+- 0 4223 4176"/>
                                                          <a:gd name="T19" fmla="*/ 4223 h 75"/>
                                                        </a:gdLst>
                                                        <a:ahLst/>
                                                        <a:cxnLst>
                                                          <a:cxn ang="0">
                                                            <a:pos x="T1" y="T3"/>
                                                          </a:cxn>
                                                          <a:cxn ang="0">
                                                            <a:pos x="T5" y="T7"/>
                                                          </a:cxn>
                                                          <a:cxn ang="0">
                                                            <a:pos x="T9" y="T11"/>
                                                          </a:cxn>
                                                          <a:cxn ang="0">
                                                            <a:pos x="T13" y="T15"/>
                                                          </a:cxn>
                                                          <a:cxn ang="0">
                                                            <a:pos x="T17" y="T19"/>
                                                          </a:cxn>
                                                        </a:cxnLst>
                                                        <a:rect l="0" t="0" r="r" b="b"/>
                                                        <a:pathLst>
                                                          <a:path w="93" h="75">
                                                            <a:moveTo>
                                                              <a:pt x="37" y="47"/>
                                                            </a:moveTo>
                                                            <a:lnTo>
                                                              <a:pt x="0" y="74"/>
                                                            </a:lnTo>
                                                            <a:lnTo>
                                                              <a:pt x="93" y="75"/>
                                                            </a:lnTo>
                                                            <a:lnTo>
                                                              <a:pt x="38" y="0"/>
                                                            </a:lnTo>
                                                            <a:lnTo>
                                                              <a:pt x="37" y="47"/>
                                                            </a:lnTo>
                                                            <a:close/>
                                                          </a:path>
                                                        </a:pathLst>
                                                      </a:custGeom>
                                                      <a:solidFill>
                                                        <a:srgbClr val="000000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91240B29-F687-4f45-9708-019B960494DF}">
                                                          <a14:hiddenLine xmlns:a14="http://schemas.microsoft.com/office/drawing/2010/main" w="9525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14:hiddenLine>
                                                        </a:ext>
                                                      </a:extLst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75" o:spid="_x0000_s1026" style="position:absolute;margin-left:95.15pt;margin-top:74.95pt;width:421.6pt;height:304.4pt;z-index:-3030;mso-position-horizontal-relative:page;mso-position-vertical-relative:page" coordorigin="1904,1499" coordsize="8433,608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">
                <v:group id="Group 876" o:spid="_x0000_s1027" style="position:absolute;left:1908;top:1504;width:8424;height:6080" coordorigin="1908,1504" coordsize="8424,60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MIHFhLGAAAA3AAA&#10;AA8AAAAAAAAAAAAAAAAAqQIAAGRycy9kb3ducmV2LnhtbFBLBQYAAAAABAAEAPoAAACcAwAAAAA=&#10;">
                  <v:shape id="Freeform 903" o:spid="_x0000_s1028" style="position:absolute;left:1908;top:1504;width:8424;height:6080;visibility:visible;mso-wrap-style:square;v-text-anchor:top" coordsize="8424,60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0yc5xAAA&#10;ANwAAAAPAAAAZHJzL2Rvd25yZXYueG1sRI/BasJAEIbvBd9hGaG3ulGKXaKriChUqAdtEbwN2TEJ&#10;ZmdDdqvx7TsHocfhn/+bb+bL3jfqRl2sA1sYjzJQxEVwNZcWfr63bwZUTMgOm8Bk4UERlovByxxz&#10;F+58oNsxlUogHHO0UKXU5lrHoiKPcRRaYskuofOYZOxK7Tq8C9w3epJlU+2xZrlQYUvriorr8deL&#10;xphPl90mTveu+DDm6/08iYfW2tdhv5qBStSn/+Vn+9NZMEb05RkhgF78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9MnOcQAAADcAAAADwAAAAAAAAAAAAAAAACXAgAAZHJzL2Rv&#10;d25yZXYueG1sUEsFBgAAAAAEAAQA9QAAAIgDAAAAAA==&#10;" path="m0,6080l8424,6080,8424,,,,,6080xe" fillcolor="black" stroked="f">
                    <v:path arrowok="t" o:connecttype="custom" o:connectlocs="0,7584;8424,7584;8424,1504;0,1504;0,7584" o:connectangles="0,0,0,0,0"/>
                  </v:shape>
                  <v:group id="Group 877" o:spid="_x0000_s1029" style="position:absolute;left:3399;top:3689;width:1047;height:543" coordorigin="3399,3689" coordsize="1047,5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JpGozxAAAANwAAAAP&#10;AAAAAAAAAAAAAAAAAKkCAABkcnMvZG93bnJldi54bWxQSwUGAAAAAAQABAD6AAAAmgMAAAAA&#10;">
                    <v:polyline id="Freeform 902" o:spid="_x0000_s1030" style="position:absolute;visibility:visible;mso-wrap-style:square;v-text-anchor:top" points="6798,7921,6806,7917,7845,7378" coordsize="1047,5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eGEAxQAA&#10;ANwAAAAPAAAAZHJzL2Rvd25yZXYueG1sRI9Ba8JAFITvQv/D8gq9mU0VNERXKRVB9FLTUvT2zD6T&#10;1OzbsLvV9N93C0KPw8x8w8yXvWnFlZxvLCt4TlIQxKXVDVcKPt7XwwyED8gaW8uk4Ic8LBcPgznm&#10;2t54T9ciVCJC2OeooA6hy6X0ZU0GfWI74uidrTMYonSV1A5vEW5aOUrTiTTYcFyosaPXmspL8W0U&#10;jFF3X+50we30czXZHfrjW1UclXp67F9mIAL14T98b2+0giwbwd+ZeATk4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p4YQDFAAAA3AAAAA8AAAAAAAAAAAAAAAAAlwIAAGRycy9k&#10;b3ducmV2LnhtbFBLBQYAAAAABAAEAPUAAACJAwAAAAA=&#10;" filled="f" strokeweight="10984emu">
                      <v:path arrowok="t" o:connecttype="custom" o:connectlocs="0,4232;8,4228;1047,3689" o:connectangles="0,0,0"/>
                      <o:lock v:ext="edit" verticies="t"/>
                    </v:polyline>
                    <v:group id="Group 878" o:spid="_x0000_s1031" style="position:absolute;left:3352;top:4182;width:93;height:75" coordorigin="3352,4182" coordsize="93,7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WOlHfxAAAANwAAAAP&#10;AAAAAAAAAAAAAAAAAKkCAABkcnMvZG93bnJldi54bWxQSwUGAAAAAAQABAD6AAAAmgMAAAAA&#10;">
                      <v:shape id="Freeform 901" o:spid="_x0000_s1032" style="position:absolute;left:3352;top:4182;width:93;height:75;visibility:visible;mso-wrap-style:square;v-text-anchor:top" coordsize="93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WQ8xxgAA&#10;ANwAAAAPAAAAZHJzL2Rvd25yZXYueG1sRI9Pa8JAFMTvQr/D8grezKYiGlJXqZaWgh78U2yPj+xr&#10;Es2+DdlVt9/eLQg9DjPzG2Y6D6YRF+pcbVnBU5KCIC6srrlU8Ll/G2QgnEfW2FgmBb/kYD576E0x&#10;1/bKW7rsfCkihF2OCirv21xKV1Rk0CW2JY7ej+0M+ii7UuoOrxFuGjlM07E0WHNcqLClZUXFaXc2&#10;kfK+Oq+3+8Or/j4cJ18UwmRzXCjVfwwvzyA8Bf8fvrc/tIIsG8HfmXgE5OwG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zWQ8xxgAAANwAAAAPAAAAAAAAAAAAAAAAAJcCAABkcnMv&#10;ZG93bnJldi54bWxQSwUGAAAAAAQABAD1AAAAigMAAAAA&#10;" path="m55,46l54,,,75,93,74,55,46xe" fillcolor="black" stroked="f">
                        <v:path arrowok="t" o:connecttype="custom" o:connectlocs="55,4228;54,4182;0,4257;93,4256;55,4228" o:connectangles="0,0,0,0,0"/>
                      </v:shape>
                      <v:group id="Group 879" o:spid="_x0000_s1033" style="position:absolute;left:5266;top:4595;width:1498;height:0" coordorigin="5266,4595" coordsize="149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2n2wwxAAAANwAAAAP&#10;AAAAAAAAAAAAAAAAAKkCAABkcnMvZG93bnJldi54bWxQSwUGAAAAAAQABAD6AAAAmgMAAAAA&#10;">
                        <v:polyline id="Freeform 900" o:spid="_x0000_s1034" style="position:absolute;visibility:visible;mso-wrap-style:square;v-text-anchor:top" points="10532,9190,12030,9190" coordsize="149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9Wz5xAAA&#10;ANwAAAAPAAAAZHJzL2Rvd25yZXYueG1sRI/BasMwEETvhfyD2EJvjZQWjHEjG9MQGkguTXvpbbE2&#10;tom1Uiwlcf4+KhR6HGbmDbOsJjuIC42hd6xhMVcgiBtnem41fH+tn3MQISIbHByThhsFqMrZwxIL&#10;4678SZd9bEWCcChQQxejL6QMTUcWw9x54uQd3GgxJjm20ox4TXA7yBelMmmx57TQoaf3jprj/mw1&#10;nH+2r6d65Tc7n9cLNVmTfSij9dPjVL+BiDTF//Bfe2M05HkGv2fSEZDl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PVs+cQAAADcAAAADwAAAAAAAAAAAAAAAACXAgAAZHJzL2Rv&#10;d25yZXYueG1sUEsFBgAAAAAEAAQA9QAAAIgDAAAAAA==&#10;" filled="f" strokeweight=".1655mm">
                          <v:path arrowok="t" o:connecttype="custom" o:connectlocs="0,0;1498,0" o:connectangles="0,0"/>
                          <o:lock v:ext="edit" verticies="t"/>
                        </v:polyline>
                        <v:group id="Group 880" o:spid="_x0000_s1035" style="position:absolute;left:3370;top:1910;width:960;height:1315" coordorigin="3370,1910" coordsize="960,131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6QFX3MUAAADcAAAA&#10;DwAAAAAAAAAAAAAAAACpAgAAZHJzL2Rvd25yZXYueG1sUEsFBgAAAAAEAAQA+gAAAJsDAAAAAA==&#10;">
                          <v:shape id="Freeform 899" o:spid="_x0000_s1036" style="position:absolute;left:3370;top:1910;width:960;height:1315;visibility:visible;mso-wrap-style:square;v-text-anchor:top" coordsize="960,131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XVJfvwAA&#10;ANwAAAAPAAAAZHJzL2Rvd25yZXYueG1sRE/LisIwFN0L/kO4wuw0VVBKNUoRBBlXPmbWl+ba1DY3&#10;tclo5+/NQnB5OO/VpreNeFDnK8cKppMEBHHhdMWlgst5N05B+ICssXFMCv7Jw2Y9HKww0+7JR3qc&#10;QiliCPsMFZgQ2kxKXxiy6CeuJY7c1XUWQ4RdKXWHzxhuGzlLkoW0WHFsMNjS1lBRn/6sgjpPvnO7&#10;ZZyfa4P8c5/d9odfpb5Gfb4EEagPH/HbvdcK0jSujWfiEZDrF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OFdUl+/AAAA3AAAAA8AAAAAAAAAAAAAAAAAlwIAAGRycy9kb3ducmV2&#10;LnhtbFBLBQYAAAAABAAEAPUAAACDAwAAAAA=&#10;" path="m0,0l960,,960,1315,,1315,,0xe" filled="f" strokeweight="5492emu">
                            <v:path arrowok="t" o:connecttype="custom" o:connectlocs="0,1910;960,1910;960,3225;0,3225;0,1910" o:connectangles="0,0,0,0,0"/>
                          </v:shape>
                          <v:group id="Group 881" o:spid="_x0000_s1037" style="position:absolute;left:4532;top:1910;width:919;height:1313" coordorigin="4532,1910" coordsize="919,13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99JmNcUAAADcAAAA&#10;DwAAAAAAAAAAAAAAAACpAgAAZHJzL2Rvd25yZXYueG1sUEsFBgAAAAAEAAQA+gAAAJsDAAAAAA==&#10;">
                            <v:shape id="Freeform 898" o:spid="_x0000_s1038" style="position:absolute;left:4532;top:1910;width:919;height:1313;visibility:visible;mso-wrap-style:square;v-text-anchor:top" coordsize="919,131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Sx6gwgAA&#10;ANwAAAAPAAAAZHJzL2Rvd25yZXYueG1sRE/LasJAFN0X/IfhCt3pRKElRkex1UJRUHyA20vmmkQz&#10;d2JmauLfOwuhy8N5T2atKcWdaldYVjDoRyCIU6sLzhQcDz+9GITzyBpLy6TgQQ5m087bBBNtG97R&#10;fe8zEULYJagg975KpHRpTgZd31bEgTvb2qAPsM6krrEJ4aaUwyj6lAYLDg05VvSdU3rd/xkFH5t4&#10;W301ayMv2XqxOa1uy7RBpd677XwMwlPr/8Uv969WEI/C/HAmHAE5fQ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xLHqDCAAAA3AAAAA8AAAAAAAAAAAAAAAAAlwIAAGRycy9kb3du&#10;cmV2LnhtbFBLBQYAAAAABAAEAPUAAACGAwAAAAA=&#10;" path="m0,0l920,,920,1313,,1313,,0xe" filled="f" strokeweight="5492emu">
                              <v:path arrowok="t" o:connecttype="custom" o:connectlocs="0,1910;920,1910;920,3223;0,3223;0,1910" o:connectangles="0,0,0,0,0"/>
                            </v:shape>
                            <v:group id="Group 882" o:spid="_x0000_s1039" style="position:absolute;left:5652;top:1910;width:958;height:1313" coordorigin="5652,1910" coordsize="958,13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x9/O7GAAAA3AAA&#10;AA8AAAAAAAAAAAAAAAAAqQIAAGRycy9kb3ducmV2LnhtbFBLBQYAAAAABAAEAPoAAACcAwAAAAA=&#10;">
                              <v:shape id="Freeform 897" o:spid="_x0000_s1040" style="position:absolute;left:5652;top:1910;width:958;height:1313;visibility:visible;mso-wrap-style:square;v-text-anchor:top" coordsize="958,131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bYfjxQAA&#10;ANwAAAAPAAAAZHJzL2Rvd25yZXYueG1sRI9BawIxFITvgv8hPKE3zXYPoqtxWYqCpVjQKqW3x+Z1&#10;s3TzEjaprv++KRR6HGbmG2ZdDrYTV+pD61jB4ywDQVw73XKj4Py2my5AhIissXNMCu4UoNyMR2ss&#10;tLvxka6n2IgE4VCgAhOjL6QMtSGLYeY8cfI+XW8xJtk3Uvd4S3DbyTzL5tJiy2nBoKcnQ/XX6dsq&#10;2L7n7Qc9m4uWu5fXefTN5eArpR4mQ7UCEWmI/+G/9l4rWCxz+D2TjoDc/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lth+PFAAAA3AAAAA8AAAAAAAAAAAAAAAAAlwIAAGRycy9k&#10;b3ducmV2LnhtbFBLBQYAAAAABAAEAPUAAACJAwAAAAA=&#10;" path="m0,0l958,,958,1313,,1313,,0xe" filled="f" strokeweight="5492emu">
                                <v:path arrowok="t" o:connecttype="custom" o:connectlocs="0,1910;958,1910;958,3223;0,3223;0,1910" o:connectangles="0,0,0,0,0"/>
                              </v:shape>
                              <v:group id="Group 883" o:spid="_x0000_s1041" style="position:absolute;left:3204;top:1801;width:962;height:0" coordorigin="3204,1801" coordsize="962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48cCxgAAANwAAAAPAAAAZHJzL2Rvd25yZXYueG1sRI9Ba8JAFITvBf/D8gre&#10;mk2UlphmFZEqHkKhKpTeHtlnEsy+DdltEv99t1DocZiZb5h8M5lWDNS7xrKCJIpBEJdWN1wpuJz3&#10;TykI55E1tpZJwZ0cbNazhxwzbUf+oOHkKxEg7DJUUHvfZVK6siaDLrIdcfCutjfog+wrqXscA9y0&#10;chHHL9Jgw2Ghxo52NZW307dRcBhx3C6Tt6G4XXf3r/Pz+2eRkFLzx2n7CsLT5P/Df+2jVpCul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PjxwLGAAAA3AAA&#10;AA8AAAAAAAAAAAAAAAAAqQIAAGRycy9kb3ducmV2LnhtbFBLBQYAAAAABAAEAPoAAACcAwAAAAA=&#10;">
                                <v:polyline id="Freeform 896" o:spid="_x0000_s1042" style="position:absolute;visibility:visible;mso-wrap-style:square;v-text-anchor:top" points="6408,3602,7370,3602" coordsize="962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FFwRxAAA&#10;ANwAAAAPAAAAZHJzL2Rvd25yZXYueG1sRI9BawIxFITvBf9DeEJvmm0pRVezS1UspR5E24u35+a5&#10;u5i8LEmq23/fCEKPw8x8w8zL3hpxIR9axwqexhkI4srplmsF31/r0QREiMgajWNS8EsBymLwMMdc&#10;uyvv6LKPtUgQDjkqaGLscilD1ZDFMHYdcfJOzluMSfpaao/XBLdGPmfZq7TYclposKNlQ9V5/2MV&#10;nKr10ZjN+8rbz62TuNAHv4pKPQ77txmISH38D9/bH1rBZPoCtzPpCMji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RRcEcQAAADcAAAADwAAAAAAAAAAAAAAAACXAgAAZHJzL2Rv&#10;d25yZXYueG1sUEsFBgAAAAAEAAQA9QAAAIgDAAAAAA==&#10;" filled="f" strokeweight=".1655mm">
                                  <v:path arrowok="t" o:connecttype="custom" o:connectlocs="0,0;962,0" o:connectangles="0,0"/>
                                  <o:lock v:ext="edit" verticies="t"/>
                                </v:polyline>
                                <v:group id="Group 884" o:spid="_x0000_s1043" style="position:absolute;left:3084;top:1538;width:3814;height:2136" coordorigin="3084,1538" coordsize="3814,213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NG+u3GAAAA3AAA&#10;AA8AAAAAAAAAAAAAAAAAqQIAAGRycy9kb3ducmV2LnhtbFBLBQYAAAAABAAEAPoAAACcAwAAAAA=&#10;">
                                  <v:shape id="Freeform 895" o:spid="_x0000_s1044" style="position:absolute;left:3084;top:1538;width:3814;height:2136;visibility:visible;mso-wrap-style:square;v-text-anchor:top" coordsize="3814,213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gkZaxgAA&#10;ANwAAAAPAAAAZHJzL2Rvd25yZXYueG1sRI/NasMwEITvgb6D2EIvoZFdaH7cKCEUl5acEscPsLU2&#10;tqm1cizVdt++CgRyHGbmG2a9HU0jeupcbVlBPItAEBdW11wqyE8fz0sQziNrbCyTgj9ysN08TNaY&#10;aDvwkfrMlyJA2CWooPK+TaR0RUUG3cy2xME7286gD7Irpe5wCHDTyJcomkuDNYeFClt6r6j4yX6N&#10;gmKfLuxre7ocYnn+nqZ13qw+c6WeHsfdGwhPo7+Hb+0vrWC5msP1TDgCcvMP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KgkZaxgAAANwAAAAPAAAAAAAAAAAAAAAAAJcCAABkcnMv&#10;ZG93bnJldi54bWxQSwUGAAAAAAQABAD1AAAAigMAAAAA&#10;" path="m0,2007l0,130,2,107,30,48,82,10,130,,3685,,3749,17,3795,62,3814,126,3814,130,3814,2007,3797,2071,3752,2118,3689,2137,3685,2137,130,2137,66,2120,19,2075,,2011,,2007xe" filled="f" strokeweight="8238emu">
                                    <v:path arrowok="t" o:connecttype="custom" o:connectlocs="0,3545;0,1668;2,1645;30,1586;82,1548;130,1538;3685,1538;3749,1555;3795,1600;3814,1664;3814,1668;3814,3545;3797,3609;3752,3656;3689,3675;3685,3675;130,3675;66,3658;19,3613;0,3549;0,3545" o:connectangles="0,0,0,0,0,0,0,0,0,0,0,0,0,0,0,0,0,0,0,0,0"/>
                                  </v:shape>
                                  <v:group id="Group 885" o:spid="_x0000_s1045" style="position:absolute;left:5143;top:4280;width:5163;height:3278" coordorigin="5143,4280" coordsize="5163,327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zYwQHGAAAA3AAA&#10;AA8AAAAAAAAAAAAAAAAAqQIAAGRycy9kb3ducmV2LnhtbFBLBQYAAAAABAAEAPoAAACcAwAAAAA=&#10;">
                                    <v:shape id="Freeform 894" o:spid="_x0000_s1046" style="position:absolute;left:5143;top:4280;width:5163;height:3278;visibility:visible;mso-wrap-style:square;v-text-anchor:top" coordsize="5163,327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xxwMwwAA&#10;ANwAAAAPAAAAZHJzL2Rvd25yZXYueG1sRE+7bsIwFN0r8Q/WRWIrDgyBBgxCSFHbLaUP0e0qvsSB&#10;+DqKTZL+fT1U6nh03tv9aBvRU+drxwoW8wQEcel0zZWCj/f8cQ3CB2SNjWNS8EMe9rvJwxYz7QZ+&#10;o/4UKhFD2GeowITQZlL60pBFP3ctceQurrMYIuwqqTscYrht5DJJUmmx5thgsKWjofJ2ulsFQ5Gf&#10;P+vy+Wp0ei6+X5vV12G5Umo2HQ8bEIHG8C/+c79oBeunuDaeiUdA7n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oxxwMwwAAANwAAAAPAAAAAAAAAAAAAAAAAJcCAABkcnMvZG93&#10;bnJldi54bWxQSwUGAAAAAAQABAD1AAAAhwMAAAAA&#10;" path="m0,3148l0,130,2,107,29,47,81,9,129,,5033,,5098,17,5144,62,5163,126,5163,130,5163,3148,5146,3213,5101,3259,5038,3278,5033,3278,129,3278,65,3261,19,3216,,3152,,3148xe" filled="f" strokeweight="8238emu">
                                      <v:path arrowok="t" o:connecttype="custom" o:connectlocs="0,7428;0,4410;2,4387;29,4327;81,4289;129,4280;5033,4280;5098,4297;5144,4342;5163,4406;5163,4410;5163,7428;5146,7493;5101,7539;5038,7558;5033,7558;129,7558;65,7541;19,7496;0,7432;0,7428" o:connectangles="0,0,0,0,0,0,0,0,0,0,0,0,0,0,0,0,0,0,0,0,0"/>
                                    </v:shape>
                                    <v:group id="Group 886" o:spid="_x0000_s1047" style="position:absolute;left:2022;top:4590;width:1921;height:0" coordorigin="2022,4590" coordsize="1921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IL8OjGAAAA3AAA&#10;AA8AAAAAAAAAAAAAAAAAqQIAAGRycy9kb3ducmV2LnhtbFBLBQYAAAAABAAEAPoAAACcAwAAAAA=&#10;">
                                      <v:polyline id="Freeform 893" o:spid="_x0000_s1048" style="position:absolute;visibility:visible;mso-wrap-style:square;v-text-anchor:top" points="4044,9180,5965,9180" coordsize="192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Vv4hxAAA&#10;ANwAAAAPAAAAZHJzL2Rvd25yZXYueG1sRE9da8IwFH0X9h/CHezNJnVYZmeUMnCKDMZ0CL5dmru2&#10;rLkpTabVX788CD4ezvd8OdhWnKj3jWMNaaJAEJfONFxp+N6vxi8gfEA22DomDRfysFw8jOaYG3fm&#10;LzrtQiViCPscNdQhdLmUvqzJok9cRxy5H9dbDBH2lTQ9nmO4beVEqUxabDg21NjRW03l7+7Paji8&#10;F9l6Iy8f6vp5nO752WTbdKb10+NQvIIINIS7+ObeGA0zFefHM/EIyMU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Vb+IcQAAADcAAAADwAAAAAAAAAAAAAAAACXAgAAZHJzL2Rv&#10;d25yZXYueG1sUEsFBgAAAAAEAAQA9QAAAIgDAAAAAA==&#10;" filled="f" strokeweight=".1655mm">
                                        <v:path arrowok="t" o:connecttype="custom" o:connectlocs="0,0;1921,0" o:connectangles="0,0"/>
                                        <o:lock v:ext="edit" verticies="t"/>
                                      </v:polyline>
                                      <v:group id="Group 887" o:spid="_x0000_s1049" style="position:absolute;left:1934;top:4297;width:2975;height:3261" coordorigin="1934,4297" coordsize="2975,326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KWZvTGAAAA3AAA&#10;AA8AAAAAAAAAAAAAAAAAqQIAAGRycy9kb3ducmV2LnhtbFBLBQYAAAAABAAEAPoAAACcAwAAAAA=&#10;">
                                        <v:shape id="Freeform 892" o:spid="_x0000_s1050" style="position:absolute;left:1934;top:4297;width:2975;height:3261;visibility:visible;mso-wrap-style:square;v-text-anchor:top" coordsize="2975,326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mVizxgAA&#10;ANwAAAAPAAAAZHJzL2Rvd25yZXYueG1sRI9Ba8JAFITvQv/D8gq96cZAi0ZXEbFQpIimRfT2mn1N&#10;gtm3YXfV+O+7BcHjMDPfMNN5ZxpxIedrywqGgwQEcWF1zaWC76/3/giED8gaG8uk4EYe5rOn3hQz&#10;ba+8o0seShEh7DNUUIXQZlL6oiKDfmBb4uj9WmcwROlKqR1eI9w0Mk2SN2mw5rhQYUvLiopTfjYK&#10;/Gq/3iyOers9fC5z3h9+humrU+rluVtMQATqwiN8b39oBeMkhf8z8QjI2R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CmVizxgAAANwAAAAPAAAAAAAAAAAAAAAAAJcCAABkcnMv&#10;ZG93bnJldi54bWxQSwUGAAAAAAQABAD1AAAAigMAAAAA&#10;" path="m0,3131l0,130,17,66,62,19,126,,130,,2845,,2910,17,2956,62,2975,126,2975,130,2975,3131,2958,3196,2913,3242,2850,3261,2845,3261,130,3261,65,3244,19,3199,,3135,,3131xe" filled="f" strokeweight="8238emu">
                                          <v:path arrowok="t" o:connecttype="custom" o:connectlocs="0,7428;0,4427;17,4363;62,4316;126,4297;130,4297;2845,4297;2910,4314;2956,4359;2975,4423;2975,4427;2975,7428;2958,7493;2913,7539;2850,7558;2845,7558;130,7558;65,7541;19,7496;0,7432;0,7428" o:connectangles="0,0,0,0,0,0,0,0,0,0,0,0,0,0,0,0,0,0,0,0,0"/>
                                        </v:shape>
                                        <v:group id="Group 888" o:spid="_x0000_s1051" style="position:absolute;left:5480;top:3683;width:1047;height:543" coordorigin="5480,3683" coordsize="1047,5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jQhdGMUAAADcAAAA&#10;DwAAAAAAAAAAAAAAAACpAgAAZHJzL2Rvd25yZXYueG1sUEsFBgAAAAAEAAQA+gAAAJsDAAAAAA==&#10;">
                                          <v:polyline id="Freeform 891" o:spid="_x0000_s1052" style="position:absolute;visibility:visible;mso-wrap-style:square;v-text-anchor:top" points="12007,7909,11999,7906,10960,7366" coordsize="1047,5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71AoxgAA&#10;ANwAAAAPAAAAZHJzL2Rvd25yZXYueG1sRI9BawIxFITvBf9DeIXearatWN0apSgF0YtdRertdfO6&#10;u7p5WZJU139vBMHjMDPfMKNJa2pxJOcrywpeugkI4tzqigsFm/XX8wCED8gaa8uk4EweJuPOwwhT&#10;bU/8TccsFCJC2KeooAyhSaX0eUkGfdc2xNH7s85giNIVUjs8Rbip5WuS9KXBiuNCiQ1NS8oP2b9R&#10;8Ia62bvfAy7et7P+8qfdrYpsp9TTY/v5ASJQG+7hW3uuFQyTHlzPxCMgxx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B71AoxgAAANwAAAAPAAAAAAAAAAAAAAAAAJcCAABkcnMv&#10;ZG93bnJldi54bWxQSwUGAAAAAAQABAD1AAAAigMAAAAA&#10;" filled="f" strokeweight="10984emu">
                                            <v:path arrowok="t" o:connecttype="custom" o:connectlocs="1047,4226;1039,4223;0,3683" o:connectangles="0,0,0"/>
                                            <o:lock v:ext="edit" verticies="t"/>
                                          </v:polyline>
                                          <v:group id="Group 889" o:spid="_x0000_s1053" style="position:absolute;left:6482;top:4176;width:93;height:75" coordorigin="6482,4176" coordsize="93,7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ba1g98UAAADcAAAA&#10;DwAAAAAAAAAAAAAAAACpAgAAZHJzL2Rvd25yZXYueG1sUEsFBgAAAAAEAAQA+gAAAJsDAAAAAA==&#10;">
                                            <v:shape id="Freeform 890" o:spid="_x0000_s1054" style="position:absolute;left:6482;top:4176;width:93;height:75;visibility:visible;mso-wrap-style:square;v-text-anchor:top" coordsize="93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9TgaxQAA&#10;ANwAAAAPAAAAZHJzL2Rvd25yZXYueG1sRI9BawIxFITvBf9DeIK3mrUHrVujVIsi2EPVoh4fm9fd&#10;1c3Lsoka/70RCh6HmfmGGU2CqcSFGldaVtDrJiCIM6tLzhX8buev7yCcR9ZYWSYFN3IwGbdeRphq&#10;e+U1XTY+FxHCLkUFhfd1KqXLCjLourYmjt6fbQz6KJtc6gavEW4q+ZYkfWmw5LhQYE2zgrLT5mwi&#10;ZbE6f6+3uy992B0Hewph8HOcKtVph88PEJ6Cf4b/20utYJj04XEmHgE5v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f1OBrFAAAA3AAAAA8AAAAAAAAAAAAAAAAAlwIAAGRycy9k&#10;b3ducmV2LnhtbFBLBQYAAAAABAAEAPUAAACJAwAAAAA=&#10;" path="m37,47l0,74,93,75,38,,37,47xe" fillcolor="black" stroked="f">
                                              <v:path arrowok="t" o:connecttype="custom" o:connectlocs="37,4223;0,4250;93,4251;38,4176;37,4223" o:connectangles="0,0,0,0,0"/>
                                            </v:shape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proofErr w:type="gramStart"/>
      <w:r w:rsidR="00213659">
        <w:rPr>
          <w:rFonts w:ascii="Arial" w:eastAsia="Arial" w:hAnsi="Arial" w:cs="Arial"/>
          <w:sz w:val="34"/>
          <w:szCs w:val="34"/>
        </w:rPr>
        <w:t>b</w:t>
      </w:r>
      <w:proofErr w:type="gramEnd"/>
      <w:r w:rsidR="00213659">
        <w:rPr>
          <w:rFonts w:ascii="Arial" w:eastAsia="Arial" w:hAnsi="Arial" w:cs="Arial"/>
          <w:spacing w:val="4"/>
          <w:sz w:val="34"/>
          <w:szCs w:val="34"/>
        </w:rPr>
        <w:t xml:space="preserve"> </w:t>
      </w:r>
      <w:proofErr w:type="spellStart"/>
      <w:r w:rsidR="00213659">
        <w:rPr>
          <w:rFonts w:ascii="Arial" w:eastAsia="Arial" w:hAnsi="Arial" w:cs="Arial"/>
          <w:sz w:val="34"/>
          <w:szCs w:val="34"/>
        </w:rPr>
        <w:t>b</w:t>
      </w:r>
      <w:proofErr w:type="spellEnd"/>
      <w:r w:rsidR="00213659">
        <w:rPr>
          <w:rFonts w:ascii="Arial" w:eastAsia="Arial" w:hAnsi="Arial" w:cs="Arial"/>
          <w:spacing w:val="4"/>
          <w:sz w:val="34"/>
          <w:szCs w:val="34"/>
        </w:rPr>
        <w:t xml:space="preserve"> </w:t>
      </w:r>
      <w:r w:rsidR="00213659">
        <w:rPr>
          <w:rFonts w:ascii="Arial" w:eastAsia="Arial" w:hAnsi="Arial" w:cs="Arial"/>
          <w:w w:val="101"/>
          <w:sz w:val="34"/>
          <w:szCs w:val="34"/>
        </w:rPr>
        <w:t>c</w:t>
      </w:r>
    </w:p>
    <w:p w14:paraId="441E6F2C" w14:textId="77777777" w:rsidR="001204D4" w:rsidRDefault="001204D4">
      <w:pPr>
        <w:spacing w:before="2" w:line="120" w:lineRule="exact"/>
        <w:rPr>
          <w:sz w:val="13"/>
          <w:szCs w:val="13"/>
        </w:rPr>
      </w:pPr>
    </w:p>
    <w:p w14:paraId="5E9BC186" w14:textId="77777777" w:rsidR="001204D4" w:rsidRDefault="001204D4">
      <w:pPr>
        <w:spacing w:line="200" w:lineRule="exact"/>
        <w:sectPr w:rsidR="001204D4">
          <w:type w:val="continuous"/>
          <w:pgSz w:w="12240" w:h="15840"/>
          <w:pgMar w:top="960" w:right="1340" w:bottom="280" w:left="1320" w:header="720" w:footer="720" w:gutter="0"/>
          <w:cols w:space="720"/>
        </w:sectPr>
      </w:pPr>
    </w:p>
    <w:p w14:paraId="185C2A04" w14:textId="77777777" w:rsidR="001204D4" w:rsidRDefault="00213659">
      <w:pPr>
        <w:spacing w:before="16"/>
        <w:jc w:val="right"/>
        <w:rPr>
          <w:rFonts w:ascii="Arial" w:eastAsia="Arial" w:hAnsi="Arial" w:cs="Arial"/>
          <w:sz w:val="26"/>
          <w:szCs w:val="26"/>
        </w:rPr>
      </w:pPr>
      <w:proofErr w:type="spellStart"/>
      <w:proofErr w:type="gramStart"/>
      <w:r>
        <w:rPr>
          <w:rFonts w:ascii="Arial" w:eastAsia="Arial" w:hAnsi="Arial" w:cs="Arial"/>
          <w:sz w:val="26"/>
          <w:szCs w:val="26"/>
        </w:rPr>
        <w:lastRenderedPageBreak/>
        <w:t>i</w:t>
      </w:r>
      <w:proofErr w:type="spellEnd"/>
      <w:proofErr w:type="gramEnd"/>
      <w:r>
        <w:rPr>
          <w:rFonts w:ascii="Arial" w:eastAsia="Arial" w:hAnsi="Arial" w:cs="Arial"/>
          <w:sz w:val="26"/>
          <w:szCs w:val="26"/>
        </w:rPr>
        <w:t xml:space="preserve">             </w:t>
      </w:r>
      <w:r>
        <w:rPr>
          <w:rFonts w:ascii="Arial" w:eastAsia="Arial" w:hAnsi="Arial" w:cs="Arial"/>
          <w:spacing w:val="50"/>
          <w:sz w:val="26"/>
          <w:szCs w:val="26"/>
        </w:rPr>
        <w:t xml:space="preserve"> </w:t>
      </w:r>
      <w:r>
        <w:rPr>
          <w:rFonts w:ascii="Arial" w:eastAsia="Arial" w:hAnsi="Arial" w:cs="Arial"/>
          <w:w w:val="99"/>
          <w:sz w:val="26"/>
          <w:szCs w:val="26"/>
        </w:rPr>
        <w:t>ii</w:t>
      </w:r>
    </w:p>
    <w:p w14:paraId="22C4AA5B" w14:textId="77777777" w:rsidR="001204D4" w:rsidRDefault="00213659">
      <w:pPr>
        <w:spacing w:before="16"/>
        <w:rPr>
          <w:rFonts w:ascii="Arial" w:eastAsia="Arial" w:hAnsi="Arial" w:cs="Arial"/>
          <w:sz w:val="26"/>
          <w:szCs w:val="26"/>
        </w:rPr>
        <w:sectPr w:rsidR="001204D4">
          <w:type w:val="continuous"/>
          <w:pgSz w:w="12240" w:h="15840"/>
          <w:pgMar w:top="960" w:right="1340" w:bottom="280" w:left="1320" w:header="720" w:footer="720" w:gutter="0"/>
          <w:cols w:num="2" w:space="720" w:equalWidth="0">
            <w:col w:w="3734" w:space="917"/>
            <w:col w:w="4929"/>
          </w:cols>
        </w:sectPr>
      </w:pPr>
      <w:r>
        <w:br w:type="column"/>
      </w:r>
      <w:proofErr w:type="gramStart"/>
      <w:r>
        <w:rPr>
          <w:rFonts w:ascii="Arial" w:eastAsia="Arial" w:hAnsi="Arial" w:cs="Arial"/>
          <w:sz w:val="26"/>
          <w:szCs w:val="26"/>
        </w:rPr>
        <w:lastRenderedPageBreak/>
        <w:t>iii</w:t>
      </w:r>
      <w:proofErr w:type="gramEnd"/>
    </w:p>
    <w:p w14:paraId="6DC822CC" w14:textId="77777777" w:rsidR="001204D4" w:rsidRDefault="001204D4">
      <w:pPr>
        <w:spacing w:before="5" w:line="100" w:lineRule="exact"/>
        <w:rPr>
          <w:sz w:val="10"/>
          <w:szCs w:val="10"/>
        </w:rPr>
      </w:pPr>
    </w:p>
    <w:p w14:paraId="31EBDFBA" w14:textId="77777777" w:rsidR="001204D4" w:rsidRDefault="001204D4">
      <w:pPr>
        <w:spacing w:line="200" w:lineRule="exact"/>
      </w:pPr>
    </w:p>
    <w:p w14:paraId="40F2A089" w14:textId="77777777" w:rsidR="001204D4" w:rsidRDefault="001204D4">
      <w:pPr>
        <w:spacing w:line="200" w:lineRule="exact"/>
      </w:pPr>
    </w:p>
    <w:p w14:paraId="370589ED" w14:textId="77777777" w:rsidR="001204D4" w:rsidRDefault="001204D4">
      <w:pPr>
        <w:spacing w:line="200" w:lineRule="exact"/>
        <w:sectPr w:rsidR="001204D4">
          <w:type w:val="continuous"/>
          <w:pgSz w:w="12240" w:h="15840"/>
          <w:pgMar w:top="960" w:right="1340" w:bottom="280" w:left="1320" w:header="720" w:footer="720" w:gutter="0"/>
          <w:cols w:space="720"/>
        </w:sectPr>
      </w:pPr>
    </w:p>
    <w:p w14:paraId="6A8920FC" w14:textId="77777777" w:rsidR="001204D4" w:rsidRDefault="00213659">
      <w:pPr>
        <w:spacing w:before="28"/>
        <w:ind w:left="702"/>
        <w:rPr>
          <w:rFonts w:ascii="Arial" w:eastAsia="Arial" w:hAnsi="Arial" w:cs="Arial"/>
          <w:sz w:val="19"/>
          <w:szCs w:val="19"/>
        </w:rPr>
      </w:pPr>
      <w:r>
        <w:rPr>
          <w:rFonts w:ascii="Arial" w:eastAsia="Arial" w:hAnsi="Arial" w:cs="Arial"/>
          <w:spacing w:val="-3"/>
          <w:sz w:val="19"/>
          <w:szCs w:val="19"/>
        </w:rPr>
        <w:lastRenderedPageBreak/>
        <w:t>W</w:t>
      </w:r>
      <w:r>
        <w:rPr>
          <w:rFonts w:ascii="Arial" w:eastAsia="Arial" w:hAnsi="Arial" w:cs="Arial"/>
          <w:sz w:val="19"/>
          <w:szCs w:val="19"/>
        </w:rPr>
        <w:t>ord-document matrix</w:t>
      </w:r>
    </w:p>
    <w:p w14:paraId="29C36639" w14:textId="77777777" w:rsidR="001204D4" w:rsidRDefault="00887739">
      <w:pPr>
        <w:spacing w:before="91"/>
        <w:jc w:val="right"/>
        <w:rPr>
          <w:rFonts w:ascii="Arial" w:eastAsia="Arial" w:hAnsi="Arial" w:cs="Arial"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451" behindDoc="1" locked="0" layoutInCell="1" allowOverlap="1" wp14:anchorId="257CF05B" wp14:editId="451DA39B">
                <wp:simplePos x="0" y="0"/>
                <wp:positionH relativeFrom="page">
                  <wp:posOffset>1626870</wp:posOffset>
                </wp:positionH>
                <wp:positionV relativeFrom="paragraph">
                  <wp:posOffset>264795</wp:posOffset>
                </wp:positionV>
                <wp:extent cx="1174115" cy="1480820"/>
                <wp:effectExtent l="1270" t="0" r="5715" b="0"/>
                <wp:wrapNone/>
                <wp:docPr id="877" name="Text Box 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4115" cy="1480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73"/>
                              <w:gridCol w:w="491"/>
                              <w:gridCol w:w="490"/>
                              <w:gridCol w:w="490"/>
                            </w:tblGrid>
                            <w:tr w:rsidR="003C0DF2" w14:paraId="3D47A2D1" w14:textId="77777777">
                              <w:trPr>
                                <w:trHeight w:hRule="exact" w:val="369"/>
                              </w:trPr>
                              <w:tc>
                                <w:tcPr>
                                  <w:tcW w:w="373" w:type="dxa"/>
                                  <w:tcBorders>
                                    <w:top w:val="nil"/>
                                    <w:left w:val="nil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14:paraId="54259344" w14:textId="77777777" w:rsidR="003C0DF2" w:rsidRDefault="003C0DF2"/>
                              </w:tc>
                              <w:tc>
                                <w:tcPr>
                                  <w:tcW w:w="491" w:type="dxa"/>
                                  <w:tcBorders>
                                    <w:top w:val="nil"/>
                                    <w:left w:val="single" w:sz="7" w:space="0" w:color="000000"/>
                                    <w:bottom w:val="single" w:sz="7" w:space="0" w:color="000000"/>
                                    <w:right w:val="single" w:sz="1" w:space="0" w:color="929292"/>
                                  </w:tcBorders>
                                </w:tcPr>
                                <w:p w14:paraId="408F7451" w14:textId="77777777" w:rsidR="003C0DF2" w:rsidRDefault="003C0DF2">
                                  <w:pPr>
                                    <w:spacing w:before="51"/>
                                    <w:ind w:left="176" w:right="176"/>
                                    <w:jc w:val="center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  <w:t>i</w:t>
                                  </w:r>
                                  <w:proofErr w:type="spellEnd"/>
                                  <w:proofErr w:type="gramEnd"/>
                                </w:p>
                              </w:tc>
                              <w:tc>
                                <w:tcPr>
                                  <w:tcW w:w="490" w:type="dxa"/>
                                  <w:tcBorders>
                                    <w:top w:val="nil"/>
                                    <w:left w:val="single" w:sz="1" w:space="0" w:color="929292"/>
                                    <w:bottom w:val="single" w:sz="7" w:space="0" w:color="000000"/>
                                    <w:right w:val="single" w:sz="1" w:space="0" w:color="929292"/>
                                  </w:tcBorders>
                                </w:tcPr>
                                <w:p w14:paraId="5A6E0E62" w14:textId="77777777" w:rsidR="003C0DF2" w:rsidRDefault="003C0DF2">
                                  <w:pPr>
                                    <w:spacing w:before="51"/>
                                    <w:ind w:left="152" w:right="152"/>
                                    <w:jc w:val="center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  <w:t>ii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490" w:type="dxa"/>
                                  <w:tcBorders>
                                    <w:top w:val="nil"/>
                                    <w:left w:val="single" w:sz="1" w:space="0" w:color="929292"/>
                                    <w:bottom w:val="single" w:sz="7" w:space="0" w:color="000000"/>
                                    <w:right w:val="single" w:sz="1" w:space="0" w:color="929292"/>
                                  </w:tcBorders>
                                </w:tcPr>
                                <w:p w14:paraId="4B2A9FF7" w14:textId="77777777" w:rsidR="003C0DF2" w:rsidRDefault="003C0DF2">
                                  <w:pPr>
                                    <w:spacing w:before="51"/>
                                    <w:ind w:left="125" w:right="125"/>
                                    <w:jc w:val="center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  <w:t>iii</w:t>
                                  </w:r>
                                  <w:proofErr w:type="gramEnd"/>
                                </w:p>
                              </w:tc>
                            </w:tr>
                            <w:tr w:rsidR="003C0DF2" w14:paraId="3F604625" w14:textId="77777777">
                              <w:trPr>
                                <w:trHeight w:hRule="exact" w:val="491"/>
                              </w:trPr>
                              <w:tc>
                                <w:tcPr>
                                  <w:tcW w:w="373" w:type="dxa"/>
                                  <w:tcBorders>
                                    <w:top w:val="single" w:sz="7" w:space="0" w:color="000000"/>
                                    <w:left w:val="nil"/>
                                    <w:bottom w:val="single" w:sz="1" w:space="0" w:color="929292"/>
                                    <w:right w:val="single" w:sz="7" w:space="0" w:color="000000"/>
                                  </w:tcBorders>
                                </w:tcPr>
                                <w:p w14:paraId="003E0ED6" w14:textId="77777777" w:rsidR="003C0DF2" w:rsidRDefault="003C0DF2">
                                  <w:pPr>
                                    <w:spacing w:before="4" w:line="100" w:lineRule="exac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  <w:p w14:paraId="67CBD239" w14:textId="77777777" w:rsidR="003C0DF2" w:rsidRDefault="003C0DF2">
                                  <w:pPr>
                                    <w:ind w:left="115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114CD48A" w14:textId="77777777" w:rsidR="003C0DF2" w:rsidRDefault="003C0DF2">
                                  <w:pPr>
                                    <w:spacing w:before="64"/>
                                    <w:ind w:left="154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90" w:type="dxa"/>
                                  <w:tcBorders>
                                    <w:top w:val="single" w:sz="7" w:space="0" w:color="000000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4B826F59" w14:textId="77777777" w:rsidR="003C0DF2" w:rsidRDefault="003C0DF2">
                                  <w:pPr>
                                    <w:spacing w:before="64"/>
                                    <w:ind w:left="157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0" w:type="dxa"/>
                                  <w:tcBorders>
                                    <w:top w:val="single" w:sz="7" w:space="0" w:color="000000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65F69288" w14:textId="77777777" w:rsidR="003C0DF2" w:rsidRDefault="003C0DF2">
                                  <w:pPr>
                                    <w:spacing w:before="64"/>
                                    <w:ind w:left="157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3C0DF2" w14:paraId="0A7D4D75" w14:textId="77777777">
                              <w:trPr>
                                <w:trHeight w:hRule="exact" w:val="491"/>
                              </w:trPr>
                              <w:tc>
                                <w:tcPr>
                                  <w:tcW w:w="373" w:type="dxa"/>
                                  <w:tcBorders>
                                    <w:top w:val="single" w:sz="1" w:space="0" w:color="929292"/>
                                    <w:left w:val="nil"/>
                                    <w:bottom w:val="single" w:sz="1" w:space="0" w:color="929292"/>
                                    <w:right w:val="single" w:sz="7" w:space="0" w:color="000000"/>
                                  </w:tcBorders>
                                </w:tcPr>
                                <w:p w14:paraId="6B6FD201" w14:textId="77777777" w:rsidR="003C0DF2" w:rsidRDefault="003C0DF2">
                                  <w:pPr>
                                    <w:spacing w:before="2" w:line="100" w:lineRule="exact"/>
                                    <w:rPr>
                                      <w:sz w:val="11"/>
                                      <w:szCs w:val="11"/>
                                    </w:rPr>
                                  </w:pPr>
                                </w:p>
                                <w:p w14:paraId="3BD86507" w14:textId="77777777" w:rsidR="003C0DF2" w:rsidRDefault="003C0DF2">
                                  <w:pPr>
                                    <w:ind w:left="115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  <w:t>b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top w:val="single" w:sz="1" w:space="0" w:color="929292"/>
                                    <w:left w:val="single" w:sz="7" w:space="0" w:color="000000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77A89056" w14:textId="77777777" w:rsidR="003C0DF2" w:rsidRDefault="003C0DF2">
                                  <w:pPr>
                                    <w:spacing w:before="64"/>
                                    <w:ind w:left="154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90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18B6286F" w14:textId="77777777" w:rsidR="003C0DF2" w:rsidRDefault="003C0DF2">
                                  <w:pPr>
                                    <w:spacing w:before="64"/>
                                    <w:ind w:left="157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0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1F39E119" w14:textId="77777777" w:rsidR="003C0DF2" w:rsidRDefault="003C0DF2">
                                  <w:pPr>
                                    <w:spacing w:before="64"/>
                                    <w:ind w:left="157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3C0DF2" w14:paraId="67535AD6" w14:textId="77777777">
                              <w:trPr>
                                <w:trHeight w:hRule="exact" w:val="491"/>
                              </w:trPr>
                              <w:tc>
                                <w:tcPr>
                                  <w:tcW w:w="373" w:type="dxa"/>
                                  <w:tcBorders>
                                    <w:top w:val="single" w:sz="1" w:space="0" w:color="929292"/>
                                    <w:left w:val="nil"/>
                                    <w:bottom w:val="single" w:sz="1" w:space="0" w:color="929292"/>
                                    <w:right w:val="single" w:sz="7" w:space="0" w:color="000000"/>
                                  </w:tcBorders>
                                </w:tcPr>
                                <w:p w14:paraId="04113F06" w14:textId="77777777" w:rsidR="003C0DF2" w:rsidRDefault="003C0DF2">
                                  <w:pPr>
                                    <w:spacing w:before="2" w:line="100" w:lineRule="exact"/>
                                    <w:rPr>
                                      <w:sz w:val="11"/>
                                      <w:szCs w:val="11"/>
                                    </w:rPr>
                                  </w:pPr>
                                </w:p>
                                <w:p w14:paraId="24AB8187" w14:textId="77777777" w:rsidR="003C0DF2" w:rsidRDefault="003C0DF2">
                                  <w:pPr>
                                    <w:ind w:left="83" w:right="83"/>
                                    <w:jc w:val="center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  <w:t>c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top w:val="single" w:sz="1" w:space="0" w:color="929292"/>
                                    <w:left w:val="single" w:sz="7" w:space="0" w:color="000000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6294E24C" w14:textId="77777777" w:rsidR="003C0DF2" w:rsidRDefault="003C0DF2">
                                  <w:pPr>
                                    <w:spacing w:before="64"/>
                                    <w:ind w:left="154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0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04BA57AD" w14:textId="77777777" w:rsidR="003C0DF2" w:rsidRDefault="003C0DF2">
                                  <w:pPr>
                                    <w:spacing w:before="64"/>
                                    <w:ind w:left="157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90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7BC2480F" w14:textId="77777777" w:rsidR="003C0DF2" w:rsidRDefault="003C0DF2">
                                  <w:pPr>
                                    <w:spacing w:before="64"/>
                                    <w:ind w:left="157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3C0DF2" w14:paraId="2C5CE709" w14:textId="77777777">
                              <w:trPr>
                                <w:trHeight w:hRule="exact" w:val="491"/>
                              </w:trPr>
                              <w:tc>
                                <w:tcPr>
                                  <w:tcW w:w="373" w:type="dxa"/>
                                  <w:tcBorders>
                                    <w:top w:val="single" w:sz="1" w:space="0" w:color="929292"/>
                                    <w:left w:val="nil"/>
                                    <w:bottom w:val="single" w:sz="1" w:space="0" w:color="929292"/>
                                    <w:right w:val="single" w:sz="7" w:space="0" w:color="000000"/>
                                  </w:tcBorders>
                                </w:tcPr>
                                <w:p w14:paraId="03D0B975" w14:textId="77777777" w:rsidR="003C0DF2" w:rsidRDefault="003C0DF2">
                                  <w:pPr>
                                    <w:spacing w:before="2" w:line="100" w:lineRule="exact"/>
                                    <w:rPr>
                                      <w:sz w:val="11"/>
                                      <w:szCs w:val="11"/>
                                    </w:rPr>
                                  </w:pPr>
                                </w:p>
                                <w:p w14:paraId="79677EB0" w14:textId="77777777" w:rsidR="003C0DF2" w:rsidRDefault="003C0DF2">
                                  <w:pPr>
                                    <w:ind w:left="115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  <w:t>d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top w:val="single" w:sz="1" w:space="0" w:color="929292"/>
                                    <w:left w:val="single" w:sz="7" w:space="0" w:color="000000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12742731" w14:textId="77777777" w:rsidR="003C0DF2" w:rsidRDefault="003C0DF2">
                                  <w:pPr>
                                    <w:spacing w:before="64"/>
                                    <w:ind w:left="154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0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0D104305" w14:textId="77777777" w:rsidR="003C0DF2" w:rsidRDefault="003C0DF2">
                                  <w:pPr>
                                    <w:spacing w:before="64"/>
                                    <w:ind w:left="157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90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43E7BD7B" w14:textId="77777777" w:rsidR="003C0DF2" w:rsidRDefault="003C0DF2">
                                  <w:pPr>
                                    <w:spacing w:before="64"/>
                                    <w:ind w:left="157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03180576" w14:textId="77777777" w:rsidR="003C0DF2" w:rsidRDefault="003C0DF2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874" o:spid="_x0000_s1026" type="#_x0000_t202" style="position:absolute;left:0;text-align:left;margin-left:128.1pt;margin-top:20.85pt;width:92.45pt;height:116.6pt;z-index:-30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73"/>
                        <w:gridCol w:w="491"/>
                        <w:gridCol w:w="490"/>
                        <w:gridCol w:w="490"/>
                      </w:tblGrid>
                      <w:tr w:rsidR="003C0DF2" w14:paraId="3D47A2D1" w14:textId="77777777">
                        <w:trPr>
                          <w:trHeight w:hRule="exact" w:val="369"/>
                        </w:trPr>
                        <w:tc>
                          <w:tcPr>
                            <w:tcW w:w="373" w:type="dxa"/>
                            <w:tcBorders>
                              <w:top w:val="nil"/>
                              <w:left w:val="nil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14:paraId="54259344" w14:textId="77777777" w:rsidR="003C0DF2" w:rsidRDefault="003C0DF2"/>
                        </w:tc>
                        <w:tc>
                          <w:tcPr>
                            <w:tcW w:w="491" w:type="dxa"/>
                            <w:tcBorders>
                              <w:top w:val="nil"/>
                              <w:left w:val="single" w:sz="7" w:space="0" w:color="000000"/>
                              <w:bottom w:val="single" w:sz="7" w:space="0" w:color="000000"/>
                              <w:right w:val="single" w:sz="1" w:space="0" w:color="929292"/>
                            </w:tcBorders>
                          </w:tcPr>
                          <w:p w14:paraId="408F7451" w14:textId="77777777" w:rsidR="003C0DF2" w:rsidRDefault="003C0DF2">
                            <w:pPr>
                              <w:spacing w:before="51"/>
                              <w:ind w:left="176" w:right="176"/>
                              <w:jc w:val="center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proofErr w:type="gramEnd"/>
                          </w:p>
                        </w:tc>
                        <w:tc>
                          <w:tcPr>
                            <w:tcW w:w="490" w:type="dxa"/>
                            <w:tcBorders>
                              <w:top w:val="nil"/>
                              <w:left w:val="single" w:sz="1" w:space="0" w:color="929292"/>
                              <w:bottom w:val="single" w:sz="7" w:space="0" w:color="000000"/>
                              <w:right w:val="single" w:sz="1" w:space="0" w:color="929292"/>
                            </w:tcBorders>
                          </w:tcPr>
                          <w:p w14:paraId="5A6E0E62" w14:textId="77777777" w:rsidR="003C0DF2" w:rsidRDefault="003C0DF2">
                            <w:pPr>
                              <w:spacing w:before="51"/>
                              <w:ind w:left="152" w:right="152"/>
                              <w:jc w:val="center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ii</w:t>
                            </w:r>
                            <w:proofErr w:type="gramEnd"/>
                          </w:p>
                        </w:tc>
                        <w:tc>
                          <w:tcPr>
                            <w:tcW w:w="490" w:type="dxa"/>
                            <w:tcBorders>
                              <w:top w:val="nil"/>
                              <w:left w:val="single" w:sz="1" w:space="0" w:color="929292"/>
                              <w:bottom w:val="single" w:sz="7" w:space="0" w:color="000000"/>
                              <w:right w:val="single" w:sz="1" w:space="0" w:color="929292"/>
                            </w:tcBorders>
                          </w:tcPr>
                          <w:p w14:paraId="4B2A9FF7" w14:textId="77777777" w:rsidR="003C0DF2" w:rsidRDefault="003C0DF2">
                            <w:pPr>
                              <w:spacing w:before="51"/>
                              <w:ind w:left="125" w:right="125"/>
                              <w:jc w:val="center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iii</w:t>
                            </w:r>
                            <w:proofErr w:type="gramEnd"/>
                          </w:p>
                        </w:tc>
                      </w:tr>
                      <w:tr w:rsidR="003C0DF2" w14:paraId="3F604625" w14:textId="77777777">
                        <w:trPr>
                          <w:trHeight w:hRule="exact" w:val="491"/>
                        </w:trPr>
                        <w:tc>
                          <w:tcPr>
                            <w:tcW w:w="373" w:type="dxa"/>
                            <w:tcBorders>
                              <w:top w:val="single" w:sz="7" w:space="0" w:color="000000"/>
                              <w:left w:val="nil"/>
                              <w:bottom w:val="single" w:sz="1" w:space="0" w:color="929292"/>
                              <w:right w:val="single" w:sz="7" w:space="0" w:color="000000"/>
                            </w:tcBorders>
                          </w:tcPr>
                          <w:p w14:paraId="003E0ED6" w14:textId="77777777" w:rsidR="003C0DF2" w:rsidRDefault="003C0DF2">
                            <w:pPr>
                              <w:spacing w:before="4" w:line="100" w:lineRule="exact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14:paraId="67CBD239" w14:textId="77777777" w:rsidR="003C0DF2" w:rsidRDefault="003C0DF2">
                            <w:pPr>
                              <w:ind w:left="11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a</w:t>
                            </w:r>
                            <w:proofErr w:type="gramEnd"/>
                          </w:p>
                        </w:tc>
                        <w:tc>
                          <w:tcPr>
                            <w:tcW w:w="491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114CD48A" w14:textId="77777777" w:rsidR="003C0DF2" w:rsidRDefault="003C0DF2">
                            <w:pPr>
                              <w:spacing w:before="64"/>
                              <w:ind w:left="154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90" w:type="dxa"/>
                            <w:tcBorders>
                              <w:top w:val="single" w:sz="7" w:space="0" w:color="000000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4B826F59" w14:textId="77777777" w:rsidR="003C0DF2" w:rsidRDefault="003C0DF2">
                            <w:pPr>
                              <w:spacing w:before="64"/>
                              <w:ind w:left="157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0" w:type="dxa"/>
                            <w:tcBorders>
                              <w:top w:val="single" w:sz="7" w:space="0" w:color="000000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65F69288" w14:textId="77777777" w:rsidR="003C0DF2" w:rsidRDefault="003C0DF2">
                            <w:pPr>
                              <w:spacing w:before="64"/>
                              <w:ind w:left="157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1</w:t>
                            </w:r>
                          </w:p>
                        </w:tc>
                      </w:tr>
                      <w:tr w:rsidR="003C0DF2" w14:paraId="0A7D4D75" w14:textId="77777777">
                        <w:trPr>
                          <w:trHeight w:hRule="exact" w:val="491"/>
                        </w:trPr>
                        <w:tc>
                          <w:tcPr>
                            <w:tcW w:w="373" w:type="dxa"/>
                            <w:tcBorders>
                              <w:top w:val="single" w:sz="1" w:space="0" w:color="929292"/>
                              <w:left w:val="nil"/>
                              <w:bottom w:val="single" w:sz="1" w:space="0" w:color="929292"/>
                              <w:right w:val="single" w:sz="7" w:space="0" w:color="000000"/>
                            </w:tcBorders>
                          </w:tcPr>
                          <w:p w14:paraId="6B6FD201" w14:textId="77777777" w:rsidR="003C0DF2" w:rsidRDefault="003C0DF2">
                            <w:pPr>
                              <w:spacing w:before="2" w:line="100" w:lineRule="exact"/>
                              <w:rPr>
                                <w:sz w:val="11"/>
                                <w:szCs w:val="11"/>
                              </w:rPr>
                            </w:pPr>
                          </w:p>
                          <w:p w14:paraId="3BD86507" w14:textId="77777777" w:rsidR="003C0DF2" w:rsidRDefault="003C0DF2">
                            <w:pPr>
                              <w:ind w:left="11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b</w:t>
                            </w:r>
                            <w:proofErr w:type="gramEnd"/>
                          </w:p>
                        </w:tc>
                        <w:tc>
                          <w:tcPr>
                            <w:tcW w:w="491" w:type="dxa"/>
                            <w:tcBorders>
                              <w:top w:val="single" w:sz="1" w:space="0" w:color="929292"/>
                              <w:left w:val="single" w:sz="7" w:space="0" w:color="000000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77A89056" w14:textId="77777777" w:rsidR="003C0DF2" w:rsidRDefault="003C0DF2">
                            <w:pPr>
                              <w:spacing w:before="64"/>
                              <w:ind w:left="154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90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18B6286F" w14:textId="77777777" w:rsidR="003C0DF2" w:rsidRDefault="003C0DF2">
                            <w:pPr>
                              <w:spacing w:before="64"/>
                              <w:ind w:left="157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0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1F39E119" w14:textId="77777777" w:rsidR="003C0DF2" w:rsidRDefault="003C0DF2">
                            <w:pPr>
                              <w:spacing w:before="64"/>
                              <w:ind w:left="157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4</w:t>
                            </w:r>
                          </w:p>
                        </w:tc>
                      </w:tr>
                      <w:tr w:rsidR="003C0DF2" w14:paraId="67535AD6" w14:textId="77777777">
                        <w:trPr>
                          <w:trHeight w:hRule="exact" w:val="491"/>
                        </w:trPr>
                        <w:tc>
                          <w:tcPr>
                            <w:tcW w:w="373" w:type="dxa"/>
                            <w:tcBorders>
                              <w:top w:val="single" w:sz="1" w:space="0" w:color="929292"/>
                              <w:left w:val="nil"/>
                              <w:bottom w:val="single" w:sz="1" w:space="0" w:color="929292"/>
                              <w:right w:val="single" w:sz="7" w:space="0" w:color="000000"/>
                            </w:tcBorders>
                          </w:tcPr>
                          <w:p w14:paraId="04113F06" w14:textId="77777777" w:rsidR="003C0DF2" w:rsidRDefault="003C0DF2">
                            <w:pPr>
                              <w:spacing w:before="2" w:line="100" w:lineRule="exact"/>
                              <w:rPr>
                                <w:sz w:val="11"/>
                                <w:szCs w:val="11"/>
                              </w:rPr>
                            </w:pPr>
                          </w:p>
                          <w:p w14:paraId="24AB8187" w14:textId="77777777" w:rsidR="003C0DF2" w:rsidRDefault="003C0DF2">
                            <w:pPr>
                              <w:ind w:left="83" w:right="83"/>
                              <w:jc w:val="center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c</w:t>
                            </w:r>
                            <w:proofErr w:type="gramEnd"/>
                          </w:p>
                        </w:tc>
                        <w:tc>
                          <w:tcPr>
                            <w:tcW w:w="491" w:type="dxa"/>
                            <w:tcBorders>
                              <w:top w:val="single" w:sz="1" w:space="0" w:color="929292"/>
                              <w:left w:val="single" w:sz="7" w:space="0" w:color="000000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6294E24C" w14:textId="77777777" w:rsidR="003C0DF2" w:rsidRDefault="003C0DF2">
                            <w:pPr>
                              <w:spacing w:before="64"/>
                              <w:ind w:left="154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0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04BA57AD" w14:textId="77777777" w:rsidR="003C0DF2" w:rsidRDefault="003C0DF2">
                            <w:pPr>
                              <w:spacing w:before="64"/>
                              <w:ind w:left="157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90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7BC2480F" w14:textId="77777777" w:rsidR="003C0DF2" w:rsidRDefault="003C0DF2">
                            <w:pPr>
                              <w:spacing w:before="64"/>
                              <w:ind w:left="157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1</w:t>
                            </w:r>
                          </w:p>
                        </w:tc>
                      </w:tr>
                      <w:tr w:rsidR="003C0DF2" w14:paraId="2C5CE709" w14:textId="77777777">
                        <w:trPr>
                          <w:trHeight w:hRule="exact" w:val="491"/>
                        </w:trPr>
                        <w:tc>
                          <w:tcPr>
                            <w:tcW w:w="373" w:type="dxa"/>
                            <w:tcBorders>
                              <w:top w:val="single" w:sz="1" w:space="0" w:color="929292"/>
                              <w:left w:val="nil"/>
                              <w:bottom w:val="single" w:sz="1" w:space="0" w:color="929292"/>
                              <w:right w:val="single" w:sz="7" w:space="0" w:color="000000"/>
                            </w:tcBorders>
                          </w:tcPr>
                          <w:p w14:paraId="03D0B975" w14:textId="77777777" w:rsidR="003C0DF2" w:rsidRDefault="003C0DF2">
                            <w:pPr>
                              <w:spacing w:before="2" w:line="100" w:lineRule="exact"/>
                              <w:rPr>
                                <w:sz w:val="11"/>
                                <w:szCs w:val="11"/>
                              </w:rPr>
                            </w:pPr>
                          </w:p>
                          <w:p w14:paraId="79677EB0" w14:textId="77777777" w:rsidR="003C0DF2" w:rsidRDefault="003C0DF2">
                            <w:pPr>
                              <w:ind w:left="115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d</w:t>
                            </w:r>
                            <w:proofErr w:type="gramEnd"/>
                          </w:p>
                        </w:tc>
                        <w:tc>
                          <w:tcPr>
                            <w:tcW w:w="491" w:type="dxa"/>
                            <w:tcBorders>
                              <w:top w:val="single" w:sz="1" w:space="0" w:color="929292"/>
                              <w:left w:val="single" w:sz="7" w:space="0" w:color="000000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12742731" w14:textId="77777777" w:rsidR="003C0DF2" w:rsidRDefault="003C0DF2">
                            <w:pPr>
                              <w:spacing w:before="64"/>
                              <w:ind w:left="154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0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0D104305" w14:textId="77777777" w:rsidR="003C0DF2" w:rsidRDefault="003C0DF2">
                            <w:pPr>
                              <w:spacing w:before="64"/>
                              <w:ind w:left="157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90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43E7BD7B" w14:textId="77777777" w:rsidR="003C0DF2" w:rsidRDefault="003C0DF2">
                            <w:pPr>
                              <w:spacing w:before="64"/>
                              <w:ind w:left="157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03180576" w14:textId="77777777" w:rsidR="003C0DF2" w:rsidRDefault="003C0DF2"/>
                  </w:txbxContent>
                </v:textbox>
                <w10:wrap anchorx="page"/>
              </v:shape>
            </w:pict>
          </mc:Fallback>
        </mc:AlternateContent>
      </w:r>
      <w:r w:rsidR="00213659">
        <w:rPr>
          <w:rFonts w:ascii="Arial" w:eastAsia="Arial" w:hAnsi="Arial" w:cs="Arial"/>
          <w:w w:val="103"/>
          <w:sz w:val="15"/>
          <w:szCs w:val="15"/>
        </w:rPr>
        <w:t>Documen</w:t>
      </w:r>
      <w:r w:rsidR="00213659">
        <w:rPr>
          <w:rFonts w:ascii="Arial" w:eastAsia="Arial" w:hAnsi="Arial" w:cs="Arial"/>
          <w:w w:val="104"/>
          <w:sz w:val="15"/>
          <w:szCs w:val="15"/>
        </w:rPr>
        <w:t>t</w:t>
      </w:r>
      <w:r w:rsidR="00213659">
        <w:rPr>
          <w:rFonts w:ascii="Arial" w:eastAsia="Arial" w:hAnsi="Arial" w:cs="Arial"/>
          <w:w w:val="103"/>
          <w:sz w:val="15"/>
          <w:szCs w:val="15"/>
        </w:rPr>
        <w:t>s</w:t>
      </w:r>
    </w:p>
    <w:p w14:paraId="48356A27" w14:textId="77777777" w:rsidR="001204D4" w:rsidRDefault="00213659">
      <w:pPr>
        <w:spacing w:before="32"/>
        <w:ind w:right="-49"/>
        <w:rPr>
          <w:rFonts w:ascii="Arial" w:eastAsia="Arial" w:hAnsi="Arial" w:cs="Arial"/>
          <w:sz w:val="19"/>
          <w:szCs w:val="19"/>
        </w:rPr>
      </w:pPr>
      <w:r>
        <w:br w:type="column"/>
      </w:r>
      <w:r>
        <w:rPr>
          <w:rFonts w:ascii="Arial" w:eastAsia="Arial" w:hAnsi="Arial" w:cs="Arial"/>
          <w:spacing w:val="-3"/>
          <w:sz w:val="19"/>
          <w:szCs w:val="19"/>
        </w:rPr>
        <w:lastRenderedPageBreak/>
        <w:t>W</w:t>
      </w:r>
      <w:r>
        <w:rPr>
          <w:rFonts w:ascii="Arial" w:eastAsia="Arial" w:hAnsi="Arial" w:cs="Arial"/>
          <w:sz w:val="19"/>
          <w:szCs w:val="19"/>
        </w:rPr>
        <w:t>ord-word matrix</w:t>
      </w:r>
    </w:p>
    <w:p w14:paraId="44364504" w14:textId="77777777" w:rsidR="001204D4" w:rsidRDefault="00213659">
      <w:pPr>
        <w:spacing w:before="63"/>
        <w:ind w:left="39"/>
        <w:rPr>
          <w:rFonts w:ascii="Arial" w:eastAsia="Arial" w:hAnsi="Arial" w:cs="Arial"/>
          <w:sz w:val="15"/>
          <w:szCs w:val="15"/>
        </w:rPr>
      </w:pPr>
      <w:r>
        <w:br w:type="column"/>
      </w:r>
      <w:r>
        <w:rPr>
          <w:rFonts w:ascii="Arial" w:eastAsia="Arial" w:hAnsi="Arial" w:cs="Arial"/>
          <w:sz w:val="15"/>
          <w:szCs w:val="15"/>
        </w:rPr>
        <w:lastRenderedPageBreak/>
        <w:t>Co-occurring</w:t>
      </w:r>
      <w:r>
        <w:rPr>
          <w:rFonts w:ascii="Arial" w:eastAsia="Arial" w:hAnsi="Arial" w:cs="Arial"/>
          <w:spacing w:val="28"/>
          <w:sz w:val="15"/>
          <w:szCs w:val="15"/>
        </w:rPr>
        <w:t xml:space="preserve"> </w:t>
      </w:r>
      <w:r>
        <w:rPr>
          <w:rFonts w:ascii="Arial" w:eastAsia="Arial" w:hAnsi="Arial" w:cs="Arial"/>
          <w:w w:val="103"/>
          <w:sz w:val="15"/>
          <w:szCs w:val="15"/>
        </w:rPr>
        <w:t>words</w:t>
      </w:r>
    </w:p>
    <w:p w14:paraId="7102850A" w14:textId="77777777" w:rsidR="001204D4" w:rsidRDefault="00213659">
      <w:pPr>
        <w:spacing w:before="17"/>
        <w:rPr>
          <w:rFonts w:ascii="Arial" w:eastAsia="Arial" w:hAnsi="Arial" w:cs="Arial"/>
          <w:sz w:val="15"/>
          <w:szCs w:val="15"/>
        </w:rPr>
        <w:sectPr w:rsidR="001204D4">
          <w:type w:val="continuous"/>
          <w:pgSz w:w="12240" w:h="15840"/>
          <w:pgMar w:top="960" w:right="1340" w:bottom="280" w:left="1320" w:header="720" w:footer="720" w:gutter="0"/>
          <w:cols w:num="3" w:space="720" w:equalWidth="0">
            <w:col w:w="2747" w:space="1199"/>
            <w:col w:w="1498" w:space="843"/>
            <w:col w:w="3293"/>
          </w:cols>
        </w:sectPr>
      </w:pPr>
      <w:r>
        <w:rPr>
          <w:rFonts w:ascii="Arial" w:eastAsia="Arial" w:hAnsi="Arial" w:cs="Arial"/>
          <w:sz w:val="15"/>
          <w:szCs w:val="15"/>
        </w:rPr>
        <w:t>(</w:t>
      </w:r>
      <w:proofErr w:type="gramStart"/>
      <w:r>
        <w:rPr>
          <w:rFonts w:ascii="Arial" w:eastAsia="Arial" w:hAnsi="Arial" w:cs="Arial"/>
          <w:sz w:val="15"/>
          <w:szCs w:val="15"/>
        </w:rPr>
        <w:t>in</w:t>
      </w:r>
      <w:proofErr w:type="gramEnd"/>
      <w:r>
        <w:rPr>
          <w:rFonts w:ascii="Arial" w:eastAsia="Arial" w:hAnsi="Arial" w:cs="Arial"/>
          <w:spacing w:val="7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relative</w:t>
      </w:r>
      <w:r>
        <w:rPr>
          <w:rFonts w:ascii="Arial" w:eastAsia="Arial" w:hAnsi="Arial" w:cs="Arial"/>
          <w:spacing w:val="17"/>
          <w:sz w:val="15"/>
          <w:szCs w:val="15"/>
        </w:rPr>
        <w:t xml:space="preserve"> </w:t>
      </w:r>
      <w:r>
        <w:rPr>
          <w:rFonts w:ascii="Arial" w:eastAsia="Arial" w:hAnsi="Arial" w:cs="Arial"/>
          <w:w w:val="103"/>
          <w:sz w:val="15"/>
          <w:szCs w:val="15"/>
        </w:rPr>
        <w:t>posi</w:t>
      </w:r>
      <w:r>
        <w:rPr>
          <w:rFonts w:ascii="Arial" w:eastAsia="Arial" w:hAnsi="Arial" w:cs="Arial"/>
          <w:w w:val="104"/>
          <w:sz w:val="15"/>
          <w:szCs w:val="15"/>
        </w:rPr>
        <w:t>t</w:t>
      </w:r>
      <w:r>
        <w:rPr>
          <w:rFonts w:ascii="Arial" w:eastAsia="Arial" w:hAnsi="Arial" w:cs="Arial"/>
          <w:w w:val="103"/>
          <w:sz w:val="15"/>
          <w:szCs w:val="15"/>
        </w:rPr>
        <w:t>ions)</w:t>
      </w:r>
    </w:p>
    <w:p w14:paraId="08B6C1A1" w14:textId="77777777" w:rsidR="001204D4" w:rsidRDefault="001204D4">
      <w:pPr>
        <w:spacing w:before="1" w:line="180" w:lineRule="exact"/>
        <w:rPr>
          <w:sz w:val="18"/>
          <w:szCs w:val="18"/>
        </w:rPr>
      </w:pPr>
    </w:p>
    <w:p w14:paraId="662EEDAA" w14:textId="77777777" w:rsidR="001204D4" w:rsidRDefault="001204D4">
      <w:pPr>
        <w:spacing w:line="200" w:lineRule="exact"/>
      </w:pPr>
    </w:p>
    <w:p w14:paraId="31608B18" w14:textId="77777777" w:rsidR="001204D4" w:rsidRDefault="001204D4">
      <w:pPr>
        <w:spacing w:line="200" w:lineRule="exact"/>
      </w:pPr>
    </w:p>
    <w:p w14:paraId="5FC4E69E" w14:textId="77777777" w:rsidR="001204D4" w:rsidRDefault="001204D4">
      <w:pPr>
        <w:spacing w:line="200" w:lineRule="exact"/>
      </w:pPr>
    </w:p>
    <w:p w14:paraId="1FD01F81" w14:textId="77777777" w:rsidR="001204D4" w:rsidRDefault="001204D4">
      <w:pPr>
        <w:spacing w:line="200" w:lineRule="exact"/>
      </w:pPr>
    </w:p>
    <w:p w14:paraId="0E55651E" w14:textId="77777777" w:rsidR="001204D4" w:rsidRDefault="001204D4">
      <w:pPr>
        <w:spacing w:line="200" w:lineRule="exact"/>
      </w:pPr>
    </w:p>
    <w:p w14:paraId="7D14EDC9" w14:textId="77777777" w:rsidR="001204D4" w:rsidRDefault="001204D4">
      <w:pPr>
        <w:spacing w:line="200" w:lineRule="exact"/>
        <w:sectPr w:rsidR="001204D4">
          <w:type w:val="continuous"/>
          <w:pgSz w:w="12240" w:h="15840"/>
          <w:pgMar w:top="960" w:right="1340" w:bottom="280" w:left="1320" w:header="720" w:footer="720" w:gutter="0"/>
          <w:cols w:space="720"/>
        </w:sectPr>
      </w:pPr>
    </w:p>
    <w:p w14:paraId="26F33993" w14:textId="77777777" w:rsidR="001204D4" w:rsidRDefault="00213659">
      <w:pPr>
        <w:spacing w:before="39"/>
        <w:ind w:left="721" w:right="-43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spacing w:val="-3"/>
          <w:w w:val="103"/>
          <w:sz w:val="15"/>
          <w:szCs w:val="15"/>
        </w:rPr>
        <w:lastRenderedPageBreak/>
        <w:t>W</w:t>
      </w:r>
      <w:r>
        <w:rPr>
          <w:rFonts w:ascii="Arial" w:eastAsia="Arial" w:hAnsi="Arial" w:cs="Arial"/>
          <w:w w:val="103"/>
          <w:sz w:val="15"/>
          <w:szCs w:val="15"/>
        </w:rPr>
        <w:t>ords</w:t>
      </w:r>
    </w:p>
    <w:p w14:paraId="5BF47220" w14:textId="77777777" w:rsidR="001204D4" w:rsidRDefault="00213659">
      <w:pPr>
        <w:spacing w:before="5" w:line="140" w:lineRule="exact"/>
        <w:rPr>
          <w:sz w:val="15"/>
          <w:szCs w:val="15"/>
        </w:rPr>
      </w:pPr>
      <w:r>
        <w:br w:type="column"/>
      </w:r>
    </w:p>
    <w:p w14:paraId="4BCB1888" w14:textId="77777777" w:rsidR="001204D4" w:rsidRDefault="00887739">
      <w:pPr>
        <w:rPr>
          <w:rFonts w:ascii="Arial" w:eastAsia="Arial" w:hAnsi="Arial" w:cs="Arial"/>
          <w:sz w:val="15"/>
          <w:szCs w:val="15"/>
        </w:rPr>
        <w:sectPr w:rsidR="001204D4">
          <w:type w:val="continuous"/>
          <w:pgSz w:w="12240" w:h="15840"/>
          <w:pgMar w:top="960" w:right="1340" w:bottom="280" w:left="1320" w:header="720" w:footer="720" w:gutter="0"/>
          <w:cols w:num="2" w:space="720" w:equalWidth="0">
            <w:col w:w="1169" w:space="2950"/>
            <w:col w:w="5461"/>
          </w:cols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452" behindDoc="1" locked="0" layoutInCell="1" allowOverlap="1" wp14:anchorId="1D1A5544" wp14:editId="1645D105">
                <wp:simplePos x="0" y="0"/>
                <wp:positionH relativeFrom="page">
                  <wp:posOffset>3838575</wp:posOffset>
                </wp:positionH>
                <wp:positionV relativeFrom="paragraph">
                  <wp:posOffset>-1005205</wp:posOffset>
                </wp:positionV>
                <wp:extent cx="2539365" cy="1682750"/>
                <wp:effectExtent l="3175" t="0" r="0" b="0"/>
                <wp:wrapNone/>
                <wp:docPr id="876" name="Text Box 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9365" cy="1682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55"/>
                              <w:gridCol w:w="493"/>
                              <w:gridCol w:w="493"/>
                              <w:gridCol w:w="493"/>
                              <w:gridCol w:w="493"/>
                              <w:gridCol w:w="493"/>
                              <w:gridCol w:w="493"/>
                              <w:gridCol w:w="482"/>
                            </w:tblGrid>
                            <w:tr w:rsidR="003C0DF2" w14:paraId="6554BA3E" w14:textId="77777777">
                              <w:trPr>
                                <w:trHeight w:hRule="exact" w:val="678"/>
                              </w:trPr>
                              <w:tc>
                                <w:tcPr>
                                  <w:tcW w:w="555" w:type="dxa"/>
                                  <w:tcBorders>
                                    <w:top w:val="nil"/>
                                    <w:left w:val="nil"/>
                                    <w:bottom w:val="single" w:sz="7" w:space="0" w:color="000000"/>
                                    <w:right w:val="single" w:sz="7" w:space="0" w:color="000000"/>
                                  </w:tcBorders>
                                </w:tcPr>
                                <w:p w14:paraId="5C64C6D5" w14:textId="77777777" w:rsidR="003C0DF2" w:rsidRDefault="003C0DF2"/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nil"/>
                                    <w:left w:val="single" w:sz="7" w:space="0" w:color="000000"/>
                                    <w:bottom w:val="single" w:sz="7" w:space="0" w:color="000000"/>
                                    <w:right w:val="single" w:sz="1" w:space="0" w:color="929292"/>
                                  </w:tcBorders>
                                </w:tcPr>
                                <w:p w14:paraId="212CB671" w14:textId="77777777" w:rsidR="003C0DF2" w:rsidRDefault="003C0DF2">
                                  <w:pPr>
                                    <w:spacing w:before="77"/>
                                    <w:ind w:left="141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eastAsia="Arial" w:hAnsi="Arial" w:cs="Arial"/>
                                      <w:w w:val="101"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  <w:proofErr w:type="gramEnd"/>
                                  <w:r>
                                    <w:rPr>
                                      <w:rFonts w:ascii="Arial" w:eastAsia="Arial" w:hAnsi="Arial" w:cs="Arial"/>
                                      <w:w w:val="101"/>
                                      <w:sz w:val="24"/>
                                      <w:szCs w:val="24"/>
                                    </w:rPr>
                                    <w:t>:</w:t>
                                  </w:r>
                                </w:p>
                                <w:p w14:paraId="4B5FD774" w14:textId="77777777" w:rsidR="003C0DF2" w:rsidRDefault="003C0DF2">
                                  <w:pPr>
                                    <w:spacing w:before="21"/>
                                    <w:ind w:left="149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3"/>
                                    </w:rPr>
                                    <w:t>-1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nil"/>
                                    <w:left w:val="single" w:sz="1" w:space="0" w:color="929292"/>
                                    <w:bottom w:val="single" w:sz="7" w:space="0" w:color="000000"/>
                                    <w:right w:val="single" w:sz="1" w:space="0" w:color="929292"/>
                                  </w:tcBorders>
                                </w:tcPr>
                                <w:p w14:paraId="36D96524" w14:textId="77777777" w:rsidR="003C0DF2" w:rsidRDefault="003C0DF2">
                                  <w:pPr>
                                    <w:spacing w:before="77"/>
                                    <w:ind w:left="106" w:right="106"/>
                                    <w:jc w:val="center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eastAsia="Arial" w:hAnsi="Arial" w:cs="Arial"/>
                                      <w:w w:val="101"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  <w:proofErr w:type="gramEnd"/>
                                  <w:r>
                                    <w:rPr>
                                      <w:rFonts w:ascii="Arial" w:eastAsia="Arial" w:hAnsi="Arial" w:cs="Arial"/>
                                      <w:w w:val="101"/>
                                      <w:sz w:val="24"/>
                                      <w:szCs w:val="24"/>
                                    </w:rPr>
                                    <w:t>:</w:t>
                                  </w:r>
                                </w:p>
                                <w:p w14:paraId="4D09F46A" w14:textId="77777777" w:rsidR="003C0DF2" w:rsidRDefault="003C0DF2">
                                  <w:pPr>
                                    <w:spacing w:before="21"/>
                                    <w:ind w:left="152" w:right="152"/>
                                    <w:jc w:val="center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3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nil"/>
                                    <w:left w:val="single" w:sz="1" w:space="0" w:color="929292"/>
                                    <w:bottom w:val="single" w:sz="7" w:space="0" w:color="000000"/>
                                    <w:right w:val="single" w:sz="1" w:space="0" w:color="929292"/>
                                  </w:tcBorders>
                                </w:tcPr>
                                <w:p w14:paraId="11F25449" w14:textId="77777777" w:rsidR="003C0DF2" w:rsidRDefault="003C0DF2">
                                  <w:pPr>
                                    <w:spacing w:before="77"/>
                                    <w:ind w:left="144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eastAsia="Arial" w:hAnsi="Arial" w:cs="Arial"/>
                                      <w:w w:val="101"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  <w:proofErr w:type="gramEnd"/>
                                  <w:r>
                                    <w:rPr>
                                      <w:rFonts w:ascii="Arial" w:eastAsia="Arial" w:hAnsi="Arial" w:cs="Arial"/>
                                      <w:w w:val="101"/>
                                      <w:sz w:val="24"/>
                                      <w:szCs w:val="24"/>
                                    </w:rPr>
                                    <w:t>:</w:t>
                                  </w:r>
                                </w:p>
                                <w:p w14:paraId="18983CD4" w14:textId="77777777" w:rsidR="003C0DF2" w:rsidRDefault="003C0DF2">
                                  <w:pPr>
                                    <w:spacing w:before="21"/>
                                    <w:ind w:left="127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3"/>
                                    </w:rPr>
                                    <w:t>+1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nil"/>
                                    <w:left w:val="single" w:sz="1" w:space="0" w:color="929292"/>
                                    <w:bottom w:val="single" w:sz="7" w:space="0" w:color="000000"/>
                                    <w:right w:val="single" w:sz="1" w:space="0" w:color="929292"/>
                                  </w:tcBorders>
                                </w:tcPr>
                                <w:p w14:paraId="23624F5C" w14:textId="77777777" w:rsidR="003C0DF2" w:rsidRDefault="003C0DF2">
                                  <w:pPr>
                                    <w:spacing w:before="77"/>
                                    <w:ind w:left="144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eastAsia="Arial" w:hAnsi="Arial" w:cs="Arial"/>
                                      <w:w w:val="101"/>
                                      <w:sz w:val="24"/>
                                      <w:szCs w:val="24"/>
                                    </w:rPr>
                                    <w:t>b</w:t>
                                  </w:r>
                                  <w:proofErr w:type="gramEnd"/>
                                  <w:r>
                                    <w:rPr>
                                      <w:rFonts w:ascii="Arial" w:eastAsia="Arial" w:hAnsi="Arial" w:cs="Arial"/>
                                      <w:w w:val="101"/>
                                      <w:sz w:val="24"/>
                                      <w:szCs w:val="24"/>
                                    </w:rPr>
                                    <w:t>:</w:t>
                                  </w:r>
                                </w:p>
                                <w:p w14:paraId="0D8B34B2" w14:textId="77777777" w:rsidR="003C0DF2" w:rsidRDefault="003C0DF2">
                                  <w:pPr>
                                    <w:spacing w:before="21"/>
                                    <w:ind w:left="153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3"/>
                                    </w:rPr>
                                    <w:t>-1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nil"/>
                                    <w:left w:val="single" w:sz="1" w:space="0" w:color="929292"/>
                                    <w:bottom w:val="single" w:sz="7" w:space="0" w:color="000000"/>
                                    <w:right w:val="single" w:sz="1" w:space="0" w:color="929292"/>
                                  </w:tcBorders>
                                </w:tcPr>
                                <w:p w14:paraId="307153F3" w14:textId="77777777" w:rsidR="003C0DF2" w:rsidRDefault="003C0DF2">
                                  <w:pPr>
                                    <w:spacing w:before="77"/>
                                    <w:ind w:left="106" w:right="106"/>
                                    <w:jc w:val="center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eastAsia="Arial" w:hAnsi="Arial" w:cs="Arial"/>
                                      <w:w w:val="101"/>
                                      <w:sz w:val="24"/>
                                      <w:szCs w:val="24"/>
                                    </w:rPr>
                                    <w:t>b</w:t>
                                  </w:r>
                                  <w:proofErr w:type="gramEnd"/>
                                  <w:r>
                                    <w:rPr>
                                      <w:rFonts w:ascii="Arial" w:eastAsia="Arial" w:hAnsi="Arial" w:cs="Arial"/>
                                      <w:w w:val="101"/>
                                      <w:sz w:val="24"/>
                                      <w:szCs w:val="24"/>
                                    </w:rPr>
                                    <w:t>:</w:t>
                                  </w:r>
                                </w:p>
                                <w:p w14:paraId="06AE6F77" w14:textId="77777777" w:rsidR="003C0DF2" w:rsidRDefault="003C0DF2">
                                  <w:pPr>
                                    <w:spacing w:before="21"/>
                                    <w:ind w:left="152" w:right="152"/>
                                    <w:jc w:val="center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3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nil"/>
                                    <w:left w:val="single" w:sz="1" w:space="0" w:color="929292"/>
                                    <w:bottom w:val="single" w:sz="7" w:space="0" w:color="000000"/>
                                    <w:right w:val="single" w:sz="1" w:space="0" w:color="929292"/>
                                  </w:tcBorders>
                                </w:tcPr>
                                <w:p w14:paraId="6CF6E811" w14:textId="77777777" w:rsidR="003C0DF2" w:rsidRDefault="003C0DF2">
                                  <w:pPr>
                                    <w:spacing w:before="77"/>
                                    <w:ind w:left="144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eastAsia="Arial" w:hAnsi="Arial" w:cs="Arial"/>
                                      <w:w w:val="101"/>
                                      <w:sz w:val="24"/>
                                      <w:szCs w:val="24"/>
                                    </w:rPr>
                                    <w:t>b</w:t>
                                  </w:r>
                                  <w:proofErr w:type="gramEnd"/>
                                  <w:r>
                                    <w:rPr>
                                      <w:rFonts w:ascii="Arial" w:eastAsia="Arial" w:hAnsi="Arial" w:cs="Arial"/>
                                      <w:w w:val="101"/>
                                      <w:sz w:val="24"/>
                                      <w:szCs w:val="24"/>
                                    </w:rPr>
                                    <w:t>:</w:t>
                                  </w:r>
                                </w:p>
                                <w:p w14:paraId="5731CB16" w14:textId="77777777" w:rsidR="003C0DF2" w:rsidRDefault="003C0DF2">
                                  <w:pPr>
                                    <w:spacing w:before="21"/>
                                    <w:ind w:left="127"/>
                                    <w:rPr>
                                      <w:rFonts w:ascii="Arial" w:eastAsia="Arial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3"/>
                                    </w:rPr>
                                    <w:t>+1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tcBorders>
                                    <w:top w:val="nil"/>
                                    <w:left w:val="single" w:sz="1" w:space="0" w:color="929292"/>
                                    <w:bottom w:val="single" w:sz="7" w:space="0" w:color="000000"/>
                                    <w:right w:val="single" w:sz="1" w:space="0" w:color="929292"/>
                                  </w:tcBorders>
                                </w:tcPr>
                                <w:p w14:paraId="2C48EF06" w14:textId="77777777" w:rsidR="003C0DF2" w:rsidRDefault="003C0DF2">
                                  <w:pPr>
                                    <w:spacing w:before="9" w:line="180" w:lineRule="exact"/>
                                    <w:rPr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14:paraId="05067F77" w14:textId="77777777" w:rsidR="003C0DF2" w:rsidRDefault="003C0DF2">
                                  <w:pPr>
                                    <w:ind w:left="139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w w:val="101"/>
                                      <w:sz w:val="24"/>
                                      <w:szCs w:val="24"/>
                                    </w:rPr>
                                    <w:t>...</w:t>
                                  </w:r>
                                </w:p>
                              </w:tc>
                            </w:tr>
                            <w:tr w:rsidR="003C0DF2" w14:paraId="0DA06599" w14:textId="77777777">
                              <w:trPr>
                                <w:trHeight w:hRule="exact" w:val="493"/>
                              </w:trPr>
                              <w:tc>
                                <w:tcPr>
                                  <w:tcW w:w="555" w:type="dxa"/>
                                  <w:tcBorders>
                                    <w:top w:val="single" w:sz="7" w:space="0" w:color="000000"/>
                                    <w:left w:val="nil"/>
                                    <w:bottom w:val="single" w:sz="1" w:space="0" w:color="929292"/>
                                    <w:right w:val="single" w:sz="7" w:space="0" w:color="000000"/>
                                  </w:tcBorders>
                                </w:tcPr>
                                <w:p w14:paraId="7E79B755" w14:textId="77777777" w:rsidR="003C0DF2" w:rsidRDefault="003C0DF2">
                                  <w:pPr>
                                    <w:spacing w:before="4" w:line="100" w:lineRule="exac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  <w:p w14:paraId="1E7B3DC7" w14:textId="77777777" w:rsidR="003C0DF2" w:rsidRDefault="003C0DF2">
                                  <w:pPr>
                                    <w:ind w:left="168" w:right="168"/>
                                    <w:jc w:val="center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78FDC58B" w14:textId="77777777" w:rsidR="003C0DF2" w:rsidRDefault="003C0DF2">
                                  <w:pPr>
                                    <w:spacing w:before="64"/>
                                    <w:ind w:left="155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7" w:space="0" w:color="000000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3A9065ED" w14:textId="77777777" w:rsidR="003C0DF2" w:rsidRDefault="003C0DF2">
                                  <w:pPr>
                                    <w:spacing w:before="64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7" w:space="0" w:color="000000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50A2F576" w14:textId="77777777" w:rsidR="003C0DF2" w:rsidRDefault="003C0DF2">
                                  <w:pPr>
                                    <w:spacing w:before="64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7" w:space="0" w:color="000000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16AF8AD5" w14:textId="77777777" w:rsidR="003C0DF2" w:rsidRDefault="003C0DF2">
                                  <w:pPr>
                                    <w:spacing w:before="64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7" w:space="0" w:color="000000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676DD47C" w14:textId="77777777" w:rsidR="003C0DF2" w:rsidRDefault="003C0DF2">
                                  <w:pPr>
                                    <w:spacing w:before="64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7" w:space="0" w:color="000000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7B7D8158" w14:textId="77777777" w:rsidR="003C0DF2" w:rsidRDefault="003C0DF2">
                                  <w:pPr>
                                    <w:spacing w:before="64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vMerge w:val="restart"/>
                                  <w:tcBorders>
                                    <w:top w:val="single" w:sz="7" w:space="0" w:color="000000"/>
                                    <w:left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18D8072E" w14:textId="77777777" w:rsidR="003C0DF2" w:rsidRDefault="003C0DF2">
                                  <w:pPr>
                                    <w:spacing w:line="200" w:lineRule="exact"/>
                                  </w:pPr>
                                </w:p>
                                <w:p w14:paraId="32982D14" w14:textId="77777777" w:rsidR="003C0DF2" w:rsidRDefault="003C0DF2">
                                  <w:pPr>
                                    <w:spacing w:line="200" w:lineRule="exact"/>
                                  </w:pPr>
                                </w:p>
                                <w:p w14:paraId="1306290B" w14:textId="77777777" w:rsidR="003C0DF2" w:rsidRDefault="003C0DF2">
                                  <w:pPr>
                                    <w:spacing w:line="200" w:lineRule="exact"/>
                                  </w:pPr>
                                </w:p>
                                <w:p w14:paraId="6E613720" w14:textId="77777777" w:rsidR="003C0DF2" w:rsidRDefault="003C0DF2">
                                  <w:pPr>
                                    <w:spacing w:before="8" w:line="200" w:lineRule="exact"/>
                                  </w:pPr>
                                </w:p>
                                <w:p w14:paraId="228CC64E" w14:textId="77777777" w:rsidR="003C0DF2" w:rsidRDefault="003C0DF2">
                                  <w:pPr>
                                    <w:ind w:left="110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...</w:t>
                                  </w:r>
                                </w:p>
                              </w:tc>
                            </w:tr>
                            <w:tr w:rsidR="003C0DF2" w14:paraId="08309F71" w14:textId="77777777">
                              <w:trPr>
                                <w:trHeight w:hRule="exact" w:val="493"/>
                              </w:trPr>
                              <w:tc>
                                <w:tcPr>
                                  <w:tcW w:w="555" w:type="dxa"/>
                                  <w:tcBorders>
                                    <w:top w:val="single" w:sz="1" w:space="0" w:color="929292"/>
                                    <w:left w:val="nil"/>
                                    <w:bottom w:val="single" w:sz="1" w:space="0" w:color="929292"/>
                                    <w:right w:val="single" w:sz="7" w:space="0" w:color="000000"/>
                                  </w:tcBorders>
                                </w:tcPr>
                                <w:p w14:paraId="5D664817" w14:textId="77777777" w:rsidR="003C0DF2" w:rsidRDefault="003C0DF2">
                                  <w:pPr>
                                    <w:spacing w:before="2" w:line="100" w:lineRule="exact"/>
                                    <w:rPr>
                                      <w:sz w:val="11"/>
                                      <w:szCs w:val="11"/>
                                    </w:rPr>
                                  </w:pPr>
                                </w:p>
                                <w:p w14:paraId="37E88C52" w14:textId="77777777" w:rsidR="003C0DF2" w:rsidRDefault="003C0DF2">
                                  <w:pPr>
                                    <w:ind w:left="168" w:right="168"/>
                                    <w:jc w:val="center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  <w:t>b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7" w:space="0" w:color="000000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6F5C0A31" w14:textId="77777777" w:rsidR="003C0DF2" w:rsidRDefault="003C0DF2">
                                  <w:pPr>
                                    <w:spacing w:before="72"/>
                                    <w:ind w:left="155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38FFE2ED" w14:textId="77777777" w:rsidR="003C0DF2" w:rsidRDefault="003C0DF2">
                                  <w:pPr>
                                    <w:spacing w:before="72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4BB171F1" w14:textId="77777777" w:rsidR="003C0DF2" w:rsidRDefault="003C0DF2">
                                  <w:pPr>
                                    <w:spacing w:before="72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716D0E34" w14:textId="77777777" w:rsidR="003C0DF2" w:rsidRDefault="003C0DF2">
                                  <w:pPr>
                                    <w:spacing w:before="72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7FC6D10E" w14:textId="77777777" w:rsidR="003C0DF2" w:rsidRDefault="003C0DF2">
                                  <w:pPr>
                                    <w:spacing w:before="72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094F0325" w14:textId="77777777" w:rsidR="003C0DF2" w:rsidRDefault="003C0DF2">
                                  <w:pPr>
                                    <w:spacing w:before="72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vMerge/>
                                  <w:tcBorders>
                                    <w:left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37385C10" w14:textId="77777777" w:rsidR="003C0DF2" w:rsidRDefault="003C0DF2"/>
                              </w:tc>
                            </w:tr>
                            <w:tr w:rsidR="003C0DF2" w14:paraId="41FF8B55" w14:textId="77777777">
                              <w:trPr>
                                <w:trHeight w:hRule="exact" w:val="493"/>
                              </w:trPr>
                              <w:tc>
                                <w:tcPr>
                                  <w:tcW w:w="555" w:type="dxa"/>
                                  <w:tcBorders>
                                    <w:top w:val="single" w:sz="1" w:space="0" w:color="929292"/>
                                    <w:left w:val="nil"/>
                                    <w:bottom w:val="single" w:sz="1" w:space="0" w:color="929292"/>
                                    <w:right w:val="single" w:sz="7" w:space="0" w:color="000000"/>
                                  </w:tcBorders>
                                </w:tcPr>
                                <w:p w14:paraId="4C616C6B" w14:textId="77777777" w:rsidR="003C0DF2" w:rsidRDefault="003C0DF2">
                                  <w:pPr>
                                    <w:spacing w:before="2" w:line="100" w:lineRule="exact"/>
                                    <w:rPr>
                                      <w:sz w:val="11"/>
                                      <w:szCs w:val="11"/>
                                    </w:rPr>
                                  </w:pPr>
                                </w:p>
                                <w:p w14:paraId="508931D1" w14:textId="77777777" w:rsidR="003C0DF2" w:rsidRDefault="003C0DF2">
                                  <w:pPr>
                                    <w:ind w:left="175" w:right="175"/>
                                    <w:jc w:val="center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  <w:t>c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7" w:space="0" w:color="000000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3A48FCD0" w14:textId="77777777" w:rsidR="003C0DF2" w:rsidRDefault="003C0DF2">
                                  <w:pPr>
                                    <w:spacing w:before="72"/>
                                    <w:ind w:left="155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1D1781E5" w14:textId="77777777" w:rsidR="003C0DF2" w:rsidRDefault="003C0DF2">
                                  <w:pPr>
                                    <w:spacing w:before="72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29DEE8DD" w14:textId="77777777" w:rsidR="003C0DF2" w:rsidRDefault="003C0DF2">
                                  <w:pPr>
                                    <w:spacing w:before="72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67982260" w14:textId="77777777" w:rsidR="003C0DF2" w:rsidRDefault="003C0DF2">
                                  <w:pPr>
                                    <w:spacing w:before="72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526BB0A3" w14:textId="77777777" w:rsidR="003C0DF2" w:rsidRDefault="003C0DF2">
                                  <w:pPr>
                                    <w:spacing w:before="72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08644F69" w14:textId="77777777" w:rsidR="003C0DF2" w:rsidRDefault="003C0DF2">
                                  <w:pPr>
                                    <w:spacing w:before="72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vMerge/>
                                  <w:tcBorders>
                                    <w:left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0B471BBB" w14:textId="77777777" w:rsidR="003C0DF2" w:rsidRDefault="003C0DF2"/>
                              </w:tc>
                            </w:tr>
                            <w:tr w:rsidR="003C0DF2" w14:paraId="67FBBAD0" w14:textId="77777777">
                              <w:trPr>
                                <w:trHeight w:hRule="exact" w:val="493"/>
                              </w:trPr>
                              <w:tc>
                                <w:tcPr>
                                  <w:tcW w:w="555" w:type="dxa"/>
                                  <w:tcBorders>
                                    <w:top w:val="single" w:sz="1" w:space="0" w:color="929292"/>
                                    <w:left w:val="nil"/>
                                    <w:bottom w:val="single" w:sz="1" w:space="0" w:color="929292"/>
                                    <w:right w:val="single" w:sz="7" w:space="0" w:color="000000"/>
                                  </w:tcBorders>
                                </w:tcPr>
                                <w:p w14:paraId="039110C7" w14:textId="77777777" w:rsidR="003C0DF2" w:rsidRDefault="003C0DF2">
                                  <w:pPr>
                                    <w:spacing w:before="2" w:line="100" w:lineRule="exact"/>
                                    <w:rPr>
                                      <w:sz w:val="11"/>
                                      <w:szCs w:val="11"/>
                                    </w:rPr>
                                  </w:pPr>
                                </w:p>
                                <w:p w14:paraId="6F3D4E0C" w14:textId="77777777" w:rsidR="003C0DF2" w:rsidRDefault="003C0DF2">
                                  <w:pPr>
                                    <w:ind w:left="168" w:right="168"/>
                                    <w:jc w:val="center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  <w:t>d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7" w:space="0" w:color="000000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1DE82590" w14:textId="77777777" w:rsidR="003C0DF2" w:rsidRDefault="003C0DF2">
                                  <w:pPr>
                                    <w:spacing w:before="72"/>
                                    <w:ind w:left="155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6DF5BAE2" w14:textId="77777777" w:rsidR="003C0DF2" w:rsidRDefault="003C0DF2">
                                  <w:pPr>
                                    <w:spacing w:before="72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070F6B70" w14:textId="77777777" w:rsidR="003C0DF2" w:rsidRDefault="003C0DF2">
                                  <w:pPr>
                                    <w:spacing w:before="72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75995A90" w14:textId="77777777" w:rsidR="003C0DF2" w:rsidRDefault="003C0DF2">
                                  <w:pPr>
                                    <w:spacing w:before="72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17342CF8" w14:textId="77777777" w:rsidR="003C0DF2" w:rsidRDefault="003C0DF2">
                                  <w:pPr>
                                    <w:spacing w:before="72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" w:space="0" w:color="929292"/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47ADD3E0" w14:textId="77777777" w:rsidR="003C0DF2" w:rsidRDefault="003C0DF2">
                                  <w:pPr>
                                    <w:spacing w:before="72"/>
                                    <w:ind w:left="159"/>
                                    <w:rPr>
                                      <w:rFonts w:ascii="Arial" w:eastAsia="Arial" w:hAnsi="Arial" w:cs="Arial"/>
                                      <w:sz w:val="31"/>
                                      <w:szCs w:val="3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0C0C0"/>
                                      <w:sz w:val="31"/>
                                      <w:szCs w:val="31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vMerge/>
                                  <w:tcBorders>
                                    <w:left w:val="single" w:sz="1" w:space="0" w:color="929292"/>
                                    <w:bottom w:val="single" w:sz="1" w:space="0" w:color="929292"/>
                                    <w:right w:val="single" w:sz="1" w:space="0" w:color="929292"/>
                                  </w:tcBorders>
                                </w:tcPr>
                                <w:p w14:paraId="72A61189" w14:textId="77777777" w:rsidR="003C0DF2" w:rsidRDefault="003C0DF2"/>
                              </w:tc>
                            </w:tr>
                          </w:tbl>
                          <w:p w14:paraId="3F3ABC1E" w14:textId="77777777" w:rsidR="003C0DF2" w:rsidRDefault="003C0DF2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3" o:spid="_x0000_s1027" type="#_x0000_t202" style="position:absolute;margin-left:302.25pt;margin-top:-79.1pt;width:199.95pt;height:132.5pt;z-index:-30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55"/>
                        <w:gridCol w:w="493"/>
                        <w:gridCol w:w="493"/>
                        <w:gridCol w:w="493"/>
                        <w:gridCol w:w="493"/>
                        <w:gridCol w:w="493"/>
                        <w:gridCol w:w="493"/>
                        <w:gridCol w:w="482"/>
                      </w:tblGrid>
                      <w:tr w:rsidR="003C0DF2" w14:paraId="6554BA3E" w14:textId="77777777">
                        <w:trPr>
                          <w:trHeight w:hRule="exact" w:val="678"/>
                        </w:trPr>
                        <w:tc>
                          <w:tcPr>
                            <w:tcW w:w="555" w:type="dxa"/>
                            <w:tcBorders>
                              <w:top w:val="nil"/>
                              <w:left w:val="nil"/>
                              <w:bottom w:val="single" w:sz="7" w:space="0" w:color="000000"/>
                              <w:right w:val="single" w:sz="7" w:space="0" w:color="000000"/>
                            </w:tcBorders>
                          </w:tcPr>
                          <w:p w14:paraId="5C64C6D5" w14:textId="77777777" w:rsidR="003C0DF2" w:rsidRDefault="003C0DF2"/>
                        </w:tc>
                        <w:tc>
                          <w:tcPr>
                            <w:tcW w:w="493" w:type="dxa"/>
                            <w:tcBorders>
                              <w:top w:val="nil"/>
                              <w:left w:val="single" w:sz="7" w:space="0" w:color="000000"/>
                              <w:bottom w:val="single" w:sz="7" w:space="0" w:color="000000"/>
                              <w:right w:val="single" w:sz="1" w:space="0" w:color="929292"/>
                            </w:tcBorders>
                          </w:tcPr>
                          <w:p w14:paraId="212CB671" w14:textId="77777777" w:rsidR="003C0DF2" w:rsidRDefault="003C0DF2">
                            <w:pPr>
                              <w:spacing w:before="77"/>
                              <w:ind w:left="141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Arial" w:eastAsia="Arial" w:hAnsi="Arial" w:cs="Arial"/>
                                <w:w w:val="101"/>
                                <w:sz w:val="24"/>
                                <w:szCs w:val="24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w w:val="10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4B5FD774" w14:textId="77777777" w:rsidR="003C0DF2" w:rsidRDefault="003C0DF2">
                            <w:pPr>
                              <w:spacing w:before="21"/>
                              <w:ind w:left="149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3"/>
                              </w:rPr>
                              <w:t>-1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nil"/>
                              <w:left w:val="single" w:sz="1" w:space="0" w:color="929292"/>
                              <w:bottom w:val="single" w:sz="7" w:space="0" w:color="000000"/>
                              <w:right w:val="single" w:sz="1" w:space="0" w:color="929292"/>
                            </w:tcBorders>
                          </w:tcPr>
                          <w:p w14:paraId="36D96524" w14:textId="77777777" w:rsidR="003C0DF2" w:rsidRDefault="003C0DF2">
                            <w:pPr>
                              <w:spacing w:before="77"/>
                              <w:ind w:left="106" w:right="106"/>
                              <w:jc w:val="center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Arial" w:eastAsia="Arial" w:hAnsi="Arial" w:cs="Arial"/>
                                <w:w w:val="101"/>
                                <w:sz w:val="24"/>
                                <w:szCs w:val="24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w w:val="10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4D09F46A" w14:textId="77777777" w:rsidR="003C0DF2" w:rsidRDefault="003C0DF2">
                            <w:pPr>
                              <w:spacing w:before="21"/>
                              <w:ind w:left="152" w:right="152"/>
                              <w:jc w:val="center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3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nil"/>
                              <w:left w:val="single" w:sz="1" w:space="0" w:color="929292"/>
                              <w:bottom w:val="single" w:sz="7" w:space="0" w:color="000000"/>
                              <w:right w:val="single" w:sz="1" w:space="0" w:color="929292"/>
                            </w:tcBorders>
                          </w:tcPr>
                          <w:p w14:paraId="11F25449" w14:textId="77777777" w:rsidR="003C0DF2" w:rsidRDefault="003C0DF2">
                            <w:pPr>
                              <w:spacing w:before="77"/>
                              <w:ind w:left="144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Arial" w:eastAsia="Arial" w:hAnsi="Arial" w:cs="Arial"/>
                                <w:w w:val="101"/>
                                <w:sz w:val="24"/>
                                <w:szCs w:val="24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w w:val="10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8983CD4" w14:textId="77777777" w:rsidR="003C0DF2" w:rsidRDefault="003C0DF2">
                            <w:pPr>
                              <w:spacing w:before="21"/>
                              <w:ind w:left="127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3"/>
                              </w:rPr>
                              <w:t>+1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nil"/>
                              <w:left w:val="single" w:sz="1" w:space="0" w:color="929292"/>
                              <w:bottom w:val="single" w:sz="7" w:space="0" w:color="000000"/>
                              <w:right w:val="single" w:sz="1" w:space="0" w:color="929292"/>
                            </w:tcBorders>
                          </w:tcPr>
                          <w:p w14:paraId="23624F5C" w14:textId="77777777" w:rsidR="003C0DF2" w:rsidRDefault="003C0DF2">
                            <w:pPr>
                              <w:spacing w:before="77"/>
                              <w:ind w:left="144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Arial" w:eastAsia="Arial" w:hAnsi="Arial" w:cs="Arial"/>
                                <w:w w:val="101"/>
                                <w:sz w:val="24"/>
                                <w:szCs w:val="24"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w w:val="10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0D8B34B2" w14:textId="77777777" w:rsidR="003C0DF2" w:rsidRDefault="003C0DF2">
                            <w:pPr>
                              <w:spacing w:before="21"/>
                              <w:ind w:left="153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3"/>
                              </w:rPr>
                              <w:t>-1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nil"/>
                              <w:left w:val="single" w:sz="1" w:space="0" w:color="929292"/>
                              <w:bottom w:val="single" w:sz="7" w:space="0" w:color="000000"/>
                              <w:right w:val="single" w:sz="1" w:space="0" w:color="929292"/>
                            </w:tcBorders>
                          </w:tcPr>
                          <w:p w14:paraId="307153F3" w14:textId="77777777" w:rsidR="003C0DF2" w:rsidRDefault="003C0DF2">
                            <w:pPr>
                              <w:spacing w:before="77"/>
                              <w:ind w:left="106" w:right="106"/>
                              <w:jc w:val="center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Arial" w:eastAsia="Arial" w:hAnsi="Arial" w:cs="Arial"/>
                                <w:w w:val="101"/>
                                <w:sz w:val="24"/>
                                <w:szCs w:val="24"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w w:val="10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06AE6F77" w14:textId="77777777" w:rsidR="003C0DF2" w:rsidRDefault="003C0DF2">
                            <w:pPr>
                              <w:spacing w:before="21"/>
                              <w:ind w:left="152" w:right="152"/>
                              <w:jc w:val="center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3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nil"/>
                              <w:left w:val="single" w:sz="1" w:space="0" w:color="929292"/>
                              <w:bottom w:val="single" w:sz="7" w:space="0" w:color="000000"/>
                              <w:right w:val="single" w:sz="1" w:space="0" w:color="929292"/>
                            </w:tcBorders>
                          </w:tcPr>
                          <w:p w14:paraId="6CF6E811" w14:textId="77777777" w:rsidR="003C0DF2" w:rsidRDefault="003C0DF2">
                            <w:pPr>
                              <w:spacing w:before="77"/>
                              <w:ind w:left="144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Arial" w:eastAsia="Arial" w:hAnsi="Arial" w:cs="Arial"/>
                                <w:w w:val="101"/>
                                <w:sz w:val="24"/>
                                <w:szCs w:val="24"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w w:val="10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731CB16" w14:textId="77777777" w:rsidR="003C0DF2" w:rsidRDefault="003C0DF2">
                            <w:pPr>
                              <w:spacing w:before="21"/>
                              <w:ind w:left="127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3"/>
                              </w:rPr>
                              <w:t>+1</w:t>
                            </w:r>
                          </w:p>
                        </w:tc>
                        <w:tc>
                          <w:tcPr>
                            <w:tcW w:w="482" w:type="dxa"/>
                            <w:tcBorders>
                              <w:top w:val="nil"/>
                              <w:left w:val="single" w:sz="1" w:space="0" w:color="929292"/>
                              <w:bottom w:val="single" w:sz="7" w:space="0" w:color="000000"/>
                              <w:right w:val="single" w:sz="1" w:space="0" w:color="929292"/>
                            </w:tcBorders>
                          </w:tcPr>
                          <w:p w14:paraId="2C48EF06" w14:textId="77777777" w:rsidR="003C0DF2" w:rsidRDefault="003C0DF2">
                            <w:pPr>
                              <w:spacing w:before="9" w:line="180" w:lineRule="exact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05067F77" w14:textId="77777777" w:rsidR="003C0DF2" w:rsidRDefault="003C0DF2">
                            <w:pPr>
                              <w:ind w:left="139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w w:val="101"/>
                                <w:sz w:val="24"/>
                                <w:szCs w:val="24"/>
                              </w:rPr>
                              <w:t>...</w:t>
                            </w:r>
                          </w:p>
                        </w:tc>
                      </w:tr>
                      <w:tr w:rsidR="003C0DF2" w14:paraId="0DA06599" w14:textId="77777777">
                        <w:trPr>
                          <w:trHeight w:hRule="exact" w:val="493"/>
                        </w:trPr>
                        <w:tc>
                          <w:tcPr>
                            <w:tcW w:w="555" w:type="dxa"/>
                            <w:tcBorders>
                              <w:top w:val="single" w:sz="7" w:space="0" w:color="000000"/>
                              <w:left w:val="nil"/>
                              <w:bottom w:val="single" w:sz="1" w:space="0" w:color="929292"/>
                              <w:right w:val="single" w:sz="7" w:space="0" w:color="000000"/>
                            </w:tcBorders>
                          </w:tcPr>
                          <w:p w14:paraId="7E79B755" w14:textId="77777777" w:rsidR="003C0DF2" w:rsidRDefault="003C0DF2">
                            <w:pPr>
                              <w:spacing w:before="4" w:line="100" w:lineRule="exact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14:paraId="1E7B3DC7" w14:textId="77777777" w:rsidR="003C0DF2" w:rsidRDefault="003C0DF2">
                            <w:pPr>
                              <w:ind w:left="168" w:right="168"/>
                              <w:jc w:val="center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a</w:t>
                            </w:r>
                            <w:proofErr w:type="gramEnd"/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78FDC58B" w14:textId="77777777" w:rsidR="003C0DF2" w:rsidRDefault="003C0DF2">
                            <w:pPr>
                              <w:spacing w:before="64"/>
                              <w:ind w:left="155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7" w:space="0" w:color="000000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3A9065ED" w14:textId="77777777" w:rsidR="003C0DF2" w:rsidRDefault="003C0DF2">
                            <w:pPr>
                              <w:spacing w:before="64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7" w:space="0" w:color="000000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50A2F576" w14:textId="77777777" w:rsidR="003C0DF2" w:rsidRDefault="003C0DF2">
                            <w:pPr>
                              <w:spacing w:before="64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7" w:space="0" w:color="000000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16AF8AD5" w14:textId="77777777" w:rsidR="003C0DF2" w:rsidRDefault="003C0DF2">
                            <w:pPr>
                              <w:spacing w:before="64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7" w:space="0" w:color="000000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676DD47C" w14:textId="77777777" w:rsidR="003C0DF2" w:rsidRDefault="003C0DF2">
                            <w:pPr>
                              <w:spacing w:before="64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7" w:space="0" w:color="000000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7B7D8158" w14:textId="77777777" w:rsidR="003C0DF2" w:rsidRDefault="003C0DF2">
                            <w:pPr>
                              <w:spacing w:before="64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82" w:type="dxa"/>
                            <w:vMerge w:val="restart"/>
                            <w:tcBorders>
                              <w:top w:val="single" w:sz="7" w:space="0" w:color="000000"/>
                              <w:left w:val="single" w:sz="1" w:space="0" w:color="929292"/>
                              <w:right w:val="single" w:sz="1" w:space="0" w:color="929292"/>
                            </w:tcBorders>
                          </w:tcPr>
                          <w:p w14:paraId="18D8072E" w14:textId="77777777" w:rsidR="003C0DF2" w:rsidRDefault="003C0DF2">
                            <w:pPr>
                              <w:spacing w:line="200" w:lineRule="exact"/>
                            </w:pPr>
                          </w:p>
                          <w:p w14:paraId="32982D14" w14:textId="77777777" w:rsidR="003C0DF2" w:rsidRDefault="003C0DF2">
                            <w:pPr>
                              <w:spacing w:line="200" w:lineRule="exact"/>
                            </w:pPr>
                          </w:p>
                          <w:p w14:paraId="1306290B" w14:textId="77777777" w:rsidR="003C0DF2" w:rsidRDefault="003C0DF2">
                            <w:pPr>
                              <w:spacing w:line="200" w:lineRule="exact"/>
                            </w:pPr>
                          </w:p>
                          <w:p w14:paraId="6E613720" w14:textId="77777777" w:rsidR="003C0DF2" w:rsidRDefault="003C0DF2">
                            <w:pPr>
                              <w:spacing w:before="8" w:line="200" w:lineRule="exact"/>
                            </w:pPr>
                          </w:p>
                          <w:p w14:paraId="228CC64E" w14:textId="77777777" w:rsidR="003C0DF2" w:rsidRDefault="003C0DF2">
                            <w:pPr>
                              <w:ind w:left="110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...</w:t>
                            </w:r>
                          </w:p>
                        </w:tc>
                      </w:tr>
                      <w:tr w:rsidR="003C0DF2" w14:paraId="08309F71" w14:textId="77777777">
                        <w:trPr>
                          <w:trHeight w:hRule="exact" w:val="493"/>
                        </w:trPr>
                        <w:tc>
                          <w:tcPr>
                            <w:tcW w:w="555" w:type="dxa"/>
                            <w:tcBorders>
                              <w:top w:val="single" w:sz="1" w:space="0" w:color="929292"/>
                              <w:left w:val="nil"/>
                              <w:bottom w:val="single" w:sz="1" w:space="0" w:color="929292"/>
                              <w:right w:val="single" w:sz="7" w:space="0" w:color="000000"/>
                            </w:tcBorders>
                          </w:tcPr>
                          <w:p w14:paraId="5D664817" w14:textId="77777777" w:rsidR="003C0DF2" w:rsidRDefault="003C0DF2">
                            <w:pPr>
                              <w:spacing w:before="2" w:line="100" w:lineRule="exact"/>
                              <w:rPr>
                                <w:sz w:val="11"/>
                                <w:szCs w:val="11"/>
                              </w:rPr>
                            </w:pPr>
                          </w:p>
                          <w:p w14:paraId="37E88C52" w14:textId="77777777" w:rsidR="003C0DF2" w:rsidRDefault="003C0DF2">
                            <w:pPr>
                              <w:ind w:left="168" w:right="168"/>
                              <w:jc w:val="center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b</w:t>
                            </w:r>
                            <w:proofErr w:type="gramEnd"/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7" w:space="0" w:color="000000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6F5C0A31" w14:textId="77777777" w:rsidR="003C0DF2" w:rsidRDefault="003C0DF2">
                            <w:pPr>
                              <w:spacing w:before="72"/>
                              <w:ind w:left="155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38FFE2ED" w14:textId="77777777" w:rsidR="003C0DF2" w:rsidRDefault="003C0DF2">
                            <w:pPr>
                              <w:spacing w:before="72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4BB171F1" w14:textId="77777777" w:rsidR="003C0DF2" w:rsidRDefault="003C0DF2">
                            <w:pPr>
                              <w:spacing w:before="72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716D0E34" w14:textId="77777777" w:rsidR="003C0DF2" w:rsidRDefault="003C0DF2">
                            <w:pPr>
                              <w:spacing w:before="72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7FC6D10E" w14:textId="77777777" w:rsidR="003C0DF2" w:rsidRDefault="003C0DF2">
                            <w:pPr>
                              <w:spacing w:before="72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094F0325" w14:textId="77777777" w:rsidR="003C0DF2" w:rsidRDefault="003C0DF2">
                            <w:pPr>
                              <w:spacing w:before="72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82" w:type="dxa"/>
                            <w:vMerge/>
                            <w:tcBorders>
                              <w:left w:val="single" w:sz="1" w:space="0" w:color="929292"/>
                              <w:right w:val="single" w:sz="1" w:space="0" w:color="929292"/>
                            </w:tcBorders>
                          </w:tcPr>
                          <w:p w14:paraId="37385C10" w14:textId="77777777" w:rsidR="003C0DF2" w:rsidRDefault="003C0DF2"/>
                        </w:tc>
                      </w:tr>
                      <w:tr w:rsidR="003C0DF2" w14:paraId="41FF8B55" w14:textId="77777777">
                        <w:trPr>
                          <w:trHeight w:hRule="exact" w:val="493"/>
                        </w:trPr>
                        <w:tc>
                          <w:tcPr>
                            <w:tcW w:w="555" w:type="dxa"/>
                            <w:tcBorders>
                              <w:top w:val="single" w:sz="1" w:space="0" w:color="929292"/>
                              <w:left w:val="nil"/>
                              <w:bottom w:val="single" w:sz="1" w:space="0" w:color="929292"/>
                              <w:right w:val="single" w:sz="7" w:space="0" w:color="000000"/>
                            </w:tcBorders>
                          </w:tcPr>
                          <w:p w14:paraId="4C616C6B" w14:textId="77777777" w:rsidR="003C0DF2" w:rsidRDefault="003C0DF2">
                            <w:pPr>
                              <w:spacing w:before="2" w:line="100" w:lineRule="exact"/>
                              <w:rPr>
                                <w:sz w:val="11"/>
                                <w:szCs w:val="11"/>
                              </w:rPr>
                            </w:pPr>
                          </w:p>
                          <w:p w14:paraId="508931D1" w14:textId="77777777" w:rsidR="003C0DF2" w:rsidRDefault="003C0DF2">
                            <w:pPr>
                              <w:ind w:left="175" w:right="175"/>
                              <w:jc w:val="center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c</w:t>
                            </w:r>
                            <w:proofErr w:type="gramEnd"/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7" w:space="0" w:color="000000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3A48FCD0" w14:textId="77777777" w:rsidR="003C0DF2" w:rsidRDefault="003C0DF2">
                            <w:pPr>
                              <w:spacing w:before="72"/>
                              <w:ind w:left="155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1D1781E5" w14:textId="77777777" w:rsidR="003C0DF2" w:rsidRDefault="003C0DF2">
                            <w:pPr>
                              <w:spacing w:before="72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29DEE8DD" w14:textId="77777777" w:rsidR="003C0DF2" w:rsidRDefault="003C0DF2">
                            <w:pPr>
                              <w:spacing w:before="72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67982260" w14:textId="77777777" w:rsidR="003C0DF2" w:rsidRDefault="003C0DF2">
                            <w:pPr>
                              <w:spacing w:before="72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526BB0A3" w14:textId="77777777" w:rsidR="003C0DF2" w:rsidRDefault="003C0DF2">
                            <w:pPr>
                              <w:spacing w:before="72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08644F69" w14:textId="77777777" w:rsidR="003C0DF2" w:rsidRDefault="003C0DF2">
                            <w:pPr>
                              <w:spacing w:before="72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82" w:type="dxa"/>
                            <w:vMerge/>
                            <w:tcBorders>
                              <w:left w:val="single" w:sz="1" w:space="0" w:color="929292"/>
                              <w:right w:val="single" w:sz="1" w:space="0" w:color="929292"/>
                            </w:tcBorders>
                          </w:tcPr>
                          <w:p w14:paraId="0B471BBB" w14:textId="77777777" w:rsidR="003C0DF2" w:rsidRDefault="003C0DF2"/>
                        </w:tc>
                      </w:tr>
                      <w:tr w:rsidR="003C0DF2" w14:paraId="67FBBAD0" w14:textId="77777777">
                        <w:trPr>
                          <w:trHeight w:hRule="exact" w:val="493"/>
                        </w:trPr>
                        <w:tc>
                          <w:tcPr>
                            <w:tcW w:w="555" w:type="dxa"/>
                            <w:tcBorders>
                              <w:top w:val="single" w:sz="1" w:space="0" w:color="929292"/>
                              <w:left w:val="nil"/>
                              <w:bottom w:val="single" w:sz="1" w:space="0" w:color="929292"/>
                              <w:right w:val="single" w:sz="7" w:space="0" w:color="000000"/>
                            </w:tcBorders>
                          </w:tcPr>
                          <w:p w14:paraId="039110C7" w14:textId="77777777" w:rsidR="003C0DF2" w:rsidRDefault="003C0DF2">
                            <w:pPr>
                              <w:spacing w:before="2" w:line="100" w:lineRule="exact"/>
                              <w:rPr>
                                <w:sz w:val="11"/>
                                <w:szCs w:val="11"/>
                              </w:rPr>
                            </w:pPr>
                          </w:p>
                          <w:p w14:paraId="6F3D4E0C" w14:textId="77777777" w:rsidR="003C0DF2" w:rsidRDefault="003C0DF2">
                            <w:pPr>
                              <w:ind w:left="168" w:right="168"/>
                              <w:jc w:val="center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d</w:t>
                            </w:r>
                            <w:proofErr w:type="gramEnd"/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7" w:space="0" w:color="000000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1DE82590" w14:textId="77777777" w:rsidR="003C0DF2" w:rsidRDefault="003C0DF2">
                            <w:pPr>
                              <w:spacing w:before="72"/>
                              <w:ind w:left="155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6DF5BAE2" w14:textId="77777777" w:rsidR="003C0DF2" w:rsidRDefault="003C0DF2">
                            <w:pPr>
                              <w:spacing w:before="72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070F6B70" w14:textId="77777777" w:rsidR="003C0DF2" w:rsidRDefault="003C0DF2">
                            <w:pPr>
                              <w:spacing w:before="72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75995A90" w14:textId="77777777" w:rsidR="003C0DF2" w:rsidRDefault="003C0DF2">
                            <w:pPr>
                              <w:spacing w:before="72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17342CF8" w14:textId="77777777" w:rsidR="003C0DF2" w:rsidRDefault="003C0DF2">
                            <w:pPr>
                              <w:spacing w:before="72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" w:space="0" w:color="929292"/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47ADD3E0" w14:textId="77777777" w:rsidR="003C0DF2" w:rsidRDefault="003C0DF2">
                            <w:pPr>
                              <w:spacing w:before="72"/>
                              <w:ind w:left="159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0C0C0"/>
                                <w:sz w:val="31"/>
                                <w:szCs w:val="31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82" w:type="dxa"/>
                            <w:vMerge/>
                            <w:tcBorders>
                              <w:left w:val="single" w:sz="1" w:space="0" w:color="929292"/>
                              <w:bottom w:val="single" w:sz="1" w:space="0" w:color="929292"/>
                              <w:right w:val="single" w:sz="1" w:space="0" w:color="929292"/>
                            </w:tcBorders>
                          </w:tcPr>
                          <w:p w14:paraId="72A61189" w14:textId="77777777" w:rsidR="003C0DF2" w:rsidRDefault="003C0DF2"/>
                        </w:tc>
                      </w:tr>
                    </w:tbl>
                    <w:p w14:paraId="3F3ABC1E" w14:textId="77777777" w:rsidR="003C0DF2" w:rsidRDefault="003C0DF2"/>
                  </w:txbxContent>
                </v:textbox>
                <w10:wrap anchorx="page"/>
              </v:shape>
            </w:pict>
          </mc:Fallback>
        </mc:AlternateContent>
      </w:r>
      <w:r w:rsidR="00213659">
        <w:rPr>
          <w:rFonts w:ascii="Arial" w:eastAsia="Arial" w:hAnsi="Arial" w:cs="Arial"/>
          <w:spacing w:val="-3"/>
          <w:w w:val="103"/>
          <w:sz w:val="15"/>
          <w:szCs w:val="15"/>
        </w:rPr>
        <w:t>W</w:t>
      </w:r>
      <w:r w:rsidR="00213659">
        <w:rPr>
          <w:rFonts w:ascii="Arial" w:eastAsia="Arial" w:hAnsi="Arial" w:cs="Arial"/>
          <w:w w:val="103"/>
          <w:sz w:val="15"/>
          <w:szCs w:val="15"/>
        </w:rPr>
        <w:t>ords</w:t>
      </w:r>
    </w:p>
    <w:p w14:paraId="4978EA41" w14:textId="77777777" w:rsidR="001204D4" w:rsidRDefault="001204D4">
      <w:pPr>
        <w:spacing w:before="9" w:line="140" w:lineRule="exact"/>
        <w:rPr>
          <w:sz w:val="14"/>
          <w:szCs w:val="14"/>
        </w:rPr>
      </w:pPr>
    </w:p>
    <w:p w14:paraId="3EBF9914" w14:textId="77777777" w:rsidR="001204D4" w:rsidRDefault="001204D4">
      <w:pPr>
        <w:spacing w:line="200" w:lineRule="exact"/>
      </w:pPr>
    </w:p>
    <w:p w14:paraId="57606975" w14:textId="77777777" w:rsidR="001204D4" w:rsidRDefault="001204D4">
      <w:pPr>
        <w:spacing w:line="200" w:lineRule="exact"/>
      </w:pPr>
    </w:p>
    <w:p w14:paraId="28BA9B80" w14:textId="77777777" w:rsidR="001204D4" w:rsidRDefault="001204D4">
      <w:pPr>
        <w:spacing w:line="200" w:lineRule="exact"/>
      </w:pPr>
    </w:p>
    <w:p w14:paraId="19EC49DB" w14:textId="77777777" w:rsidR="001204D4" w:rsidRDefault="001204D4">
      <w:pPr>
        <w:spacing w:line="200" w:lineRule="exact"/>
      </w:pPr>
    </w:p>
    <w:p w14:paraId="18DA0D8F" w14:textId="77777777" w:rsidR="001204D4" w:rsidRDefault="001204D4">
      <w:pPr>
        <w:spacing w:line="200" w:lineRule="exact"/>
      </w:pPr>
    </w:p>
    <w:p w14:paraId="0046E6DE" w14:textId="77777777" w:rsidR="001204D4" w:rsidRDefault="001204D4">
      <w:pPr>
        <w:spacing w:line="200" w:lineRule="exact"/>
      </w:pPr>
    </w:p>
    <w:p w14:paraId="3B1383CD" w14:textId="77777777" w:rsidR="001204D4" w:rsidRDefault="001204D4">
      <w:pPr>
        <w:spacing w:line="200" w:lineRule="exact"/>
      </w:pPr>
    </w:p>
    <w:p w14:paraId="76B42F4E" w14:textId="77777777" w:rsidR="001204D4" w:rsidRDefault="00213659">
      <w:pPr>
        <w:spacing w:before="21" w:line="415" w:lineRule="auto"/>
        <w:ind w:left="120" w:right="109"/>
        <w:rPr>
          <w:sz w:val="24"/>
          <w:szCs w:val="24"/>
        </w:rPr>
      </w:pPr>
      <w:r>
        <w:rPr>
          <w:spacing w:val="-11"/>
          <w:sz w:val="24"/>
          <w:szCs w:val="24"/>
        </w:rPr>
        <w:t>F</w:t>
      </w:r>
      <w:r>
        <w:rPr>
          <w:sz w:val="24"/>
          <w:szCs w:val="24"/>
        </w:rPr>
        <w:t>igu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1.</w:t>
      </w:r>
      <w:r>
        <w:rPr>
          <w:spacing w:val="12"/>
          <w:sz w:val="24"/>
          <w:szCs w:val="24"/>
        </w:rPr>
        <w:t xml:space="preserve"> </w:t>
      </w:r>
      <w:proofErr w:type="gramStart"/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ord-document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ord-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matrices.</w:t>
      </w:r>
      <w:proofErr w:type="gramEnd"/>
      <w:r>
        <w:rPr>
          <w:spacing w:val="5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ord-document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matrices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measure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 xml:space="preserve">often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occur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particular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documents.</w:t>
      </w:r>
      <w:r>
        <w:rPr>
          <w:spacing w:val="3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ord-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matrices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measure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often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pairs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 occur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certain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relat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positions.</w:t>
      </w:r>
    </w:p>
    <w:p w14:paraId="7987B7C5" w14:textId="77777777" w:rsidR="001204D4" w:rsidRDefault="001204D4">
      <w:pPr>
        <w:spacing w:before="1" w:line="140" w:lineRule="exact"/>
        <w:rPr>
          <w:sz w:val="14"/>
          <w:szCs w:val="14"/>
        </w:rPr>
      </w:pPr>
    </w:p>
    <w:p w14:paraId="66A20B42" w14:textId="77777777" w:rsidR="001204D4" w:rsidRDefault="001204D4">
      <w:pPr>
        <w:spacing w:line="200" w:lineRule="exact"/>
      </w:pPr>
    </w:p>
    <w:p w14:paraId="7196C534" w14:textId="77777777" w:rsidR="001204D4" w:rsidRDefault="00213659">
      <w:pPr>
        <w:spacing w:line="415" w:lineRule="auto"/>
        <w:ind w:left="120" w:right="59"/>
        <w:rPr>
          <w:sz w:val="24"/>
          <w:szCs w:val="24"/>
        </w:rPr>
      </w:pPr>
      <w:r>
        <w:rPr>
          <w:sz w:val="24"/>
          <w:szCs w:val="24"/>
        </w:rPr>
        <w:t>Hanks,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1990;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Schütze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1992),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labeling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both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columns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ords;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might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represent 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count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particular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column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might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indicate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frequen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 occurred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before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(Figure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1).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corresponds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initial</w:t>
      </w:r>
      <w:r>
        <w:rPr>
          <w:spacing w:val="-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xample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inferences about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Alice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Bob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based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who</w:t>
      </w:r>
      <w:proofErr w:type="gramEnd"/>
      <w:r>
        <w:rPr>
          <w:spacing w:val="-17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appear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with.</w:t>
      </w:r>
    </w:p>
    <w:p w14:paraId="4018611D" w14:textId="77777777" w:rsidR="001204D4" w:rsidRDefault="00213659">
      <w:pPr>
        <w:spacing w:before="22" w:line="415" w:lineRule="auto"/>
        <w:ind w:left="120" w:right="773" w:firstLine="576"/>
        <w:rPr>
          <w:sz w:val="24"/>
          <w:szCs w:val="24"/>
        </w:rPr>
      </w:pPr>
      <w:r>
        <w:rPr>
          <w:sz w:val="24"/>
          <w:szCs w:val="24"/>
        </w:rPr>
        <w:t>Learning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models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based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ord-document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ord-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matrices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capable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 acquiring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properties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ords.</w:t>
      </w:r>
      <w:r>
        <w:rPr>
          <w:spacing w:val="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xample,</w:t>
      </w:r>
      <w:r>
        <w:rPr>
          <w:spacing w:val="-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Landauer</w:t>
      </w:r>
      <w:proofErr w:type="spellEnd"/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Dumais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(1997)</w:t>
      </w:r>
      <w:r>
        <w:rPr>
          <w:spacing w:val="-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uilt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</w:p>
    <w:p w14:paraId="02526DE1" w14:textId="77777777" w:rsidR="001204D4" w:rsidRDefault="00213659">
      <w:pPr>
        <w:spacing w:before="7" w:line="415" w:lineRule="auto"/>
        <w:ind w:left="120" w:right="75"/>
        <w:rPr>
          <w:sz w:val="24"/>
          <w:szCs w:val="24"/>
        </w:rPr>
        <w:sectPr w:rsidR="001204D4">
          <w:type w:val="continuous"/>
          <w:pgSz w:w="12240" w:h="15840"/>
          <w:pgMar w:top="960" w:right="1340" w:bottom="280" w:left="1320" w:header="720" w:footer="720" w:gutter="0"/>
          <w:cols w:space="720"/>
        </w:sectPr>
      </w:pPr>
      <w:proofErr w:type="gramStart"/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proofErr w:type="gramEnd"/>
      <w:r>
        <w:rPr>
          <w:sz w:val="24"/>
          <w:szCs w:val="24"/>
        </w:rPr>
        <w:t>-document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matrix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corpus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yclopedia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articles,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applied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dimensionality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reduction technique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(singular</w:t>
      </w:r>
      <w:r>
        <w:rPr>
          <w:spacing w:val="-9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alue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decomposition),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computed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similarity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between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 cosine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measure.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Latent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Analysis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(LSA)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able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successfully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pass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 xml:space="preserve">a </w:t>
      </w:r>
      <w:r>
        <w:rPr>
          <w:spacing w:val="-4"/>
          <w:sz w:val="24"/>
          <w:szCs w:val="24"/>
        </w:rPr>
        <w:t>T</w:t>
      </w:r>
      <w:r>
        <w:rPr>
          <w:sz w:val="24"/>
          <w:szCs w:val="24"/>
        </w:rPr>
        <w:t>OEFL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syno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ym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test.</w:t>
      </w:r>
      <w:r>
        <w:rPr>
          <w:spacing w:val="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Redington</w:t>
      </w:r>
      <w:proofErr w:type="spellEnd"/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et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al.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(1998)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eloped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performs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hierarchical</w:t>
      </w:r>
    </w:p>
    <w:p w14:paraId="2F4E0A22" w14:textId="77777777" w:rsidR="001204D4" w:rsidRDefault="001204D4">
      <w:pPr>
        <w:spacing w:before="5" w:line="120" w:lineRule="exact"/>
        <w:rPr>
          <w:sz w:val="12"/>
          <w:szCs w:val="12"/>
        </w:rPr>
      </w:pPr>
    </w:p>
    <w:p w14:paraId="5FE79970" w14:textId="77777777" w:rsidR="001204D4" w:rsidRDefault="001204D4">
      <w:pPr>
        <w:spacing w:line="200" w:lineRule="exact"/>
      </w:pPr>
    </w:p>
    <w:p w14:paraId="52F63B6C" w14:textId="77777777" w:rsidR="001204D4" w:rsidRDefault="001204D4">
      <w:pPr>
        <w:spacing w:line="200" w:lineRule="exact"/>
      </w:pPr>
    </w:p>
    <w:p w14:paraId="4B5280FD" w14:textId="77777777" w:rsidR="001204D4" w:rsidRDefault="00213659">
      <w:pPr>
        <w:spacing w:before="19" w:line="415" w:lineRule="auto"/>
        <w:ind w:left="120" w:right="130"/>
        <w:rPr>
          <w:sz w:val="24"/>
          <w:szCs w:val="24"/>
        </w:rPr>
      </w:pPr>
      <w:proofErr w:type="gramStart"/>
      <w:r>
        <w:rPr>
          <w:sz w:val="24"/>
          <w:szCs w:val="24"/>
        </w:rPr>
        <w:t>clustering</w:t>
      </w:r>
      <w:proofErr w:type="gramEnd"/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ord-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matrix.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Although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eloped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syntactic 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li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noun,</w:t>
      </w:r>
      <w:r>
        <w:rPr>
          <w:spacing w:val="-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erb,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adject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often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learned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clusters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had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 xml:space="preserve">anization.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xample,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cluster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adject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color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number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formed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separate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clusters (p448).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success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early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computational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models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proliferation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models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learn from</w:t>
      </w:r>
      <w:r>
        <w:rPr>
          <w:sz w:val="24"/>
          <w:szCs w:val="24"/>
        </w:rPr>
        <w:t xml:space="preserve"> 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(see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Riordan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Jones,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2010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ervi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comparison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 state-of-the-art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models).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computational</w:t>
      </w:r>
      <w:r>
        <w:rPr>
          <w:spacing w:val="-14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vidence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quite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strong: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principle,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statistical patterns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dr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some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aspects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meaning.</w:t>
      </w:r>
    </w:p>
    <w:p w14:paraId="372B532F" w14:textId="77777777" w:rsidR="001204D4" w:rsidRDefault="001204D4">
      <w:pPr>
        <w:spacing w:line="200" w:lineRule="exact"/>
      </w:pPr>
    </w:p>
    <w:p w14:paraId="142313C9" w14:textId="77777777" w:rsidR="001204D4" w:rsidRDefault="001204D4">
      <w:pPr>
        <w:spacing w:line="200" w:lineRule="exact"/>
      </w:pPr>
    </w:p>
    <w:p w14:paraId="20BAB41A" w14:textId="77777777" w:rsidR="001204D4" w:rsidRDefault="001204D4">
      <w:pPr>
        <w:spacing w:before="10" w:line="220" w:lineRule="exact"/>
        <w:rPr>
          <w:sz w:val="22"/>
          <w:szCs w:val="22"/>
        </w:rPr>
      </w:pPr>
    </w:p>
    <w:p w14:paraId="359C181F" w14:textId="77777777" w:rsidR="001204D4" w:rsidRDefault="00213659">
      <w:pPr>
        <w:spacing w:line="415" w:lineRule="auto"/>
        <w:ind w:left="120" w:right="59" w:firstLine="576"/>
        <w:rPr>
          <w:sz w:val="24"/>
          <w:szCs w:val="24"/>
        </w:rPr>
      </w:pPr>
      <w:r>
        <w:rPr>
          <w:sz w:val="24"/>
          <w:szCs w:val="24"/>
        </w:rPr>
        <w:t>There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computational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proofs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concept,</w:t>
      </w:r>
      <w:r>
        <w:rPr>
          <w:spacing w:val="-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little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ect</w:t>
      </w:r>
      <w:r>
        <w:rPr>
          <w:spacing w:val="1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vidence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humans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use 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influential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case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study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some indirect</w:t>
      </w:r>
      <w:r>
        <w:rPr>
          <w:spacing w:val="-7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vidence.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Shepard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Cooper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(1992)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presented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congenitally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blind,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colo</w:t>
      </w:r>
      <w:r>
        <w:rPr>
          <w:spacing w:val="-5"/>
          <w:sz w:val="24"/>
          <w:szCs w:val="24"/>
        </w:rPr>
        <w:t>r</w:t>
      </w:r>
      <w:r>
        <w:rPr>
          <w:sz w:val="24"/>
          <w:szCs w:val="24"/>
        </w:rPr>
        <w:t>-blind,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and normally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sighted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pairs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color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similarity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ratings. 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might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predicted,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ratings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blind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did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correlate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highly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normally sighted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ind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viduals.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their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ratings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did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appear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preser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local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similarity relationships—violet</w:t>
      </w:r>
      <w:r>
        <w:rPr>
          <w:spacing w:val="-2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rated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most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similar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purple,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teal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green,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forth.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might</w:t>
      </w:r>
    </w:p>
    <w:p w14:paraId="40562C76" w14:textId="77777777" w:rsidR="001204D4" w:rsidRDefault="00213659">
      <w:pPr>
        <w:spacing w:before="7" w:line="415" w:lineRule="auto"/>
        <w:ind w:left="120" w:right="163"/>
        <w:rPr>
          <w:sz w:val="24"/>
          <w:szCs w:val="24"/>
        </w:rPr>
      </w:pPr>
      <w:proofErr w:type="gramStart"/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proofErr w:type="gramEnd"/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congenitally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blind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ind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viduals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learned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ything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about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color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relationships?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possibilit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 raised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Shepard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Coope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blind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xtracted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relationships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their linguistic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input.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recent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Bed</w:t>
      </w:r>
      <w:r>
        <w:rPr>
          <w:spacing w:val="-4"/>
          <w:sz w:val="24"/>
          <w:szCs w:val="24"/>
        </w:rPr>
        <w:t>n</w:t>
      </w:r>
      <w:r>
        <w:rPr>
          <w:spacing w:val="-16"/>
          <w:sz w:val="24"/>
          <w:szCs w:val="24"/>
        </w:rPr>
        <w:t>y</w:t>
      </w:r>
      <w:proofErr w:type="spellEnd"/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K</w:t>
      </w:r>
      <w:r>
        <w:rPr>
          <w:sz w:val="24"/>
          <w:szCs w:val="24"/>
        </w:rPr>
        <w:t>oste</w:t>
      </w:r>
      <w:r>
        <w:rPr>
          <w:spacing w:val="-5"/>
          <w:sz w:val="24"/>
          <w:szCs w:val="24"/>
        </w:rPr>
        <w:t>r</w:t>
      </w:r>
      <w:proofErr w:type="spellEnd"/>
      <w:r>
        <w:rPr>
          <w:sz w:val="24"/>
          <w:szCs w:val="24"/>
        </w:rPr>
        <w:t>-Hale,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Johnston,</w:t>
      </w:r>
      <w:r>
        <w:rPr>
          <w:spacing w:val="-9"/>
          <w:sz w:val="24"/>
          <w:szCs w:val="24"/>
        </w:rPr>
        <w:t xml:space="preserve"> </w:t>
      </w:r>
      <w:proofErr w:type="spellStart"/>
      <w:r>
        <w:rPr>
          <w:spacing w:val="-24"/>
          <w:sz w:val="24"/>
          <w:szCs w:val="24"/>
        </w:rPr>
        <w:t>Y</w:t>
      </w:r>
      <w:r>
        <w:rPr>
          <w:sz w:val="24"/>
          <w:szCs w:val="24"/>
        </w:rPr>
        <w:t>azzolino</w:t>
      </w:r>
      <w:proofErr w:type="spellEnd"/>
      <w:r>
        <w:rPr>
          <w:sz w:val="24"/>
          <w:szCs w:val="24"/>
        </w:rPr>
        <w:t>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Sa</w:t>
      </w:r>
      <w:r>
        <w:rPr>
          <w:spacing w:val="-4"/>
          <w:sz w:val="24"/>
          <w:szCs w:val="24"/>
        </w:rPr>
        <w:t>x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(2012) has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similar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wledge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visual</w:t>
      </w:r>
      <w:r>
        <w:rPr>
          <w:spacing w:val="-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erbs.</w:t>
      </w:r>
    </w:p>
    <w:p w14:paraId="44F4847B" w14:textId="77777777" w:rsidR="001204D4" w:rsidRDefault="001204D4">
      <w:pPr>
        <w:spacing w:line="200" w:lineRule="exact"/>
      </w:pPr>
    </w:p>
    <w:p w14:paraId="738B45D0" w14:textId="77777777" w:rsidR="001204D4" w:rsidRDefault="001204D4">
      <w:pPr>
        <w:spacing w:line="200" w:lineRule="exact"/>
      </w:pPr>
    </w:p>
    <w:p w14:paraId="41022251" w14:textId="77777777" w:rsidR="001204D4" w:rsidRDefault="001204D4">
      <w:pPr>
        <w:spacing w:before="10" w:line="220" w:lineRule="exact"/>
        <w:rPr>
          <w:sz w:val="22"/>
          <w:szCs w:val="22"/>
        </w:rPr>
      </w:pPr>
    </w:p>
    <w:p w14:paraId="09EB4AAE" w14:textId="77777777" w:rsidR="001204D4" w:rsidRDefault="00213659">
      <w:pPr>
        <w:spacing w:line="415" w:lineRule="auto"/>
        <w:ind w:left="120" w:right="97" w:firstLine="576"/>
        <w:rPr>
          <w:sz w:val="24"/>
          <w:szCs w:val="24"/>
        </w:rPr>
        <w:sectPr w:rsidR="001204D4">
          <w:pgSz w:w="12240" w:h="15840"/>
          <w:pgMar w:top="960" w:right="1340" w:bottom="280" w:left="1320" w:header="736" w:footer="0" w:gutter="0"/>
          <w:cols w:space="720"/>
        </w:sectPr>
      </w:pPr>
      <w:r>
        <w:rPr>
          <w:sz w:val="24"/>
          <w:szCs w:val="24"/>
        </w:rPr>
        <w:t>These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demonstrations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blind,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while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suggest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only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indirect</w:t>
      </w:r>
      <w:r>
        <w:rPr>
          <w:spacing w:val="-7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vidence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 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Researchers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studying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grammatical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(as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opposed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 xml:space="preserve">to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meanings)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empl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yed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methods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principle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vide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stronger</w:t>
      </w:r>
      <w:r>
        <w:rPr>
          <w:spacing w:val="-8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vidence.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These studies</w:t>
      </w:r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artificial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languages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certain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measure whether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form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basis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section,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discuss results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studies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xamined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kind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structure,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MNPQ language.</w:t>
      </w:r>
    </w:p>
    <w:p w14:paraId="229CB31B" w14:textId="77777777" w:rsidR="001204D4" w:rsidRDefault="001204D4">
      <w:pPr>
        <w:spacing w:before="2" w:line="120" w:lineRule="exact"/>
        <w:rPr>
          <w:sz w:val="13"/>
          <w:szCs w:val="13"/>
        </w:rPr>
      </w:pPr>
    </w:p>
    <w:p w14:paraId="708FC7A1" w14:textId="77777777" w:rsidR="001204D4" w:rsidRDefault="001204D4">
      <w:pPr>
        <w:spacing w:line="200" w:lineRule="exact"/>
      </w:pPr>
    </w:p>
    <w:p w14:paraId="56EA6DDD" w14:textId="77777777" w:rsidR="001204D4" w:rsidRDefault="001204D4">
      <w:pPr>
        <w:spacing w:line="200" w:lineRule="exact"/>
      </w:pPr>
    </w:p>
    <w:p w14:paraId="7A859338" w14:textId="77777777" w:rsidR="001204D4" w:rsidRDefault="00213659">
      <w:pPr>
        <w:spacing w:before="12"/>
        <w:ind w:left="100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puzzle: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3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language</w:t>
      </w:r>
    </w:p>
    <w:p w14:paraId="716DC6AC" w14:textId="77777777" w:rsidR="001204D4" w:rsidRDefault="001204D4">
      <w:pPr>
        <w:spacing w:line="200" w:lineRule="exact"/>
      </w:pPr>
    </w:p>
    <w:p w14:paraId="1B6BB417" w14:textId="77777777" w:rsidR="001204D4" w:rsidRDefault="001204D4">
      <w:pPr>
        <w:spacing w:before="5" w:line="260" w:lineRule="exact"/>
        <w:rPr>
          <w:sz w:val="26"/>
          <w:szCs w:val="26"/>
        </w:rPr>
      </w:pPr>
    </w:p>
    <w:p w14:paraId="0DE896B9" w14:textId="77777777" w:rsidR="001204D4" w:rsidRDefault="00213659">
      <w:pPr>
        <w:spacing w:line="402" w:lineRule="auto"/>
        <w:ind w:left="100" w:right="60" w:firstLine="576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contains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four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(which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includes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0"/>
          <w:position w:val="-4"/>
          <w:sz w:val="16"/>
          <w:szCs w:val="16"/>
        </w:rPr>
        <w:t>1</w:t>
      </w:r>
      <w:r>
        <w:rPr>
          <w:sz w:val="24"/>
          <w:szCs w:val="24"/>
        </w:rPr>
        <w:t>,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0"/>
          <w:position w:val="-4"/>
          <w:sz w:val="16"/>
          <w:szCs w:val="16"/>
        </w:rPr>
        <w:t>2</w:t>
      </w:r>
      <w:r>
        <w:rPr>
          <w:sz w:val="24"/>
          <w:szCs w:val="24"/>
        </w:rPr>
        <w:t>,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4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m</w:t>
      </w:r>
      <w:r>
        <w:rPr>
          <w:w w:val="105"/>
          <w:position w:val="-4"/>
          <w:sz w:val="16"/>
          <w:szCs w:val="16"/>
        </w:rPr>
        <w:t>3</w:t>
      </w:r>
      <w:r>
        <w:rPr>
          <w:spacing w:val="-30"/>
          <w:position w:val="-4"/>
          <w:sz w:val="16"/>
          <w:szCs w:val="16"/>
        </w:rPr>
        <w:t xml:space="preserve"> </w:t>
      </w:r>
      <w:r>
        <w:rPr>
          <w:sz w:val="24"/>
          <w:szCs w:val="24"/>
        </w:rPr>
        <w:t>),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(n</w:t>
      </w:r>
      <w:r>
        <w:rPr>
          <w:spacing w:val="10"/>
          <w:position w:val="-4"/>
          <w:sz w:val="16"/>
          <w:szCs w:val="16"/>
        </w:rPr>
        <w:t>1</w:t>
      </w:r>
      <w:r>
        <w:rPr>
          <w:sz w:val="24"/>
          <w:szCs w:val="24"/>
        </w:rPr>
        <w:t>,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0"/>
          <w:position w:val="-4"/>
          <w:sz w:val="16"/>
          <w:szCs w:val="16"/>
        </w:rPr>
        <w:t>2</w:t>
      </w:r>
      <w:r>
        <w:rPr>
          <w:sz w:val="24"/>
          <w:szCs w:val="24"/>
        </w:rPr>
        <w:t>,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0"/>
          <w:position w:val="-4"/>
          <w:sz w:val="16"/>
          <w:szCs w:val="16"/>
        </w:rPr>
        <w:t>3</w:t>
      </w:r>
      <w:r>
        <w:rPr>
          <w:sz w:val="24"/>
          <w:szCs w:val="24"/>
        </w:rPr>
        <w:t>),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(p</w:t>
      </w:r>
      <w:r>
        <w:rPr>
          <w:spacing w:val="10"/>
          <w:position w:val="-4"/>
          <w:sz w:val="16"/>
          <w:szCs w:val="16"/>
        </w:rPr>
        <w:t>1</w:t>
      </w:r>
      <w:r>
        <w:rPr>
          <w:sz w:val="24"/>
          <w:szCs w:val="24"/>
        </w:rPr>
        <w:t>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0"/>
          <w:position w:val="-4"/>
          <w:sz w:val="16"/>
          <w:szCs w:val="16"/>
        </w:rPr>
        <w:t>2</w:t>
      </w:r>
      <w:r>
        <w:rPr>
          <w:sz w:val="24"/>
          <w:szCs w:val="24"/>
        </w:rPr>
        <w:t>, p</w:t>
      </w:r>
      <w:r>
        <w:rPr>
          <w:spacing w:val="10"/>
          <w:position w:val="-4"/>
          <w:sz w:val="16"/>
          <w:szCs w:val="16"/>
        </w:rPr>
        <w:t>3</w:t>
      </w:r>
      <w:r>
        <w:rPr>
          <w:sz w:val="24"/>
          <w:szCs w:val="24"/>
        </w:rPr>
        <w:t>),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</w:t>
      </w:r>
      <w:r>
        <w:rPr>
          <w:spacing w:val="-2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(</w:t>
      </w:r>
      <w:r>
        <w:rPr>
          <w:w w:val="86"/>
          <w:sz w:val="24"/>
          <w:szCs w:val="24"/>
        </w:rPr>
        <w:t>q</w:t>
      </w:r>
      <w:r>
        <w:rPr>
          <w:w w:val="105"/>
          <w:position w:val="-4"/>
          <w:sz w:val="16"/>
          <w:szCs w:val="16"/>
        </w:rPr>
        <w:t>1</w:t>
      </w:r>
      <w:r>
        <w:rPr>
          <w:spacing w:val="-30"/>
          <w:position w:val="-4"/>
          <w:sz w:val="16"/>
          <w:szCs w:val="16"/>
        </w:rPr>
        <w:t xml:space="preserve"> </w:t>
      </w:r>
      <w:r>
        <w:rPr>
          <w:sz w:val="24"/>
          <w:szCs w:val="24"/>
        </w:rPr>
        <w:t>,</w:t>
      </w:r>
      <w:r>
        <w:rPr>
          <w:spacing w:val="-1"/>
          <w:sz w:val="24"/>
          <w:szCs w:val="24"/>
        </w:rPr>
        <w:t xml:space="preserve"> </w:t>
      </w:r>
      <w:r>
        <w:rPr>
          <w:w w:val="86"/>
          <w:sz w:val="24"/>
          <w:szCs w:val="24"/>
        </w:rPr>
        <w:t>q</w:t>
      </w:r>
      <w:r>
        <w:rPr>
          <w:w w:val="105"/>
          <w:position w:val="-4"/>
          <w:sz w:val="16"/>
          <w:szCs w:val="16"/>
        </w:rPr>
        <w:t>2</w:t>
      </w:r>
      <w:r>
        <w:rPr>
          <w:spacing w:val="-30"/>
          <w:position w:val="-4"/>
          <w:sz w:val="16"/>
          <w:szCs w:val="16"/>
        </w:rPr>
        <w:t xml:space="preserve"> </w:t>
      </w:r>
      <w:r>
        <w:rPr>
          <w:sz w:val="24"/>
          <w:szCs w:val="24"/>
        </w:rPr>
        <w:t>,</w:t>
      </w:r>
      <w:r>
        <w:rPr>
          <w:spacing w:val="-1"/>
          <w:sz w:val="24"/>
          <w:szCs w:val="24"/>
        </w:rPr>
        <w:t xml:space="preserve"> </w:t>
      </w:r>
      <w:r>
        <w:rPr>
          <w:w w:val="86"/>
          <w:sz w:val="24"/>
          <w:szCs w:val="24"/>
        </w:rPr>
        <w:t>q</w:t>
      </w:r>
      <w:r>
        <w:rPr>
          <w:w w:val="105"/>
          <w:position w:val="-4"/>
          <w:sz w:val="16"/>
          <w:szCs w:val="16"/>
        </w:rPr>
        <w:t>3</w:t>
      </w:r>
      <w:r>
        <w:rPr>
          <w:spacing w:val="-30"/>
          <w:position w:val="-4"/>
          <w:sz w:val="16"/>
          <w:szCs w:val="16"/>
        </w:rPr>
        <w:t xml:space="preserve"> </w:t>
      </w:r>
      <w:r>
        <w:rPr>
          <w:sz w:val="24"/>
          <w:szCs w:val="24"/>
        </w:rPr>
        <w:t>).</w:t>
      </w:r>
      <w:r>
        <w:rPr>
          <w:spacing w:val="1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hear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types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training</w:t>
      </w:r>
      <w:r>
        <w:rPr>
          <w:spacing w:val="-8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sentences: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MN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PQ.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Thus,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li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0"/>
          <w:position w:val="-4"/>
          <w:sz w:val="16"/>
          <w:szCs w:val="16"/>
        </w:rPr>
        <w:t>1</w:t>
      </w:r>
      <w:r>
        <w:rPr>
          <w:sz w:val="24"/>
          <w:szCs w:val="24"/>
        </w:rPr>
        <w:t>n</w:t>
      </w:r>
      <w:r>
        <w:rPr>
          <w:position w:val="-4"/>
          <w:sz w:val="16"/>
          <w:szCs w:val="16"/>
        </w:rPr>
        <w:t xml:space="preserve">3 </w:t>
      </w:r>
      <w:r>
        <w:rPr>
          <w:spacing w:val="34"/>
          <w:position w:val="-4"/>
          <w:sz w:val="16"/>
          <w:szCs w:val="16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grammatical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while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li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0"/>
          <w:position w:val="-4"/>
          <w:sz w:val="16"/>
          <w:szCs w:val="16"/>
        </w:rPr>
        <w:t>1</w:t>
      </w:r>
      <w:r>
        <w:rPr>
          <w:sz w:val="24"/>
          <w:szCs w:val="24"/>
        </w:rPr>
        <w:t>q</w:t>
      </w:r>
      <w:r>
        <w:rPr>
          <w:position w:val="-4"/>
          <w:sz w:val="16"/>
          <w:szCs w:val="16"/>
        </w:rPr>
        <w:t>3</w:t>
      </w:r>
      <w:r>
        <w:rPr>
          <w:spacing w:val="38"/>
          <w:position w:val="-4"/>
          <w:sz w:val="16"/>
          <w:szCs w:val="16"/>
        </w:rPr>
        <w:t xml:space="preserve"> </w:t>
      </w:r>
      <w:r>
        <w:rPr>
          <w:sz w:val="24"/>
          <w:szCs w:val="24"/>
        </w:rPr>
        <w:t>are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ill</w:t>
      </w:r>
      <w:r>
        <w:rPr>
          <w:spacing w:val="-4"/>
          <w:sz w:val="24"/>
          <w:szCs w:val="24"/>
        </w:rPr>
        <w:t>e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al.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Early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0"/>
          <w:sz w:val="24"/>
          <w:szCs w:val="24"/>
        </w:rPr>
        <w:t>n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esti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ations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(Braine,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1966;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Smith,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1966)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found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tend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endorse 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grammatical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f</w:t>
      </w:r>
      <w:r>
        <w:rPr>
          <w:sz w:val="24"/>
          <w:szCs w:val="24"/>
        </w:rPr>
        <w:t>amilia</w:t>
      </w:r>
      <w:r>
        <w:rPr>
          <w:spacing w:val="-13"/>
          <w:sz w:val="24"/>
          <w:szCs w:val="24"/>
        </w:rPr>
        <w:t>r</w:t>
      </w:r>
      <w:r>
        <w:rPr>
          <w:sz w:val="24"/>
          <w:szCs w:val="24"/>
        </w:rPr>
        <w:t>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also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endorse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ungrammatical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MQ 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sentences,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suggesting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learn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position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(that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M/P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first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N/Q come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second)</w:t>
      </w:r>
      <w:r>
        <w:rPr>
          <w:spacing w:val="-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(that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co-occurs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 occurs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Q</w:t>
      </w:r>
      <w:r>
        <w:rPr>
          <w:spacing w:val="-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N).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ailure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basis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pure</w:t>
      </w:r>
    </w:p>
    <w:p w14:paraId="2EEAEBCF" w14:textId="77777777" w:rsidR="001204D4" w:rsidRDefault="00213659">
      <w:pPr>
        <w:spacing w:before="22"/>
        <w:ind w:left="100"/>
        <w:rPr>
          <w:sz w:val="24"/>
          <w:szCs w:val="24"/>
        </w:rPr>
      </w:pPr>
      <w:proofErr w:type="gramStart"/>
      <w:r>
        <w:rPr>
          <w:sz w:val="24"/>
          <w:szCs w:val="24"/>
        </w:rPr>
        <w:t>co</w:t>
      </w:r>
      <w:proofErr w:type="gramEnd"/>
      <w:r>
        <w:rPr>
          <w:sz w:val="24"/>
          <w:szCs w:val="24"/>
        </w:rPr>
        <w:t>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has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been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reliably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obser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number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studies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(Braine,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1987;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Brooks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et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al.,</w:t>
      </w:r>
    </w:p>
    <w:p w14:paraId="05652B4F" w14:textId="77777777" w:rsidR="001204D4" w:rsidRDefault="001204D4">
      <w:pPr>
        <w:spacing w:before="2" w:line="200" w:lineRule="exact"/>
      </w:pPr>
    </w:p>
    <w:p w14:paraId="153B37A4" w14:textId="77777777" w:rsidR="001204D4" w:rsidRDefault="00213659">
      <w:pPr>
        <w:ind w:left="100"/>
        <w:rPr>
          <w:sz w:val="24"/>
          <w:szCs w:val="24"/>
        </w:rPr>
      </w:pPr>
      <w:r>
        <w:rPr>
          <w:sz w:val="24"/>
          <w:szCs w:val="24"/>
        </w:rPr>
        <w:t>1993;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Frank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Gibson,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2011;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Frigo</w:t>
      </w:r>
      <w:proofErr w:type="spellEnd"/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McDonald,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1998;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Ger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en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et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al.,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2005;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pacing w:val="-6"/>
          <w:sz w:val="24"/>
          <w:szCs w:val="24"/>
        </w:rPr>
        <w:t>K</w:t>
      </w:r>
      <w:r>
        <w:rPr>
          <w:sz w:val="24"/>
          <w:szCs w:val="24"/>
        </w:rPr>
        <w:t>empe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Brooks,</w:t>
      </w:r>
    </w:p>
    <w:p w14:paraId="1BD23C10" w14:textId="77777777" w:rsidR="001204D4" w:rsidRDefault="001204D4">
      <w:pPr>
        <w:spacing w:before="2" w:line="200" w:lineRule="exact"/>
      </w:pPr>
    </w:p>
    <w:p w14:paraId="6B56EF1A" w14:textId="77777777" w:rsidR="001204D4" w:rsidRDefault="00213659">
      <w:pPr>
        <w:spacing w:line="415" w:lineRule="auto"/>
        <w:ind w:left="100" w:right="93"/>
        <w:rPr>
          <w:sz w:val="24"/>
          <w:szCs w:val="24"/>
        </w:rPr>
      </w:pPr>
      <w:proofErr w:type="gramStart"/>
      <w:r>
        <w:rPr>
          <w:sz w:val="24"/>
          <w:szCs w:val="24"/>
        </w:rPr>
        <w:t>2001;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</w:t>
      </w:r>
      <w:proofErr w:type="spellEnd"/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fran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2010).</w:t>
      </w:r>
      <w:proofErr w:type="gramEnd"/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Reede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wport,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Aslin</w:t>
      </w:r>
      <w:proofErr w:type="spellEnd"/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(2009,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5)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report successful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related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language,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Q)AXB</w:t>
      </w:r>
      <w:proofErr w:type="gramEnd"/>
      <w:r>
        <w:rPr>
          <w:sz w:val="24"/>
          <w:szCs w:val="24"/>
        </w:rPr>
        <w:t>(R).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language,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optional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Q</w:t>
      </w:r>
      <w:r>
        <w:rPr>
          <w:spacing w:val="-2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and R</w:t>
      </w:r>
      <w:r>
        <w:rPr>
          <w:sz w:val="24"/>
          <w:szCs w:val="24"/>
        </w:rPr>
        <w:t xml:space="preserve"> 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ser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deconfound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positional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(i.e., 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MNPQ,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Ms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>lw</w:t>
      </w:r>
      <w:r>
        <w:rPr>
          <w:sz w:val="24"/>
          <w:szCs w:val="24"/>
        </w:rPr>
        <w:t>ays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sentence-initial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>lw</w:t>
      </w:r>
      <w:r>
        <w:rPr>
          <w:sz w:val="24"/>
          <w:szCs w:val="24"/>
        </w:rPr>
        <w:t>ays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sentence-final). 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ficult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directly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compare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Q)AXB</w:t>
      </w:r>
      <w:proofErr w:type="gramEnd"/>
      <w:r>
        <w:rPr>
          <w:sz w:val="24"/>
          <w:szCs w:val="24"/>
        </w:rPr>
        <w:t>(R)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results,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due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presence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 an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additional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former;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reconciling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languages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topic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for future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ertheless,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ailures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puzzling,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computational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models suggest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werful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mechanism.</w:t>
      </w:r>
    </w:p>
    <w:p w14:paraId="011FA89E" w14:textId="77777777" w:rsidR="001204D4" w:rsidRDefault="00213659">
      <w:pPr>
        <w:spacing w:before="33" w:line="415" w:lineRule="auto"/>
        <w:ind w:left="100" w:right="166" w:firstLine="576"/>
        <w:rPr>
          <w:sz w:val="24"/>
          <w:szCs w:val="24"/>
        </w:rPr>
        <w:sectPr w:rsidR="001204D4">
          <w:pgSz w:w="12240" w:h="15840"/>
          <w:pgMar w:top="960" w:right="1340" w:bottom="280" w:left="1340" w:header="736" w:footer="0" w:gutter="0"/>
          <w:cols w:space="720"/>
        </w:sectPr>
      </w:pP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possible,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when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partially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or completely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correlated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another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cue.</w:t>
      </w:r>
      <w:r>
        <w:rPr>
          <w:spacing w:val="10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xample,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Braine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(1987)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found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successful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MNPQ 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when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partially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correlated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natural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gende</w:t>
      </w:r>
      <w:r>
        <w:rPr>
          <w:spacing w:val="-13"/>
          <w:sz w:val="24"/>
          <w:szCs w:val="24"/>
        </w:rPr>
        <w:t>r</w:t>
      </w:r>
      <w:r>
        <w:rPr>
          <w:sz w:val="24"/>
          <w:szCs w:val="24"/>
        </w:rPr>
        <w:t>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this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acquired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artificial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name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pictures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referents. 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condition,</w:t>
      </w:r>
      <w:r>
        <w:rPr>
          <w:spacing w:val="-10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pictures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labeled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Ms</w:t>
      </w:r>
      <w:proofErr w:type="spellEnd"/>
      <w:proofErr w:type="gram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pictures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omen 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labeled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(though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Ms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referred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referred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omen). Learning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</w:t>
      </w:r>
      <w:r>
        <w:rPr>
          <w:spacing w:val="-1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higher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condition than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control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where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natural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gender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correlated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M/P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membership.</w:t>
      </w:r>
    </w:p>
    <w:p w14:paraId="369465BA" w14:textId="77777777" w:rsidR="001204D4" w:rsidRDefault="001204D4">
      <w:pPr>
        <w:spacing w:before="5" w:line="120" w:lineRule="exact"/>
        <w:rPr>
          <w:sz w:val="12"/>
          <w:szCs w:val="12"/>
        </w:rPr>
      </w:pPr>
    </w:p>
    <w:p w14:paraId="760F707A" w14:textId="77777777" w:rsidR="001204D4" w:rsidRDefault="001204D4">
      <w:pPr>
        <w:spacing w:line="200" w:lineRule="exact"/>
      </w:pPr>
    </w:p>
    <w:p w14:paraId="495AF0CE" w14:textId="77777777" w:rsidR="001204D4" w:rsidRDefault="001204D4">
      <w:pPr>
        <w:spacing w:line="200" w:lineRule="exact"/>
      </w:pPr>
    </w:p>
    <w:p w14:paraId="40D4EBAC" w14:textId="77777777" w:rsidR="001204D4" w:rsidRDefault="00213659">
      <w:pPr>
        <w:spacing w:before="19" w:line="415" w:lineRule="auto"/>
        <w:ind w:left="100" w:right="109"/>
        <w:rPr>
          <w:sz w:val="24"/>
          <w:szCs w:val="24"/>
        </w:rPr>
      </w:pPr>
      <w:r>
        <w:rPr>
          <w:sz w:val="24"/>
          <w:szCs w:val="24"/>
        </w:rPr>
        <w:t>Though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Braine</w:t>
      </w:r>
      <w:r>
        <w:rPr>
          <w:spacing w:val="-13"/>
          <w:sz w:val="24"/>
          <w:szCs w:val="24"/>
        </w:rPr>
        <w:t>’</w:t>
      </w:r>
      <w:r>
        <w:rPr>
          <w:sz w:val="24"/>
          <w:szCs w:val="24"/>
        </w:rPr>
        <w:t>s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combined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cues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natural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gende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suggested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 phonological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cues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might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better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ser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real-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orld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learners.</w:t>
      </w:r>
      <w:r>
        <w:rPr>
          <w:spacing w:val="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instance,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Spanish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 Italian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spea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might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learn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grammatical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gender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taking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ad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antage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that feminine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nouns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often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-a,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while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masculine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nouns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often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-o.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generall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 demonstrations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useful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concert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information sources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encouraged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researchers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study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disparate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sources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might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grated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 xml:space="preserve">to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acilitate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Johns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Jones,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2012;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Monaghan,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Chate</w:t>
      </w:r>
      <w:r>
        <w:rPr>
          <w:spacing w:val="-10"/>
          <w:sz w:val="24"/>
          <w:szCs w:val="24"/>
        </w:rPr>
        <w:t>r</w:t>
      </w:r>
      <w:proofErr w:type="spellEnd"/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Christiansen,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2005).</w:t>
      </w:r>
    </w:p>
    <w:p w14:paraId="43620159" w14:textId="77777777" w:rsidR="001204D4" w:rsidRDefault="001204D4">
      <w:pPr>
        <w:spacing w:before="4" w:line="100" w:lineRule="exact"/>
        <w:rPr>
          <w:sz w:val="10"/>
          <w:szCs w:val="10"/>
        </w:rPr>
      </w:pPr>
    </w:p>
    <w:p w14:paraId="21DA8156" w14:textId="77777777" w:rsidR="001204D4" w:rsidRDefault="00213659">
      <w:pPr>
        <w:spacing w:line="415" w:lineRule="auto"/>
        <w:ind w:left="100" w:right="206" w:firstLine="576"/>
        <w:rPr>
          <w:sz w:val="24"/>
          <w:szCs w:val="24"/>
        </w:rPr>
      </w:pPr>
      <w:r>
        <w:rPr>
          <w:sz w:val="24"/>
          <w:szCs w:val="24"/>
        </w:rPr>
        <w:t>Nearly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empirical</w:t>
      </w:r>
      <w:r>
        <w:rPr>
          <w:spacing w:val="-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interpreted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human</w:t>
      </w:r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with reference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grammatical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rather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meaning.</w:t>
      </w:r>
      <w:r>
        <w:rPr>
          <w:spacing w:val="5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wledge,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only one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study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has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xamined</w:t>
      </w:r>
      <w:r>
        <w:rPr>
          <w:spacing w:val="-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Recentl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</w:t>
      </w:r>
      <w:proofErr w:type="spellEnd"/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fran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(2010)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0"/>
          <w:sz w:val="24"/>
          <w:szCs w:val="24"/>
        </w:rPr>
        <w:t>n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esti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ated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Braine</w:t>
      </w:r>
      <w:r>
        <w:rPr>
          <w:spacing w:val="-13"/>
          <w:sz w:val="24"/>
          <w:szCs w:val="24"/>
        </w:rPr>
        <w:t>’</w:t>
      </w:r>
      <w:r>
        <w:rPr>
          <w:sz w:val="24"/>
          <w:szCs w:val="24"/>
        </w:rPr>
        <w:t>s proposal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correlating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phonological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cues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study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acquisition. 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found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22-month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old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ants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successfully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learned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when</w:t>
      </w:r>
    </w:p>
    <w:p w14:paraId="56A07717" w14:textId="77777777" w:rsidR="001204D4" w:rsidRDefault="00213659">
      <w:pPr>
        <w:spacing w:before="7" w:line="415" w:lineRule="auto"/>
        <w:ind w:left="100" w:right="127"/>
        <w:rPr>
          <w:sz w:val="24"/>
          <w:szCs w:val="24"/>
        </w:rPr>
      </w:pPr>
      <w:proofErr w:type="gramStart"/>
      <w:r>
        <w:rPr>
          <w:sz w:val="24"/>
          <w:szCs w:val="24"/>
        </w:rPr>
        <w:t>co</w:t>
      </w:r>
      <w:proofErr w:type="gramEnd"/>
      <w:r>
        <w:rPr>
          <w:sz w:val="24"/>
          <w:szCs w:val="24"/>
        </w:rPr>
        <w:t>-occurrence</w:t>
      </w:r>
      <w:r>
        <w:rPr>
          <w:spacing w:val="-1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aligned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number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syllables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(in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particula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when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 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disyllabic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monosyllabic)</w:t>
      </w:r>
      <w:r>
        <w:rPr>
          <w:spacing w:val="-1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when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number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syllables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not predict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N/Q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membership.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suggests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play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common role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acquisition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grammatical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least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language.</w:t>
      </w:r>
    </w:p>
    <w:p w14:paraId="650585B2" w14:textId="77777777" w:rsidR="001204D4" w:rsidRDefault="001204D4">
      <w:pPr>
        <w:spacing w:before="4" w:line="100" w:lineRule="exact"/>
        <w:rPr>
          <w:sz w:val="10"/>
          <w:szCs w:val="10"/>
        </w:rPr>
      </w:pPr>
    </w:p>
    <w:p w14:paraId="1FE6DD6D" w14:textId="77777777" w:rsidR="001204D4" w:rsidRDefault="00213659">
      <w:pPr>
        <w:spacing w:line="415" w:lineRule="auto"/>
        <w:ind w:left="100" w:right="193" w:firstLine="576"/>
        <w:rPr>
          <w:sz w:val="24"/>
          <w:szCs w:val="24"/>
        </w:rPr>
      </w:pP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current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add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literature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 xml:space="preserve">by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xploring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source: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coherence.</w:t>
      </w:r>
      <w:r>
        <w:rPr>
          <w:spacing w:val="4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date,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studies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 artificial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paradigm,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v</w:t>
      </w:r>
      <w:r>
        <w:rPr>
          <w:sz w:val="24"/>
          <w:szCs w:val="24"/>
        </w:rPr>
        <w:t>oca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ulary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consisting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el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Thus,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at 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ginning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did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meanings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Real</w:t>
      </w:r>
    </w:p>
    <w:p w14:paraId="76C95751" w14:textId="77777777" w:rsidR="001204D4" w:rsidRDefault="00213659">
      <w:pPr>
        <w:spacing w:before="7" w:line="415" w:lineRule="auto"/>
        <w:ind w:left="100" w:right="59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learners</w:t>
      </w:r>
      <w:proofErr w:type="gram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contrast,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typically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meanings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some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(if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most)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hear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 xml:space="preserve">such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tend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relate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single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topic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discourse.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another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real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learners encounter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tends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coherence;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some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adhere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some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semantic 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 xml:space="preserve">anization.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ask: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does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acilitate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7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meaning?</w:t>
      </w:r>
    </w:p>
    <w:p w14:paraId="2527AB86" w14:textId="77777777" w:rsidR="001204D4" w:rsidRDefault="001204D4">
      <w:pPr>
        <w:spacing w:before="4" w:line="100" w:lineRule="exact"/>
        <w:rPr>
          <w:sz w:val="10"/>
          <w:szCs w:val="10"/>
        </w:rPr>
      </w:pPr>
    </w:p>
    <w:p w14:paraId="7DEBF922" w14:textId="77777777" w:rsidR="001204D4" w:rsidRDefault="00213659">
      <w:pPr>
        <w:spacing w:line="415" w:lineRule="auto"/>
        <w:ind w:left="100" w:right="304" w:firstLine="576"/>
        <w:rPr>
          <w:sz w:val="24"/>
          <w:szCs w:val="24"/>
        </w:rPr>
        <w:sectPr w:rsidR="001204D4">
          <w:pgSz w:w="12240" w:h="15840"/>
          <w:pgMar w:top="960" w:right="1340" w:bottom="280" w:left="1340" w:header="736" w:footer="0" w:gutter="0"/>
          <w:cols w:space="720"/>
        </w:sectPr>
      </w:pP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xplore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possibilit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presented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where 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took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form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“M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N”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“P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Q”.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xplicit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English conjunction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“and”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between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im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content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(i.e.,</w:t>
      </w:r>
    </w:p>
    <w:p w14:paraId="60C19C2A" w14:textId="77777777" w:rsidR="001204D4" w:rsidRDefault="001204D4">
      <w:pPr>
        <w:spacing w:before="5" w:line="120" w:lineRule="exact"/>
        <w:rPr>
          <w:sz w:val="12"/>
          <w:szCs w:val="12"/>
        </w:rPr>
      </w:pPr>
    </w:p>
    <w:p w14:paraId="7E90D930" w14:textId="77777777" w:rsidR="001204D4" w:rsidRDefault="001204D4">
      <w:pPr>
        <w:spacing w:line="200" w:lineRule="exact"/>
      </w:pPr>
    </w:p>
    <w:p w14:paraId="15E8EFCA" w14:textId="77777777" w:rsidR="001204D4" w:rsidRDefault="001204D4">
      <w:pPr>
        <w:spacing w:line="200" w:lineRule="exact"/>
      </w:pPr>
    </w:p>
    <w:p w14:paraId="2443DAD9" w14:textId="77777777" w:rsidR="001204D4" w:rsidRDefault="00213659">
      <w:pPr>
        <w:spacing w:before="19" w:line="415" w:lineRule="auto"/>
        <w:ind w:left="100" w:right="157"/>
        <w:rPr>
          <w:sz w:val="24"/>
          <w:szCs w:val="24"/>
        </w:rPr>
      </w:pPr>
      <w:proofErr w:type="gramStart"/>
      <w:r>
        <w:rPr>
          <w:sz w:val="24"/>
          <w:szCs w:val="24"/>
        </w:rPr>
        <w:t>our</w:t>
      </w:r>
      <w:proofErr w:type="gram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stimuli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merely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syntactic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ordering).</w:t>
      </w:r>
      <w:r>
        <w:rPr>
          <w:spacing w:val="4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ypothesized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ficient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 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(specificall</w:t>
      </w:r>
      <w:r>
        <w:rPr>
          <w:spacing w:val="-16"/>
          <w:w w:val="98"/>
          <w:sz w:val="24"/>
          <w:szCs w:val="24"/>
        </w:rPr>
        <w:t>y</w:t>
      </w:r>
      <w:r>
        <w:rPr>
          <w:w w:val="98"/>
          <w:sz w:val="24"/>
          <w:szCs w:val="24"/>
        </w:rPr>
        <w:t>,</w:t>
      </w:r>
      <w:r>
        <w:rPr>
          <w:spacing w:val="1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taxonomic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where</w:t>
      </w:r>
      <w:r>
        <w:rPr>
          <w:spacing w:val="-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Ms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animals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were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ehicles)</w:t>
      </w:r>
      <w:r>
        <w:rPr>
          <w:spacing w:val="-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ould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yield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successful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ords.</w:t>
      </w:r>
      <w:r>
        <w:rPr>
          <w:spacing w:val="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instance,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hearing 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four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sentences:</w:t>
      </w:r>
    </w:p>
    <w:p w14:paraId="5A2F6EBA" w14:textId="77777777" w:rsidR="001204D4" w:rsidRDefault="001204D4">
      <w:pPr>
        <w:spacing w:before="7" w:line="140" w:lineRule="exact"/>
        <w:rPr>
          <w:sz w:val="15"/>
          <w:szCs w:val="15"/>
        </w:rPr>
      </w:pPr>
    </w:p>
    <w:p w14:paraId="68B7C2BD" w14:textId="77777777" w:rsidR="001204D4" w:rsidRDefault="00213659">
      <w:pPr>
        <w:ind w:left="389"/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spacing w:val="55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dog</w:t>
      </w:r>
      <w:proofErr w:type="gram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dax</w:t>
      </w:r>
      <w:proofErr w:type="spellEnd"/>
    </w:p>
    <w:p w14:paraId="6CB6BF73" w14:textId="77777777" w:rsidR="001204D4" w:rsidRDefault="001204D4">
      <w:pPr>
        <w:spacing w:before="5" w:line="180" w:lineRule="exact"/>
        <w:rPr>
          <w:sz w:val="18"/>
          <w:szCs w:val="18"/>
        </w:rPr>
      </w:pPr>
    </w:p>
    <w:p w14:paraId="39DB831B" w14:textId="77777777" w:rsidR="001204D4" w:rsidRDefault="001204D4">
      <w:pPr>
        <w:spacing w:line="200" w:lineRule="exact"/>
      </w:pPr>
    </w:p>
    <w:p w14:paraId="3541850A" w14:textId="77777777" w:rsidR="001204D4" w:rsidRDefault="00213659">
      <w:pPr>
        <w:ind w:left="389"/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spacing w:val="55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dog</w:t>
      </w:r>
      <w:proofErr w:type="gram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v</w:t>
      </w:r>
      <w:proofErr w:type="spellEnd"/>
    </w:p>
    <w:p w14:paraId="2D99AF7E" w14:textId="77777777" w:rsidR="001204D4" w:rsidRDefault="001204D4">
      <w:pPr>
        <w:spacing w:before="5" w:line="180" w:lineRule="exact"/>
        <w:rPr>
          <w:sz w:val="18"/>
          <w:szCs w:val="18"/>
        </w:rPr>
      </w:pPr>
    </w:p>
    <w:p w14:paraId="7BEE4CF6" w14:textId="77777777" w:rsidR="001204D4" w:rsidRDefault="001204D4">
      <w:pPr>
        <w:spacing w:line="200" w:lineRule="exact"/>
      </w:pPr>
    </w:p>
    <w:p w14:paraId="000B718E" w14:textId="77777777" w:rsidR="001204D4" w:rsidRDefault="00213659">
      <w:pPr>
        <w:ind w:left="389"/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spacing w:val="55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car</w:t>
      </w:r>
      <w:proofErr w:type="gram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wug</w:t>
      </w:r>
      <w:proofErr w:type="spellEnd"/>
    </w:p>
    <w:p w14:paraId="5210158C" w14:textId="77777777" w:rsidR="001204D4" w:rsidRDefault="001204D4">
      <w:pPr>
        <w:spacing w:before="5" w:line="180" w:lineRule="exact"/>
        <w:rPr>
          <w:sz w:val="18"/>
          <w:szCs w:val="18"/>
        </w:rPr>
      </w:pPr>
    </w:p>
    <w:p w14:paraId="4E178835" w14:textId="77777777" w:rsidR="001204D4" w:rsidRDefault="001204D4">
      <w:pPr>
        <w:spacing w:line="200" w:lineRule="exact"/>
      </w:pPr>
    </w:p>
    <w:p w14:paraId="77D13364" w14:textId="77777777" w:rsidR="001204D4" w:rsidRDefault="00213659">
      <w:pPr>
        <w:ind w:left="389"/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spacing w:val="55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car</w:t>
      </w:r>
      <w:proofErr w:type="gram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pif</w:t>
      </w:r>
      <w:proofErr w:type="spellEnd"/>
    </w:p>
    <w:p w14:paraId="2FAD70E0" w14:textId="77777777" w:rsidR="001204D4" w:rsidRDefault="001204D4">
      <w:pPr>
        <w:spacing w:before="1" w:line="140" w:lineRule="exact"/>
        <w:rPr>
          <w:sz w:val="15"/>
          <w:szCs w:val="15"/>
        </w:rPr>
      </w:pPr>
    </w:p>
    <w:p w14:paraId="2BD00A6F" w14:textId="77777777" w:rsidR="001204D4" w:rsidRDefault="001204D4">
      <w:pPr>
        <w:spacing w:line="200" w:lineRule="exact"/>
      </w:pPr>
    </w:p>
    <w:p w14:paraId="672CFB9F" w14:textId="77777777" w:rsidR="001204D4" w:rsidRDefault="00213659">
      <w:pPr>
        <w:ind w:left="100"/>
        <w:rPr>
          <w:sz w:val="24"/>
          <w:szCs w:val="24"/>
        </w:rPr>
      </w:pPr>
      <w:proofErr w:type="gramStart"/>
      <w:r>
        <w:rPr>
          <w:sz w:val="24"/>
          <w:szCs w:val="24"/>
        </w:rPr>
        <w:t>might</w:t>
      </w:r>
      <w:proofErr w:type="gramEnd"/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infer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</w:t>
      </w:r>
      <w:r>
        <w:rPr>
          <w:spacing w:val="-4"/>
          <w:sz w:val="24"/>
          <w:szCs w:val="24"/>
        </w:rPr>
        <w:t>x</w:t>
      </w:r>
      <w:r>
        <w:rPr>
          <w:sz w:val="24"/>
          <w:szCs w:val="24"/>
        </w:rPr>
        <w:t>es</w:t>
      </w:r>
      <w:proofErr w:type="spellEnd"/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vs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belong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same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both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</w:p>
    <w:p w14:paraId="43BDDE8D" w14:textId="77777777" w:rsidR="001204D4" w:rsidRDefault="001204D4">
      <w:pPr>
        <w:spacing w:before="2" w:line="200" w:lineRule="exact"/>
      </w:pPr>
    </w:p>
    <w:p w14:paraId="660F8E41" w14:textId="77777777" w:rsidR="001204D4" w:rsidRDefault="00213659">
      <w:pPr>
        <w:spacing w:line="415" w:lineRule="auto"/>
        <w:ind w:left="100" w:right="130"/>
        <w:rPr>
          <w:sz w:val="24"/>
          <w:szCs w:val="24"/>
        </w:rPr>
      </w:pPr>
      <w:proofErr w:type="gramStart"/>
      <w:r>
        <w:rPr>
          <w:sz w:val="24"/>
          <w:szCs w:val="24"/>
        </w:rPr>
        <w:t>co</w:t>
      </w:r>
      <w:proofErr w:type="gramEnd"/>
      <w:r>
        <w:rPr>
          <w:sz w:val="24"/>
          <w:szCs w:val="24"/>
        </w:rPr>
        <w:t>-occur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“dog”,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wugs</w:t>
      </w:r>
      <w:proofErr w:type="spellEnd"/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pifs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belong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same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both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co-occur 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“car”.</w:t>
      </w:r>
    </w:p>
    <w:p w14:paraId="7DD134F1" w14:textId="77777777" w:rsidR="001204D4" w:rsidRDefault="00213659">
      <w:pPr>
        <w:spacing w:before="7" w:line="415" w:lineRule="auto"/>
        <w:ind w:left="100" w:right="194" w:firstLine="576"/>
        <w:rPr>
          <w:sz w:val="24"/>
          <w:szCs w:val="24"/>
        </w:rPr>
      </w:pP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tested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whether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acilitated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learning. 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2,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compared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phonological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coherence.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3, 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compared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baseline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 adhere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vious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anization.</w:t>
      </w:r>
    </w:p>
    <w:p w14:paraId="5DE8FFE1" w14:textId="77777777" w:rsidR="001204D4" w:rsidRDefault="001204D4">
      <w:pPr>
        <w:spacing w:before="16" w:line="240" w:lineRule="exact"/>
        <w:rPr>
          <w:sz w:val="24"/>
          <w:szCs w:val="24"/>
        </w:rPr>
      </w:pPr>
    </w:p>
    <w:p w14:paraId="4EAD3E2B" w14:textId="77777777" w:rsidR="001204D4" w:rsidRDefault="00213659">
      <w:pPr>
        <w:ind w:left="2965"/>
        <w:rPr>
          <w:sz w:val="24"/>
          <w:szCs w:val="24"/>
        </w:rPr>
      </w:pPr>
      <w:r>
        <w:rPr>
          <w:w w:val="108"/>
          <w:sz w:val="24"/>
          <w:szCs w:val="24"/>
        </w:rPr>
        <w:t>Experiment</w:t>
      </w:r>
      <w:r>
        <w:rPr>
          <w:spacing w:val="-5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1: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45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Cohe</w:t>
      </w:r>
      <w:r>
        <w:rPr>
          <w:spacing w:val="-4"/>
          <w:w w:val="108"/>
          <w:sz w:val="24"/>
          <w:szCs w:val="24"/>
        </w:rPr>
        <w:t>r</w:t>
      </w:r>
      <w:r>
        <w:rPr>
          <w:w w:val="102"/>
          <w:sz w:val="24"/>
          <w:szCs w:val="24"/>
        </w:rPr>
        <w:t>ence</w:t>
      </w:r>
    </w:p>
    <w:p w14:paraId="6736D2E2" w14:textId="77777777" w:rsidR="001204D4" w:rsidRDefault="001204D4">
      <w:pPr>
        <w:spacing w:before="2" w:line="140" w:lineRule="exact"/>
        <w:rPr>
          <w:sz w:val="15"/>
          <w:szCs w:val="15"/>
        </w:rPr>
      </w:pPr>
    </w:p>
    <w:p w14:paraId="3D450B15" w14:textId="77777777" w:rsidR="001204D4" w:rsidRDefault="001204D4">
      <w:pPr>
        <w:spacing w:line="200" w:lineRule="exact"/>
      </w:pPr>
    </w:p>
    <w:p w14:paraId="1CC6FC73" w14:textId="77777777" w:rsidR="001204D4" w:rsidRDefault="00213659">
      <w:pPr>
        <w:spacing w:line="415" w:lineRule="auto"/>
        <w:ind w:left="100" w:right="59" w:firstLine="576"/>
        <w:rPr>
          <w:sz w:val="24"/>
          <w:szCs w:val="24"/>
        </w:rPr>
      </w:pP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reported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pape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auditory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sentences 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assessed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three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measures.</w:t>
      </w:r>
      <w:r>
        <w:rPr>
          <w:spacing w:val="4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refer</w:t>
      </w:r>
      <w:r>
        <w:rPr>
          <w:spacing w:val="-5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to the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Ms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5"/>
          <w:sz w:val="24"/>
          <w:szCs w:val="24"/>
        </w:rPr>
        <w:t>e</w:t>
      </w:r>
      <w:r>
        <w:rPr>
          <w:sz w:val="24"/>
          <w:szCs w:val="24"/>
        </w:rPr>
        <w:t>xt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wo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refer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-9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et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wo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ds.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are found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ginnings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language,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while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get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found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ends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 the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(Figure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2).</w:t>
      </w:r>
      <w:r>
        <w:rPr>
          <w:spacing w:val="10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systematically</w:t>
      </w:r>
      <w:r>
        <w:rPr>
          <w:spacing w:val="-17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aried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properties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</w:t>
      </w:r>
      <w:r>
        <w:rPr>
          <w:spacing w:val="-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 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measured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get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ords.</w:t>
      </w:r>
    </w:p>
    <w:p w14:paraId="18CF76C3" w14:textId="77777777" w:rsidR="001204D4" w:rsidRDefault="00213659">
      <w:pPr>
        <w:spacing w:before="7" w:line="415" w:lineRule="auto"/>
        <w:ind w:left="100" w:right="65" w:firstLine="576"/>
        <w:rPr>
          <w:sz w:val="24"/>
          <w:szCs w:val="24"/>
        </w:rPr>
      </w:pP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parametrically</w:t>
      </w:r>
      <w:r>
        <w:rPr>
          <w:spacing w:val="-14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aried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independent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properties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ords. First,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aried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coherence—the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fraction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M/P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ob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taxonomic</w:t>
      </w:r>
    </w:p>
    <w:p w14:paraId="6A0BC60B" w14:textId="77777777" w:rsidR="001204D4" w:rsidRDefault="00213659">
      <w:pPr>
        <w:spacing w:before="7"/>
        <w:ind w:left="100"/>
        <w:rPr>
          <w:sz w:val="24"/>
          <w:szCs w:val="24"/>
        </w:rPr>
        <w:sectPr w:rsidR="001204D4">
          <w:pgSz w:w="12240" w:h="15840"/>
          <w:pgMar w:top="960" w:right="1340" w:bottom="280" w:left="1340" w:header="736" w:footer="0" w:gutter="0"/>
          <w:cols w:space="720"/>
        </w:sectPr>
      </w:pPr>
      <w:proofErr w:type="gramStart"/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anization</w:t>
      </w:r>
      <w:proofErr w:type="gramEnd"/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(M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animal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ehicle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ords).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Second,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hallmark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statistical</w:t>
      </w:r>
    </w:p>
    <w:p w14:paraId="60B97E78" w14:textId="77777777" w:rsidR="001204D4" w:rsidRDefault="001204D4">
      <w:pPr>
        <w:spacing w:before="5" w:line="120" w:lineRule="exact"/>
        <w:rPr>
          <w:sz w:val="12"/>
          <w:szCs w:val="12"/>
        </w:rPr>
      </w:pPr>
    </w:p>
    <w:p w14:paraId="47359FB4" w14:textId="77777777" w:rsidR="001204D4" w:rsidRDefault="001204D4">
      <w:pPr>
        <w:spacing w:line="200" w:lineRule="exact"/>
      </w:pPr>
    </w:p>
    <w:p w14:paraId="6F3C9B9F" w14:textId="77777777" w:rsidR="001204D4" w:rsidRDefault="001204D4">
      <w:pPr>
        <w:spacing w:line="200" w:lineRule="exact"/>
      </w:pPr>
    </w:p>
    <w:p w14:paraId="032B1DCC" w14:textId="77777777" w:rsidR="001204D4" w:rsidRDefault="00213659">
      <w:pPr>
        <w:spacing w:before="19" w:line="415" w:lineRule="auto"/>
        <w:ind w:left="120" w:right="339"/>
        <w:rPr>
          <w:sz w:val="24"/>
          <w:szCs w:val="24"/>
        </w:rPr>
      </w:pPr>
      <w:proofErr w:type="gramStart"/>
      <w:r>
        <w:rPr>
          <w:sz w:val="24"/>
          <w:szCs w:val="24"/>
        </w:rPr>
        <w:t>learning</w:t>
      </w:r>
      <w:proofErr w:type="gramEnd"/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sensit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vity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amount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vidence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obser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ed,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aried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amount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 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order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measure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learning.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After</w:t>
      </w:r>
      <w:r>
        <w:rPr>
          <w:spacing w:val="-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language,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we tested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three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measures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learning—similarity</w:t>
      </w:r>
      <w:r>
        <w:rPr>
          <w:spacing w:val="-19"/>
          <w:sz w:val="24"/>
          <w:szCs w:val="24"/>
        </w:rPr>
        <w:t xml:space="preserve"> </w:t>
      </w:r>
      <w:r>
        <w:rPr>
          <w:sz w:val="24"/>
          <w:szCs w:val="24"/>
        </w:rPr>
        <w:t>rating,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sentence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memor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 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referent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assignment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task.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similarity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rating</w:t>
      </w:r>
      <w:proofErr w:type="gramEnd"/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task,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rated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similarity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</w:p>
    <w:p w14:paraId="2822D87A" w14:textId="77777777" w:rsidR="001204D4" w:rsidRDefault="00213659">
      <w:pPr>
        <w:spacing w:before="7" w:line="415" w:lineRule="auto"/>
        <w:ind w:left="120" w:right="117"/>
        <w:rPr>
          <w:sz w:val="24"/>
          <w:szCs w:val="24"/>
        </w:rPr>
      </w:pPr>
      <w:proofErr w:type="gramStart"/>
      <w:r>
        <w:rPr>
          <w:sz w:val="24"/>
          <w:szCs w:val="24"/>
        </w:rPr>
        <w:t>pairs</w:t>
      </w:r>
      <w:proofErr w:type="gramEnd"/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get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sentence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task,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rated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amiliarity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four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kinds 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sentences: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amiliar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sentences,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grammatical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sentences,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kinds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ungrammatical sentences.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referent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assignment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task,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vided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(visual)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referents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 (e.g.,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feeb</w:t>
      </w:r>
      <w:proofErr w:type="spellEnd"/>
      <w:r>
        <w:rPr>
          <w:sz w:val="24"/>
          <w:szCs w:val="24"/>
        </w:rPr>
        <w:t>”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refers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cat)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assign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get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referents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(e.g., choose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whether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chuv</w:t>
      </w:r>
      <w:proofErr w:type="spellEnd"/>
      <w:r>
        <w:rPr>
          <w:sz w:val="24"/>
          <w:szCs w:val="24"/>
        </w:rPr>
        <w:t>”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refers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horse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ycle).</w:t>
      </w:r>
    </w:p>
    <w:p w14:paraId="5BD79118" w14:textId="77777777" w:rsidR="001204D4" w:rsidRDefault="001204D4">
      <w:pPr>
        <w:spacing w:before="8" w:line="260" w:lineRule="exact"/>
        <w:rPr>
          <w:sz w:val="26"/>
          <w:szCs w:val="26"/>
        </w:rPr>
      </w:pPr>
    </w:p>
    <w:p w14:paraId="77E62F37" w14:textId="77777777" w:rsidR="001204D4" w:rsidRDefault="00213659">
      <w:pPr>
        <w:ind w:left="120"/>
        <w:rPr>
          <w:sz w:val="24"/>
          <w:szCs w:val="24"/>
        </w:rPr>
      </w:pPr>
      <w:r>
        <w:rPr>
          <w:w w:val="106"/>
          <w:sz w:val="24"/>
          <w:szCs w:val="24"/>
        </w:rPr>
        <w:t>Method</w:t>
      </w:r>
    </w:p>
    <w:p w14:paraId="54AE4797" w14:textId="77777777" w:rsidR="001204D4" w:rsidRDefault="001204D4">
      <w:pPr>
        <w:spacing w:before="9" w:line="140" w:lineRule="exact"/>
        <w:rPr>
          <w:sz w:val="15"/>
          <w:szCs w:val="15"/>
        </w:rPr>
      </w:pPr>
    </w:p>
    <w:p w14:paraId="3CFD5A60" w14:textId="77777777" w:rsidR="001204D4" w:rsidRDefault="001204D4">
      <w:pPr>
        <w:spacing w:line="200" w:lineRule="exact"/>
      </w:pPr>
    </w:p>
    <w:p w14:paraId="5E80EBA4" w14:textId="77777777" w:rsidR="001204D4" w:rsidRDefault="00213659">
      <w:pPr>
        <w:spacing w:line="415" w:lineRule="auto"/>
        <w:ind w:left="120" w:right="119" w:firstLine="576"/>
        <w:rPr>
          <w:sz w:val="24"/>
          <w:szCs w:val="24"/>
        </w:rPr>
      </w:pPr>
      <w:r>
        <w:rPr>
          <w:spacing w:val="-2"/>
          <w:w w:val="109"/>
          <w:sz w:val="24"/>
          <w:szCs w:val="24"/>
        </w:rPr>
        <w:t>P</w:t>
      </w:r>
      <w:r>
        <w:rPr>
          <w:w w:val="109"/>
          <w:sz w:val="24"/>
          <w:szCs w:val="24"/>
        </w:rPr>
        <w:t xml:space="preserve">articipants.  </w:t>
      </w:r>
      <w:r>
        <w:rPr>
          <w:spacing w:val="43"/>
          <w:w w:val="10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678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Amazon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Mechanical</w:t>
      </w:r>
      <w:r>
        <w:rPr>
          <w:spacing w:val="-11"/>
          <w:sz w:val="24"/>
          <w:szCs w:val="24"/>
        </w:rPr>
        <w:t xml:space="preserve"> T</w:t>
      </w:r>
      <w:r>
        <w:rPr>
          <w:sz w:val="24"/>
          <w:szCs w:val="24"/>
        </w:rPr>
        <w:t>urk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>T</w:t>
      </w:r>
      <w:r>
        <w:rPr>
          <w:sz w:val="24"/>
          <w:szCs w:val="24"/>
        </w:rPr>
        <w:t>urk</w:t>
      </w:r>
      <w:proofErr w:type="spellEnd"/>
      <w:r>
        <w:rPr>
          <w:sz w:val="24"/>
          <w:szCs w:val="24"/>
        </w:rPr>
        <w:t>)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ers.</w:t>
      </w:r>
      <w:proofErr w:type="gramEnd"/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>T</w:t>
      </w:r>
      <w:r>
        <w:rPr>
          <w:sz w:val="24"/>
          <w:szCs w:val="24"/>
        </w:rPr>
        <w:t>urk</w:t>
      </w:r>
      <w:r>
        <w:rPr>
          <w:spacing w:val="-13"/>
          <w:sz w:val="24"/>
          <w:szCs w:val="24"/>
        </w:rPr>
        <w:t>’</w:t>
      </w:r>
      <w:r>
        <w:rPr>
          <w:sz w:val="24"/>
          <w:szCs w:val="24"/>
        </w:rPr>
        <w:t>s</w:t>
      </w:r>
      <w:proofErr w:type="spellEnd"/>
      <w:r>
        <w:rPr>
          <w:spacing w:val="-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 xml:space="preserve">er </w:t>
      </w:r>
      <w:r>
        <w:rPr>
          <w:w w:val="98"/>
          <w:sz w:val="24"/>
          <w:szCs w:val="24"/>
        </w:rPr>
        <w:t>qualifications,</w:t>
      </w:r>
      <w:r>
        <w:rPr>
          <w:spacing w:val="1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limited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participat</w:t>
      </w:r>
      <w:ins w:id="5" w:author="lera boroditsky" w:date="2013-12-16T11:00:00Z">
        <w:r w:rsidR="00DF1B00">
          <w:rPr>
            <w:sz w:val="24"/>
            <w:szCs w:val="24"/>
          </w:rPr>
          <w:t>i</w:t>
        </w:r>
      </w:ins>
      <w:r>
        <w:rPr>
          <w:sz w:val="24"/>
          <w:szCs w:val="24"/>
        </w:rPr>
        <w:t>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located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United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States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vious HIT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appr</w:t>
      </w:r>
      <w:r>
        <w:rPr>
          <w:spacing w:val="-4"/>
          <w:sz w:val="24"/>
          <w:szCs w:val="24"/>
        </w:rPr>
        <w:t>o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al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rate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greater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equal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90%.</w:t>
      </w:r>
      <w:r>
        <w:rPr>
          <w:spacing w:val="9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chose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>T</w:t>
      </w:r>
      <w:r>
        <w:rPr>
          <w:sz w:val="24"/>
          <w:szCs w:val="24"/>
        </w:rPr>
        <w:t>urk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participants because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number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conditions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required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number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participants.</w:t>
      </w:r>
      <w:r>
        <w:rPr>
          <w:spacing w:val="2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 xml:space="preserve">by </w:t>
      </w:r>
      <w:proofErr w:type="spellStart"/>
      <w:r>
        <w:rPr>
          <w:sz w:val="24"/>
          <w:szCs w:val="24"/>
        </w:rPr>
        <w:t>Buhrmeste</w:t>
      </w:r>
      <w:r>
        <w:rPr>
          <w:spacing w:val="-10"/>
          <w:sz w:val="24"/>
          <w:szCs w:val="24"/>
        </w:rPr>
        <w:t>r</w:t>
      </w:r>
      <w:proofErr w:type="spellEnd"/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ang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Gosling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(2010)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Crump,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McDonnell,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Gureckis</w:t>
      </w:r>
      <w:proofErr w:type="spellEnd"/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(2013)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suggests that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>T</w:t>
      </w:r>
      <w:r>
        <w:rPr>
          <w:sz w:val="24"/>
          <w:szCs w:val="24"/>
        </w:rPr>
        <w:t>urk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alid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platform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web-based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xperiments.</w:t>
      </w:r>
    </w:p>
    <w:p w14:paraId="12DCD975" w14:textId="77777777" w:rsidR="001204D4" w:rsidRDefault="00213659">
      <w:pPr>
        <w:spacing w:before="8" w:line="415" w:lineRule="auto"/>
        <w:ind w:left="120" w:right="306" w:firstLine="576"/>
        <w:rPr>
          <w:sz w:val="24"/>
          <w:szCs w:val="24"/>
        </w:rPr>
      </w:pPr>
      <w:r>
        <w:rPr>
          <w:w w:val="108"/>
          <w:sz w:val="24"/>
          <w:szCs w:val="24"/>
        </w:rPr>
        <w:t xml:space="preserve">Materials.  </w:t>
      </w:r>
      <w:r>
        <w:rPr>
          <w:spacing w:val="45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took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form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“M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N”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“P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Q”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(Figure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2).</w:t>
      </w:r>
      <w:r>
        <w:rPr>
          <w:spacing w:val="1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Note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that 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literally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included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“and”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middle.</w:t>
      </w:r>
      <w:proofErr w:type="gramEnd"/>
      <w:r>
        <w:rPr>
          <w:spacing w:val="7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generated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actual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xical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items randomly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participant.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>lw</w:t>
      </w:r>
      <w:r>
        <w:rPr>
          <w:sz w:val="24"/>
          <w:szCs w:val="24"/>
        </w:rPr>
        <w:t>ays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nonsense</w:t>
      </w:r>
      <w:r>
        <w:rPr>
          <w:spacing w:val="-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dr</w:t>
      </w:r>
      <w:r>
        <w:rPr>
          <w:spacing w:val="-4"/>
          <w:sz w:val="24"/>
          <w:szCs w:val="24"/>
        </w:rPr>
        <w:t>a</w:t>
      </w:r>
      <w:r>
        <w:rPr>
          <w:sz w:val="24"/>
          <w:szCs w:val="24"/>
        </w:rPr>
        <w:t>wn without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replacement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{</w:t>
      </w:r>
      <w:proofErr w:type="spellStart"/>
      <w:r>
        <w:rPr>
          <w:sz w:val="24"/>
          <w:szCs w:val="24"/>
        </w:rPr>
        <w:t>mo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</w:t>
      </w:r>
      <w:proofErr w:type="spellEnd"/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thite</w:t>
      </w:r>
      <w:proofErr w:type="spellEnd"/>
      <w:r>
        <w:rPr>
          <w:sz w:val="24"/>
          <w:szCs w:val="24"/>
        </w:rPr>
        <w:t>,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</w:t>
      </w:r>
      <w:r>
        <w:rPr>
          <w:spacing w:val="-6"/>
          <w:sz w:val="24"/>
          <w:szCs w:val="24"/>
        </w:rPr>
        <w:t>i</w:t>
      </w:r>
      <w:r>
        <w:rPr>
          <w:spacing w:val="-16"/>
          <w:sz w:val="24"/>
          <w:szCs w:val="24"/>
        </w:rPr>
        <w:t>v</w:t>
      </w:r>
      <w:proofErr w:type="spellEnd"/>
      <w:r>
        <w:rPr>
          <w:sz w:val="24"/>
          <w:szCs w:val="24"/>
        </w:rPr>
        <w:t>,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pif</w:t>
      </w:r>
      <w:proofErr w:type="spellEnd"/>
      <w:r>
        <w:rPr>
          <w:sz w:val="24"/>
          <w:szCs w:val="24"/>
        </w:rPr>
        <w:t>,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</w:t>
      </w:r>
      <w:proofErr w:type="spellEnd"/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wug</w:t>
      </w:r>
      <w:proofErr w:type="spellEnd"/>
      <w:proofErr w:type="gramEnd"/>
      <w:r>
        <w:rPr>
          <w:sz w:val="24"/>
          <w:szCs w:val="24"/>
        </w:rPr>
        <w:t>}.</w:t>
      </w:r>
      <w:r>
        <w:rPr>
          <w:spacing w:val="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Ms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could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either 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f</w:t>
      </w:r>
      <w:r>
        <w:rPr>
          <w:sz w:val="24"/>
          <w:szCs w:val="24"/>
        </w:rPr>
        <w:t>amilia</w:t>
      </w:r>
      <w:r>
        <w:rPr>
          <w:spacing w:val="-13"/>
          <w:sz w:val="24"/>
          <w:szCs w:val="24"/>
        </w:rPr>
        <w:t>r</w:t>
      </w:r>
      <w:r>
        <w:rPr>
          <w:sz w:val="24"/>
          <w:szCs w:val="24"/>
        </w:rPr>
        <w:t>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el</w:t>
      </w:r>
      <w:r>
        <w:rPr>
          <w:spacing w:val="-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Ms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dr</w:t>
      </w:r>
      <w:r>
        <w:rPr>
          <w:spacing w:val="-4"/>
          <w:sz w:val="24"/>
          <w:szCs w:val="24"/>
        </w:rPr>
        <w:t>a</w:t>
      </w:r>
      <w:r>
        <w:rPr>
          <w:sz w:val="24"/>
          <w:szCs w:val="24"/>
        </w:rPr>
        <w:t>wn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{</w:t>
      </w:r>
      <w:proofErr w:type="spellStart"/>
      <w:r>
        <w:rPr>
          <w:sz w:val="24"/>
          <w:szCs w:val="24"/>
        </w:rPr>
        <w:t>feeb</w:t>
      </w:r>
      <w:proofErr w:type="spellEnd"/>
      <w:r>
        <w:rPr>
          <w:sz w:val="24"/>
          <w:szCs w:val="24"/>
        </w:rPr>
        <w:t>,</w:t>
      </w:r>
      <w:r>
        <w:rPr>
          <w:spacing w:val="-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bim</w:t>
      </w:r>
      <w:proofErr w:type="spellEnd"/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lup</w:t>
      </w:r>
      <w:proofErr w:type="spellEnd"/>
      <w:proofErr w:type="gramEnd"/>
      <w:r>
        <w:rPr>
          <w:sz w:val="24"/>
          <w:szCs w:val="24"/>
        </w:rPr>
        <w:t>}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dr</w:t>
      </w:r>
      <w:r>
        <w:rPr>
          <w:spacing w:val="-4"/>
          <w:sz w:val="24"/>
          <w:szCs w:val="24"/>
        </w:rPr>
        <w:t>a</w:t>
      </w:r>
      <w:r>
        <w:rPr>
          <w:sz w:val="24"/>
          <w:szCs w:val="24"/>
        </w:rPr>
        <w:t>wn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</w:p>
    <w:p w14:paraId="3D8F200A" w14:textId="77777777" w:rsidR="001204D4" w:rsidRDefault="00213659">
      <w:pPr>
        <w:spacing w:before="7" w:line="415" w:lineRule="auto"/>
        <w:ind w:left="120" w:right="616"/>
        <w:rPr>
          <w:sz w:val="24"/>
          <w:szCs w:val="24"/>
        </w:rPr>
      </w:pPr>
      <w:r>
        <w:rPr>
          <w:sz w:val="24"/>
          <w:szCs w:val="24"/>
        </w:rPr>
        <w:t>{</w:t>
      </w:r>
      <w:proofErr w:type="spellStart"/>
      <w:proofErr w:type="gramStart"/>
      <w:r>
        <w:rPr>
          <w:sz w:val="24"/>
          <w:szCs w:val="24"/>
        </w:rPr>
        <w:t>zabe</w:t>
      </w:r>
      <w:proofErr w:type="spellEnd"/>
      <w:proofErr w:type="gramEnd"/>
      <w:r>
        <w:rPr>
          <w:sz w:val="24"/>
          <w:szCs w:val="24"/>
        </w:rPr>
        <w:t>,</w:t>
      </w:r>
      <w:r>
        <w:rPr>
          <w:spacing w:val="-6"/>
          <w:sz w:val="24"/>
          <w:szCs w:val="24"/>
        </w:rPr>
        <w:t xml:space="preserve"> </w:t>
      </w:r>
      <w:proofErr w:type="spellStart"/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ap</w:t>
      </w:r>
      <w:proofErr w:type="spellEnd"/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chuv</w:t>
      </w:r>
      <w:proofErr w:type="spellEnd"/>
      <w:r>
        <w:rPr>
          <w:sz w:val="24"/>
          <w:szCs w:val="24"/>
        </w:rPr>
        <w:t>}.</w:t>
      </w:r>
      <w:r>
        <w:rPr>
          <w:spacing w:val="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amiliar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Ms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ob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taxonomic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anization—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amiliar</w:t>
      </w:r>
      <w:r>
        <w:rPr>
          <w:spacing w:val="-2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Ms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were dr</w:t>
      </w:r>
      <w:r>
        <w:rPr>
          <w:spacing w:val="-4"/>
          <w:sz w:val="24"/>
          <w:szCs w:val="24"/>
        </w:rPr>
        <w:t>a</w:t>
      </w:r>
      <w:r>
        <w:rPr>
          <w:sz w:val="24"/>
          <w:szCs w:val="24"/>
        </w:rPr>
        <w:t>wn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{hamste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cat,</w:t>
      </w:r>
      <w:r>
        <w:rPr>
          <w:spacing w:val="-3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dog</w:t>
      </w:r>
      <w:proofErr w:type="gramEnd"/>
      <w:r>
        <w:rPr>
          <w:sz w:val="24"/>
          <w:szCs w:val="24"/>
        </w:rPr>
        <w:t>}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amiliar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dr</w:t>
      </w:r>
      <w:r>
        <w:rPr>
          <w:spacing w:val="-4"/>
          <w:sz w:val="24"/>
          <w:szCs w:val="24"/>
        </w:rPr>
        <w:t>a</w:t>
      </w:r>
      <w:r>
        <w:rPr>
          <w:sz w:val="24"/>
          <w:szCs w:val="24"/>
        </w:rPr>
        <w:t>wn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{ca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5"/>
          <w:sz w:val="24"/>
          <w:szCs w:val="24"/>
        </w:rPr>
        <w:t xml:space="preserve"> b</w:t>
      </w:r>
      <w:r>
        <w:rPr>
          <w:sz w:val="24"/>
          <w:szCs w:val="24"/>
        </w:rPr>
        <w:t>us,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truck}.</w:t>
      </w:r>
    </w:p>
    <w:p w14:paraId="36CD04DD" w14:textId="77777777" w:rsidR="001204D4" w:rsidRDefault="00887739">
      <w:pPr>
        <w:spacing w:before="8" w:line="402" w:lineRule="auto"/>
        <w:ind w:left="120" w:right="449" w:firstLine="576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453" behindDoc="1" locked="0" layoutInCell="1" allowOverlap="1" wp14:anchorId="0F7072F4" wp14:editId="67F6AEB7">
                <wp:simplePos x="0" y="0"/>
                <wp:positionH relativeFrom="page">
                  <wp:posOffset>914400</wp:posOffset>
                </wp:positionH>
                <wp:positionV relativeFrom="paragraph">
                  <wp:posOffset>584200</wp:posOffset>
                </wp:positionV>
                <wp:extent cx="457200" cy="0"/>
                <wp:effectExtent l="0" t="0" r="927100" b="596900"/>
                <wp:wrapNone/>
                <wp:docPr id="874" name="Group 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0"/>
                          <a:chOff x="1440" y="921"/>
                          <a:chExt cx="720" cy="0"/>
                        </a:xfrm>
                      </wpg:grpSpPr>
                      <wps:wsp>
                        <wps:cNvPr id="875" name="Freeform 872"/>
                        <wps:cNvSpPr>
                          <a:spLocks noEditPoints="1"/>
                        </wps:cNvSpPr>
                        <wps:spPr bwMode="auto">
                          <a:xfrm>
                            <a:off x="2880" y="1842"/>
                            <a:ext cx="720" cy="0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720"/>
                              <a:gd name="T2" fmla="+- 0 2160 1440"/>
                              <a:gd name="T3" fmla="*/ T2 w 7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20">
                                <a:moveTo>
                                  <a:pt x="0" y="0"/>
                                </a:moveTo>
                                <a:lnTo>
                                  <a:pt x="720" y="0"/>
                                </a:lnTo>
                              </a:path>
                            </a:pathLst>
                          </a:custGeom>
                          <a:noFill/>
                          <a:ln w="15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71" o:spid="_x0000_s1026" style="position:absolute;margin-left:1in;margin-top:46pt;width:36pt;height:0;z-index:-3027;mso-position-horizontal-relative:page" coordorigin="1440,921" coordsize="720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">
                <v:polyline id="Freeform 872" o:spid="_x0000_s1027" style="position:absolute;visibility:visible;mso-wrap-style:square;v-text-anchor:top" points="2880,1842,3600,1842" coordsize="72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lOj+wgAA&#10;ANwAAAAPAAAAZHJzL2Rvd25yZXYueG1sRI9Ra8JAEITfC/0PxxZ8q5cqrZJ6ikTEPlr1Byy5NQnm&#10;9sLdGuO/9wpCH4eZ+YZZrAbXqp5CbDwb+BhnoIhLbxuuDJyO2/c5qCjIFlvPZOBOEVbL15cF5tbf&#10;+Jf6g1QqQTjmaKAW6XKtY1mTwzj2HXHyzj44lCRDpW3AW4K7Vk+y7Es7bDgt1NhRUVN5OVydgS5s&#10;Sl2ITHb7aZ9VxTS2l1M0ZvQ2rL9BCQ3yH362f6yB+ewT/s6kI6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mU6P7CAAAA3AAAAA8AAAAAAAAAAAAAAAAAlwIAAGRycy9kb3du&#10;cmV2LnhtbFBLBQYAAAAABAAEAPUAAACGAwAAAAA=&#10;" filled="f" strokeweight="1587emu">
                  <v:path arrowok="t" o:connecttype="custom" o:connectlocs="0,0;720,0" o:connectangles="0,0"/>
                  <o:lock v:ext="edit" verticies="t"/>
                </v:polyline>
                <w10:wrap anchorx="page"/>
              </v:group>
            </w:pict>
          </mc:Fallback>
        </mc:AlternateContent>
      </w:r>
      <w:r w:rsidR="00213659">
        <w:rPr>
          <w:spacing w:val="-19"/>
          <w:sz w:val="24"/>
          <w:szCs w:val="24"/>
        </w:rPr>
        <w:t>T</w:t>
      </w:r>
      <w:r w:rsidR="00213659">
        <w:rPr>
          <w:sz w:val="24"/>
          <w:szCs w:val="24"/>
        </w:rPr>
        <w:t>o</w:t>
      </w:r>
      <w:r w:rsidR="00213659">
        <w:rPr>
          <w:spacing w:val="-3"/>
          <w:sz w:val="24"/>
          <w:szCs w:val="24"/>
        </w:rPr>
        <w:t xml:space="preserve"> </w:t>
      </w:r>
      <w:r w:rsidR="00213659">
        <w:rPr>
          <w:sz w:val="24"/>
          <w:szCs w:val="24"/>
        </w:rPr>
        <w:t>create</w:t>
      </w:r>
      <w:r w:rsidR="00213659">
        <w:rPr>
          <w:spacing w:val="-6"/>
          <w:sz w:val="24"/>
          <w:szCs w:val="24"/>
        </w:rPr>
        <w:t xml:space="preserve"> </w:t>
      </w:r>
      <w:r w:rsidR="00213659">
        <w:rPr>
          <w:sz w:val="24"/>
          <w:szCs w:val="24"/>
        </w:rPr>
        <w:t>the</w:t>
      </w:r>
      <w:r w:rsidR="00213659">
        <w:rPr>
          <w:spacing w:val="-3"/>
          <w:sz w:val="24"/>
          <w:szCs w:val="24"/>
        </w:rPr>
        <w:t xml:space="preserve"> </w:t>
      </w:r>
      <w:r w:rsidR="00213659">
        <w:rPr>
          <w:sz w:val="24"/>
          <w:szCs w:val="24"/>
        </w:rPr>
        <w:t>audio</w:t>
      </w:r>
      <w:r w:rsidR="00213659">
        <w:rPr>
          <w:spacing w:val="-5"/>
          <w:sz w:val="24"/>
          <w:szCs w:val="24"/>
        </w:rPr>
        <w:t xml:space="preserve"> </w:t>
      </w:r>
      <w:r w:rsidR="00213659">
        <w:rPr>
          <w:sz w:val="24"/>
          <w:szCs w:val="24"/>
        </w:rPr>
        <w:t>files,</w:t>
      </w:r>
      <w:r w:rsidR="00213659">
        <w:rPr>
          <w:spacing w:val="-19"/>
          <w:sz w:val="24"/>
          <w:szCs w:val="24"/>
        </w:rPr>
        <w:t xml:space="preserve"> </w:t>
      </w:r>
      <w:r w:rsidR="00213659">
        <w:rPr>
          <w:sz w:val="24"/>
          <w:szCs w:val="24"/>
        </w:rPr>
        <w:t>we</w:t>
      </w:r>
      <w:r w:rsidR="00213659">
        <w:rPr>
          <w:spacing w:val="-3"/>
          <w:sz w:val="24"/>
          <w:szCs w:val="24"/>
        </w:rPr>
        <w:t xml:space="preserve"> </w:t>
      </w:r>
      <w:r w:rsidR="00213659">
        <w:rPr>
          <w:sz w:val="24"/>
          <w:szCs w:val="24"/>
        </w:rPr>
        <w:t>input</w:t>
      </w:r>
      <w:r w:rsidR="00213659">
        <w:rPr>
          <w:spacing w:val="-5"/>
          <w:sz w:val="24"/>
          <w:szCs w:val="24"/>
        </w:rPr>
        <w:t xml:space="preserve"> </w:t>
      </w:r>
      <w:r w:rsidR="00213659">
        <w:rPr>
          <w:sz w:val="24"/>
          <w:szCs w:val="24"/>
        </w:rPr>
        <w:t>the</w:t>
      </w:r>
      <w:r w:rsidR="00213659">
        <w:rPr>
          <w:spacing w:val="-3"/>
          <w:sz w:val="24"/>
          <w:szCs w:val="24"/>
        </w:rPr>
        <w:t xml:space="preserve"> </w:t>
      </w:r>
      <w:r w:rsidR="00213659">
        <w:rPr>
          <w:sz w:val="24"/>
          <w:szCs w:val="24"/>
        </w:rPr>
        <w:t>sentences</w:t>
      </w:r>
      <w:r w:rsidR="00213659">
        <w:rPr>
          <w:spacing w:val="-9"/>
          <w:sz w:val="24"/>
          <w:szCs w:val="24"/>
        </w:rPr>
        <w:t xml:space="preserve"> </w:t>
      </w:r>
      <w:r w:rsidR="00213659">
        <w:rPr>
          <w:sz w:val="24"/>
          <w:szCs w:val="24"/>
        </w:rPr>
        <w:t>as</w:t>
      </w:r>
      <w:r w:rsidR="00213659">
        <w:rPr>
          <w:spacing w:val="-2"/>
          <w:sz w:val="24"/>
          <w:szCs w:val="24"/>
        </w:rPr>
        <w:t xml:space="preserve"> </w:t>
      </w:r>
      <w:r w:rsidR="00213659">
        <w:rPr>
          <w:sz w:val="24"/>
          <w:szCs w:val="24"/>
        </w:rPr>
        <w:t>“X.</w:t>
      </w:r>
      <w:r w:rsidR="00213659">
        <w:rPr>
          <w:spacing w:val="-3"/>
          <w:sz w:val="24"/>
          <w:szCs w:val="24"/>
        </w:rPr>
        <w:t xml:space="preserve"> </w:t>
      </w:r>
      <w:r w:rsidR="00213659">
        <w:rPr>
          <w:sz w:val="24"/>
          <w:szCs w:val="24"/>
        </w:rPr>
        <w:t>and.</w:t>
      </w:r>
      <w:r w:rsidR="00213659">
        <w:rPr>
          <w:spacing w:val="10"/>
          <w:sz w:val="24"/>
          <w:szCs w:val="24"/>
        </w:rPr>
        <w:t xml:space="preserve"> </w:t>
      </w:r>
      <w:r w:rsidR="00213659">
        <w:rPr>
          <w:spacing w:val="-31"/>
          <w:sz w:val="24"/>
          <w:szCs w:val="24"/>
        </w:rPr>
        <w:t>Y</w:t>
      </w:r>
      <w:r w:rsidR="00213659">
        <w:rPr>
          <w:spacing w:val="-17"/>
          <w:sz w:val="24"/>
          <w:szCs w:val="24"/>
        </w:rPr>
        <w:t>.</w:t>
      </w:r>
      <w:r w:rsidR="00213659">
        <w:rPr>
          <w:sz w:val="24"/>
          <w:szCs w:val="24"/>
        </w:rPr>
        <w:t>”</w:t>
      </w:r>
      <w:r w:rsidR="00213659">
        <w:rPr>
          <w:spacing w:val="-3"/>
          <w:sz w:val="24"/>
          <w:szCs w:val="24"/>
        </w:rPr>
        <w:t xml:space="preserve"> </w:t>
      </w:r>
      <w:r w:rsidR="00213659">
        <w:rPr>
          <w:sz w:val="24"/>
          <w:szCs w:val="24"/>
        </w:rPr>
        <w:t>(</w:t>
      </w:r>
      <w:proofErr w:type="gramStart"/>
      <w:r w:rsidR="00213659">
        <w:rPr>
          <w:sz w:val="24"/>
          <w:szCs w:val="24"/>
        </w:rPr>
        <w:t>e</w:t>
      </w:r>
      <w:proofErr w:type="gramEnd"/>
      <w:r w:rsidR="00213659">
        <w:rPr>
          <w:sz w:val="24"/>
          <w:szCs w:val="24"/>
        </w:rPr>
        <w:t>.g.,</w:t>
      </w:r>
      <w:r w:rsidR="00213659">
        <w:rPr>
          <w:spacing w:val="-5"/>
          <w:sz w:val="24"/>
          <w:szCs w:val="24"/>
        </w:rPr>
        <w:t xml:space="preserve"> </w:t>
      </w:r>
      <w:r w:rsidR="00213659">
        <w:rPr>
          <w:sz w:val="24"/>
          <w:szCs w:val="24"/>
        </w:rPr>
        <w:t>“ca</w:t>
      </w:r>
      <w:r w:rsidR="00213659">
        <w:rPr>
          <w:spacing w:val="-13"/>
          <w:sz w:val="24"/>
          <w:szCs w:val="24"/>
        </w:rPr>
        <w:t>r</w:t>
      </w:r>
      <w:r w:rsidR="00213659">
        <w:rPr>
          <w:sz w:val="24"/>
          <w:szCs w:val="24"/>
        </w:rPr>
        <w:t>.</w:t>
      </w:r>
      <w:r w:rsidR="00213659">
        <w:rPr>
          <w:spacing w:val="9"/>
          <w:sz w:val="24"/>
          <w:szCs w:val="24"/>
        </w:rPr>
        <w:t xml:space="preserve"> </w:t>
      </w:r>
      <w:proofErr w:type="gramStart"/>
      <w:r w:rsidR="00213659">
        <w:rPr>
          <w:sz w:val="24"/>
          <w:szCs w:val="24"/>
        </w:rPr>
        <w:t>and</w:t>
      </w:r>
      <w:proofErr w:type="gramEnd"/>
      <w:r w:rsidR="00213659">
        <w:rPr>
          <w:sz w:val="24"/>
          <w:szCs w:val="24"/>
        </w:rPr>
        <w:t>.</w:t>
      </w:r>
      <w:r w:rsidR="00213659">
        <w:rPr>
          <w:spacing w:val="10"/>
          <w:sz w:val="24"/>
          <w:szCs w:val="24"/>
        </w:rPr>
        <w:t xml:space="preserve"> </w:t>
      </w:r>
      <w:proofErr w:type="spellStart"/>
      <w:r w:rsidR="00213659">
        <w:rPr>
          <w:sz w:val="24"/>
          <w:szCs w:val="24"/>
        </w:rPr>
        <w:t>chu</w:t>
      </w:r>
      <w:r w:rsidR="00213659">
        <w:rPr>
          <w:spacing w:val="-16"/>
          <w:sz w:val="24"/>
          <w:szCs w:val="24"/>
        </w:rPr>
        <w:t>v</w:t>
      </w:r>
      <w:proofErr w:type="spellEnd"/>
      <w:r w:rsidR="00213659">
        <w:rPr>
          <w:spacing w:val="-17"/>
          <w:sz w:val="24"/>
          <w:szCs w:val="24"/>
        </w:rPr>
        <w:t>.</w:t>
      </w:r>
      <w:r w:rsidR="00213659">
        <w:rPr>
          <w:sz w:val="24"/>
          <w:szCs w:val="24"/>
        </w:rPr>
        <w:t>”, including</w:t>
      </w:r>
      <w:r w:rsidR="00213659">
        <w:rPr>
          <w:spacing w:val="-9"/>
          <w:sz w:val="24"/>
          <w:szCs w:val="24"/>
        </w:rPr>
        <w:t xml:space="preserve"> </w:t>
      </w:r>
      <w:r w:rsidR="00213659">
        <w:rPr>
          <w:sz w:val="24"/>
          <w:szCs w:val="24"/>
        </w:rPr>
        <w:t>periods)</w:t>
      </w:r>
      <w:r w:rsidR="00213659">
        <w:rPr>
          <w:spacing w:val="-8"/>
          <w:sz w:val="24"/>
          <w:szCs w:val="24"/>
        </w:rPr>
        <w:t xml:space="preserve"> </w:t>
      </w:r>
      <w:r w:rsidR="00213659">
        <w:rPr>
          <w:sz w:val="24"/>
          <w:szCs w:val="24"/>
        </w:rPr>
        <w:t>into</w:t>
      </w:r>
      <w:r w:rsidR="00213659">
        <w:rPr>
          <w:spacing w:val="-4"/>
          <w:sz w:val="24"/>
          <w:szCs w:val="24"/>
        </w:rPr>
        <w:t xml:space="preserve"> </w:t>
      </w:r>
      <w:r w:rsidR="00213659">
        <w:rPr>
          <w:sz w:val="24"/>
          <w:szCs w:val="24"/>
        </w:rPr>
        <w:t>an</w:t>
      </w:r>
      <w:r w:rsidR="00213659">
        <w:rPr>
          <w:spacing w:val="-2"/>
          <w:sz w:val="24"/>
          <w:szCs w:val="24"/>
        </w:rPr>
        <w:t xml:space="preserve"> </w:t>
      </w:r>
      <w:r w:rsidR="00213659">
        <w:rPr>
          <w:sz w:val="24"/>
          <w:szCs w:val="24"/>
        </w:rPr>
        <w:t>American</w:t>
      </w:r>
      <w:r w:rsidR="00213659">
        <w:rPr>
          <w:spacing w:val="-9"/>
          <w:sz w:val="24"/>
          <w:szCs w:val="24"/>
        </w:rPr>
        <w:t xml:space="preserve"> </w:t>
      </w:r>
      <w:r w:rsidR="00213659">
        <w:rPr>
          <w:sz w:val="24"/>
          <w:szCs w:val="24"/>
        </w:rPr>
        <w:t>English</w:t>
      </w:r>
      <w:r w:rsidR="00213659">
        <w:rPr>
          <w:spacing w:val="-7"/>
          <w:sz w:val="24"/>
          <w:szCs w:val="24"/>
        </w:rPr>
        <w:t xml:space="preserve"> </w:t>
      </w:r>
      <w:r w:rsidR="00213659">
        <w:rPr>
          <w:sz w:val="24"/>
          <w:szCs w:val="24"/>
        </w:rPr>
        <w:t>t</w:t>
      </w:r>
      <w:r w:rsidR="00213659">
        <w:rPr>
          <w:spacing w:val="-4"/>
          <w:sz w:val="24"/>
          <w:szCs w:val="24"/>
        </w:rPr>
        <w:t>e</w:t>
      </w:r>
      <w:r w:rsidR="00213659">
        <w:rPr>
          <w:sz w:val="24"/>
          <w:szCs w:val="24"/>
        </w:rPr>
        <w:t>xt-to-speech</w:t>
      </w:r>
      <w:r w:rsidR="00213659">
        <w:rPr>
          <w:spacing w:val="-14"/>
          <w:sz w:val="24"/>
          <w:szCs w:val="24"/>
        </w:rPr>
        <w:t xml:space="preserve"> </w:t>
      </w:r>
      <w:r w:rsidR="00213659">
        <w:rPr>
          <w:sz w:val="24"/>
          <w:szCs w:val="24"/>
        </w:rPr>
        <w:t>engine</w:t>
      </w:r>
      <w:r w:rsidR="00213659">
        <w:rPr>
          <w:spacing w:val="-6"/>
          <w:sz w:val="24"/>
          <w:szCs w:val="24"/>
        </w:rPr>
        <w:t xml:space="preserve"> </w:t>
      </w:r>
      <w:r w:rsidR="00213659">
        <w:rPr>
          <w:sz w:val="24"/>
          <w:szCs w:val="24"/>
        </w:rPr>
        <w:t>using</w:t>
      </w:r>
      <w:r w:rsidR="00213659">
        <w:rPr>
          <w:spacing w:val="-5"/>
          <w:sz w:val="24"/>
          <w:szCs w:val="24"/>
        </w:rPr>
        <w:t xml:space="preserve"> </w:t>
      </w:r>
      <w:r w:rsidR="00213659">
        <w:rPr>
          <w:sz w:val="24"/>
          <w:szCs w:val="24"/>
        </w:rPr>
        <w:t>a</w:t>
      </w:r>
      <w:r w:rsidR="00213659">
        <w:rPr>
          <w:spacing w:val="-1"/>
          <w:sz w:val="24"/>
          <w:szCs w:val="24"/>
        </w:rPr>
        <w:t xml:space="preserve"> </w:t>
      </w:r>
      <w:r w:rsidR="00213659">
        <w:rPr>
          <w:sz w:val="24"/>
          <w:szCs w:val="24"/>
        </w:rPr>
        <w:t>female</w:t>
      </w:r>
      <w:r w:rsidR="00213659">
        <w:rPr>
          <w:spacing w:val="-7"/>
          <w:sz w:val="24"/>
          <w:szCs w:val="24"/>
        </w:rPr>
        <w:t xml:space="preserve"> </w:t>
      </w:r>
      <w:r w:rsidR="00213659">
        <w:rPr>
          <w:spacing w:val="-5"/>
          <w:sz w:val="24"/>
          <w:szCs w:val="24"/>
        </w:rPr>
        <w:t>v</w:t>
      </w:r>
      <w:r w:rsidR="00213659">
        <w:rPr>
          <w:sz w:val="24"/>
          <w:szCs w:val="24"/>
        </w:rPr>
        <w:t>oice.</w:t>
      </w:r>
      <w:r w:rsidR="00213659">
        <w:rPr>
          <w:position w:val="9"/>
          <w:sz w:val="16"/>
          <w:szCs w:val="16"/>
        </w:rPr>
        <w:t>2</w:t>
      </w:r>
      <w:r w:rsidR="00213659">
        <w:rPr>
          <w:spacing w:val="37"/>
          <w:position w:val="9"/>
          <w:sz w:val="16"/>
          <w:szCs w:val="16"/>
        </w:rPr>
        <w:t xml:space="preserve"> </w:t>
      </w:r>
      <w:r w:rsidR="00213659">
        <w:rPr>
          <w:sz w:val="24"/>
          <w:szCs w:val="24"/>
        </w:rPr>
        <w:t>The</w:t>
      </w:r>
    </w:p>
    <w:p w14:paraId="724054F8" w14:textId="77777777" w:rsidR="001204D4" w:rsidRDefault="00213659">
      <w:pPr>
        <w:spacing w:line="220" w:lineRule="exact"/>
        <w:ind w:left="399"/>
      </w:pPr>
      <w:r>
        <w:rPr>
          <w:position w:val="7"/>
          <w:sz w:val="14"/>
          <w:szCs w:val="14"/>
        </w:rPr>
        <w:t>2</w:t>
      </w:r>
      <w:r>
        <w:rPr>
          <w:spacing w:val="14"/>
          <w:position w:val="7"/>
          <w:sz w:val="14"/>
          <w:szCs w:val="14"/>
        </w:rPr>
        <w:t xml:space="preserve"> </w:t>
      </w:r>
      <w:r>
        <w:rPr>
          <w:spacing w:val="-16"/>
        </w:rPr>
        <w:t>W</w:t>
      </w:r>
      <w:r>
        <w:t>e</w:t>
      </w:r>
      <w:r>
        <w:rPr>
          <w:spacing w:val="-13"/>
        </w:rPr>
        <w:t xml:space="preserve"> </w:t>
      </w:r>
      <w:r>
        <w:rPr>
          <w:w w:val="99"/>
        </w:rPr>
        <w:t>progra</w:t>
      </w:r>
      <w:ins w:id="6" w:author="lera boroditsky" w:date="2013-12-16T11:01:00Z">
        <w:r w:rsidR="00DF1B00">
          <w:rPr>
            <w:w w:val="99"/>
          </w:rPr>
          <w:t>m</w:t>
        </w:r>
      </w:ins>
      <w:r>
        <w:rPr>
          <w:w w:val="99"/>
        </w:rPr>
        <w:t>matically</w:t>
      </w:r>
      <w:r>
        <w:rPr>
          <w:spacing w:val="-9"/>
          <w:w w:val="99"/>
        </w:rPr>
        <w:t xml:space="preserve"> </w:t>
      </w:r>
      <w:r>
        <w:t>submitted</w:t>
      </w:r>
      <w:r>
        <w:rPr>
          <w:spacing w:val="-18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sentences</w:t>
      </w:r>
      <w:r>
        <w:rPr>
          <w:spacing w:val="-18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w w:val="99"/>
        </w:rPr>
        <w:t>t</w:t>
      </w:r>
      <w:r>
        <w:rPr>
          <w:spacing w:val="-3"/>
          <w:w w:val="99"/>
        </w:rPr>
        <w:t>e</w:t>
      </w:r>
      <w:r>
        <w:rPr>
          <w:w w:val="99"/>
        </w:rPr>
        <w:t>xt-to-speech</w:t>
      </w:r>
      <w:r>
        <w:rPr>
          <w:spacing w:val="-10"/>
          <w:w w:val="99"/>
        </w:rPr>
        <w:t xml:space="preserve"> </w:t>
      </w:r>
      <w:r>
        <w:t>web</w:t>
      </w:r>
      <w:r>
        <w:rPr>
          <w:spacing w:val="-13"/>
        </w:rPr>
        <w:t xml:space="preserve"> </w:t>
      </w:r>
      <w:r>
        <w:t>service</w:t>
      </w:r>
      <w:r>
        <w:rPr>
          <w:spacing w:val="-16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p</w:t>
      </w:r>
      <w:r>
        <w:rPr>
          <w:spacing w:val="-5"/>
        </w:rPr>
        <w:t>o</w:t>
      </w:r>
      <w:r>
        <w:t>wers</w:t>
      </w:r>
      <w:r>
        <w:rPr>
          <w:spacing w:val="-16"/>
        </w:rPr>
        <w:t xml:space="preserve"> </w:t>
      </w:r>
      <w:r>
        <w:t>Google</w:t>
      </w:r>
      <w:r>
        <w:rPr>
          <w:spacing w:val="-16"/>
        </w:rPr>
        <w:t xml:space="preserve"> </w:t>
      </w:r>
      <w:r>
        <w:rPr>
          <w:spacing w:val="-7"/>
        </w:rPr>
        <w:t>T</w:t>
      </w:r>
      <w:r>
        <w:t>ranslate.</w:t>
      </w:r>
    </w:p>
    <w:p w14:paraId="2908A143" w14:textId="77777777" w:rsidR="001204D4" w:rsidRDefault="001204D4">
      <w:pPr>
        <w:spacing w:before="6" w:line="160" w:lineRule="exact"/>
        <w:rPr>
          <w:sz w:val="16"/>
          <w:szCs w:val="16"/>
        </w:rPr>
      </w:pPr>
    </w:p>
    <w:p w14:paraId="4B1F41DC" w14:textId="77777777" w:rsidR="001204D4" w:rsidRDefault="00213659">
      <w:pPr>
        <w:ind w:left="120"/>
        <w:sectPr w:rsidR="001204D4">
          <w:pgSz w:w="12240" w:h="15840"/>
          <w:pgMar w:top="960" w:right="1320" w:bottom="280" w:left="1320" w:header="736" w:footer="0" w:gutter="0"/>
          <w:cols w:space="720"/>
        </w:sectPr>
      </w:pPr>
      <w:r>
        <w:t>During</w:t>
      </w:r>
      <w:r>
        <w:rPr>
          <w:spacing w:val="7"/>
        </w:rPr>
        <w:t xml:space="preserve"> </w:t>
      </w:r>
      <w:r>
        <w:t>our</w:t>
      </w:r>
      <w:r>
        <w:rPr>
          <w:spacing w:val="10"/>
        </w:rPr>
        <w:t xml:space="preserve"> </w:t>
      </w:r>
      <w:r>
        <w:t>i</w:t>
      </w:r>
      <w:r>
        <w:rPr>
          <w:spacing w:val="-8"/>
        </w:rPr>
        <w:t>n</w:t>
      </w:r>
      <w:r>
        <w:rPr>
          <w:spacing w:val="-3"/>
        </w:rPr>
        <w:t>v</w:t>
      </w:r>
      <w:r>
        <w:t>esti</w:t>
      </w:r>
      <w:r>
        <w:rPr>
          <w:spacing w:val="-1"/>
        </w:rPr>
        <w:t>g</w:t>
      </w:r>
      <w:r>
        <w:t>ation,</w:t>
      </w:r>
      <w:r>
        <w:rPr>
          <w:spacing w:val="5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4"/>
        </w:rPr>
        <w:t>v</w:t>
      </w:r>
      <w:r>
        <w:t>oices</w:t>
      </w:r>
      <w:r>
        <w:rPr>
          <w:spacing w:val="8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web</w:t>
      </w:r>
      <w:r>
        <w:rPr>
          <w:spacing w:val="10"/>
        </w:rPr>
        <w:t xml:space="preserve"> </w:t>
      </w:r>
      <w:r>
        <w:t>service</w:t>
      </w:r>
      <w:r>
        <w:rPr>
          <w:spacing w:val="7"/>
        </w:rPr>
        <w:t xml:space="preserve"> </w:t>
      </w:r>
      <w:r>
        <w:t>changed,</w:t>
      </w:r>
      <w:r>
        <w:rPr>
          <w:spacing w:val="9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required</w:t>
      </w:r>
      <w:r>
        <w:rPr>
          <w:spacing w:val="6"/>
        </w:rPr>
        <w:t xml:space="preserve"> </w:t>
      </w:r>
      <w:r>
        <w:t>us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synthesize</w:t>
      </w:r>
      <w:r>
        <w:rPr>
          <w:spacing w:val="5"/>
        </w:rPr>
        <w:t xml:space="preserve"> </w:t>
      </w:r>
      <w:r>
        <w:t>our</w:t>
      </w:r>
      <w:r>
        <w:rPr>
          <w:spacing w:val="10"/>
        </w:rPr>
        <w:t xml:space="preserve"> </w:t>
      </w:r>
      <w:r>
        <w:t>stimuli</w:t>
      </w:r>
    </w:p>
    <w:p w14:paraId="092E6972" w14:textId="77777777" w:rsidR="001204D4" w:rsidRDefault="001204D4">
      <w:pPr>
        <w:spacing w:before="5" w:line="160" w:lineRule="exact"/>
        <w:rPr>
          <w:sz w:val="17"/>
          <w:szCs w:val="17"/>
        </w:rPr>
      </w:pPr>
    </w:p>
    <w:p w14:paraId="548FE9B1" w14:textId="77777777" w:rsidR="001204D4" w:rsidRDefault="001204D4">
      <w:pPr>
        <w:spacing w:line="200" w:lineRule="exact"/>
      </w:pPr>
    </w:p>
    <w:p w14:paraId="30051CBE" w14:textId="77777777" w:rsidR="001204D4" w:rsidRDefault="001204D4">
      <w:pPr>
        <w:spacing w:line="200" w:lineRule="exact"/>
      </w:pPr>
    </w:p>
    <w:p w14:paraId="4F2C7F03" w14:textId="77777777" w:rsidR="001204D4" w:rsidRDefault="001204D4">
      <w:pPr>
        <w:spacing w:line="200" w:lineRule="exact"/>
      </w:pPr>
    </w:p>
    <w:p w14:paraId="791175B2" w14:textId="77777777" w:rsidR="001204D4" w:rsidRDefault="001204D4">
      <w:pPr>
        <w:spacing w:line="200" w:lineRule="exact"/>
        <w:sectPr w:rsidR="001204D4">
          <w:pgSz w:w="12240" w:h="15840"/>
          <w:pgMar w:top="960" w:right="1120" w:bottom="280" w:left="1320" w:header="736" w:footer="0" w:gutter="0"/>
          <w:cols w:space="720"/>
        </w:sectPr>
      </w:pPr>
    </w:p>
    <w:p w14:paraId="2DDD252D" w14:textId="77777777" w:rsidR="001204D4" w:rsidRDefault="00213659">
      <w:pPr>
        <w:spacing w:before="19"/>
        <w:ind w:left="511" w:right="142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Exposure</w:t>
      </w:r>
      <w:r>
        <w:rPr>
          <w:spacing w:val="-9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sentences</w:t>
      </w:r>
    </w:p>
    <w:p w14:paraId="17E7FE66" w14:textId="77777777" w:rsidR="001204D4" w:rsidRDefault="001204D4">
      <w:pPr>
        <w:spacing w:before="8" w:line="180" w:lineRule="exact"/>
        <w:rPr>
          <w:sz w:val="19"/>
          <w:szCs w:val="19"/>
        </w:rPr>
      </w:pPr>
    </w:p>
    <w:p w14:paraId="3A175ABC" w14:textId="77777777" w:rsidR="001204D4" w:rsidRDefault="00213659">
      <w:pPr>
        <w:spacing w:line="280" w:lineRule="exact"/>
        <w:ind w:left="320" w:right="-39"/>
        <w:jc w:val="center"/>
        <w:rPr>
          <w:sz w:val="16"/>
          <w:szCs w:val="16"/>
        </w:rPr>
      </w:pPr>
      <w:r>
        <w:rPr>
          <w:position w:val="1"/>
          <w:sz w:val="24"/>
          <w:szCs w:val="24"/>
          <w:u w:val="single" w:color="000000"/>
        </w:rPr>
        <w:t>m</w:t>
      </w:r>
      <w:r>
        <w:rPr>
          <w:position w:val="-3"/>
          <w:sz w:val="16"/>
          <w:szCs w:val="16"/>
          <w:u w:val="single" w:color="000000"/>
        </w:rPr>
        <w:t xml:space="preserve">1 </w:t>
      </w:r>
      <w:r>
        <w:rPr>
          <w:spacing w:val="10"/>
          <w:position w:val="-3"/>
          <w:sz w:val="16"/>
          <w:szCs w:val="16"/>
          <w:u w:val="single" w:color="000000"/>
        </w:rPr>
        <w:t xml:space="preserve"> </w:t>
      </w:r>
      <w:r>
        <w:rPr>
          <w:position w:val="1"/>
          <w:sz w:val="24"/>
          <w:szCs w:val="24"/>
          <w:u w:val="single" w:color="000000"/>
        </w:rPr>
        <w:t>n</w:t>
      </w:r>
      <w:r>
        <w:rPr>
          <w:position w:val="-3"/>
          <w:sz w:val="16"/>
          <w:szCs w:val="16"/>
          <w:u w:val="single" w:color="000000"/>
        </w:rPr>
        <w:t>1</w:t>
      </w:r>
      <w:r>
        <w:rPr>
          <w:position w:val="-3"/>
          <w:sz w:val="16"/>
          <w:szCs w:val="16"/>
        </w:rPr>
        <w:t xml:space="preserve">     </w:t>
      </w:r>
      <w:r>
        <w:rPr>
          <w:spacing w:val="32"/>
          <w:position w:val="-3"/>
          <w:sz w:val="16"/>
          <w:szCs w:val="16"/>
        </w:rPr>
        <w:t xml:space="preserve"> </w:t>
      </w:r>
      <w:r>
        <w:rPr>
          <w:position w:val="1"/>
          <w:sz w:val="24"/>
          <w:szCs w:val="24"/>
        </w:rPr>
        <w:t>m</w:t>
      </w:r>
      <w:r>
        <w:rPr>
          <w:position w:val="-3"/>
          <w:sz w:val="16"/>
          <w:szCs w:val="16"/>
        </w:rPr>
        <w:t xml:space="preserve">1 </w:t>
      </w:r>
      <w:r>
        <w:rPr>
          <w:spacing w:val="11"/>
          <w:position w:val="-3"/>
          <w:sz w:val="16"/>
          <w:szCs w:val="16"/>
        </w:rPr>
        <w:t xml:space="preserve"> </w:t>
      </w:r>
      <w:r>
        <w:rPr>
          <w:position w:val="1"/>
          <w:sz w:val="24"/>
          <w:szCs w:val="24"/>
        </w:rPr>
        <w:t>n</w:t>
      </w:r>
      <w:r>
        <w:rPr>
          <w:position w:val="-3"/>
          <w:sz w:val="16"/>
          <w:szCs w:val="16"/>
        </w:rPr>
        <w:t xml:space="preserve">2     </w:t>
      </w:r>
      <w:r>
        <w:rPr>
          <w:spacing w:val="32"/>
          <w:position w:val="-3"/>
          <w:sz w:val="16"/>
          <w:szCs w:val="16"/>
        </w:rPr>
        <w:t xml:space="preserve"> </w:t>
      </w:r>
      <w:r>
        <w:rPr>
          <w:position w:val="1"/>
          <w:sz w:val="24"/>
          <w:szCs w:val="24"/>
        </w:rPr>
        <w:t>m</w:t>
      </w:r>
      <w:r>
        <w:rPr>
          <w:position w:val="-3"/>
          <w:sz w:val="16"/>
          <w:szCs w:val="16"/>
        </w:rPr>
        <w:t xml:space="preserve">1 </w:t>
      </w:r>
      <w:r>
        <w:rPr>
          <w:spacing w:val="11"/>
          <w:position w:val="-3"/>
          <w:sz w:val="16"/>
          <w:szCs w:val="16"/>
        </w:rPr>
        <w:t xml:space="preserve"> </w:t>
      </w:r>
      <w:r>
        <w:rPr>
          <w:w w:val="116"/>
          <w:position w:val="1"/>
          <w:sz w:val="24"/>
          <w:szCs w:val="24"/>
        </w:rPr>
        <w:t>n</w:t>
      </w:r>
      <w:r>
        <w:rPr>
          <w:w w:val="105"/>
          <w:position w:val="-3"/>
          <w:sz w:val="16"/>
          <w:szCs w:val="16"/>
        </w:rPr>
        <w:t>3</w:t>
      </w:r>
    </w:p>
    <w:p w14:paraId="2D00A34F" w14:textId="77777777" w:rsidR="001204D4" w:rsidRDefault="00213659">
      <w:pPr>
        <w:spacing w:before="19"/>
        <w:ind w:left="697" w:right="697"/>
        <w:jc w:val="center"/>
        <w:rPr>
          <w:sz w:val="24"/>
          <w:szCs w:val="24"/>
        </w:rPr>
      </w:pPr>
      <w:r>
        <w:br w:type="column"/>
      </w:r>
      <w:r>
        <w:rPr>
          <w:sz w:val="24"/>
          <w:szCs w:val="24"/>
        </w:rPr>
        <w:lastRenderedPageBreak/>
        <w:t>Memory</w:t>
      </w:r>
      <w:r>
        <w:rPr>
          <w:spacing w:val="-8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items</w:t>
      </w:r>
    </w:p>
    <w:p w14:paraId="0C85CC58" w14:textId="77777777" w:rsidR="001204D4" w:rsidRDefault="001204D4">
      <w:pPr>
        <w:spacing w:before="2" w:line="200" w:lineRule="exact"/>
      </w:pPr>
    </w:p>
    <w:p w14:paraId="03FCF9C1" w14:textId="77777777" w:rsidR="001204D4" w:rsidRDefault="00213659">
      <w:pPr>
        <w:ind w:left="-38" w:right="-38"/>
        <w:jc w:val="center"/>
        <w:rPr>
          <w:sz w:val="24"/>
          <w:szCs w:val="24"/>
        </w:rPr>
      </w:pPr>
      <w:r>
        <w:rPr>
          <w:sz w:val="24"/>
          <w:szCs w:val="24"/>
        </w:rPr>
        <w:t>Sentence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 xml:space="preserve">type          </w:t>
      </w:r>
      <w:r>
        <w:rPr>
          <w:spacing w:val="23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Example</w:t>
      </w:r>
    </w:p>
    <w:p w14:paraId="1B0613EB" w14:textId="77777777" w:rsidR="001204D4" w:rsidRDefault="00213659">
      <w:pPr>
        <w:spacing w:before="19"/>
        <w:ind w:left="516" w:right="752"/>
        <w:jc w:val="center"/>
        <w:rPr>
          <w:sz w:val="24"/>
          <w:szCs w:val="24"/>
        </w:rPr>
      </w:pPr>
      <w:r>
        <w:br w:type="column"/>
      </w:r>
      <w:r>
        <w:rPr>
          <w:sz w:val="24"/>
          <w:szCs w:val="24"/>
        </w:rPr>
        <w:lastRenderedPageBreak/>
        <w:t>Similarity</w:t>
      </w:r>
      <w:r>
        <w:rPr>
          <w:spacing w:val="-10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items</w:t>
      </w:r>
    </w:p>
    <w:p w14:paraId="5336D7B1" w14:textId="77777777" w:rsidR="001204D4" w:rsidRDefault="001204D4">
      <w:pPr>
        <w:spacing w:before="2" w:line="200" w:lineRule="exact"/>
      </w:pPr>
    </w:p>
    <w:p w14:paraId="79FD796A" w14:textId="77777777" w:rsidR="001204D4" w:rsidRDefault="00213659">
      <w:pPr>
        <w:ind w:left="-38" w:right="198"/>
        <w:jc w:val="center"/>
        <w:rPr>
          <w:sz w:val="24"/>
          <w:szCs w:val="24"/>
        </w:rPr>
        <w:sectPr w:rsidR="001204D4">
          <w:type w:val="continuous"/>
          <w:pgSz w:w="12240" w:h="15840"/>
          <w:pgMar w:top="960" w:right="1120" w:bottom="280" w:left="1320" w:header="720" w:footer="720" w:gutter="0"/>
          <w:cols w:num="3" w:space="720" w:equalWidth="0">
            <w:col w:w="2609" w:space="798"/>
            <w:col w:w="2873" w:space="643"/>
            <w:col w:w="2877"/>
          </w:cols>
        </w:sectPr>
      </w:pP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air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 xml:space="preserve">type              </w:t>
      </w:r>
      <w:r>
        <w:rPr>
          <w:spacing w:val="36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Example</w:t>
      </w:r>
    </w:p>
    <w:p w14:paraId="0C27C8BA" w14:textId="77777777" w:rsidR="001204D4" w:rsidRDefault="001204D4">
      <w:pPr>
        <w:spacing w:before="3" w:line="80" w:lineRule="exact"/>
        <w:rPr>
          <w:sz w:val="8"/>
          <w:szCs w:val="8"/>
        </w:rPr>
      </w:pPr>
    </w:p>
    <w:tbl>
      <w:tblPr>
        <w:tblW w:w="0" w:type="auto"/>
        <w:tblInd w:w="3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8"/>
        <w:gridCol w:w="917"/>
        <w:gridCol w:w="1303"/>
        <w:gridCol w:w="1776"/>
        <w:gridCol w:w="1335"/>
        <w:gridCol w:w="404"/>
        <w:gridCol w:w="2882"/>
      </w:tblGrid>
      <w:tr w:rsidR="001204D4" w14:paraId="63CA3F70" w14:textId="77777777">
        <w:trPr>
          <w:trHeight w:hRule="exact" w:val="514"/>
        </w:trPr>
        <w:tc>
          <w:tcPr>
            <w:tcW w:w="29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D4C4CBA" w14:textId="77777777" w:rsidR="001204D4" w:rsidRDefault="00213659">
            <w:pPr>
              <w:spacing w:before="98"/>
              <w:ind w:left="40"/>
              <w:rPr>
                <w:sz w:val="16"/>
                <w:szCs w:val="16"/>
              </w:rPr>
            </w:pPr>
            <w:r>
              <w:rPr>
                <w:position w:val="4"/>
                <w:sz w:val="24"/>
                <w:szCs w:val="24"/>
              </w:rPr>
              <w:t>m</w:t>
            </w:r>
            <w:proofErr w:type="gramStart"/>
            <w:r>
              <w:rPr>
                <w:sz w:val="16"/>
                <w:szCs w:val="16"/>
              </w:rPr>
              <w:t xml:space="preserve">2 </w:t>
            </w:r>
            <w:r>
              <w:rPr>
                <w:spacing w:val="11"/>
                <w:sz w:val="16"/>
                <w:szCs w:val="16"/>
              </w:rPr>
              <w:t xml:space="preserve"> </w:t>
            </w:r>
            <w:proofErr w:type="gramEnd"/>
            <w:r>
              <w:rPr>
                <w:position w:val="4"/>
                <w:sz w:val="24"/>
                <w:szCs w:val="24"/>
              </w:rPr>
              <w:t>n</w:t>
            </w:r>
            <w:r>
              <w:rPr>
                <w:sz w:val="16"/>
                <w:szCs w:val="16"/>
              </w:rPr>
              <w:t xml:space="preserve">1     </w:t>
            </w:r>
            <w:r>
              <w:rPr>
                <w:spacing w:val="22"/>
                <w:sz w:val="16"/>
                <w:szCs w:val="16"/>
              </w:rPr>
              <w:t xml:space="preserve"> </w:t>
            </w:r>
            <w:r>
              <w:rPr>
                <w:spacing w:val="-30"/>
                <w:position w:val="4"/>
                <w:sz w:val="24"/>
                <w:szCs w:val="24"/>
              </w:rPr>
              <w:t xml:space="preserve"> </w:t>
            </w:r>
            <w:r>
              <w:rPr>
                <w:position w:val="4"/>
                <w:sz w:val="24"/>
                <w:szCs w:val="24"/>
                <w:u w:val="single" w:color="000000"/>
              </w:rPr>
              <w:t>m</w:t>
            </w:r>
            <w:r>
              <w:rPr>
                <w:sz w:val="16"/>
                <w:szCs w:val="16"/>
                <w:u w:val="single" w:color="000000"/>
              </w:rPr>
              <w:t xml:space="preserve">2 </w:t>
            </w:r>
            <w:r>
              <w:rPr>
                <w:spacing w:val="10"/>
                <w:sz w:val="16"/>
                <w:szCs w:val="16"/>
                <w:u w:val="single" w:color="000000"/>
              </w:rPr>
              <w:t xml:space="preserve"> </w:t>
            </w:r>
            <w:r>
              <w:rPr>
                <w:position w:val="4"/>
                <w:sz w:val="24"/>
                <w:szCs w:val="24"/>
                <w:u w:val="single" w:color="000000"/>
              </w:rPr>
              <w:t>n</w:t>
            </w:r>
            <w:r>
              <w:rPr>
                <w:sz w:val="16"/>
                <w:szCs w:val="16"/>
                <w:u w:val="single" w:color="000000"/>
              </w:rPr>
              <w:t>2</w:t>
            </w:r>
            <w:r>
              <w:rPr>
                <w:sz w:val="16"/>
                <w:szCs w:val="16"/>
              </w:rPr>
              <w:t xml:space="preserve">     </w:t>
            </w:r>
            <w:r>
              <w:rPr>
                <w:spacing w:val="32"/>
                <w:sz w:val="16"/>
                <w:szCs w:val="16"/>
              </w:rPr>
              <w:t xml:space="preserve"> </w:t>
            </w:r>
            <w:r>
              <w:rPr>
                <w:position w:val="4"/>
                <w:sz w:val="24"/>
                <w:szCs w:val="24"/>
              </w:rPr>
              <w:t>m</w:t>
            </w:r>
            <w:r>
              <w:rPr>
                <w:sz w:val="16"/>
                <w:szCs w:val="16"/>
              </w:rPr>
              <w:t xml:space="preserve">2 </w:t>
            </w:r>
            <w:r>
              <w:rPr>
                <w:spacing w:val="11"/>
                <w:sz w:val="16"/>
                <w:szCs w:val="16"/>
              </w:rPr>
              <w:t xml:space="preserve"> </w:t>
            </w:r>
            <w:r>
              <w:rPr>
                <w:w w:val="116"/>
                <w:position w:val="4"/>
                <w:sz w:val="24"/>
                <w:szCs w:val="24"/>
              </w:rPr>
              <w:t>n</w:t>
            </w:r>
            <w:r>
              <w:rPr>
                <w:w w:val="105"/>
                <w:sz w:val="16"/>
                <w:szCs w:val="16"/>
              </w:rPr>
              <w:t>3</w:t>
            </w:r>
          </w:p>
        </w:tc>
        <w:tc>
          <w:tcPr>
            <w:tcW w:w="177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23286E83" w14:textId="77777777" w:rsidR="001204D4" w:rsidRDefault="001204D4">
            <w:pPr>
              <w:spacing w:before="7" w:line="100" w:lineRule="exact"/>
              <w:rPr>
                <w:sz w:val="10"/>
                <w:szCs w:val="10"/>
              </w:rPr>
            </w:pPr>
          </w:p>
          <w:p w14:paraId="612463A4" w14:textId="77777777" w:rsidR="001204D4" w:rsidRDefault="00213659">
            <w:pPr>
              <w:ind w:left="120"/>
              <w:rPr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amiliar</w:t>
            </w:r>
          </w:p>
        </w:tc>
        <w:tc>
          <w:tcPr>
            <w:tcW w:w="133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4C0F726E" w14:textId="77777777" w:rsidR="001204D4" w:rsidRDefault="001204D4">
            <w:pPr>
              <w:spacing w:before="7" w:line="100" w:lineRule="exact"/>
              <w:rPr>
                <w:sz w:val="10"/>
                <w:szCs w:val="10"/>
              </w:rPr>
            </w:pPr>
          </w:p>
          <w:p w14:paraId="07A5B65D" w14:textId="77777777" w:rsidR="001204D4" w:rsidRDefault="00213659">
            <w:pPr>
              <w:ind w:left="365"/>
              <w:rPr>
                <w:sz w:val="16"/>
                <w:szCs w:val="16"/>
              </w:rPr>
            </w:pPr>
            <w:proofErr w:type="gramStart"/>
            <w:r>
              <w:rPr>
                <w:sz w:val="24"/>
                <w:szCs w:val="24"/>
              </w:rPr>
              <w:t>m</w:t>
            </w:r>
            <w:proofErr w:type="gramEnd"/>
            <w:r>
              <w:rPr>
                <w:position w:val="-4"/>
                <w:sz w:val="16"/>
                <w:szCs w:val="16"/>
              </w:rPr>
              <w:t xml:space="preserve">1 </w:t>
            </w:r>
            <w:r>
              <w:rPr>
                <w:spacing w:val="11"/>
                <w:position w:val="-4"/>
                <w:sz w:val="16"/>
                <w:szCs w:val="16"/>
              </w:rPr>
              <w:t xml:space="preserve"> </w:t>
            </w:r>
            <w:r>
              <w:rPr>
                <w:w w:val="116"/>
                <w:sz w:val="24"/>
                <w:szCs w:val="24"/>
              </w:rPr>
              <w:t>n</w:t>
            </w:r>
            <w:r>
              <w:rPr>
                <w:w w:val="105"/>
                <w:position w:val="-4"/>
                <w:sz w:val="16"/>
                <w:szCs w:val="16"/>
              </w:rPr>
              <w:t>2</w:t>
            </w:r>
          </w:p>
        </w:tc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</w:tcPr>
          <w:p w14:paraId="7B51BD70" w14:textId="77777777" w:rsidR="001204D4" w:rsidRDefault="001204D4"/>
        </w:tc>
        <w:tc>
          <w:tcPr>
            <w:tcW w:w="288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09DD5F9C" w14:textId="77777777" w:rsidR="001204D4" w:rsidRDefault="001204D4">
            <w:pPr>
              <w:spacing w:before="7" w:line="100" w:lineRule="exact"/>
              <w:rPr>
                <w:sz w:val="10"/>
                <w:szCs w:val="10"/>
              </w:rPr>
            </w:pPr>
          </w:p>
          <w:p w14:paraId="0CA9A922" w14:textId="77777777" w:rsidR="001204D4" w:rsidRDefault="00213659">
            <w:pPr>
              <w:ind w:left="120"/>
              <w:rPr>
                <w:sz w:val="16"/>
                <w:szCs w:val="16"/>
              </w:rPr>
            </w:pPr>
            <w:r>
              <w:rPr>
                <w:spacing w:val="-10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ithin-cat</w:t>
            </w:r>
            <w:r>
              <w:rPr>
                <w:spacing w:val="-4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gory  </w:t>
            </w:r>
            <w:r>
              <w:rPr>
                <w:spacing w:val="4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0"/>
                <w:position w:val="-4"/>
                <w:sz w:val="16"/>
                <w:szCs w:val="16"/>
              </w:rPr>
              <w:t>1</w:t>
            </w:r>
            <w:r>
              <w:rPr>
                <w:sz w:val="24"/>
                <w:szCs w:val="24"/>
              </w:rPr>
              <w:t>,</w:t>
            </w:r>
            <w:r>
              <w:rPr>
                <w:spacing w:val="23"/>
                <w:sz w:val="24"/>
                <w:szCs w:val="24"/>
              </w:rPr>
              <w:t xml:space="preserve"> </w:t>
            </w:r>
            <w:r>
              <w:rPr>
                <w:w w:val="116"/>
                <w:sz w:val="24"/>
                <w:szCs w:val="24"/>
              </w:rPr>
              <w:t>n</w:t>
            </w:r>
            <w:r>
              <w:rPr>
                <w:w w:val="105"/>
                <w:position w:val="-4"/>
                <w:sz w:val="16"/>
                <w:szCs w:val="16"/>
              </w:rPr>
              <w:t>2</w:t>
            </w:r>
          </w:p>
        </w:tc>
      </w:tr>
      <w:tr w:rsidR="001204D4" w14:paraId="047604BD" w14:textId="77777777">
        <w:trPr>
          <w:trHeight w:hRule="exact" w:val="450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14:paraId="60F08D78" w14:textId="77777777" w:rsidR="001204D4" w:rsidRDefault="00213659">
            <w:pPr>
              <w:spacing w:before="66"/>
              <w:ind w:left="40"/>
              <w:rPr>
                <w:sz w:val="16"/>
                <w:szCs w:val="16"/>
              </w:rPr>
            </w:pPr>
            <w:proofErr w:type="gramStart"/>
            <w:r>
              <w:rPr>
                <w:sz w:val="24"/>
                <w:szCs w:val="24"/>
              </w:rPr>
              <w:t>m</w:t>
            </w:r>
            <w:proofErr w:type="gramEnd"/>
            <w:r>
              <w:rPr>
                <w:position w:val="-4"/>
                <w:sz w:val="16"/>
                <w:szCs w:val="16"/>
              </w:rPr>
              <w:t xml:space="preserve">3 </w:t>
            </w:r>
            <w:r>
              <w:rPr>
                <w:spacing w:val="11"/>
                <w:position w:val="-4"/>
                <w:sz w:val="16"/>
                <w:szCs w:val="16"/>
              </w:rPr>
              <w:t xml:space="preserve"> </w:t>
            </w:r>
            <w:r>
              <w:rPr>
                <w:w w:val="116"/>
                <w:sz w:val="24"/>
                <w:szCs w:val="24"/>
              </w:rPr>
              <w:t>n</w:t>
            </w:r>
            <w:r>
              <w:rPr>
                <w:w w:val="105"/>
                <w:position w:val="-4"/>
                <w:sz w:val="16"/>
                <w:szCs w:val="16"/>
              </w:rPr>
              <w:t>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</w:tcPr>
          <w:p w14:paraId="07701003" w14:textId="77777777" w:rsidR="001204D4" w:rsidRDefault="00213659">
            <w:pPr>
              <w:spacing w:before="66"/>
              <w:ind w:left="125"/>
              <w:rPr>
                <w:sz w:val="16"/>
                <w:szCs w:val="16"/>
              </w:rPr>
            </w:pPr>
            <w:proofErr w:type="gramStart"/>
            <w:r>
              <w:rPr>
                <w:sz w:val="24"/>
                <w:szCs w:val="24"/>
              </w:rPr>
              <w:t>m</w:t>
            </w:r>
            <w:proofErr w:type="gramEnd"/>
            <w:r>
              <w:rPr>
                <w:position w:val="-4"/>
                <w:sz w:val="16"/>
                <w:szCs w:val="16"/>
              </w:rPr>
              <w:t xml:space="preserve">3 </w:t>
            </w:r>
            <w:r>
              <w:rPr>
                <w:spacing w:val="11"/>
                <w:position w:val="-4"/>
                <w:sz w:val="16"/>
                <w:szCs w:val="16"/>
              </w:rPr>
              <w:t xml:space="preserve"> </w:t>
            </w:r>
            <w:r>
              <w:rPr>
                <w:w w:val="116"/>
                <w:sz w:val="24"/>
                <w:szCs w:val="24"/>
              </w:rPr>
              <w:t>n</w:t>
            </w:r>
            <w:r>
              <w:rPr>
                <w:w w:val="105"/>
                <w:position w:val="-4"/>
                <w:sz w:val="16"/>
                <w:szCs w:val="16"/>
              </w:rPr>
              <w:t>2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</w:tcPr>
          <w:p w14:paraId="7122E747" w14:textId="77777777" w:rsidR="001204D4" w:rsidRDefault="00213659">
            <w:pPr>
              <w:spacing w:before="62"/>
              <w:ind w:left="40"/>
              <w:rPr>
                <w:sz w:val="16"/>
                <w:szCs w:val="16"/>
              </w:rPr>
            </w:pPr>
            <w:r>
              <w:rPr>
                <w:position w:val="4"/>
                <w:sz w:val="24"/>
                <w:szCs w:val="24"/>
                <w:u w:val="single" w:color="000000"/>
              </w:rPr>
              <w:t>m</w:t>
            </w:r>
            <w:proofErr w:type="gramStart"/>
            <w:r>
              <w:rPr>
                <w:sz w:val="16"/>
                <w:szCs w:val="16"/>
                <w:u w:val="single" w:color="000000"/>
              </w:rPr>
              <w:t xml:space="preserve">3 </w:t>
            </w:r>
            <w:r>
              <w:rPr>
                <w:spacing w:val="10"/>
                <w:sz w:val="16"/>
                <w:szCs w:val="16"/>
                <w:u w:val="single" w:color="000000"/>
              </w:rPr>
              <w:t xml:space="preserve"> </w:t>
            </w:r>
            <w:proofErr w:type="gramEnd"/>
            <w:r>
              <w:rPr>
                <w:w w:val="116"/>
                <w:position w:val="4"/>
                <w:sz w:val="24"/>
                <w:szCs w:val="24"/>
                <w:u w:val="single" w:color="000000"/>
              </w:rPr>
              <w:t>n</w:t>
            </w:r>
            <w:r>
              <w:rPr>
                <w:w w:val="105"/>
                <w:sz w:val="16"/>
                <w:szCs w:val="16"/>
                <w:u w:val="single" w:color="000000"/>
              </w:rPr>
              <w:t>3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</w:tcPr>
          <w:p w14:paraId="630F84BA" w14:textId="77777777" w:rsidR="001204D4" w:rsidRDefault="00213659">
            <w:pPr>
              <w:spacing w:before="74"/>
              <w:ind w:left="120"/>
              <w:rPr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ithheld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6563D02D" w14:textId="77777777" w:rsidR="001204D4" w:rsidRDefault="00213659">
            <w:pPr>
              <w:spacing w:before="74"/>
              <w:ind w:left="365"/>
              <w:rPr>
                <w:sz w:val="16"/>
                <w:szCs w:val="16"/>
              </w:rPr>
            </w:pPr>
            <w:proofErr w:type="gramStart"/>
            <w:r>
              <w:rPr>
                <w:sz w:val="24"/>
                <w:szCs w:val="24"/>
              </w:rPr>
              <w:t>m</w:t>
            </w:r>
            <w:proofErr w:type="gramEnd"/>
            <w:r>
              <w:rPr>
                <w:position w:val="-4"/>
                <w:sz w:val="16"/>
                <w:szCs w:val="16"/>
              </w:rPr>
              <w:t xml:space="preserve">1 </w:t>
            </w:r>
            <w:r>
              <w:rPr>
                <w:spacing w:val="11"/>
                <w:position w:val="-4"/>
                <w:sz w:val="16"/>
                <w:szCs w:val="16"/>
              </w:rPr>
              <w:t xml:space="preserve"> </w:t>
            </w:r>
            <w:r>
              <w:rPr>
                <w:w w:val="116"/>
                <w:sz w:val="24"/>
                <w:szCs w:val="24"/>
              </w:rPr>
              <w:t>n</w:t>
            </w:r>
            <w:r>
              <w:rPr>
                <w:w w:val="105"/>
                <w:position w:val="-4"/>
                <w:sz w:val="16"/>
                <w:szCs w:val="16"/>
              </w:rPr>
              <w:t>1</w:t>
            </w:r>
          </w:p>
        </w:tc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</w:tcPr>
          <w:p w14:paraId="41362ACF" w14:textId="77777777" w:rsidR="001204D4" w:rsidRDefault="001204D4"/>
        </w:tc>
        <w:tc>
          <w:tcPr>
            <w:tcW w:w="288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14:paraId="56152695" w14:textId="77777777" w:rsidR="001204D4" w:rsidRDefault="00213659">
            <w:pPr>
              <w:spacing w:before="74"/>
              <w:ind w:left="120"/>
              <w:rPr>
                <w:sz w:val="16"/>
                <w:szCs w:val="16"/>
              </w:rPr>
            </w:pPr>
            <w:r>
              <w:rPr>
                <w:sz w:val="24"/>
                <w:szCs w:val="24"/>
              </w:rPr>
              <w:t>Cross-cat</w:t>
            </w:r>
            <w:r>
              <w:rPr>
                <w:spacing w:val="-4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gory    </w:t>
            </w:r>
            <w:r>
              <w:rPr>
                <w:spacing w:val="3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0"/>
                <w:position w:val="-4"/>
                <w:sz w:val="16"/>
                <w:szCs w:val="16"/>
              </w:rPr>
              <w:t>1</w:t>
            </w:r>
            <w:r>
              <w:rPr>
                <w:sz w:val="24"/>
                <w:szCs w:val="24"/>
              </w:rPr>
              <w:t>,</w:t>
            </w:r>
            <w:r>
              <w:rPr>
                <w:spacing w:val="2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q</w:t>
            </w:r>
            <w:r>
              <w:rPr>
                <w:position w:val="-4"/>
                <w:sz w:val="16"/>
                <w:szCs w:val="16"/>
              </w:rPr>
              <w:t>1</w:t>
            </w:r>
          </w:p>
        </w:tc>
      </w:tr>
      <w:tr w:rsidR="001204D4" w14:paraId="52F31B29" w14:textId="77777777">
        <w:trPr>
          <w:trHeight w:hRule="exact" w:val="956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14:paraId="3EA07BA3" w14:textId="77777777" w:rsidR="001204D4" w:rsidRDefault="00213659">
            <w:pPr>
              <w:spacing w:before="90"/>
              <w:ind w:left="40"/>
              <w:rPr>
                <w:sz w:val="16"/>
                <w:szCs w:val="16"/>
              </w:rPr>
            </w:pPr>
            <w:r>
              <w:rPr>
                <w:position w:val="4"/>
                <w:sz w:val="24"/>
                <w:szCs w:val="24"/>
                <w:u w:val="single" w:color="000000"/>
              </w:rPr>
              <w:t>p</w:t>
            </w:r>
            <w:r>
              <w:rPr>
                <w:sz w:val="16"/>
                <w:szCs w:val="16"/>
                <w:u w:val="single" w:color="000000"/>
              </w:rPr>
              <w:t>1</w:t>
            </w:r>
            <w:r>
              <w:rPr>
                <w:spacing w:val="30"/>
                <w:sz w:val="16"/>
                <w:szCs w:val="16"/>
                <w:u w:val="single" w:color="000000"/>
              </w:rPr>
              <w:t xml:space="preserve"> </w:t>
            </w:r>
            <w:r>
              <w:rPr>
                <w:position w:val="4"/>
                <w:sz w:val="24"/>
                <w:szCs w:val="24"/>
                <w:u w:val="single" w:color="000000"/>
              </w:rPr>
              <w:t>q</w:t>
            </w:r>
            <w:r>
              <w:rPr>
                <w:sz w:val="16"/>
                <w:szCs w:val="16"/>
                <w:u w:val="single" w:color="000000"/>
              </w:rPr>
              <w:t>1</w:t>
            </w:r>
          </w:p>
          <w:p w14:paraId="2DB3DFCD" w14:textId="77777777" w:rsidR="001204D4" w:rsidRDefault="001204D4">
            <w:pPr>
              <w:spacing w:before="4" w:line="180" w:lineRule="exact"/>
              <w:rPr>
                <w:sz w:val="18"/>
                <w:szCs w:val="18"/>
              </w:rPr>
            </w:pPr>
          </w:p>
          <w:p w14:paraId="689D8F2A" w14:textId="77777777" w:rsidR="001204D4" w:rsidRDefault="00213659">
            <w:pPr>
              <w:ind w:left="40"/>
              <w:rPr>
                <w:sz w:val="16"/>
                <w:szCs w:val="16"/>
              </w:rPr>
            </w:pPr>
            <w:proofErr w:type="gramStart"/>
            <w:r>
              <w:rPr>
                <w:sz w:val="24"/>
                <w:szCs w:val="24"/>
              </w:rPr>
              <w:t>p</w:t>
            </w:r>
            <w:proofErr w:type="gramEnd"/>
            <w:r>
              <w:rPr>
                <w:position w:val="-4"/>
                <w:sz w:val="16"/>
                <w:szCs w:val="16"/>
              </w:rPr>
              <w:t>2</w:t>
            </w:r>
            <w:r>
              <w:rPr>
                <w:spacing w:val="30"/>
                <w:position w:val="-4"/>
                <w:sz w:val="16"/>
                <w:szCs w:val="16"/>
              </w:rPr>
              <w:t xml:space="preserve"> </w:t>
            </w:r>
            <w:r>
              <w:rPr>
                <w:sz w:val="24"/>
                <w:szCs w:val="24"/>
              </w:rPr>
              <w:t>q</w:t>
            </w:r>
            <w:r>
              <w:rPr>
                <w:position w:val="-4"/>
                <w:sz w:val="16"/>
                <w:szCs w:val="16"/>
              </w:rPr>
              <w:t>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</w:tcPr>
          <w:p w14:paraId="7F8A3A56" w14:textId="77777777" w:rsidR="001204D4" w:rsidRDefault="00213659">
            <w:pPr>
              <w:spacing w:before="94"/>
              <w:ind w:left="125"/>
              <w:rPr>
                <w:sz w:val="16"/>
                <w:szCs w:val="16"/>
              </w:rPr>
            </w:pPr>
            <w:proofErr w:type="gramStart"/>
            <w:r>
              <w:rPr>
                <w:sz w:val="24"/>
                <w:szCs w:val="24"/>
              </w:rPr>
              <w:t>p</w:t>
            </w:r>
            <w:proofErr w:type="gramEnd"/>
            <w:r>
              <w:rPr>
                <w:position w:val="-4"/>
                <w:sz w:val="16"/>
                <w:szCs w:val="16"/>
              </w:rPr>
              <w:t>1</w:t>
            </w:r>
            <w:r>
              <w:rPr>
                <w:spacing w:val="30"/>
                <w:position w:val="-4"/>
                <w:sz w:val="16"/>
                <w:szCs w:val="16"/>
              </w:rPr>
              <w:t xml:space="preserve"> </w:t>
            </w:r>
            <w:r>
              <w:rPr>
                <w:sz w:val="24"/>
                <w:szCs w:val="24"/>
              </w:rPr>
              <w:t>q</w:t>
            </w:r>
            <w:r>
              <w:rPr>
                <w:position w:val="-4"/>
                <w:sz w:val="16"/>
                <w:szCs w:val="16"/>
              </w:rPr>
              <w:t>2</w:t>
            </w:r>
          </w:p>
          <w:p w14:paraId="74ECEDA6" w14:textId="77777777" w:rsidR="001204D4" w:rsidRDefault="001204D4">
            <w:pPr>
              <w:spacing w:before="5" w:line="160" w:lineRule="exact"/>
              <w:rPr>
                <w:sz w:val="17"/>
                <w:szCs w:val="17"/>
              </w:rPr>
            </w:pPr>
          </w:p>
          <w:p w14:paraId="4065F59C" w14:textId="77777777" w:rsidR="001204D4" w:rsidRDefault="00213659">
            <w:pPr>
              <w:ind w:left="125"/>
              <w:rPr>
                <w:sz w:val="16"/>
                <w:szCs w:val="16"/>
              </w:rPr>
            </w:pPr>
            <w:r>
              <w:rPr>
                <w:position w:val="4"/>
                <w:sz w:val="24"/>
                <w:szCs w:val="24"/>
                <w:u w:val="single" w:color="000000"/>
              </w:rPr>
              <w:t>p</w:t>
            </w:r>
            <w:r>
              <w:rPr>
                <w:sz w:val="16"/>
                <w:szCs w:val="16"/>
                <w:u w:val="single" w:color="000000"/>
              </w:rPr>
              <w:t>2</w:t>
            </w:r>
            <w:r>
              <w:rPr>
                <w:spacing w:val="30"/>
                <w:sz w:val="16"/>
                <w:szCs w:val="16"/>
                <w:u w:val="single" w:color="000000"/>
              </w:rPr>
              <w:t xml:space="preserve"> </w:t>
            </w:r>
            <w:r>
              <w:rPr>
                <w:position w:val="4"/>
                <w:sz w:val="24"/>
                <w:szCs w:val="24"/>
                <w:u w:val="single" w:color="000000"/>
              </w:rPr>
              <w:t>q</w:t>
            </w:r>
            <w:r>
              <w:rPr>
                <w:sz w:val="16"/>
                <w:szCs w:val="16"/>
                <w:u w:val="single" w:color="000000"/>
              </w:rPr>
              <w:t>2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</w:tcPr>
          <w:p w14:paraId="228C48B3" w14:textId="77777777" w:rsidR="001204D4" w:rsidRDefault="00213659">
            <w:pPr>
              <w:spacing w:before="94"/>
              <w:ind w:left="40"/>
              <w:rPr>
                <w:sz w:val="16"/>
                <w:szCs w:val="16"/>
              </w:rPr>
            </w:pPr>
            <w:proofErr w:type="gramStart"/>
            <w:r>
              <w:rPr>
                <w:sz w:val="24"/>
                <w:szCs w:val="24"/>
              </w:rPr>
              <w:t>p</w:t>
            </w:r>
            <w:proofErr w:type="gramEnd"/>
            <w:r>
              <w:rPr>
                <w:position w:val="-4"/>
                <w:sz w:val="16"/>
                <w:szCs w:val="16"/>
              </w:rPr>
              <w:t>1</w:t>
            </w:r>
            <w:r>
              <w:rPr>
                <w:spacing w:val="30"/>
                <w:position w:val="-4"/>
                <w:sz w:val="16"/>
                <w:szCs w:val="16"/>
              </w:rPr>
              <w:t xml:space="preserve"> </w:t>
            </w:r>
            <w:r>
              <w:rPr>
                <w:sz w:val="24"/>
                <w:szCs w:val="24"/>
              </w:rPr>
              <w:t>q</w:t>
            </w:r>
            <w:r>
              <w:rPr>
                <w:position w:val="-4"/>
                <w:sz w:val="16"/>
                <w:szCs w:val="16"/>
              </w:rPr>
              <w:t>3</w:t>
            </w:r>
          </w:p>
          <w:p w14:paraId="7ACDCB7F" w14:textId="77777777" w:rsidR="001204D4" w:rsidRDefault="001204D4">
            <w:pPr>
              <w:spacing w:before="9" w:line="160" w:lineRule="exact"/>
              <w:rPr>
                <w:sz w:val="17"/>
                <w:szCs w:val="17"/>
              </w:rPr>
            </w:pPr>
          </w:p>
          <w:p w14:paraId="4404CA7C" w14:textId="77777777" w:rsidR="001204D4" w:rsidRDefault="00213659">
            <w:pPr>
              <w:ind w:left="40"/>
              <w:rPr>
                <w:sz w:val="16"/>
                <w:szCs w:val="16"/>
              </w:rPr>
            </w:pPr>
            <w:proofErr w:type="gramStart"/>
            <w:r>
              <w:rPr>
                <w:sz w:val="24"/>
                <w:szCs w:val="24"/>
              </w:rPr>
              <w:t>p</w:t>
            </w:r>
            <w:proofErr w:type="gramEnd"/>
            <w:r>
              <w:rPr>
                <w:position w:val="-4"/>
                <w:sz w:val="16"/>
                <w:szCs w:val="16"/>
              </w:rPr>
              <w:t>2</w:t>
            </w:r>
            <w:r>
              <w:rPr>
                <w:spacing w:val="30"/>
                <w:position w:val="-4"/>
                <w:sz w:val="16"/>
                <w:szCs w:val="16"/>
              </w:rPr>
              <w:t xml:space="preserve"> </w:t>
            </w:r>
            <w:r>
              <w:rPr>
                <w:sz w:val="24"/>
                <w:szCs w:val="24"/>
              </w:rPr>
              <w:t>q</w:t>
            </w:r>
            <w:r>
              <w:rPr>
                <w:position w:val="-4"/>
                <w:sz w:val="16"/>
                <w:szCs w:val="16"/>
              </w:rPr>
              <w:t>3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14:paraId="06D8E0ED" w14:textId="77777777" w:rsidR="001204D4" w:rsidRDefault="001204D4">
            <w:pPr>
              <w:spacing w:before="3" w:line="100" w:lineRule="exact"/>
              <w:rPr>
                <w:sz w:val="10"/>
                <w:szCs w:val="10"/>
              </w:rPr>
            </w:pPr>
          </w:p>
          <w:p w14:paraId="49398A76" w14:textId="77777777" w:rsidR="001204D4" w:rsidRDefault="00213659">
            <w:pPr>
              <w:ind w:left="120" w:right="-1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</w:t>
            </w:r>
            <w:r>
              <w:rPr>
                <w:spacing w:val="-4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gory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violatio</w:t>
            </w:r>
            <w:proofErr w:type="spellEnd"/>
          </w:p>
          <w:p w14:paraId="3F81AAB5" w14:textId="77777777" w:rsidR="001204D4" w:rsidRDefault="001204D4">
            <w:pPr>
              <w:spacing w:before="2" w:line="200" w:lineRule="exact"/>
            </w:pPr>
          </w:p>
          <w:p w14:paraId="6C7EB36C" w14:textId="77777777" w:rsidR="001204D4" w:rsidRDefault="00213659">
            <w:pPr>
              <w:ind w:left="120"/>
              <w:rPr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air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violation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14:paraId="53B635FC" w14:textId="77777777" w:rsidR="001204D4" w:rsidRDefault="001204D4">
            <w:pPr>
              <w:spacing w:before="3" w:line="100" w:lineRule="exact"/>
              <w:rPr>
                <w:sz w:val="10"/>
                <w:szCs w:val="10"/>
              </w:rPr>
            </w:pPr>
          </w:p>
          <w:p w14:paraId="1041F937" w14:textId="77777777" w:rsidR="001204D4" w:rsidRDefault="00213659">
            <w:pPr>
              <w:ind w:left="7"/>
              <w:rPr>
                <w:sz w:val="16"/>
                <w:szCs w:val="16"/>
              </w:rPr>
            </w:pPr>
            <w:proofErr w:type="gramStart"/>
            <w:r>
              <w:rPr>
                <w:sz w:val="24"/>
                <w:szCs w:val="24"/>
              </w:rPr>
              <w:t>n</w:t>
            </w:r>
            <w:proofErr w:type="gramEnd"/>
            <w:r>
              <w:rPr>
                <w:sz w:val="24"/>
                <w:szCs w:val="24"/>
              </w:rPr>
              <w:t xml:space="preserve">  </w:t>
            </w:r>
            <w:r>
              <w:rPr>
                <w:spacing w:val="5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position w:val="-4"/>
                <w:sz w:val="16"/>
                <w:szCs w:val="16"/>
              </w:rPr>
              <w:t xml:space="preserve">1 </w:t>
            </w:r>
            <w:r>
              <w:rPr>
                <w:spacing w:val="11"/>
                <w:position w:val="-4"/>
                <w:sz w:val="16"/>
                <w:szCs w:val="16"/>
              </w:rPr>
              <w:t xml:space="preserve"> </w:t>
            </w:r>
            <w:r>
              <w:rPr>
                <w:sz w:val="24"/>
                <w:szCs w:val="24"/>
              </w:rPr>
              <w:t>q</w:t>
            </w:r>
            <w:r>
              <w:rPr>
                <w:position w:val="-4"/>
                <w:sz w:val="16"/>
                <w:szCs w:val="16"/>
              </w:rPr>
              <w:t>2</w:t>
            </w:r>
          </w:p>
          <w:p w14:paraId="4E025F56" w14:textId="77777777" w:rsidR="001204D4" w:rsidRDefault="001204D4">
            <w:pPr>
              <w:spacing w:before="9" w:line="160" w:lineRule="exact"/>
              <w:rPr>
                <w:sz w:val="17"/>
                <w:szCs w:val="17"/>
              </w:rPr>
            </w:pPr>
          </w:p>
          <w:p w14:paraId="4C105476" w14:textId="77777777" w:rsidR="001204D4" w:rsidRDefault="00213659">
            <w:pPr>
              <w:ind w:left="365"/>
              <w:rPr>
                <w:sz w:val="16"/>
                <w:szCs w:val="16"/>
              </w:rPr>
            </w:pPr>
            <w:proofErr w:type="gramStart"/>
            <w:r>
              <w:rPr>
                <w:sz w:val="24"/>
                <w:szCs w:val="24"/>
              </w:rPr>
              <w:t>m</w:t>
            </w:r>
            <w:proofErr w:type="gramEnd"/>
            <w:r>
              <w:rPr>
                <w:position w:val="-4"/>
                <w:sz w:val="16"/>
                <w:szCs w:val="16"/>
              </w:rPr>
              <w:t xml:space="preserve">1 </w:t>
            </w:r>
            <w:r>
              <w:rPr>
                <w:spacing w:val="11"/>
                <w:position w:val="-4"/>
                <w:sz w:val="16"/>
                <w:szCs w:val="16"/>
              </w:rPr>
              <w:t xml:space="preserve"> </w:t>
            </w:r>
            <w:r>
              <w:rPr>
                <w:w w:val="109"/>
                <w:sz w:val="24"/>
                <w:szCs w:val="24"/>
              </w:rPr>
              <w:t>m</w:t>
            </w:r>
            <w:r>
              <w:rPr>
                <w:w w:val="105"/>
                <w:position w:val="-4"/>
                <w:sz w:val="16"/>
                <w:szCs w:val="16"/>
              </w:rPr>
              <w:t>1</w:t>
            </w:r>
          </w:p>
        </w:tc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</w:tcPr>
          <w:p w14:paraId="29851420" w14:textId="77777777" w:rsidR="001204D4" w:rsidRDefault="001204D4"/>
        </w:tc>
        <w:tc>
          <w:tcPr>
            <w:tcW w:w="288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7161E09F" w14:textId="77777777" w:rsidR="001204D4" w:rsidRDefault="001204D4"/>
        </w:tc>
      </w:tr>
      <w:tr w:rsidR="001204D4" w14:paraId="4698BBAF" w14:textId="77777777">
        <w:trPr>
          <w:trHeight w:hRule="exact" w:val="397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14:paraId="5365E735" w14:textId="77777777" w:rsidR="001204D4" w:rsidRDefault="00213659">
            <w:pPr>
              <w:spacing w:before="94"/>
              <w:ind w:left="40"/>
              <w:rPr>
                <w:sz w:val="16"/>
                <w:szCs w:val="16"/>
              </w:rPr>
            </w:pPr>
            <w:proofErr w:type="gramStart"/>
            <w:r>
              <w:rPr>
                <w:sz w:val="24"/>
                <w:szCs w:val="24"/>
              </w:rPr>
              <w:t>p</w:t>
            </w:r>
            <w:proofErr w:type="gramEnd"/>
            <w:r>
              <w:rPr>
                <w:position w:val="-4"/>
                <w:sz w:val="16"/>
                <w:szCs w:val="16"/>
              </w:rPr>
              <w:t>3</w:t>
            </w:r>
            <w:r>
              <w:rPr>
                <w:spacing w:val="30"/>
                <w:position w:val="-4"/>
                <w:sz w:val="16"/>
                <w:szCs w:val="16"/>
              </w:rPr>
              <w:t xml:space="preserve"> </w:t>
            </w:r>
            <w:r>
              <w:rPr>
                <w:sz w:val="24"/>
                <w:szCs w:val="24"/>
              </w:rPr>
              <w:t>q</w:t>
            </w:r>
            <w:r>
              <w:rPr>
                <w:position w:val="-4"/>
                <w:sz w:val="16"/>
                <w:szCs w:val="16"/>
              </w:rPr>
              <w:t>1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</w:tcPr>
          <w:p w14:paraId="0763CB00" w14:textId="77777777" w:rsidR="001204D4" w:rsidRDefault="00213659">
            <w:pPr>
              <w:spacing w:before="94"/>
              <w:ind w:left="125"/>
              <w:rPr>
                <w:sz w:val="16"/>
                <w:szCs w:val="16"/>
              </w:rPr>
            </w:pPr>
            <w:proofErr w:type="gramStart"/>
            <w:r>
              <w:rPr>
                <w:sz w:val="24"/>
                <w:szCs w:val="24"/>
              </w:rPr>
              <w:t>p</w:t>
            </w:r>
            <w:proofErr w:type="gramEnd"/>
            <w:r>
              <w:rPr>
                <w:position w:val="-4"/>
                <w:sz w:val="16"/>
                <w:szCs w:val="16"/>
              </w:rPr>
              <w:t>3</w:t>
            </w:r>
            <w:r>
              <w:rPr>
                <w:spacing w:val="30"/>
                <w:position w:val="-4"/>
                <w:sz w:val="16"/>
                <w:szCs w:val="16"/>
              </w:rPr>
              <w:t xml:space="preserve"> </w:t>
            </w:r>
            <w:r>
              <w:rPr>
                <w:sz w:val="24"/>
                <w:szCs w:val="24"/>
              </w:rPr>
              <w:t>q</w:t>
            </w:r>
            <w:r>
              <w:rPr>
                <w:position w:val="-4"/>
                <w:sz w:val="16"/>
                <w:szCs w:val="16"/>
              </w:rPr>
              <w:t>2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</w:tcPr>
          <w:p w14:paraId="1A6F8450" w14:textId="77777777" w:rsidR="001204D4" w:rsidRDefault="00213659">
            <w:pPr>
              <w:spacing w:before="94"/>
              <w:ind w:left="40"/>
              <w:rPr>
                <w:sz w:val="16"/>
                <w:szCs w:val="16"/>
              </w:rPr>
            </w:pPr>
            <w:proofErr w:type="gramStart"/>
            <w:r>
              <w:rPr>
                <w:sz w:val="24"/>
                <w:szCs w:val="24"/>
              </w:rPr>
              <w:t>p</w:t>
            </w:r>
            <w:proofErr w:type="gramEnd"/>
            <w:r>
              <w:rPr>
                <w:position w:val="-4"/>
                <w:sz w:val="16"/>
                <w:szCs w:val="16"/>
              </w:rPr>
              <w:t>3</w:t>
            </w:r>
            <w:r>
              <w:rPr>
                <w:spacing w:val="30"/>
                <w:position w:val="-4"/>
                <w:sz w:val="16"/>
                <w:szCs w:val="16"/>
              </w:rPr>
              <w:t xml:space="preserve"> </w:t>
            </w:r>
            <w:r>
              <w:rPr>
                <w:sz w:val="24"/>
                <w:szCs w:val="24"/>
              </w:rPr>
              <w:t>q</w:t>
            </w:r>
            <w:r>
              <w:rPr>
                <w:position w:val="-4"/>
                <w:sz w:val="16"/>
                <w:szCs w:val="16"/>
              </w:rPr>
              <w:t>3</w:t>
            </w:r>
          </w:p>
        </w:tc>
        <w:tc>
          <w:tcPr>
            <w:tcW w:w="177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4333A536" w14:textId="77777777" w:rsidR="001204D4" w:rsidRDefault="001204D4"/>
        </w:tc>
        <w:tc>
          <w:tcPr>
            <w:tcW w:w="133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2F55F2A4" w14:textId="77777777" w:rsidR="001204D4" w:rsidRDefault="001204D4"/>
        </w:tc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</w:tcPr>
          <w:p w14:paraId="0F4A583F" w14:textId="77777777" w:rsidR="001204D4" w:rsidRDefault="001204D4"/>
        </w:tc>
        <w:tc>
          <w:tcPr>
            <w:tcW w:w="2882" w:type="dxa"/>
            <w:tcBorders>
              <w:top w:val="nil"/>
              <w:left w:val="nil"/>
              <w:bottom w:val="nil"/>
              <w:right w:val="nil"/>
            </w:tcBorders>
          </w:tcPr>
          <w:p w14:paraId="3228141F" w14:textId="77777777" w:rsidR="001204D4" w:rsidRDefault="001204D4"/>
        </w:tc>
      </w:tr>
    </w:tbl>
    <w:p w14:paraId="6C64FAEB" w14:textId="77777777" w:rsidR="001204D4" w:rsidRDefault="001204D4">
      <w:pPr>
        <w:spacing w:line="200" w:lineRule="exact"/>
      </w:pPr>
    </w:p>
    <w:p w14:paraId="78FAFB1C" w14:textId="77777777" w:rsidR="001204D4" w:rsidRDefault="001204D4">
      <w:pPr>
        <w:spacing w:line="200" w:lineRule="exact"/>
      </w:pPr>
    </w:p>
    <w:p w14:paraId="4F80572F" w14:textId="77777777" w:rsidR="001204D4" w:rsidRDefault="001204D4">
      <w:pPr>
        <w:spacing w:line="200" w:lineRule="exact"/>
      </w:pPr>
    </w:p>
    <w:p w14:paraId="099D8337" w14:textId="77777777" w:rsidR="001204D4" w:rsidRDefault="001204D4">
      <w:pPr>
        <w:spacing w:before="12" w:line="240" w:lineRule="exact"/>
        <w:rPr>
          <w:sz w:val="24"/>
          <w:szCs w:val="24"/>
        </w:rPr>
      </w:pPr>
    </w:p>
    <w:p w14:paraId="7ABF7FFC" w14:textId="77777777" w:rsidR="001204D4" w:rsidRDefault="00213659">
      <w:pPr>
        <w:spacing w:before="21" w:line="415" w:lineRule="auto"/>
        <w:ind w:left="120" w:right="527"/>
        <w:rPr>
          <w:sz w:val="24"/>
          <w:szCs w:val="24"/>
        </w:rPr>
      </w:pPr>
      <w:r>
        <w:rPr>
          <w:spacing w:val="-11"/>
          <w:sz w:val="24"/>
          <w:szCs w:val="24"/>
        </w:rPr>
        <w:t>F</w:t>
      </w:r>
      <w:r>
        <w:rPr>
          <w:sz w:val="24"/>
          <w:szCs w:val="24"/>
        </w:rPr>
        <w:t>igu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2.</w:t>
      </w:r>
      <w:r>
        <w:rPr>
          <w:spacing w:val="12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test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items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similarit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.</w:t>
      </w:r>
      <w:proofErr w:type="gram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Underlined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sentences 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withheld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xposure.</w:t>
      </w:r>
    </w:p>
    <w:p w14:paraId="1F9DF0CB" w14:textId="77777777" w:rsidR="001204D4" w:rsidRDefault="001204D4">
      <w:pPr>
        <w:spacing w:before="5" w:line="180" w:lineRule="exact"/>
        <w:rPr>
          <w:sz w:val="18"/>
          <w:szCs w:val="18"/>
        </w:rPr>
      </w:pPr>
    </w:p>
    <w:p w14:paraId="092B542C" w14:textId="77777777" w:rsidR="001204D4" w:rsidRDefault="001204D4">
      <w:pPr>
        <w:spacing w:line="200" w:lineRule="exact"/>
      </w:pPr>
    </w:p>
    <w:p w14:paraId="5E48C6D8" w14:textId="77777777" w:rsidR="001204D4" w:rsidRDefault="001204D4">
      <w:pPr>
        <w:spacing w:line="200" w:lineRule="exact"/>
      </w:pPr>
    </w:p>
    <w:p w14:paraId="2901226A" w14:textId="77777777" w:rsidR="001204D4" w:rsidRDefault="00213659">
      <w:pPr>
        <w:spacing w:line="415" w:lineRule="auto"/>
        <w:ind w:left="120" w:right="279"/>
        <w:rPr>
          <w:sz w:val="24"/>
          <w:szCs w:val="24"/>
        </w:rPr>
      </w:pPr>
      <w:proofErr w:type="gramStart"/>
      <w:r>
        <w:rPr>
          <w:sz w:val="24"/>
          <w:szCs w:val="24"/>
        </w:rPr>
        <w:t>periods</w:t>
      </w:r>
      <w:proofErr w:type="gram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between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introduced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substantial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pauses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ranging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length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150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300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ms</w:t>
      </w:r>
      <w:proofErr w:type="spellEnd"/>
      <w:r>
        <w:rPr>
          <w:sz w:val="24"/>
          <w:szCs w:val="24"/>
        </w:rPr>
        <w:t>; piloting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ealed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without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pauses,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ficult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distinguish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ords. Sentences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only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monosyllabic</w:t>
      </w:r>
      <w:r>
        <w:rPr>
          <w:spacing w:val="-1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around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seconds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long.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sole disyllabic</w:t>
      </w:r>
      <w:r>
        <w:rPr>
          <w:spacing w:val="-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hamste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around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seconds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long.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referent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assignment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task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0"/>
          <w:sz w:val="24"/>
          <w:szCs w:val="24"/>
        </w:rPr>
        <w:t>n</w:t>
      </w:r>
      <w:r>
        <w:rPr>
          <w:spacing w:val="-5"/>
          <w:sz w:val="24"/>
          <w:szCs w:val="24"/>
        </w:rPr>
        <w:t>v</w:t>
      </w:r>
      <w:r>
        <w:rPr>
          <w:sz w:val="24"/>
          <w:szCs w:val="24"/>
        </w:rPr>
        <w:t>ol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ed visual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referents.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128x128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pi</w:t>
      </w:r>
      <w:r>
        <w:rPr>
          <w:spacing w:val="-4"/>
          <w:sz w:val="24"/>
          <w:szCs w:val="24"/>
        </w:rPr>
        <w:t>x</w:t>
      </w:r>
      <w:r>
        <w:rPr>
          <w:sz w:val="24"/>
          <w:szCs w:val="24"/>
        </w:rPr>
        <w:t>el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images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cat,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dog,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hamste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ca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 xml:space="preserve">,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truck.</w:t>
      </w:r>
      <w:r>
        <w:rPr>
          <w:spacing w:val="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get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100x100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pi</w:t>
      </w:r>
      <w:r>
        <w:rPr>
          <w:spacing w:val="-4"/>
          <w:sz w:val="24"/>
          <w:szCs w:val="24"/>
        </w:rPr>
        <w:t>x</w:t>
      </w:r>
      <w:r>
        <w:rPr>
          <w:sz w:val="24"/>
          <w:szCs w:val="24"/>
        </w:rPr>
        <w:t>el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images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horse,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rabbit,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sheep,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bea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 goldfish,</w:t>
      </w:r>
      <w:r>
        <w:rPr>
          <w:spacing w:val="-17"/>
          <w:sz w:val="24"/>
          <w:szCs w:val="24"/>
        </w:rPr>
        <w:t xml:space="preserve"> </w:t>
      </w:r>
      <w:r>
        <w:rPr>
          <w:sz w:val="24"/>
          <w:szCs w:val="24"/>
        </w:rPr>
        <w:t>mouse,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boat,</w:t>
      </w:r>
      <w:r>
        <w:rPr>
          <w:spacing w:val="-5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an,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train,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motor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ycle,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plane,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ycle.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Images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Figure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3.</w:t>
      </w:r>
    </w:p>
    <w:p w14:paraId="2B91FD19" w14:textId="77777777" w:rsidR="001204D4" w:rsidRDefault="00213659">
      <w:pPr>
        <w:spacing w:before="23" w:line="415" w:lineRule="auto"/>
        <w:ind w:left="120" w:right="362" w:firstLine="576"/>
        <w:rPr>
          <w:sz w:val="24"/>
          <w:szCs w:val="24"/>
        </w:rPr>
      </w:pPr>
      <w:proofErr w:type="gramStart"/>
      <w:r>
        <w:rPr>
          <w:sz w:val="24"/>
          <w:szCs w:val="24"/>
        </w:rPr>
        <w:t>Design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spacing w:val="-4"/>
          <w:w w:val="108"/>
          <w:sz w:val="24"/>
          <w:szCs w:val="24"/>
        </w:rPr>
        <w:t>r</w:t>
      </w:r>
      <w:r>
        <w:rPr>
          <w:w w:val="108"/>
          <w:sz w:val="24"/>
          <w:szCs w:val="24"/>
        </w:rPr>
        <w:t>ocedu</w:t>
      </w:r>
      <w:r>
        <w:rPr>
          <w:spacing w:val="-4"/>
          <w:w w:val="108"/>
          <w:sz w:val="24"/>
          <w:szCs w:val="24"/>
        </w:rPr>
        <w:t>r</w:t>
      </w:r>
      <w:r>
        <w:rPr>
          <w:w w:val="108"/>
          <w:sz w:val="24"/>
          <w:szCs w:val="24"/>
        </w:rPr>
        <w:t>e.</w:t>
      </w:r>
      <w:proofErr w:type="gramEnd"/>
      <w:r>
        <w:rPr>
          <w:w w:val="108"/>
          <w:sz w:val="24"/>
          <w:szCs w:val="24"/>
        </w:rPr>
        <w:t xml:space="preserve">  </w:t>
      </w:r>
      <w:r>
        <w:rPr>
          <w:spacing w:val="45"/>
          <w:w w:val="108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parametrically</w:t>
      </w:r>
      <w:r>
        <w:rPr>
          <w:spacing w:val="-14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aried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coherence.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 participant</w:t>
      </w:r>
      <w:r>
        <w:rPr>
          <w:spacing w:val="-10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contained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either</w:t>
      </w:r>
      <w:proofErr w:type="gramEnd"/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0/3,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1/3,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2/3,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3/3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amiliar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each.</w:t>
      </w:r>
      <w:r>
        <w:rPr>
          <w:spacing w:val="9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also</w:t>
      </w:r>
      <w:r>
        <w:rPr>
          <w:spacing w:val="-4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aried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 amount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language—participants</w:t>
      </w:r>
      <w:r>
        <w:rPr>
          <w:spacing w:val="-22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heard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either</w:t>
      </w:r>
      <w:proofErr w:type="gramEnd"/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56,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126,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196,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392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sentences. Before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starting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turn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their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spea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click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utton, which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played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spo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English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(“airplane”).</w:t>
      </w:r>
      <w:r>
        <w:rPr>
          <w:spacing w:val="2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required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type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 correctly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continue.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e</w:t>
      </w:r>
      <w:r>
        <w:rPr>
          <w:sz w:val="24"/>
          <w:szCs w:val="24"/>
        </w:rPr>
        <w:t>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had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four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tasks:</w:t>
      </w:r>
      <w:r>
        <w:rPr>
          <w:spacing w:val="9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similarit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memor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referent</w:t>
      </w:r>
    </w:p>
    <w:p w14:paraId="1AA77197" w14:textId="77777777" w:rsidR="001204D4" w:rsidRDefault="00887739">
      <w:pPr>
        <w:spacing w:before="7"/>
        <w:ind w:left="120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454" behindDoc="1" locked="0" layoutInCell="1" allowOverlap="1" wp14:anchorId="7D998588" wp14:editId="05A4B78F">
                <wp:simplePos x="0" y="0"/>
                <wp:positionH relativeFrom="page">
                  <wp:posOffset>914400</wp:posOffset>
                </wp:positionH>
                <wp:positionV relativeFrom="paragraph">
                  <wp:posOffset>298450</wp:posOffset>
                </wp:positionV>
                <wp:extent cx="457200" cy="0"/>
                <wp:effectExtent l="0" t="0" r="927100" b="311150"/>
                <wp:wrapNone/>
                <wp:docPr id="872" name="Group 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0"/>
                          <a:chOff x="1440" y="471"/>
                          <a:chExt cx="720" cy="0"/>
                        </a:xfrm>
                      </wpg:grpSpPr>
                      <wps:wsp>
                        <wps:cNvPr id="873" name="Freeform 870"/>
                        <wps:cNvSpPr>
                          <a:spLocks noEditPoints="1"/>
                        </wps:cNvSpPr>
                        <wps:spPr bwMode="auto">
                          <a:xfrm>
                            <a:off x="2880" y="942"/>
                            <a:ext cx="720" cy="0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720"/>
                              <a:gd name="T2" fmla="+- 0 2160 1440"/>
                              <a:gd name="T3" fmla="*/ T2 w 7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20">
                                <a:moveTo>
                                  <a:pt x="0" y="0"/>
                                </a:moveTo>
                                <a:lnTo>
                                  <a:pt x="720" y="0"/>
                                </a:lnTo>
                              </a:path>
                            </a:pathLst>
                          </a:custGeom>
                          <a:noFill/>
                          <a:ln w="15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69" o:spid="_x0000_s1026" style="position:absolute;margin-left:1in;margin-top:23.5pt;width:36pt;height:0;z-index:-3026;mso-position-horizontal-relative:page" coordorigin="1440,471" coordsize="720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">
                <v:polyline id="Freeform 870" o:spid="_x0000_s1027" style="position:absolute;visibility:visible;mso-wrap-style:square;v-text-anchor:top" points="2880,942,3600,942" coordsize="72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5MdURwgAA&#10;ANwAAAAPAAAAZHJzL2Rvd25yZXYueG1sRI/dasJAFITvC77Dcgre1U0NtBJdpaQUvaw/D3DInibB&#10;7Nmwe4zx7V2h4OUwM98wq83oOjVQiK1nA++zDBRx5W3LtYHT8edtASoKssXOMxm4UYTNevKywsL6&#10;K+9pOEitEoRjgQYakb7QOlYNOYwz3xMn788Hh5JkqLUNeE1w1+l5ln1ohy2nhQZ7KhuqzoeLM9CH&#10;70qXIvPtbz5kdZnH7nyKxkxfx68lKKFRnuH/9s4aWHzm8DiTjoBe3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kx1RHCAAAA3AAAAA8AAAAAAAAAAAAAAAAAlwIAAGRycy9kb3du&#10;cmV2LnhtbFBLBQYAAAAABAAEAPUAAACGAwAAAAA=&#10;" filled="f" strokeweight="1587emu">
                  <v:path arrowok="t" o:connecttype="custom" o:connectlocs="0,0;720,0" o:connectangles="0,0"/>
                  <o:lock v:ext="edit" verticies="t"/>
                </v:polyline>
                <w10:wrap anchorx="page"/>
              </v:group>
            </w:pict>
          </mc:Fallback>
        </mc:AlternateContent>
      </w:r>
      <w:proofErr w:type="gramStart"/>
      <w:r w:rsidR="00213659">
        <w:rPr>
          <w:sz w:val="24"/>
          <w:szCs w:val="24"/>
        </w:rPr>
        <w:t>assignment</w:t>
      </w:r>
      <w:proofErr w:type="gramEnd"/>
      <w:r w:rsidR="00213659">
        <w:rPr>
          <w:sz w:val="24"/>
          <w:szCs w:val="24"/>
        </w:rPr>
        <w:t>.</w:t>
      </w:r>
      <w:r w:rsidR="00213659">
        <w:rPr>
          <w:spacing w:val="3"/>
          <w:sz w:val="24"/>
          <w:szCs w:val="24"/>
        </w:rPr>
        <w:t xml:space="preserve"> </w:t>
      </w:r>
      <w:r w:rsidR="00213659">
        <w:rPr>
          <w:sz w:val="24"/>
          <w:szCs w:val="24"/>
        </w:rPr>
        <w:t>Bel</w:t>
      </w:r>
      <w:r w:rsidR="00213659">
        <w:rPr>
          <w:spacing w:val="-6"/>
          <w:sz w:val="24"/>
          <w:szCs w:val="24"/>
        </w:rPr>
        <w:t>o</w:t>
      </w:r>
      <w:r w:rsidR="00213659">
        <w:rPr>
          <w:spacing w:val="-16"/>
          <w:sz w:val="24"/>
          <w:szCs w:val="24"/>
        </w:rPr>
        <w:t>w</w:t>
      </w:r>
      <w:r w:rsidR="00213659">
        <w:rPr>
          <w:sz w:val="24"/>
          <w:szCs w:val="24"/>
        </w:rPr>
        <w:t>,</w:t>
      </w:r>
      <w:r w:rsidR="00213659">
        <w:rPr>
          <w:spacing w:val="-7"/>
          <w:sz w:val="24"/>
          <w:szCs w:val="24"/>
        </w:rPr>
        <w:t xml:space="preserve"> </w:t>
      </w:r>
      <w:r w:rsidR="00213659">
        <w:rPr>
          <w:sz w:val="24"/>
          <w:szCs w:val="24"/>
        </w:rPr>
        <w:t>we</w:t>
      </w:r>
      <w:r w:rsidR="00213659">
        <w:rPr>
          <w:spacing w:val="-3"/>
          <w:sz w:val="24"/>
          <w:szCs w:val="24"/>
        </w:rPr>
        <w:t xml:space="preserve"> </w:t>
      </w:r>
      <w:r w:rsidR="00213659">
        <w:rPr>
          <w:sz w:val="24"/>
          <w:szCs w:val="24"/>
        </w:rPr>
        <w:t>detail</w:t>
      </w:r>
      <w:r w:rsidR="00213659">
        <w:rPr>
          <w:spacing w:val="-5"/>
          <w:sz w:val="24"/>
          <w:szCs w:val="24"/>
        </w:rPr>
        <w:t xml:space="preserve"> </w:t>
      </w:r>
      <w:r w:rsidR="00213659">
        <w:rPr>
          <w:sz w:val="24"/>
          <w:szCs w:val="24"/>
        </w:rPr>
        <w:t>each</w:t>
      </w:r>
      <w:r w:rsidR="00213659">
        <w:rPr>
          <w:spacing w:val="-4"/>
          <w:sz w:val="24"/>
          <w:szCs w:val="24"/>
        </w:rPr>
        <w:t xml:space="preserve"> </w:t>
      </w:r>
      <w:r w:rsidR="00213659">
        <w:rPr>
          <w:sz w:val="24"/>
          <w:szCs w:val="24"/>
        </w:rPr>
        <w:t>of</w:t>
      </w:r>
      <w:r w:rsidR="00213659">
        <w:rPr>
          <w:spacing w:val="-2"/>
          <w:sz w:val="24"/>
          <w:szCs w:val="24"/>
        </w:rPr>
        <w:t xml:space="preserve"> </w:t>
      </w:r>
      <w:r w:rsidR="00213659">
        <w:rPr>
          <w:sz w:val="24"/>
          <w:szCs w:val="24"/>
        </w:rPr>
        <w:t>these</w:t>
      </w:r>
      <w:r w:rsidR="00213659">
        <w:rPr>
          <w:spacing w:val="-5"/>
          <w:sz w:val="24"/>
          <w:szCs w:val="24"/>
        </w:rPr>
        <w:t xml:space="preserve"> </w:t>
      </w:r>
      <w:r w:rsidR="00213659">
        <w:rPr>
          <w:sz w:val="24"/>
          <w:szCs w:val="24"/>
        </w:rPr>
        <w:t>tasks.</w:t>
      </w:r>
    </w:p>
    <w:p w14:paraId="24BD689A" w14:textId="77777777" w:rsidR="001204D4" w:rsidRDefault="001204D4">
      <w:pPr>
        <w:spacing w:before="5" w:line="180" w:lineRule="exact"/>
        <w:rPr>
          <w:sz w:val="19"/>
          <w:szCs w:val="19"/>
        </w:rPr>
      </w:pPr>
    </w:p>
    <w:p w14:paraId="11629F02" w14:textId="77777777" w:rsidR="001204D4" w:rsidRDefault="00213659">
      <w:pPr>
        <w:spacing w:before="26"/>
        <w:ind w:left="120"/>
        <w:sectPr w:rsidR="001204D4">
          <w:type w:val="continuous"/>
          <w:pgSz w:w="12240" w:h="15840"/>
          <w:pgMar w:top="960" w:right="1120" w:bottom="280" w:left="1320" w:header="720" w:footer="720" w:gutter="0"/>
          <w:cols w:space="720"/>
        </w:sectPr>
      </w:pPr>
      <w:proofErr w:type="gramStart"/>
      <w:r>
        <w:t>using</w:t>
      </w:r>
      <w:proofErr w:type="gramEnd"/>
      <w:r>
        <w:rPr>
          <w:spacing w:val="-4"/>
        </w:rPr>
        <w:t xml:space="preserve"> </w:t>
      </w:r>
      <w:r>
        <w:t>di</w:t>
      </w:r>
      <w:r>
        <w:rPr>
          <w:spacing w:val="-5"/>
        </w:rPr>
        <w:t>f</w:t>
      </w:r>
      <w:r>
        <w:t>ferent</w:t>
      </w:r>
      <w:r>
        <w:rPr>
          <w:spacing w:val="-7"/>
        </w:rPr>
        <w:t xml:space="preserve"> </w:t>
      </w:r>
      <w:r>
        <w:t>soft</w:t>
      </w:r>
      <w:r>
        <w:rPr>
          <w:spacing w:val="-2"/>
        </w:rPr>
        <w:t>w</w:t>
      </w:r>
      <w:r>
        <w:t>are.</w:t>
      </w:r>
      <w:r>
        <w:rPr>
          <w:spacing w:val="5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F</w:t>
      </w:r>
      <w:r>
        <w:t>ootnote</w:t>
      </w:r>
      <w:r>
        <w:rPr>
          <w:spacing w:val="-7"/>
        </w:rPr>
        <w:t xml:space="preserve"> </w:t>
      </w:r>
      <w:r>
        <w:t>5.</w:t>
      </w:r>
    </w:p>
    <w:p w14:paraId="0F7AD902" w14:textId="77777777" w:rsidR="001204D4" w:rsidRDefault="001204D4">
      <w:pPr>
        <w:spacing w:before="5" w:line="120" w:lineRule="exact"/>
        <w:rPr>
          <w:sz w:val="12"/>
          <w:szCs w:val="12"/>
        </w:rPr>
      </w:pPr>
    </w:p>
    <w:p w14:paraId="76E3EDED" w14:textId="77777777" w:rsidR="001204D4" w:rsidRDefault="001204D4">
      <w:pPr>
        <w:spacing w:line="200" w:lineRule="exact"/>
      </w:pPr>
    </w:p>
    <w:p w14:paraId="212B92E3" w14:textId="77777777" w:rsidR="001204D4" w:rsidRDefault="001204D4">
      <w:pPr>
        <w:spacing w:line="200" w:lineRule="exact"/>
      </w:pPr>
    </w:p>
    <w:p w14:paraId="1FAED6A0" w14:textId="77777777" w:rsidR="001204D4" w:rsidRDefault="00213659">
      <w:pPr>
        <w:spacing w:before="19" w:line="415" w:lineRule="auto"/>
        <w:ind w:left="120" w:right="350" w:firstLine="576"/>
        <w:rPr>
          <w:sz w:val="24"/>
          <w:szCs w:val="24"/>
        </w:rPr>
      </w:pPr>
      <w:r>
        <w:rPr>
          <w:sz w:val="24"/>
          <w:szCs w:val="24"/>
        </w:rPr>
        <w:t xml:space="preserve">Exposure.   </w:t>
      </w:r>
      <w:r>
        <w:rPr>
          <w:spacing w:val="2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listened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language.</w:t>
      </w:r>
      <w:r>
        <w:rPr>
          <w:spacing w:val="5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withheld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six 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(Figure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2),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yielding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14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unique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set.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Each sentence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heard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either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4,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9,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14,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28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times,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ving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56,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126,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196,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392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total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trials.</w:t>
      </w:r>
      <w:r>
        <w:rPr>
          <w:spacing w:val="9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 presented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random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order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subject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constraint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repeated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between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consecut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trials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(pilot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testing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suggested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repeated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between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trials substantially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forded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learning).</w:t>
      </w:r>
      <w:r>
        <w:rPr>
          <w:spacing w:val="5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encourage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compliance,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had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click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utton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 hear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sentence.</w:t>
      </w:r>
    </w:p>
    <w:p w14:paraId="116C6888" w14:textId="77777777" w:rsidR="001204D4" w:rsidRDefault="00213659">
      <w:pPr>
        <w:spacing w:before="38" w:line="408" w:lineRule="auto"/>
        <w:ind w:left="120" w:right="108" w:firstLine="576"/>
        <w:rPr>
          <w:sz w:val="24"/>
          <w:szCs w:val="24"/>
        </w:rPr>
      </w:pPr>
      <w:r>
        <w:rPr>
          <w:sz w:val="24"/>
          <w:szCs w:val="24"/>
        </w:rPr>
        <w:t>Similarit</w:t>
      </w:r>
      <w:r>
        <w:rPr>
          <w:spacing w:val="-9"/>
          <w:sz w:val="24"/>
          <w:szCs w:val="24"/>
        </w:rPr>
        <w:t>y</w:t>
      </w:r>
      <w:r>
        <w:rPr>
          <w:sz w:val="24"/>
          <w:szCs w:val="24"/>
        </w:rPr>
        <w:t xml:space="preserve">.   </w:t>
      </w:r>
      <w:r>
        <w:rPr>
          <w:spacing w:val="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pair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union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rate 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5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point</w:t>
      </w:r>
      <w:proofErr w:type="gramEnd"/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scale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similar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beli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meaning.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resulted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 within-cat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ratings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position w:val="-4"/>
          <w:sz w:val="16"/>
          <w:szCs w:val="16"/>
        </w:rPr>
        <w:t xml:space="preserve">1 </w:t>
      </w:r>
      <w:r>
        <w:rPr>
          <w:spacing w:val="13"/>
          <w:position w:val="-4"/>
          <w:sz w:val="16"/>
          <w:szCs w:val="16"/>
        </w:rPr>
        <w:t xml:space="preserve"> </w:t>
      </w:r>
      <w:r>
        <w:rPr>
          <w:sz w:val="24"/>
          <w:szCs w:val="24"/>
        </w:rPr>
        <w:t>vs.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0"/>
          <w:position w:val="-4"/>
          <w:sz w:val="16"/>
          <w:szCs w:val="16"/>
        </w:rPr>
        <w:t>2</w:t>
      </w:r>
      <w:r>
        <w:rPr>
          <w:sz w:val="24"/>
          <w:szCs w:val="24"/>
        </w:rPr>
        <w:t>)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cross-cat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ratings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position w:val="-4"/>
          <w:sz w:val="16"/>
          <w:szCs w:val="16"/>
        </w:rPr>
        <w:t xml:space="preserve">1 </w:t>
      </w:r>
      <w:r>
        <w:rPr>
          <w:spacing w:val="13"/>
          <w:position w:val="-4"/>
          <w:sz w:val="16"/>
          <w:szCs w:val="16"/>
        </w:rPr>
        <w:t xml:space="preserve"> </w:t>
      </w:r>
      <w:r>
        <w:rPr>
          <w:sz w:val="24"/>
          <w:szCs w:val="24"/>
        </w:rPr>
        <w:t>vs.</w:t>
      </w:r>
      <w:r>
        <w:rPr>
          <w:spacing w:val="11"/>
          <w:sz w:val="24"/>
          <w:szCs w:val="24"/>
        </w:rPr>
        <w:t xml:space="preserve"> </w:t>
      </w:r>
      <w:r>
        <w:rPr>
          <w:w w:val="86"/>
          <w:sz w:val="24"/>
          <w:szCs w:val="24"/>
        </w:rPr>
        <w:t>q</w:t>
      </w:r>
      <w:r>
        <w:rPr>
          <w:w w:val="105"/>
          <w:position w:val="-4"/>
          <w:sz w:val="16"/>
          <w:szCs w:val="16"/>
        </w:rPr>
        <w:t>1</w:t>
      </w:r>
      <w:r>
        <w:rPr>
          <w:spacing w:val="-30"/>
          <w:position w:val="-4"/>
          <w:sz w:val="16"/>
          <w:szCs w:val="16"/>
        </w:rPr>
        <w:t xml:space="preserve"> </w:t>
      </w:r>
      <w:r>
        <w:rPr>
          <w:sz w:val="24"/>
          <w:szCs w:val="24"/>
        </w:rPr>
        <w:t>).</w:t>
      </w:r>
      <w:r>
        <w:rPr>
          <w:spacing w:val="13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presented 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pairs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fi</w:t>
      </w:r>
      <w:r>
        <w:rPr>
          <w:spacing w:val="-4"/>
          <w:sz w:val="24"/>
          <w:szCs w:val="24"/>
        </w:rPr>
        <w:t>x</w:t>
      </w:r>
      <w:r>
        <w:rPr>
          <w:sz w:val="24"/>
          <w:szCs w:val="24"/>
        </w:rPr>
        <w:t>ed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pseudorandom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order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containing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repeated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between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consecut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trials. Though</w:t>
      </w:r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entirely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auditor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</w:t>
      </w:r>
      <w:r>
        <w:rPr>
          <w:spacing w:val="-10"/>
          <w:sz w:val="24"/>
          <w:szCs w:val="24"/>
        </w:rPr>
        <w:t>n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enience,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presented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similarity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questions</w:t>
      </w:r>
    </w:p>
    <w:p w14:paraId="06F2E9EC" w14:textId="77777777" w:rsidR="001204D4" w:rsidRDefault="00887739">
      <w:pPr>
        <w:spacing w:before="16" w:line="415" w:lineRule="auto"/>
        <w:ind w:left="120" w:right="233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503313455" behindDoc="1" locked="0" layoutInCell="1" allowOverlap="1" wp14:anchorId="1B2293E3" wp14:editId="18902204">
            <wp:simplePos x="0" y="0"/>
            <wp:positionH relativeFrom="page">
              <wp:posOffset>2982595</wp:posOffset>
            </wp:positionH>
            <wp:positionV relativeFrom="paragraph">
              <wp:posOffset>43815</wp:posOffset>
            </wp:positionV>
            <wp:extent cx="107950" cy="107950"/>
            <wp:effectExtent l="0" t="0" r="0" b="0"/>
            <wp:wrapNone/>
            <wp:docPr id="871" name="Picture 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503313456" behindDoc="1" locked="0" layoutInCell="1" allowOverlap="1" wp14:anchorId="6C75AFEB" wp14:editId="79EABA9C">
            <wp:simplePos x="0" y="0"/>
            <wp:positionH relativeFrom="page">
              <wp:posOffset>3718560</wp:posOffset>
            </wp:positionH>
            <wp:positionV relativeFrom="paragraph">
              <wp:posOffset>43815</wp:posOffset>
            </wp:positionV>
            <wp:extent cx="107950" cy="107950"/>
            <wp:effectExtent l="0" t="0" r="0" b="0"/>
            <wp:wrapNone/>
            <wp:docPr id="870" name="Picture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213659">
        <w:rPr>
          <w:sz w:val="24"/>
          <w:szCs w:val="24"/>
        </w:rPr>
        <w:t>as</w:t>
      </w:r>
      <w:proofErr w:type="gramEnd"/>
      <w:r w:rsidR="00213659">
        <w:rPr>
          <w:spacing w:val="-2"/>
          <w:sz w:val="24"/>
          <w:szCs w:val="24"/>
        </w:rPr>
        <w:t xml:space="preserve"> </w:t>
      </w:r>
      <w:r w:rsidR="00213659">
        <w:rPr>
          <w:sz w:val="24"/>
          <w:szCs w:val="24"/>
        </w:rPr>
        <w:t>t</w:t>
      </w:r>
      <w:r w:rsidR="00213659">
        <w:rPr>
          <w:spacing w:val="-4"/>
          <w:sz w:val="24"/>
          <w:szCs w:val="24"/>
        </w:rPr>
        <w:t>e</w:t>
      </w:r>
      <w:r w:rsidR="00213659">
        <w:rPr>
          <w:sz w:val="24"/>
          <w:szCs w:val="24"/>
        </w:rPr>
        <w:t>xt</w:t>
      </w:r>
      <w:r w:rsidR="00213659">
        <w:rPr>
          <w:spacing w:val="-4"/>
          <w:sz w:val="24"/>
          <w:szCs w:val="24"/>
        </w:rPr>
        <w:t xml:space="preserve"> </w:t>
      </w:r>
      <w:r w:rsidR="00213659">
        <w:rPr>
          <w:sz w:val="24"/>
          <w:szCs w:val="24"/>
        </w:rPr>
        <w:t>(e.g.,</w:t>
      </w:r>
      <w:r w:rsidR="00213659">
        <w:rPr>
          <w:spacing w:val="-5"/>
          <w:sz w:val="24"/>
          <w:szCs w:val="24"/>
        </w:rPr>
        <w:t xml:space="preserve"> </w:t>
      </w:r>
      <w:r w:rsidR="00213659">
        <w:rPr>
          <w:sz w:val="24"/>
          <w:szCs w:val="24"/>
        </w:rPr>
        <w:t>“H</w:t>
      </w:r>
      <w:r w:rsidR="00213659">
        <w:rPr>
          <w:spacing w:val="-6"/>
          <w:sz w:val="24"/>
          <w:szCs w:val="24"/>
        </w:rPr>
        <w:t>o</w:t>
      </w:r>
      <w:r w:rsidR="00213659">
        <w:rPr>
          <w:sz w:val="24"/>
          <w:szCs w:val="24"/>
        </w:rPr>
        <w:t>w</w:t>
      </w:r>
      <w:r w:rsidR="00213659">
        <w:rPr>
          <w:spacing w:val="-6"/>
          <w:sz w:val="24"/>
          <w:szCs w:val="24"/>
        </w:rPr>
        <w:t xml:space="preserve"> </w:t>
      </w:r>
      <w:r w:rsidR="00213659">
        <w:rPr>
          <w:sz w:val="24"/>
          <w:szCs w:val="24"/>
        </w:rPr>
        <w:t>similar</w:t>
      </w:r>
      <w:r w:rsidR="00213659">
        <w:rPr>
          <w:spacing w:val="-7"/>
          <w:sz w:val="24"/>
          <w:szCs w:val="24"/>
        </w:rPr>
        <w:t xml:space="preserve"> </w:t>
      </w:r>
      <w:r w:rsidR="00213659">
        <w:rPr>
          <w:sz w:val="24"/>
          <w:szCs w:val="24"/>
        </w:rPr>
        <w:t>are</w:t>
      </w:r>
      <w:r w:rsidR="00213659">
        <w:rPr>
          <w:spacing w:val="-3"/>
          <w:sz w:val="24"/>
          <w:szCs w:val="24"/>
        </w:rPr>
        <w:t xml:space="preserve"> </w:t>
      </w:r>
      <w:proofErr w:type="spellStart"/>
      <w:r w:rsidR="00213659">
        <w:rPr>
          <w:sz w:val="24"/>
          <w:szCs w:val="24"/>
        </w:rPr>
        <w:t>pif</w:t>
      </w:r>
      <w:proofErr w:type="spellEnd"/>
      <w:r w:rsidR="00213659">
        <w:rPr>
          <w:sz w:val="24"/>
          <w:szCs w:val="24"/>
        </w:rPr>
        <w:t xml:space="preserve">    </w:t>
      </w:r>
      <w:r w:rsidR="00213659">
        <w:rPr>
          <w:spacing w:val="1"/>
          <w:sz w:val="24"/>
          <w:szCs w:val="24"/>
        </w:rPr>
        <w:t xml:space="preserve"> </w:t>
      </w:r>
      <w:r w:rsidR="00213659">
        <w:rPr>
          <w:sz w:val="24"/>
          <w:szCs w:val="24"/>
        </w:rPr>
        <w:t>and</w:t>
      </w:r>
      <w:r w:rsidR="00213659">
        <w:rPr>
          <w:spacing w:val="-3"/>
          <w:sz w:val="24"/>
          <w:szCs w:val="24"/>
        </w:rPr>
        <w:t xml:space="preserve"> </w:t>
      </w:r>
      <w:proofErr w:type="spellStart"/>
      <w:r w:rsidR="00213659">
        <w:rPr>
          <w:sz w:val="24"/>
          <w:szCs w:val="24"/>
        </w:rPr>
        <w:t>thite</w:t>
      </w:r>
      <w:proofErr w:type="spellEnd"/>
      <w:r w:rsidR="00213659">
        <w:rPr>
          <w:sz w:val="24"/>
          <w:szCs w:val="24"/>
        </w:rPr>
        <w:t xml:space="preserve">    </w:t>
      </w:r>
      <w:r w:rsidR="00213659">
        <w:rPr>
          <w:spacing w:val="28"/>
          <w:sz w:val="24"/>
          <w:szCs w:val="24"/>
        </w:rPr>
        <w:t xml:space="preserve"> </w:t>
      </w:r>
      <w:r w:rsidR="00213659">
        <w:rPr>
          <w:sz w:val="24"/>
          <w:szCs w:val="24"/>
        </w:rPr>
        <w:t>?”);</w:t>
      </w:r>
      <w:r w:rsidR="00213659">
        <w:rPr>
          <w:spacing w:val="-4"/>
          <w:sz w:val="24"/>
          <w:szCs w:val="24"/>
        </w:rPr>
        <w:t xml:space="preserve"> </w:t>
      </w:r>
      <w:r w:rsidR="00213659">
        <w:rPr>
          <w:sz w:val="24"/>
          <w:szCs w:val="24"/>
        </w:rPr>
        <w:t>to</w:t>
      </w:r>
      <w:r w:rsidR="00213659">
        <w:rPr>
          <w:spacing w:val="-2"/>
          <w:sz w:val="24"/>
          <w:szCs w:val="24"/>
        </w:rPr>
        <w:t xml:space="preserve"> f</w:t>
      </w:r>
      <w:r w:rsidR="00213659">
        <w:rPr>
          <w:sz w:val="24"/>
          <w:szCs w:val="24"/>
        </w:rPr>
        <w:t>acilitate</w:t>
      </w:r>
      <w:r w:rsidR="00213659">
        <w:rPr>
          <w:spacing w:val="-8"/>
          <w:sz w:val="24"/>
          <w:szCs w:val="24"/>
        </w:rPr>
        <w:t xml:space="preserve"> </w:t>
      </w:r>
      <w:r w:rsidR="00213659">
        <w:rPr>
          <w:sz w:val="24"/>
          <w:szCs w:val="24"/>
        </w:rPr>
        <w:t>mapping</w:t>
      </w:r>
      <w:r w:rsidR="00213659">
        <w:rPr>
          <w:spacing w:val="-8"/>
          <w:sz w:val="24"/>
          <w:szCs w:val="24"/>
        </w:rPr>
        <w:t xml:space="preserve"> </w:t>
      </w:r>
      <w:r w:rsidR="00213659">
        <w:rPr>
          <w:sz w:val="24"/>
          <w:szCs w:val="24"/>
        </w:rPr>
        <w:t>between</w:t>
      </w:r>
      <w:r w:rsidR="00213659">
        <w:rPr>
          <w:spacing w:val="-8"/>
          <w:sz w:val="24"/>
          <w:szCs w:val="24"/>
        </w:rPr>
        <w:t xml:space="preserve"> </w:t>
      </w:r>
      <w:r w:rsidR="00213659">
        <w:rPr>
          <w:sz w:val="24"/>
          <w:szCs w:val="24"/>
        </w:rPr>
        <w:t>visual</w:t>
      </w:r>
      <w:r w:rsidR="00213659">
        <w:rPr>
          <w:spacing w:val="-6"/>
          <w:sz w:val="24"/>
          <w:szCs w:val="24"/>
        </w:rPr>
        <w:t xml:space="preserve"> </w:t>
      </w:r>
      <w:r w:rsidR="00213659">
        <w:rPr>
          <w:sz w:val="24"/>
          <w:szCs w:val="24"/>
        </w:rPr>
        <w:t>and spo</w:t>
      </w:r>
      <w:r w:rsidR="00213659">
        <w:rPr>
          <w:spacing w:val="-2"/>
          <w:sz w:val="24"/>
          <w:szCs w:val="24"/>
        </w:rPr>
        <w:t>k</w:t>
      </w:r>
      <w:r w:rsidR="00213659">
        <w:rPr>
          <w:sz w:val="24"/>
          <w:szCs w:val="24"/>
        </w:rPr>
        <w:t>en</w:t>
      </w:r>
      <w:r w:rsidR="00213659">
        <w:rPr>
          <w:spacing w:val="-7"/>
          <w:sz w:val="24"/>
          <w:szCs w:val="24"/>
        </w:rPr>
        <w:t xml:space="preserve"> </w:t>
      </w:r>
      <w:r w:rsidR="00213659">
        <w:rPr>
          <w:spacing w:val="-2"/>
          <w:sz w:val="24"/>
          <w:szCs w:val="24"/>
        </w:rPr>
        <w:t>w</w:t>
      </w:r>
      <w:r w:rsidR="00213659">
        <w:rPr>
          <w:sz w:val="24"/>
          <w:szCs w:val="24"/>
        </w:rPr>
        <w:t>ord</w:t>
      </w:r>
      <w:r w:rsidR="00213659">
        <w:rPr>
          <w:spacing w:val="-5"/>
          <w:sz w:val="24"/>
          <w:szCs w:val="24"/>
        </w:rPr>
        <w:t xml:space="preserve"> </w:t>
      </w:r>
      <w:r w:rsidR="00213659">
        <w:rPr>
          <w:sz w:val="24"/>
          <w:szCs w:val="24"/>
        </w:rPr>
        <w:t>forms,</w:t>
      </w:r>
      <w:r w:rsidR="00213659">
        <w:rPr>
          <w:spacing w:val="-6"/>
          <w:sz w:val="24"/>
          <w:szCs w:val="24"/>
        </w:rPr>
        <w:t xml:space="preserve"> </w:t>
      </w:r>
      <w:r w:rsidR="00213659">
        <w:rPr>
          <w:sz w:val="24"/>
          <w:szCs w:val="24"/>
        </w:rPr>
        <w:t>the</w:t>
      </w:r>
      <w:r w:rsidR="00213659">
        <w:rPr>
          <w:spacing w:val="-3"/>
          <w:sz w:val="24"/>
          <w:szCs w:val="24"/>
        </w:rPr>
        <w:t xml:space="preserve"> </w:t>
      </w:r>
      <w:r w:rsidR="00213659">
        <w:rPr>
          <w:sz w:val="24"/>
          <w:szCs w:val="24"/>
        </w:rPr>
        <w:t>spea</w:t>
      </w:r>
      <w:r w:rsidR="00213659">
        <w:rPr>
          <w:spacing w:val="-2"/>
          <w:sz w:val="24"/>
          <w:szCs w:val="24"/>
        </w:rPr>
        <w:t>k</w:t>
      </w:r>
      <w:r w:rsidR="00213659">
        <w:rPr>
          <w:sz w:val="24"/>
          <w:szCs w:val="24"/>
        </w:rPr>
        <w:t>er</w:t>
      </w:r>
      <w:r w:rsidR="00213659">
        <w:rPr>
          <w:spacing w:val="-7"/>
          <w:sz w:val="24"/>
          <w:szCs w:val="24"/>
        </w:rPr>
        <w:t xml:space="preserve"> </w:t>
      </w:r>
      <w:r w:rsidR="00213659">
        <w:rPr>
          <w:spacing w:val="-5"/>
          <w:sz w:val="24"/>
          <w:szCs w:val="24"/>
        </w:rPr>
        <w:t>b</w:t>
      </w:r>
      <w:r w:rsidR="00213659">
        <w:rPr>
          <w:sz w:val="24"/>
          <w:szCs w:val="24"/>
        </w:rPr>
        <w:t>utton</w:t>
      </w:r>
      <w:r w:rsidR="00213659">
        <w:rPr>
          <w:spacing w:val="-6"/>
          <w:sz w:val="24"/>
          <w:szCs w:val="24"/>
        </w:rPr>
        <w:t xml:space="preserve"> </w:t>
      </w:r>
      <w:r w:rsidR="00213659">
        <w:rPr>
          <w:sz w:val="24"/>
          <w:szCs w:val="24"/>
        </w:rPr>
        <w:t>n</w:t>
      </w:r>
      <w:r w:rsidR="00213659">
        <w:rPr>
          <w:spacing w:val="-4"/>
          <w:sz w:val="24"/>
          <w:szCs w:val="24"/>
        </w:rPr>
        <w:t>e</w:t>
      </w:r>
      <w:r w:rsidR="00213659">
        <w:rPr>
          <w:sz w:val="24"/>
          <w:szCs w:val="24"/>
        </w:rPr>
        <w:t>xt</w:t>
      </w:r>
      <w:r w:rsidR="00213659">
        <w:rPr>
          <w:spacing w:val="-4"/>
          <w:sz w:val="24"/>
          <w:szCs w:val="24"/>
        </w:rPr>
        <w:t xml:space="preserve"> </w:t>
      </w:r>
      <w:r w:rsidR="00213659">
        <w:rPr>
          <w:sz w:val="24"/>
          <w:szCs w:val="24"/>
        </w:rPr>
        <w:t>to</w:t>
      </w:r>
      <w:r w:rsidR="00213659">
        <w:rPr>
          <w:spacing w:val="-2"/>
          <w:sz w:val="24"/>
          <w:szCs w:val="24"/>
        </w:rPr>
        <w:t xml:space="preserve"> </w:t>
      </w:r>
      <w:r w:rsidR="00213659">
        <w:rPr>
          <w:sz w:val="24"/>
          <w:szCs w:val="24"/>
        </w:rPr>
        <w:t>each</w:t>
      </w:r>
      <w:r w:rsidR="00213659">
        <w:rPr>
          <w:spacing w:val="-4"/>
          <w:sz w:val="24"/>
          <w:szCs w:val="24"/>
        </w:rPr>
        <w:t xml:space="preserve"> </w:t>
      </w:r>
      <w:r w:rsidR="00213659">
        <w:rPr>
          <w:spacing w:val="-2"/>
          <w:sz w:val="24"/>
          <w:szCs w:val="24"/>
        </w:rPr>
        <w:t>w</w:t>
      </w:r>
      <w:r w:rsidR="00213659">
        <w:rPr>
          <w:sz w:val="24"/>
          <w:szCs w:val="24"/>
        </w:rPr>
        <w:t>ord</w:t>
      </w:r>
      <w:r w:rsidR="00213659">
        <w:rPr>
          <w:spacing w:val="-5"/>
          <w:sz w:val="24"/>
          <w:szCs w:val="24"/>
        </w:rPr>
        <w:t xml:space="preserve"> </w:t>
      </w:r>
      <w:r w:rsidR="00213659">
        <w:rPr>
          <w:sz w:val="24"/>
          <w:szCs w:val="24"/>
        </w:rPr>
        <w:t>played</w:t>
      </w:r>
      <w:r w:rsidR="00213659">
        <w:rPr>
          <w:spacing w:val="-6"/>
          <w:sz w:val="24"/>
          <w:szCs w:val="24"/>
        </w:rPr>
        <w:t xml:space="preserve"> </w:t>
      </w:r>
      <w:r w:rsidR="00213659">
        <w:rPr>
          <w:sz w:val="24"/>
          <w:szCs w:val="24"/>
        </w:rPr>
        <w:t>the</w:t>
      </w:r>
      <w:r w:rsidR="00213659">
        <w:rPr>
          <w:spacing w:val="-3"/>
          <w:sz w:val="24"/>
          <w:szCs w:val="24"/>
        </w:rPr>
        <w:t xml:space="preserve"> </w:t>
      </w:r>
      <w:r w:rsidR="00213659">
        <w:rPr>
          <w:sz w:val="24"/>
          <w:szCs w:val="24"/>
        </w:rPr>
        <w:t>spo</w:t>
      </w:r>
      <w:r w:rsidR="00213659">
        <w:rPr>
          <w:spacing w:val="-2"/>
          <w:sz w:val="24"/>
          <w:szCs w:val="24"/>
        </w:rPr>
        <w:t>k</w:t>
      </w:r>
      <w:r w:rsidR="00213659">
        <w:rPr>
          <w:sz w:val="24"/>
          <w:szCs w:val="24"/>
        </w:rPr>
        <w:t>en</w:t>
      </w:r>
      <w:r w:rsidR="00213659">
        <w:rPr>
          <w:spacing w:val="-7"/>
          <w:sz w:val="24"/>
          <w:szCs w:val="24"/>
        </w:rPr>
        <w:t xml:space="preserve"> </w:t>
      </w:r>
      <w:r w:rsidR="00213659">
        <w:rPr>
          <w:spacing w:val="-2"/>
          <w:sz w:val="24"/>
          <w:szCs w:val="24"/>
        </w:rPr>
        <w:t>w</w:t>
      </w:r>
      <w:r w:rsidR="00213659">
        <w:rPr>
          <w:sz w:val="24"/>
          <w:szCs w:val="24"/>
        </w:rPr>
        <w:t>ord</w:t>
      </w:r>
      <w:r w:rsidR="00213659">
        <w:rPr>
          <w:spacing w:val="-5"/>
          <w:sz w:val="24"/>
          <w:szCs w:val="24"/>
        </w:rPr>
        <w:t xml:space="preserve"> </w:t>
      </w:r>
      <w:r w:rsidR="00213659">
        <w:rPr>
          <w:sz w:val="24"/>
          <w:szCs w:val="24"/>
        </w:rPr>
        <w:t>when</w:t>
      </w:r>
      <w:r w:rsidR="00213659">
        <w:rPr>
          <w:spacing w:val="-5"/>
          <w:sz w:val="24"/>
          <w:szCs w:val="24"/>
        </w:rPr>
        <w:t xml:space="preserve"> </w:t>
      </w:r>
      <w:r w:rsidR="00213659">
        <w:rPr>
          <w:sz w:val="24"/>
          <w:szCs w:val="24"/>
        </w:rPr>
        <w:t>clic</w:t>
      </w:r>
      <w:r w:rsidR="00213659">
        <w:rPr>
          <w:spacing w:val="-2"/>
          <w:sz w:val="24"/>
          <w:szCs w:val="24"/>
        </w:rPr>
        <w:t>k</w:t>
      </w:r>
      <w:r w:rsidR="00213659">
        <w:rPr>
          <w:sz w:val="24"/>
          <w:szCs w:val="24"/>
        </w:rPr>
        <w:t>ed. In</w:t>
      </w:r>
      <w:r w:rsidR="00213659">
        <w:rPr>
          <w:spacing w:val="-2"/>
          <w:sz w:val="24"/>
          <w:szCs w:val="24"/>
        </w:rPr>
        <w:t xml:space="preserve"> </w:t>
      </w:r>
      <w:r w:rsidR="00213659">
        <w:rPr>
          <w:sz w:val="24"/>
          <w:szCs w:val="24"/>
        </w:rPr>
        <w:t>t</w:t>
      </w:r>
      <w:r w:rsidR="00213659">
        <w:rPr>
          <w:spacing w:val="-2"/>
          <w:sz w:val="24"/>
          <w:szCs w:val="24"/>
        </w:rPr>
        <w:t>w</w:t>
      </w:r>
      <w:r w:rsidR="00213659">
        <w:rPr>
          <w:sz w:val="24"/>
          <w:szCs w:val="24"/>
        </w:rPr>
        <w:t>o</w:t>
      </w:r>
      <w:r w:rsidR="00213659">
        <w:rPr>
          <w:spacing w:val="-4"/>
          <w:sz w:val="24"/>
          <w:szCs w:val="24"/>
        </w:rPr>
        <w:t xml:space="preserve"> </w:t>
      </w:r>
      <w:r w:rsidR="00213659">
        <w:rPr>
          <w:sz w:val="24"/>
          <w:szCs w:val="24"/>
        </w:rPr>
        <w:t>catch</w:t>
      </w:r>
      <w:r w:rsidR="00213659">
        <w:rPr>
          <w:spacing w:val="-5"/>
          <w:sz w:val="24"/>
          <w:szCs w:val="24"/>
        </w:rPr>
        <w:t xml:space="preserve"> </w:t>
      </w:r>
      <w:r w:rsidR="00213659">
        <w:rPr>
          <w:sz w:val="24"/>
          <w:szCs w:val="24"/>
        </w:rPr>
        <w:t>trials,</w:t>
      </w:r>
      <w:r w:rsidR="00213659">
        <w:rPr>
          <w:spacing w:val="-5"/>
          <w:sz w:val="24"/>
          <w:szCs w:val="24"/>
        </w:rPr>
        <w:t xml:space="preserve"> </w:t>
      </w:r>
      <w:r w:rsidR="00213659">
        <w:rPr>
          <w:sz w:val="24"/>
          <w:szCs w:val="24"/>
        </w:rPr>
        <w:t>we</w:t>
      </w:r>
      <w:r w:rsidR="00213659">
        <w:rPr>
          <w:spacing w:val="-3"/>
          <w:sz w:val="24"/>
          <w:szCs w:val="24"/>
        </w:rPr>
        <w:t xml:space="preserve"> </w:t>
      </w:r>
      <w:r w:rsidR="00213659">
        <w:rPr>
          <w:sz w:val="24"/>
          <w:szCs w:val="24"/>
        </w:rPr>
        <w:t>as</w:t>
      </w:r>
      <w:r w:rsidR="00213659">
        <w:rPr>
          <w:spacing w:val="-2"/>
          <w:sz w:val="24"/>
          <w:szCs w:val="24"/>
        </w:rPr>
        <w:t>k</w:t>
      </w:r>
      <w:r w:rsidR="00213659">
        <w:rPr>
          <w:sz w:val="24"/>
          <w:szCs w:val="24"/>
        </w:rPr>
        <w:t>ed</w:t>
      </w:r>
      <w:r w:rsidR="00213659">
        <w:rPr>
          <w:spacing w:val="-5"/>
          <w:sz w:val="24"/>
          <w:szCs w:val="24"/>
        </w:rPr>
        <w:t xml:space="preserve"> </w:t>
      </w:r>
      <w:r w:rsidR="00213659">
        <w:rPr>
          <w:sz w:val="24"/>
          <w:szCs w:val="24"/>
        </w:rPr>
        <w:t>participants</w:t>
      </w:r>
      <w:r w:rsidR="00213659">
        <w:rPr>
          <w:spacing w:val="-11"/>
          <w:sz w:val="24"/>
          <w:szCs w:val="24"/>
        </w:rPr>
        <w:t xml:space="preserve"> </w:t>
      </w:r>
      <w:r w:rsidR="00213659">
        <w:rPr>
          <w:sz w:val="24"/>
          <w:szCs w:val="24"/>
        </w:rPr>
        <w:t>to</w:t>
      </w:r>
      <w:r w:rsidR="00213659">
        <w:rPr>
          <w:spacing w:val="-2"/>
          <w:sz w:val="24"/>
          <w:szCs w:val="24"/>
        </w:rPr>
        <w:t xml:space="preserve"> </w:t>
      </w:r>
      <w:r w:rsidR="00213659">
        <w:rPr>
          <w:sz w:val="24"/>
          <w:szCs w:val="24"/>
        </w:rPr>
        <w:t>press</w:t>
      </w:r>
      <w:r w:rsidR="00213659">
        <w:rPr>
          <w:spacing w:val="-5"/>
          <w:sz w:val="24"/>
          <w:szCs w:val="24"/>
        </w:rPr>
        <w:t xml:space="preserve"> </w:t>
      </w:r>
      <w:r w:rsidR="00213659">
        <w:rPr>
          <w:sz w:val="24"/>
          <w:szCs w:val="24"/>
        </w:rPr>
        <w:t>the</w:t>
      </w:r>
      <w:r w:rsidR="00213659">
        <w:rPr>
          <w:spacing w:val="-3"/>
          <w:sz w:val="24"/>
          <w:szCs w:val="24"/>
        </w:rPr>
        <w:t xml:space="preserve"> </w:t>
      </w:r>
      <w:r w:rsidR="00213659">
        <w:rPr>
          <w:sz w:val="24"/>
          <w:szCs w:val="24"/>
        </w:rPr>
        <w:t>response</w:t>
      </w:r>
      <w:r w:rsidR="00213659">
        <w:rPr>
          <w:spacing w:val="-8"/>
          <w:sz w:val="24"/>
          <w:szCs w:val="24"/>
        </w:rPr>
        <w:t xml:space="preserve"> </w:t>
      </w:r>
      <w:r w:rsidR="00213659">
        <w:rPr>
          <w:spacing w:val="-5"/>
          <w:sz w:val="24"/>
          <w:szCs w:val="24"/>
        </w:rPr>
        <w:t>b</w:t>
      </w:r>
      <w:r w:rsidR="00213659">
        <w:rPr>
          <w:sz w:val="24"/>
          <w:szCs w:val="24"/>
        </w:rPr>
        <w:t>utton</w:t>
      </w:r>
      <w:r w:rsidR="00213659">
        <w:rPr>
          <w:spacing w:val="-6"/>
          <w:sz w:val="24"/>
          <w:szCs w:val="24"/>
        </w:rPr>
        <w:t xml:space="preserve"> </w:t>
      </w:r>
      <w:r w:rsidR="00213659">
        <w:rPr>
          <w:sz w:val="24"/>
          <w:szCs w:val="24"/>
        </w:rPr>
        <w:t>corresponding</w:t>
      </w:r>
      <w:r w:rsidR="00213659">
        <w:rPr>
          <w:spacing w:val="-14"/>
          <w:sz w:val="24"/>
          <w:szCs w:val="24"/>
        </w:rPr>
        <w:t xml:space="preserve"> </w:t>
      </w:r>
      <w:r w:rsidR="00213659">
        <w:rPr>
          <w:sz w:val="24"/>
          <w:szCs w:val="24"/>
        </w:rPr>
        <w:t>to</w:t>
      </w:r>
      <w:r w:rsidR="00213659">
        <w:rPr>
          <w:spacing w:val="-2"/>
          <w:sz w:val="24"/>
          <w:szCs w:val="24"/>
        </w:rPr>
        <w:t xml:space="preserve"> </w:t>
      </w:r>
      <w:r w:rsidR="00213659">
        <w:rPr>
          <w:sz w:val="24"/>
          <w:szCs w:val="24"/>
        </w:rPr>
        <w:t>the solution</w:t>
      </w:r>
      <w:r w:rsidR="00213659">
        <w:rPr>
          <w:spacing w:val="-8"/>
          <w:sz w:val="24"/>
          <w:szCs w:val="24"/>
        </w:rPr>
        <w:t xml:space="preserve"> </w:t>
      </w:r>
      <w:r w:rsidR="00213659">
        <w:rPr>
          <w:sz w:val="24"/>
          <w:szCs w:val="24"/>
        </w:rPr>
        <w:t>of</w:t>
      </w:r>
      <w:r w:rsidR="00213659">
        <w:rPr>
          <w:spacing w:val="-2"/>
          <w:sz w:val="24"/>
          <w:szCs w:val="24"/>
        </w:rPr>
        <w:t xml:space="preserve"> </w:t>
      </w:r>
      <w:r w:rsidR="00213659">
        <w:rPr>
          <w:sz w:val="24"/>
          <w:szCs w:val="24"/>
        </w:rPr>
        <w:t>a</w:t>
      </w:r>
      <w:r w:rsidR="00213659">
        <w:rPr>
          <w:spacing w:val="-1"/>
          <w:sz w:val="24"/>
          <w:szCs w:val="24"/>
        </w:rPr>
        <w:t xml:space="preserve"> </w:t>
      </w:r>
      <w:r w:rsidR="00213659">
        <w:rPr>
          <w:sz w:val="24"/>
          <w:szCs w:val="24"/>
        </w:rPr>
        <w:t>simple</w:t>
      </w:r>
      <w:r w:rsidR="00213659">
        <w:rPr>
          <w:spacing w:val="-6"/>
          <w:sz w:val="24"/>
          <w:szCs w:val="24"/>
        </w:rPr>
        <w:t xml:space="preserve"> </w:t>
      </w:r>
      <w:r w:rsidR="00213659">
        <w:rPr>
          <w:sz w:val="24"/>
          <w:szCs w:val="24"/>
        </w:rPr>
        <w:t>arithmetic</w:t>
      </w:r>
      <w:r w:rsidR="00213659">
        <w:rPr>
          <w:spacing w:val="-10"/>
          <w:sz w:val="24"/>
          <w:szCs w:val="24"/>
        </w:rPr>
        <w:t xml:space="preserve"> </w:t>
      </w:r>
      <w:r w:rsidR="00213659">
        <w:rPr>
          <w:sz w:val="24"/>
          <w:szCs w:val="24"/>
        </w:rPr>
        <w:t>problem.</w:t>
      </w:r>
      <w:r w:rsidR="00213659">
        <w:rPr>
          <w:spacing w:val="5"/>
          <w:sz w:val="24"/>
          <w:szCs w:val="24"/>
        </w:rPr>
        <w:t xml:space="preserve"> </w:t>
      </w:r>
      <w:r w:rsidR="00213659">
        <w:rPr>
          <w:sz w:val="24"/>
          <w:szCs w:val="24"/>
        </w:rPr>
        <w:t>If</w:t>
      </w:r>
      <w:r w:rsidR="00213659">
        <w:rPr>
          <w:spacing w:val="-2"/>
          <w:sz w:val="24"/>
          <w:szCs w:val="24"/>
        </w:rPr>
        <w:t xml:space="preserve"> </w:t>
      </w:r>
      <w:r w:rsidR="00213659">
        <w:rPr>
          <w:sz w:val="24"/>
          <w:szCs w:val="24"/>
        </w:rPr>
        <w:t>participants</w:t>
      </w:r>
      <w:r w:rsidR="00213659">
        <w:rPr>
          <w:spacing w:val="-11"/>
          <w:sz w:val="24"/>
          <w:szCs w:val="24"/>
        </w:rPr>
        <w:t xml:space="preserve"> </w:t>
      </w:r>
      <w:r w:rsidR="00213659">
        <w:rPr>
          <w:sz w:val="24"/>
          <w:szCs w:val="24"/>
        </w:rPr>
        <w:t>learned</w:t>
      </w:r>
      <w:r w:rsidR="00213659">
        <w:rPr>
          <w:spacing w:val="-7"/>
          <w:sz w:val="24"/>
          <w:szCs w:val="24"/>
        </w:rPr>
        <w:t xml:space="preserve"> </w:t>
      </w:r>
      <w:r w:rsidR="00213659">
        <w:rPr>
          <w:sz w:val="24"/>
          <w:szCs w:val="24"/>
        </w:rPr>
        <w:t>the</w:t>
      </w:r>
      <w:r w:rsidR="00213659">
        <w:rPr>
          <w:spacing w:val="-3"/>
          <w:sz w:val="24"/>
          <w:szCs w:val="24"/>
        </w:rPr>
        <w:t xml:space="preserve"> </w:t>
      </w:r>
      <w:r w:rsidR="00213659">
        <w:rPr>
          <w:sz w:val="24"/>
          <w:szCs w:val="24"/>
        </w:rPr>
        <w:t>MN</w:t>
      </w:r>
      <w:r w:rsidR="00213659">
        <w:rPr>
          <w:spacing w:val="-4"/>
          <w:sz w:val="24"/>
          <w:szCs w:val="24"/>
        </w:rPr>
        <w:t xml:space="preserve"> </w:t>
      </w:r>
      <w:r w:rsidR="00213659">
        <w:rPr>
          <w:sz w:val="24"/>
          <w:szCs w:val="24"/>
        </w:rPr>
        <w:t>and</w:t>
      </w:r>
      <w:r w:rsidR="00213659">
        <w:rPr>
          <w:spacing w:val="-3"/>
          <w:sz w:val="24"/>
          <w:szCs w:val="24"/>
        </w:rPr>
        <w:t xml:space="preserve"> </w:t>
      </w:r>
      <w:r w:rsidR="00213659">
        <w:rPr>
          <w:sz w:val="24"/>
          <w:szCs w:val="24"/>
        </w:rPr>
        <w:t>PQ</w:t>
      </w:r>
      <w:r w:rsidR="00213659">
        <w:rPr>
          <w:spacing w:val="-3"/>
          <w:sz w:val="24"/>
          <w:szCs w:val="24"/>
        </w:rPr>
        <w:t xml:space="preserve"> </w:t>
      </w:r>
      <w:r w:rsidR="00213659">
        <w:rPr>
          <w:sz w:val="24"/>
          <w:szCs w:val="24"/>
        </w:rPr>
        <w:t>co-occurrence relationships</w:t>
      </w:r>
      <w:r w:rsidR="00213659">
        <w:rPr>
          <w:spacing w:val="-12"/>
          <w:sz w:val="24"/>
          <w:szCs w:val="24"/>
        </w:rPr>
        <w:t xml:space="preserve"> </w:t>
      </w:r>
      <w:r w:rsidR="00213659">
        <w:rPr>
          <w:sz w:val="24"/>
          <w:szCs w:val="24"/>
        </w:rPr>
        <w:t>and</w:t>
      </w:r>
      <w:r w:rsidR="00213659">
        <w:rPr>
          <w:spacing w:val="16"/>
          <w:sz w:val="24"/>
          <w:szCs w:val="24"/>
        </w:rPr>
        <w:t xml:space="preserve"> </w:t>
      </w:r>
      <w:r w:rsidR="00213659">
        <w:rPr>
          <w:sz w:val="24"/>
          <w:szCs w:val="24"/>
        </w:rPr>
        <w:t>used</w:t>
      </w:r>
      <w:r w:rsidR="00213659">
        <w:rPr>
          <w:spacing w:val="-4"/>
          <w:sz w:val="24"/>
          <w:szCs w:val="24"/>
        </w:rPr>
        <w:t xml:space="preserve"> </w:t>
      </w:r>
      <w:r w:rsidR="00213659">
        <w:rPr>
          <w:sz w:val="24"/>
          <w:szCs w:val="24"/>
        </w:rPr>
        <w:t>these</w:t>
      </w:r>
      <w:r w:rsidR="00213659">
        <w:rPr>
          <w:spacing w:val="-5"/>
          <w:sz w:val="24"/>
          <w:szCs w:val="24"/>
        </w:rPr>
        <w:t xml:space="preserve"> </w:t>
      </w:r>
      <w:r w:rsidR="00213659">
        <w:rPr>
          <w:sz w:val="24"/>
          <w:szCs w:val="24"/>
        </w:rPr>
        <w:t>relationships</w:t>
      </w:r>
      <w:r w:rsidR="00213659">
        <w:rPr>
          <w:spacing w:val="-12"/>
          <w:sz w:val="24"/>
          <w:szCs w:val="24"/>
        </w:rPr>
        <w:t xml:space="preserve"> </w:t>
      </w:r>
      <w:r w:rsidR="00213659">
        <w:rPr>
          <w:sz w:val="24"/>
          <w:szCs w:val="24"/>
        </w:rPr>
        <w:t>as</w:t>
      </w:r>
      <w:r w:rsidR="00213659">
        <w:rPr>
          <w:spacing w:val="-2"/>
          <w:sz w:val="24"/>
          <w:szCs w:val="24"/>
        </w:rPr>
        <w:t xml:space="preserve"> </w:t>
      </w:r>
      <w:r w:rsidR="00213659">
        <w:rPr>
          <w:sz w:val="24"/>
          <w:szCs w:val="24"/>
        </w:rPr>
        <w:t>a</w:t>
      </w:r>
      <w:r w:rsidR="00213659">
        <w:rPr>
          <w:spacing w:val="-1"/>
          <w:sz w:val="24"/>
          <w:szCs w:val="24"/>
        </w:rPr>
        <w:t xml:space="preserve"> </w:t>
      </w:r>
      <w:r w:rsidR="00213659">
        <w:rPr>
          <w:sz w:val="24"/>
          <w:szCs w:val="24"/>
        </w:rPr>
        <w:t>basis</w:t>
      </w:r>
      <w:r w:rsidR="00213659">
        <w:rPr>
          <w:spacing w:val="-5"/>
          <w:sz w:val="24"/>
          <w:szCs w:val="24"/>
        </w:rPr>
        <w:t xml:space="preserve"> </w:t>
      </w:r>
      <w:r w:rsidR="00213659">
        <w:rPr>
          <w:sz w:val="24"/>
          <w:szCs w:val="24"/>
        </w:rPr>
        <w:t>for</w:t>
      </w:r>
      <w:r w:rsidR="00213659">
        <w:rPr>
          <w:spacing w:val="-3"/>
          <w:sz w:val="24"/>
          <w:szCs w:val="24"/>
        </w:rPr>
        <w:t xml:space="preserve"> </w:t>
      </w:r>
      <w:r w:rsidR="00213659">
        <w:rPr>
          <w:sz w:val="24"/>
          <w:szCs w:val="24"/>
        </w:rPr>
        <w:t>l</w:t>
      </w:r>
      <w:r w:rsidR="00213659">
        <w:rPr>
          <w:spacing w:val="-4"/>
          <w:sz w:val="24"/>
          <w:szCs w:val="24"/>
        </w:rPr>
        <w:t>e</w:t>
      </w:r>
      <w:r w:rsidR="00213659">
        <w:rPr>
          <w:sz w:val="24"/>
          <w:szCs w:val="24"/>
        </w:rPr>
        <w:t>xical</w:t>
      </w:r>
      <w:r w:rsidR="00213659">
        <w:rPr>
          <w:spacing w:val="-6"/>
          <w:sz w:val="24"/>
          <w:szCs w:val="24"/>
        </w:rPr>
        <w:t xml:space="preserve"> </w:t>
      </w:r>
      <w:r w:rsidR="00213659">
        <w:rPr>
          <w:sz w:val="24"/>
          <w:szCs w:val="24"/>
        </w:rPr>
        <w:t>cat</w:t>
      </w:r>
      <w:r w:rsidR="00213659">
        <w:rPr>
          <w:spacing w:val="-4"/>
          <w:sz w:val="24"/>
          <w:szCs w:val="24"/>
        </w:rPr>
        <w:t>e</w:t>
      </w:r>
      <w:r w:rsidR="00213659">
        <w:rPr>
          <w:sz w:val="24"/>
          <w:szCs w:val="24"/>
        </w:rPr>
        <w:t>gorization,</w:t>
      </w:r>
      <w:r w:rsidR="00213659">
        <w:rPr>
          <w:spacing w:val="-14"/>
          <w:sz w:val="24"/>
          <w:szCs w:val="24"/>
        </w:rPr>
        <w:t xml:space="preserve"> </w:t>
      </w:r>
      <w:r w:rsidR="00213659">
        <w:rPr>
          <w:sz w:val="24"/>
          <w:szCs w:val="24"/>
        </w:rPr>
        <w:t>then</w:t>
      </w:r>
      <w:r w:rsidR="00213659">
        <w:rPr>
          <w:spacing w:val="-4"/>
          <w:sz w:val="24"/>
          <w:szCs w:val="24"/>
        </w:rPr>
        <w:t xml:space="preserve"> </w:t>
      </w:r>
      <w:r w:rsidR="00213659">
        <w:rPr>
          <w:sz w:val="24"/>
          <w:szCs w:val="24"/>
        </w:rPr>
        <w:t>we</w:t>
      </w:r>
      <w:r w:rsidR="00213659">
        <w:rPr>
          <w:spacing w:val="-3"/>
          <w:sz w:val="24"/>
          <w:szCs w:val="24"/>
        </w:rPr>
        <w:t xml:space="preserve"> </w:t>
      </w:r>
      <w:r w:rsidR="00213659">
        <w:rPr>
          <w:spacing w:val="-4"/>
          <w:sz w:val="24"/>
          <w:szCs w:val="24"/>
        </w:rPr>
        <w:t>e</w:t>
      </w:r>
      <w:r w:rsidR="00213659">
        <w:rPr>
          <w:sz w:val="24"/>
          <w:szCs w:val="24"/>
        </w:rPr>
        <w:t>xpected that</w:t>
      </w:r>
      <w:r w:rsidR="00213659">
        <w:rPr>
          <w:spacing w:val="-4"/>
          <w:sz w:val="24"/>
          <w:szCs w:val="24"/>
        </w:rPr>
        <w:t xml:space="preserve"> </w:t>
      </w:r>
      <w:r w:rsidR="00213659">
        <w:rPr>
          <w:sz w:val="24"/>
          <w:szCs w:val="24"/>
        </w:rPr>
        <w:t>participants</w:t>
      </w:r>
      <w:r w:rsidR="00213659">
        <w:rPr>
          <w:spacing w:val="-11"/>
          <w:sz w:val="24"/>
          <w:szCs w:val="24"/>
        </w:rPr>
        <w:t xml:space="preserve"> </w:t>
      </w:r>
      <w:r w:rsidR="00213659">
        <w:rPr>
          <w:spacing w:val="-2"/>
          <w:sz w:val="24"/>
          <w:szCs w:val="24"/>
        </w:rPr>
        <w:t>w</w:t>
      </w:r>
      <w:r w:rsidR="00213659">
        <w:rPr>
          <w:sz w:val="24"/>
          <w:szCs w:val="24"/>
        </w:rPr>
        <w:t>ould</w:t>
      </w:r>
      <w:r w:rsidR="00213659">
        <w:rPr>
          <w:spacing w:val="-6"/>
          <w:sz w:val="24"/>
          <w:szCs w:val="24"/>
        </w:rPr>
        <w:t xml:space="preserve"> </w:t>
      </w:r>
      <w:r w:rsidR="00213659">
        <w:rPr>
          <w:sz w:val="24"/>
          <w:szCs w:val="24"/>
        </w:rPr>
        <w:t>rate</w:t>
      </w:r>
      <w:r w:rsidR="00213659">
        <w:rPr>
          <w:spacing w:val="-4"/>
          <w:sz w:val="24"/>
          <w:szCs w:val="24"/>
        </w:rPr>
        <w:t xml:space="preserve"> </w:t>
      </w:r>
      <w:r w:rsidR="00213659">
        <w:rPr>
          <w:sz w:val="24"/>
          <w:szCs w:val="24"/>
        </w:rPr>
        <w:t>within-cat</w:t>
      </w:r>
      <w:r w:rsidR="00213659">
        <w:rPr>
          <w:spacing w:val="-4"/>
          <w:sz w:val="24"/>
          <w:szCs w:val="24"/>
        </w:rPr>
        <w:t>e</w:t>
      </w:r>
      <w:r w:rsidR="00213659">
        <w:rPr>
          <w:sz w:val="24"/>
          <w:szCs w:val="24"/>
        </w:rPr>
        <w:t>gory</w:t>
      </w:r>
      <w:r w:rsidR="00213659">
        <w:rPr>
          <w:spacing w:val="-15"/>
          <w:sz w:val="24"/>
          <w:szCs w:val="24"/>
        </w:rPr>
        <w:t xml:space="preserve"> </w:t>
      </w:r>
      <w:r w:rsidR="00213659">
        <w:rPr>
          <w:sz w:val="24"/>
          <w:szCs w:val="24"/>
        </w:rPr>
        <w:t>pairs</w:t>
      </w:r>
      <w:r w:rsidR="00213659">
        <w:rPr>
          <w:spacing w:val="-5"/>
          <w:sz w:val="24"/>
          <w:szCs w:val="24"/>
        </w:rPr>
        <w:t xml:space="preserve"> </w:t>
      </w:r>
      <w:r w:rsidR="00213659">
        <w:rPr>
          <w:sz w:val="24"/>
          <w:szCs w:val="24"/>
        </w:rPr>
        <w:t>of</w:t>
      </w:r>
      <w:r w:rsidR="00213659">
        <w:rPr>
          <w:spacing w:val="-2"/>
          <w:sz w:val="24"/>
          <w:szCs w:val="24"/>
        </w:rPr>
        <w:t xml:space="preserve"> w</w:t>
      </w:r>
      <w:r w:rsidR="00213659">
        <w:rPr>
          <w:sz w:val="24"/>
          <w:szCs w:val="24"/>
        </w:rPr>
        <w:t>ords</w:t>
      </w:r>
      <w:r w:rsidR="00213659">
        <w:rPr>
          <w:spacing w:val="-6"/>
          <w:sz w:val="24"/>
          <w:szCs w:val="24"/>
        </w:rPr>
        <w:t xml:space="preserve"> </w:t>
      </w:r>
      <w:r w:rsidR="00213659">
        <w:rPr>
          <w:sz w:val="24"/>
          <w:szCs w:val="24"/>
        </w:rPr>
        <w:t>as</w:t>
      </w:r>
      <w:r w:rsidR="00213659">
        <w:rPr>
          <w:spacing w:val="-2"/>
          <w:sz w:val="24"/>
          <w:szCs w:val="24"/>
        </w:rPr>
        <w:t xml:space="preserve"> </w:t>
      </w:r>
      <w:r w:rsidR="00213659">
        <w:rPr>
          <w:sz w:val="24"/>
          <w:szCs w:val="24"/>
        </w:rPr>
        <w:t>more</w:t>
      </w:r>
      <w:r w:rsidR="00213659">
        <w:rPr>
          <w:spacing w:val="-5"/>
          <w:sz w:val="24"/>
          <w:szCs w:val="24"/>
        </w:rPr>
        <w:t xml:space="preserve"> </w:t>
      </w:r>
      <w:r w:rsidR="00213659">
        <w:rPr>
          <w:sz w:val="24"/>
          <w:szCs w:val="24"/>
        </w:rPr>
        <w:t>similar</w:t>
      </w:r>
      <w:r w:rsidR="00213659">
        <w:rPr>
          <w:spacing w:val="-7"/>
          <w:sz w:val="24"/>
          <w:szCs w:val="24"/>
        </w:rPr>
        <w:t xml:space="preserve"> </w:t>
      </w:r>
      <w:r w:rsidR="00213659">
        <w:rPr>
          <w:sz w:val="24"/>
          <w:szCs w:val="24"/>
        </w:rPr>
        <w:t>than</w:t>
      </w:r>
      <w:r w:rsidR="00213659">
        <w:rPr>
          <w:spacing w:val="-4"/>
          <w:sz w:val="24"/>
          <w:szCs w:val="24"/>
        </w:rPr>
        <w:t xml:space="preserve"> </w:t>
      </w:r>
      <w:r w:rsidR="00213659">
        <w:rPr>
          <w:sz w:val="24"/>
          <w:szCs w:val="24"/>
        </w:rPr>
        <w:t>cross-cat</w:t>
      </w:r>
      <w:r w:rsidR="00213659">
        <w:rPr>
          <w:spacing w:val="-4"/>
          <w:sz w:val="24"/>
          <w:szCs w:val="24"/>
        </w:rPr>
        <w:t>e</w:t>
      </w:r>
      <w:r w:rsidR="00213659">
        <w:rPr>
          <w:sz w:val="24"/>
          <w:szCs w:val="24"/>
        </w:rPr>
        <w:t>gory pairs.</w:t>
      </w:r>
    </w:p>
    <w:p w14:paraId="3004C546" w14:textId="77777777" w:rsidR="001204D4" w:rsidRDefault="00213659">
      <w:pPr>
        <w:spacing w:before="38" w:line="415" w:lineRule="auto"/>
        <w:ind w:left="120" w:right="377" w:firstLine="576"/>
        <w:rPr>
          <w:sz w:val="24"/>
          <w:szCs w:val="24"/>
        </w:rPr>
      </w:pPr>
      <w:r>
        <w:rPr>
          <w:sz w:val="24"/>
          <w:szCs w:val="24"/>
        </w:rPr>
        <w:t>Memor</w:t>
      </w:r>
      <w:r>
        <w:rPr>
          <w:spacing w:val="-9"/>
          <w:sz w:val="24"/>
          <w:szCs w:val="24"/>
        </w:rPr>
        <w:t>y</w:t>
      </w:r>
      <w:r>
        <w:rPr>
          <w:sz w:val="24"/>
          <w:szCs w:val="24"/>
        </w:rPr>
        <w:t xml:space="preserve">.  </w:t>
      </w:r>
      <w:r>
        <w:rPr>
          <w:spacing w:val="50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listened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rated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5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point</w:t>
      </w:r>
      <w:proofErr w:type="gramEnd"/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scale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confident 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had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heard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sentence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during</w:t>
      </w:r>
      <w:r>
        <w:rPr>
          <w:spacing w:val="-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xposure.</w:t>
      </w:r>
      <w:r>
        <w:rPr>
          <w:spacing w:val="5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tested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four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types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sentences:</w:t>
      </w:r>
    </w:p>
    <w:p w14:paraId="4210CD4B" w14:textId="77777777" w:rsidR="001204D4" w:rsidRDefault="001204D4">
      <w:pPr>
        <w:spacing w:line="160" w:lineRule="exact"/>
        <w:rPr>
          <w:sz w:val="17"/>
          <w:szCs w:val="17"/>
        </w:rPr>
      </w:pPr>
    </w:p>
    <w:p w14:paraId="19A09F4C" w14:textId="77777777" w:rsidR="001204D4" w:rsidRDefault="001204D4">
      <w:pPr>
        <w:spacing w:line="200" w:lineRule="exact"/>
      </w:pPr>
    </w:p>
    <w:p w14:paraId="420BF369" w14:textId="77777777" w:rsidR="001204D4" w:rsidRDefault="00213659">
      <w:pPr>
        <w:ind w:left="469"/>
        <w:rPr>
          <w:sz w:val="24"/>
          <w:szCs w:val="24"/>
        </w:rPr>
      </w:pPr>
      <w:r>
        <w:rPr>
          <w:w w:val="142"/>
          <w:sz w:val="24"/>
          <w:szCs w:val="24"/>
        </w:rPr>
        <w:t>•</w:t>
      </w:r>
      <w:r>
        <w:rPr>
          <w:spacing w:val="32"/>
          <w:w w:val="142"/>
          <w:sz w:val="24"/>
          <w:szCs w:val="24"/>
        </w:rPr>
        <w:t xml:space="preserve"> </w:t>
      </w:r>
      <w:r>
        <w:rPr>
          <w:spacing w:val="-18"/>
          <w:sz w:val="24"/>
          <w:szCs w:val="24"/>
        </w:rPr>
        <w:t>F</w:t>
      </w:r>
      <w:r>
        <w:rPr>
          <w:sz w:val="24"/>
          <w:szCs w:val="24"/>
        </w:rPr>
        <w:t>amiliar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heard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during</w:t>
      </w:r>
      <w:r>
        <w:rPr>
          <w:spacing w:val="-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xposure.</w:t>
      </w:r>
    </w:p>
    <w:p w14:paraId="5F85E3F3" w14:textId="77777777" w:rsidR="001204D4" w:rsidRDefault="001204D4">
      <w:pPr>
        <w:spacing w:line="200" w:lineRule="exact"/>
      </w:pPr>
    </w:p>
    <w:p w14:paraId="2E86D531" w14:textId="77777777" w:rsidR="001204D4" w:rsidRDefault="001204D4">
      <w:pPr>
        <w:spacing w:before="16" w:line="260" w:lineRule="exact"/>
        <w:rPr>
          <w:sz w:val="26"/>
          <w:szCs w:val="26"/>
        </w:rPr>
      </w:pPr>
    </w:p>
    <w:p w14:paraId="05AD9292" w14:textId="77777777" w:rsidR="001204D4" w:rsidRDefault="00213659">
      <w:pPr>
        <w:ind w:left="469"/>
        <w:rPr>
          <w:sz w:val="24"/>
          <w:szCs w:val="24"/>
        </w:rPr>
      </w:pPr>
      <w:r>
        <w:rPr>
          <w:w w:val="142"/>
          <w:sz w:val="24"/>
          <w:szCs w:val="24"/>
        </w:rPr>
        <w:t>•</w:t>
      </w:r>
      <w:r>
        <w:rPr>
          <w:spacing w:val="32"/>
          <w:w w:val="142"/>
          <w:sz w:val="24"/>
          <w:szCs w:val="24"/>
        </w:rPr>
        <w:t xml:space="preserve"> </w:t>
      </w:r>
      <w:r>
        <w:rPr>
          <w:spacing w:val="-12"/>
          <w:w w:val="96"/>
          <w:sz w:val="24"/>
          <w:szCs w:val="24"/>
        </w:rPr>
        <w:t>W</w:t>
      </w:r>
      <w:r>
        <w:rPr>
          <w:w w:val="96"/>
          <w:sz w:val="24"/>
          <w:szCs w:val="24"/>
        </w:rPr>
        <w:t>ithheld</w:t>
      </w:r>
      <w:r>
        <w:rPr>
          <w:spacing w:val="10"/>
          <w:w w:val="96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heard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during</w:t>
      </w:r>
      <w:r>
        <w:rPr>
          <w:spacing w:val="-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conforming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structure.</w:t>
      </w:r>
    </w:p>
    <w:p w14:paraId="6EDC8F60" w14:textId="77777777" w:rsidR="001204D4" w:rsidRDefault="001204D4">
      <w:pPr>
        <w:spacing w:line="200" w:lineRule="exact"/>
      </w:pPr>
    </w:p>
    <w:p w14:paraId="1E7559C0" w14:textId="77777777" w:rsidR="001204D4" w:rsidRDefault="001204D4">
      <w:pPr>
        <w:spacing w:before="16" w:line="260" w:lineRule="exact"/>
        <w:rPr>
          <w:sz w:val="26"/>
          <w:szCs w:val="26"/>
        </w:rPr>
      </w:pPr>
    </w:p>
    <w:p w14:paraId="1700E89A" w14:textId="77777777" w:rsidR="001204D4" w:rsidRDefault="00213659">
      <w:pPr>
        <w:ind w:left="469"/>
        <w:rPr>
          <w:sz w:val="24"/>
          <w:szCs w:val="24"/>
        </w:rPr>
      </w:pPr>
      <w:proofErr w:type="gramStart"/>
      <w:r>
        <w:rPr>
          <w:w w:val="142"/>
          <w:sz w:val="24"/>
          <w:szCs w:val="24"/>
        </w:rPr>
        <w:t>•</w:t>
      </w:r>
      <w:r>
        <w:rPr>
          <w:spacing w:val="32"/>
          <w:w w:val="142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>oss-cat</w:t>
      </w:r>
      <w:r>
        <w:rPr>
          <w:spacing w:val="-10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form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MQ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PN.</w:t>
      </w:r>
      <w:proofErr w:type="gramEnd"/>
    </w:p>
    <w:p w14:paraId="18E82B39" w14:textId="77777777" w:rsidR="001204D4" w:rsidRDefault="001204D4">
      <w:pPr>
        <w:spacing w:line="200" w:lineRule="exact"/>
      </w:pPr>
    </w:p>
    <w:p w14:paraId="1DCEE3EE" w14:textId="77777777" w:rsidR="001204D4" w:rsidRDefault="001204D4">
      <w:pPr>
        <w:spacing w:before="16" w:line="260" w:lineRule="exact"/>
        <w:rPr>
          <w:sz w:val="26"/>
          <w:szCs w:val="26"/>
        </w:rPr>
      </w:pPr>
    </w:p>
    <w:p w14:paraId="250ADA1C" w14:textId="77777777" w:rsidR="001204D4" w:rsidRDefault="00213659">
      <w:pPr>
        <w:ind w:left="469"/>
        <w:rPr>
          <w:sz w:val="24"/>
          <w:szCs w:val="24"/>
        </w:rPr>
        <w:sectPr w:rsidR="001204D4">
          <w:pgSz w:w="12240" w:h="15840"/>
          <w:pgMar w:top="960" w:right="1340" w:bottom="280" w:left="1320" w:header="736" w:footer="0" w:gutter="0"/>
          <w:cols w:space="720"/>
        </w:sectPr>
      </w:pPr>
      <w:proofErr w:type="gramStart"/>
      <w:r>
        <w:rPr>
          <w:w w:val="142"/>
          <w:sz w:val="24"/>
          <w:szCs w:val="24"/>
        </w:rPr>
        <w:t>•</w:t>
      </w:r>
      <w:r>
        <w:rPr>
          <w:spacing w:val="32"/>
          <w:w w:val="142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P</w:t>
      </w:r>
      <w:r>
        <w:rPr>
          <w:sz w:val="24"/>
          <w:szCs w:val="24"/>
        </w:rPr>
        <w:t>air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violation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form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MM,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NN,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27"/>
          <w:sz w:val="24"/>
          <w:szCs w:val="24"/>
        </w:rPr>
        <w:t>P</w:t>
      </w:r>
      <w:r>
        <w:rPr>
          <w:sz w:val="24"/>
          <w:szCs w:val="24"/>
        </w:rPr>
        <w:t>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QQ.</w:t>
      </w:r>
      <w:proofErr w:type="gramEnd"/>
    </w:p>
    <w:p w14:paraId="2C5E23F0" w14:textId="77777777" w:rsidR="001204D4" w:rsidRDefault="001204D4">
      <w:pPr>
        <w:spacing w:before="9" w:line="120" w:lineRule="exact"/>
        <w:rPr>
          <w:sz w:val="12"/>
          <w:szCs w:val="12"/>
        </w:rPr>
      </w:pPr>
    </w:p>
    <w:p w14:paraId="329577C5" w14:textId="77777777" w:rsidR="001204D4" w:rsidRDefault="001204D4">
      <w:pPr>
        <w:spacing w:line="200" w:lineRule="exact"/>
      </w:pPr>
    </w:p>
    <w:p w14:paraId="2B208248" w14:textId="77777777" w:rsidR="001204D4" w:rsidRDefault="001204D4">
      <w:pPr>
        <w:spacing w:line="200" w:lineRule="exact"/>
      </w:pPr>
    </w:p>
    <w:p w14:paraId="1932C319" w14:textId="77777777" w:rsidR="001204D4" w:rsidRDefault="00887739">
      <w:pPr>
        <w:ind w:left="2391"/>
      </w:pPr>
      <w:r>
        <w:rPr>
          <w:noProof/>
        </w:rPr>
        <w:drawing>
          <wp:inline distT="0" distB="0" distL="0" distR="0" wp14:anchorId="3D05F6C5" wp14:editId="28D8C666">
            <wp:extent cx="3058160" cy="1920240"/>
            <wp:effectExtent l="0" t="0" r="0" b="1016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35FBC" w14:textId="77777777" w:rsidR="001204D4" w:rsidRDefault="001204D4">
      <w:pPr>
        <w:spacing w:before="9" w:line="280" w:lineRule="exact"/>
        <w:rPr>
          <w:sz w:val="28"/>
          <w:szCs w:val="28"/>
        </w:rPr>
      </w:pPr>
    </w:p>
    <w:p w14:paraId="242C9E58" w14:textId="77777777" w:rsidR="001204D4" w:rsidRDefault="00213659">
      <w:pPr>
        <w:spacing w:before="21"/>
        <w:ind w:left="120"/>
        <w:rPr>
          <w:sz w:val="24"/>
          <w:szCs w:val="24"/>
        </w:rPr>
      </w:pPr>
      <w:r>
        <w:rPr>
          <w:spacing w:val="-11"/>
          <w:sz w:val="24"/>
          <w:szCs w:val="24"/>
        </w:rPr>
        <w:t>F</w:t>
      </w:r>
      <w:r>
        <w:rPr>
          <w:sz w:val="24"/>
          <w:szCs w:val="24"/>
        </w:rPr>
        <w:t>igu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3.</w:t>
      </w:r>
      <w:r>
        <w:rPr>
          <w:spacing w:val="12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screenshot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referent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assignment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task.</w:t>
      </w:r>
      <w:proofErr w:type="gramEnd"/>
    </w:p>
    <w:p w14:paraId="5EC350C9" w14:textId="77777777" w:rsidR="001204D4" w:rsidRDefault="001204D4">
      <w:pPr>
        <w:spacing w:before="6" w:line="180" w:lineRule="exact"/>
        <w:rPr>
          <w:sz w:val="19"/>
          <w:szCs w:val="19"/>
        </w:rPr>
      </w:pPr>
    </w:p>
    <w:p w14:paraId="05FF1F6A" w14:textId="77777777" w:rsidR="001204D4" w:rsidRDefault="001204D4">
      <w:pPr>
        <w:spacing w:line="200" w:lineRule="exact"/>
      </w:pPr>
    </w:p>
    <w:p w14:paraId="2764EAAB" w14:textId="77777777" w:rsidR="001204D4" w:rsidRDefault="001204D4">
      <w:pPr>
        <w:spacing w:line="200" w:lineRule="exact"/>
      </w:pPr>
    </w:p>
    <w:p w14:paraId="658B6EB2" w14:textId="77777777" w:rsidR="001204D4" w:rsidRDefault="001204D4">
      <w:pPr>
        <w:spacing w:line="200" w:lineRule="exact"/>
      </w:pPr>
    </w:p>
    <w:p w14:paraId="312294EE" w14:textId="77777777" w:rsidR="001204D4" w:rsidRDefault="00213659">
      <w:pPr>
        <w:spacing w:line="410" w:lineRule="auto"/>
        <w:ind w:left="120" w:right="88" w:firstLine="576"/>
        <w:rPr>
          <w:sz w:val="24"/>
          <w:szCs w:val="24"/>
        </w:rPr>
      </w:pP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presented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random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order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such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repeated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between consecut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trials.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catch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trials,</w:t>
      </w:r>
      <w:r>
        <w:rPr>
          <w:position w:val="9"/>
          <w:sz w:val="16"/>
          <w:szCs w:val="16"/>
        </w:rPr>
        <w:t>3</w:t>
      </w:r>
      <w:r>
        <w:rPr>
          <w:spacing w:val="24"/>
          <w:position w:val="9"/>
          <w:sz w:val="16"/>
          <w:szCs w:val="16"/>
        </w:rPr>
        <w:t xml:space="preserve"> </w:t>
      </w:r>
      <w:r>
        <w:rPr>
          <w:sz w:val="24"/>
          <w:szCs w:val="24"/>
        </w:rPr>
        <w:t>instead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sentence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language,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played an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audio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instruction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(which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could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repeated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participants)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press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specific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 xml:space="preserve">response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utton.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learned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PQ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relationships,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then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xpected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 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ould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rate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grammatical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amiliar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cross-cat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sentences.</w:t>
      </w:r>
    </w:p>
    <w:p w14:paraId="16B84861" w14:textId="77777777" w:rsidR="001204D4" w:rsidRDefault="00213659">
      <w:pPr>
        <w:spacing w:before="47" w:line="415" w:lineRule="auto"/>
        <w:ind w:left="120" w:right="79" w:firstLine="576"/>
        <w:rPr>
          <w:sz w:val="24"/>
          <w:szCs w:val="24"/>
        </w:rPr>
      </w:pP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erent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 xml:space="preserve">assignment.   </w:t>
      </w:r>
      <w:r>
        <w:rPr>
          <w:spacing w:val="33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vided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referents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Ms</w:t>
      </w:r>
      <w:proofErr w:type="spellEnd"/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 as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choose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referents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(Figure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3).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At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top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screen,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</w:p>
    <w:p w14:paraId="36BD6384" w14:textId="77777777" w:rsidR="001204D4" w:rsidRDefault="00213659">
      <w:pPr>
        <w:spacing w:before="7" w:line="415" w:lineRule="auto"/>
        <w:ind w:left="120" w:right="87"/>
        <w:rPr>
          <w:sz w:val="24"/>
          <w:szCs w:val="24"/>
        </w:rPr>
      </w:pPr>
      <w:proofErr w:type="gramStart"/>
      <w:r>
        <w:rPr>
          <w:sz w:val="24"/>
          <w:szCs w:val="24"/>
        </w:rPr>
        <w:t>displayed</w:t>
      </w:r>
      <w:proofErr w:type="gramEnd"/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Ms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random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order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vided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referents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displaying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single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image underneath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referents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either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animals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(cat,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dog,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hamster)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ehicles (ca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us,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truck);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either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Ms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animals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ehicles,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vice</w:t>
      </w:r>
      <w:r>
        <w:rPr>
          <w:spacing w:val="-4"/>
          <w:sz w:val="24"/>
          <w:szCs w:val="24"/>
        </w:rPr>
        <w:t xml:space="preserve"> v</w:t>
      </w:r>
      <w:r>
        <w:rPr>
          <w:sz w:val="24"/>
          <w:szCs w:val="24"/>
        </w:rPr>
        <w:t>ersa.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Recall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some conditions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contained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familiar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ords;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cases,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paired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 o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vious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referents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“dog”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>lw</w:t>
      </w:r>
      <w:r>
        <w:rPr>
          <w:sz w:val="24"/>
          <w:szCs w:val="24"/>
        </w:rPr>
        <w:t>ays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paired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image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dog).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Bel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 xml:space="preserve">P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their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meanings,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displayed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containing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Under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ord,</w:t>
      </w:r>
    </w:p>
    <w:p w14:paraId="1A9F9439" w14:textId="77777777" w:rsidR="001204D4" w:rsidRDefault="00887739">
      <w:pPr>
        <w:spacing w:before="7"/>
        <w:ind w:left="120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457" behindDoc="1" locked="0" layoutInCell="1" allowOverlap="1" wp14:anchorId="1F4000F0" wp14:editId="7570AE68">
                <wp:simplePos x="0" y="0"/>
                <wp:positionH relativeFrom="page">
                  <wp:posOffset>914400</wp:posOffset>
                </wp:positionH>
                <wp:positionV relativeFrom="paragraph">
                  <wp:posOffset>319405</wp:posOffset>
                </wp:positionV>
                <wp:extent cx="457200" cy="0"/>
                <wp:effectExtent l="0" t="0" r="927100" b="328295"/>
                <wp:wrapNone/>
                <wp:docPr id="868" name="Group 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0"/>
                          <a:chOff x="1440" y="503"/>
                          <a:chExt cx="720" cy="0"/>
                        </a:xfrm>
                      </wpg:grpSpPr>
                      <wps:wsp>
                        <wps:cNvPr id="869" name="Freeform 865"/>
                        <wps:cNvSpPr>
                          <a:spLocks noEditPoints="1"/>
                        </wps:cNvSpPr>
                        <wps:spPr bwMode="auto">
                          <a:xfrm>
                            <a:off x="2880" y="1006"/>
                            <a:ext cx="720" cy="0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720"/>
                              <a:gd name="T2" fmla="+- 0 2160 1440"/>
                              <a:gd name="T3" fmla="*/ T2 w 7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20">
                                <a:moveTo>
                                  <a:pt x="0" y="0"/>
                                </a:moveTo>
                                <a:lnTo>
                                  <a:pt x="720" y="0"/>
                                </a:lnTo>
                              </a:path>
                            </a:pathLst>
                          </a:custGeom>
                          <a:noFill/>
                          <a:ln w="15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64" o:spid="_x0000_s1026" style="position:absolute;margin-left:1in;margin-top:25.15pt;width:36pt;height:0;z-index:-3023;mso-position-horizontal-relative:page" coordorigin="1440,503" coordsize="720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">
                <v:polyline id="Freeform 865" o:spid="_x0000_s1027" style="position:absolute;visibility:visible;mso-wrap-style:square;v-text-anchor:top" points="2880,1006,3600,1006" coordsize="72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AHQmwQAA&#10;ANwAAAAPAAAAZHJzL2Rvd25yZXYueG1sRI9Ra8JAEITfBf/DsULf9KKCaPSUklLso1V/wJLbJsHc&#10;XrhbY/z3vYLQx2FmvmF2h8G1qqcQG88G5rMMFHHpbcOVgevlc7oGFQXZYuuZDDwpwmE/Hu0wt/7B&#10;39SfpVIJwjFHA7VIl2sdy5ocxpnviJP344NDSTJU2gZ8JLhr9SLLVtphw2mhxo6Kmsrb+e4MdOGj&#10;1IXI4nha9llVLGN7u0Zj3ibD+xaU0CD/4Vf7yxpYrzbwdyYdAb3/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QB0JsEAAADcAAAADwAAAAAAAAAAAAAAAACXAgAAZHJzL2Rvd25y&#10;ZXYueG1sUEsFBgAAAAAEAAQA9QAAAIUDAAAAAA==&#10;" filled="f" strokeweight="1587emu">
                  <v:path arrowok="t" o:connecttype="custom" o:connectlocs="0,0;720,0" o:connectangles="0,0"/>
                  <o:lock v:ext="edit" verticies="t"/>
                </v:polyline>
                <w10:wrap anchorx="page"/>
              </v:group>
            </w:pict>
          </mc:Fallback>
        </mc:AlternateContent>
      </w:r>
      <w:proofErr w:type="gramStart"/>
      <w:r w:rsidR="00213659">
        <w:rPr>
          <w:sz w:val="24"/>
          <w:szCs w:val="24"/>
        </w:rPr>
        <w:t>we</w:t>
      </w:r>
      <w:proofErr w:type="gramEnd"/>
      <w:r w:rsidR="00213659">
        <w:rPr>
          <w:spacing w:val="-3"/>
          <w:sz w:val="24"/>
          <w:szCs w:val="24"/>
        </w:rPr>
        <w:t xml:space="preserve"> </w:t>
      </w:r>
      <w:r w:rsidR="00213659">
        <w:rPr>
          <w:sz w:val="24"/>
          <w:szCs w:val="24"/>
        </w:rPr>
        <w:t>displayed</w:t>
      </w:r>
      <w:r w:rsidR="00213659">
        <w:rPr>
          <w:spacing w:val="-9"/>
          <w:sz w:val="24"/>
          <w:szCs w:val="24"/>
        </w:rPr>
        <w:t xml:space="preserve"> </w:t>
      </w:r>
      <w:r w:rsidR="00213659">
        <w:rPr>
          <w:sz w:val="24"/>
          <w:szCs w:val="24"/>
        </w:rPr>
        <w:t>a</w:t>
      </w:r>
      <w:r w:rsidR="00213659">
        <w:rPr>
          <w:spacing w:val="-1"/>
          <w:sz w:val="24"/>
          <w:szCs w:val="24"/>
        </w:rPr>
        <w:t xml:space="preserve"> </w:t>
      </w:r>
      <w:r w:rsidR="00213659">
        <w:rPr>
          <w:sz w:val="24"/>
          <w:szCs w:val="24"/>
        </w:rPr>
        <w:t>t</w:t>
      </w:r>
      <w:r w:rsidR="00213659">
        <w:rPr>
          <w:spacing w:val="-2"/>
          <w:sz w:val="24"/>
          <w:szCs w:val="24"/>
        </w:rPr>
        <w:t>w</w:t>
      </w:r>
      <w:r w:rsidR="00213659">
        <w:rPr>
          <w:sz w:val="24"/>
          <w:szCs w:val="24"/>
        </w:rPr>
        <w:t>o-alternat</w:t>
      </w:r>
      <w:r w:rsidR="00213659">
        <w:rPr>
          <w:spacing w:val="-6"/>
          <w:sz w:val="24"/>
          <w:szCs w:val="24"/>
        </w:rPr>
        <w:t>i</w:t>
      </w:r>
      <w:r w:rsidR="00213659">
        <w:rPr>
          <w:spacing w:val="-4"/>
          <w:sz w:val="24"/>
          <w:szCs w:val="24"/>
        </w:rPr>
        <w:t>v</w:t>
      </w:r>
      <w:r w:rsidR="00213659">
        <w:rPr>
          <w:sz w:val="24"/>
          <w:szCs w:val="24"/>
        </w:rPr>
        <w:t>e</w:t>
      </w:r>
      <w:r w:rsidR="00213659">
        <w:rPr>
          <w:spacing w:val="-14"/>
          <w:sz w:val="24"/>
          <w:szCs w:val="24"/>
        </w:rPr>
        <w:t xml:space="preserve"> </w:t>
      </w:r>
      <w:r w:rsidR="00213659">
        <w:rPr>
          <w:sz w:val="24"/>
          <w:szCs w:val="24"/>
        </w:rPr>
        <w:t>referent</w:t>
      </w:r>
      <w:r w:rsidR="00213659">
        <w:rPr>
          <w:spacing w:val="-7"/>
          <w:sz w:val="24"/>
          <w:szCs w:val="24"/>
        </w:rPr>
        <w:t xml:space="preserve"> </w:t>
      </w:r>
      <w:r w:rsidR="00213659">
        <w:rPr>
          <w:sz w:val="24"/>
          <w:szCs w:val="24"/>
        </w:rPr>
        <w:t>choice</w:t>
      </w:r>
      <w:r w:rsidR="00213659">
        <w:rPr>
          <w:spacing w:val="-6"/>
          <w:sz w:val="24"/>
          <w:szCs w:val="24"/>
        </w:rPr>
        <w:t xml:space="preserve"> </w:t>
      </w:r>
      <w:r w:rsidR="00213659">
        <w:rPr>
          <w:sz w:val="24"/>
          <w:szCs w:val="24"/>
        </w:rPr>
        <w:t>between</w:t>
      </w:r>
      <w:r w:rsidR="00213659">
        <w:rPr>
          <w:spacing w:val="-8"/>
          <w:sz w:val="24"/>
          <w:szCs w:val="24"/>
        </w:rPr>
        <w:t xml:space="preserve"> </w:t>
      </w:r>
      <w:r w:rsidR="00213659">
        <w:rPr>
          <w:sz w:val="24"/>
          <w:szCs w:val="24"/>
        </w:rPr>
        <w:t>an</w:t>
      </w:r>
      <w:r w:rsidR="00213659">
        <w:rPr>
          <w:spacing w:val="-2"/>
          <w:sz w:val="24"/>
          <w:szCs w:val="24"/>
        </w:rPr>
        <w:t xml:space="preserve"> </w:t>
      </w:r>
      <w:r w:rsidR="00213659">
        <w:rPr>
          <w:sz w:val="24"/>
          <w:szCs w:val="24"/>
        </w:rPr>
        <w:t>animal</w:t>
      </w:r>
      <w:r w:rsidR="00213659">
        <w:rPr>
          <w:spacing w:val="-7"/>
          <w:sz w:val="24"/>
          <w:szCs w:val="24"/>
        </w:rPr>
        <w:t xml:space="preserve"> </w:t>
      </w:r>
      <w:r w:rsidR="00213659">
        <w:rPr>
          <w:sz w:val="24"/>
          <w:szCs w:val="24"/>
        </w:rPr>
        <w:t>(the</w:t>
      </w:r>
      <w:r w:rsidR="00213659">
        <w:rPr>
          <w:spacing w:val="-4"/>
          <w:sz w:val="24"/>
          <w:szCs w:val="24"/>
        </w:rPr>
        <w:t xml:space="preserve"> </w:t>
      </w:r>
      <w:r w:rsidR="00213659">
        <w:rPr>
          <w:sz w:val="24"/>
          <w:szCs w:val="24"/>
        </w:rPr>
        <w:t>“correct”</w:t>
      </w:r>
      <w:r w:rsidR="00213659">
        <w:rPr>
          <w:spacing w:val="-9"/>
          <w:sz w:val="24"/>
          <w:szCs w:val="24"/>
        </w:rPr>
        <w:t xml:space="preserve"> </w:t>
      </w:r>
      <w:r w:rsidR="00213659">
        <w:rPr>
          <w:sz w:val="24"/>
          <w:szCs w:val="24"/>
        </w:rPr>
        <w:t>choice</w:t>
      </w:r>
      <w:r w:rsidR="00213659">
        <w:rPr>
          <w:spacing w:val="-6"/>
          <w:sz w:val="24"/>
          <w:szCs w:val="24"/>
        </w:rPr>
        <w:t xml:space="preserve"> </w:t>
      </w:r>
      <w:r w:rsidR="00213659">
        <w:rPr>
          <w:sz w:val="24"/>
          <w:szCs w:val="24"/>
        </w:rPr>
        <w:t>for</w:t>
      </w:r>
      <w:r w:rsidR="00213659">
        <w:rPr>
          <w:spacing w:val="-3"/>
          <w:sz w:val="24"/>
          <w:szCs w:val="24"/>
        </w:rPr>
        <w:t xml:space="preserve"> </w:t>
      </w:r>
      <w:r w:rsidR="00213659">
        <w:rPr>
          <w:sz w:val="24"/>
          <w:szCs w:val="24"/>
        </w:rPr>
        <w:t>N</w:t>
      </w:r>
    </w:p>
    <w:p w14:paraId="77061D4E" w14:textId="77777777" w:rsidR="001204D4" w:rsidRDefault="001204D4">
      <w:pPr>
        <w:spacing w:before="2" w:line="200" w:lineRule="exact"/>
      </w:pPr>
    </w:p>
    <w:p w14:paraId="409F27EE" w14:textId="77777777" w:rsidR="001204D4" w:rsidRDefault="00213659">
      <w:pPr>
        <w:spacing w:before="38" w:line="410" w:lineRule="auto"/>
        <w:ind w:left="120" w:right="85" w:firstLine="279"/>
        <w:jc w:val="both"/>
        <w:sectPr w:rsidR="001204D4">
          <w:pgSz w:w="12240" w:h="15840"/>
          <w:pgMar w:top="960" w:right="1320" w:bottom="280" w:left="1320" w:header="736" w:footer="0" w:gutter="0"/>
          <w:cols w:space="720"/>
        </w:sectPr>
      </w:pPr>
      <w:r>
        <w:rPr>
          <w:position w:val="7"/>
          <w:sz w:val="14"/>
          <w:szCs w:val="14"/>
        </w:rPr>
        <w:t>3</w:t>
      </w:r>
      <w:r>
        <w:rPr>
          <w:spacing w:val="23"/>
          <w:position w:val="7"/>
          <w:sz w:val="14"/>
          <w:szCs w:val="1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initial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collection,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did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include</w:t>
      </w:r>
      <w:r>
        <w:rPr>
          <w:spacing w:val="-7"/>
        </w:rPr>
        <w:t xml:space="preserve"> </w:t>
      </w:r>
      <w:r>
        <w:t>catch</w:t>
      </w:r>
      <w:r>
        <w:rPr>
          <w:spacing w:val="-5"/>
        </w:rPr>
        <w:t xml:space="preserve"> </w:t>
      </w:r>
      <w:r>
        <w:t>trials.</w:t>
      </w:r>
      <w:r>
        <w:rPr>
          <w:spacing w:val="8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[A/3;B]</w:t>
      </w:r>
      <w:r>
        <w:rPr>
          <w:spacing w:val="-6"/>
        </w:rPr>
        <w:t xml:space="preserve"> </w:t>
      </w:r>
      <w:r>
        <w:t>denote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e</w:t>
      </w:r>
      <w:r>
        <w:t>xperimental</w:t>
      </w:r>
      <w:r>
        <w:rPr>
          <w:spacing w:val="-11"/>
        </w:rPr>
        <w:t xml:space="preserve"> </w:t>
      </w:r>
      <w:r>
        <w:t>condition</w:t>
      </w:r>
      <w:r>
        <w:rPr>
          <w:spacing w:val="-9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A/3 coherence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B </w:t>
      </w:r>
      <w:r>
        <w:rPr>
          <w:spacing w:val="-3"/>
        </w:rPr>
        <w:t>e</w:t>
      </w:r>
      <w:r>
        <w:t>xposures</w:t>
      </w:r>
      <w:r>
        <w:rPr>
          <w:spacing w:val="-7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[2/3</w:t>
      </w:r>
      <w:proofErr w:type="gramStart"/>
      <w:r>
        <w:t>;196</w:t>
      </w:r>
      <w:proofErr w:type="gramEnd"/>
      <w:r>
        <w:t>]</w:t>
      </w:r>
      <w:r>
        <w:rPr>
          <w:spacing w:val="-6"/>
        </w:rPr>
        <w:t xml:space="preserve"> </w:t>
      </w:r>
      <w:r>
        <w:t>refers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2/3</w:t>
      </w:r>
      <w:r>
        <w:rPr>
          <w:spacing w:val="-2"/>
        </w:rPr>
        <w:t xml:space="preserve"> </w:t>
      </w:r>
      <w:r>
        <w:t>coherence</w:t>
      </w:r>
      <w:r>
        <w:rPr>
          <w:spacing w:val="-7"/>
        </w:rPr>
        <w:t xml:space="preserve"> </w:t>
      </w:r>
      <w:r>
        <w:t>l</w:t>
      </w:r>
      <w:r>
        <w:rPr>
          <w:spacing w:val="-5"/>
        </w:rPr>
        <w:t>e</w:t>
      </w:r>
      <w:r>
        <w:rPr>
          <w:spacing w:val="-3"/>
        </w:rPr>
        <w:t>v</w:t>
      </w:r>
      <w:r>
        <w:t>el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196</w:t>
      </w:r>
      <w:r>
        <w:rPr>
          <w:spacing w:val="-2"/>
        </w:rPr>
        <w:t xml:space="preserve"> </w:t>
      </w:r>
      <w:r>
        <w:rPr>
          <w:spacing w:val="-3"/>
        </w:rPr>
        <w:t>e</w:t>
      </w:r>
      <w:r>
        <w:t>xposures).</w:t>
      </w:r>
      <w:r>
        <w:rPr>
          <w:spacing w:val="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[0/3</w:t>
      </w:r>
      <w:proofErr w:type="gramStart"/>
      <w:r>
        <w:t>;196</w:t>
      </w:r>
      <w:proofErr w:type="gramEnd"/>
      <w:r>
        <w:t>],</w:t>
      </w:r>
      <w:r>
        <w:rPr>
          <w:spacing w:val="-7"/>
        </w:rPr>
        <w:t xml:space="preserve"> </w:t>
      </w:r>
      <w:r>
        <w:t>18</w:t>
      </w:r>
      <w:r>
        <w:rPr>
          <w:spacing w:val="-1"/>
        </w:rPr>
        <w:t xml:space="preserve"> </w:t>
      </w:r>
      <w:r>
        <w:t>out of</w:t>
      </w:r>
      <w:r>
        <w:rPr>
          <w:spacing w:val="10"/>
        </w:rPr>
        <w:t xml:space="preserve"> </w:t>
      </w:r>
      <w:r>
        <w:t>40</w:t>
      </w:r>
      <w:r>
        <w:rPr>
          <w:spacing w:val="9"/>
        </w:rPr>
        <w:t xml:space="preserve"> </w:t>
      </w:r>
      <w:r>
        <w:t>participants</w:t>
      </w:r>
      <w:r>
        <w:rPr>
          <w:spacing w:val="2"/>
        </w:rPr>
        <w:t xml:space="preserve"> </w:t>
      </w:r>
      <w:r>
        <w:t>did</w:t>
      </w:r>
      <w:r>
        <w:rPr>
          <w:spacing w:val="9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rece</w:t>
      </w:r>
      <w:r>
        <w:rPr>
          <w:spacing w:val="-5"/>
        </w:rPr>
        <w:t>i</w:t>
      </w:r>
      <w:r>
        <w:rPr>
          <w:spacing w:val="-3"/>
        </w:rPr>
        <w:t>v</w:t>
      </w:r>
      <w:r>
        <w:t>e</w:t>
      </w:r>
      <w:r>
        <w:rPr>
          <w:spacing w:val="6"/>
        </w:rPr>
        <w:t xml:space="preserve"> </w:t>
      </w:r>
      <w:r>
        <w:t>catch</w:t>
      </w:r>
      <w:r>
        <w:rPr>
          <w:spacing w:val="7"/>
        </w:rPr>
        <w:t xml:space="preserve"> </w:t>
      </w:r>
      <w:r>
        <w:t>trials.  In</w:t>
      </w:r>
      <w:r>
        <w:rPr>
          <w:spacing w:val="10"/>
        </w:rPr>
        <w:t xml:space="preserve"> </w:t>
      </w:r>
      <w:r>
        <w:t>[3/3</w:t>
      </w:r>
      <w:proofErr w:type="gramStart"/>
      <w:r>
        <w:t>;56</w:t>
      </w:r>
      <w:proofErr w:type="gramEnd"/>
      <w:r>
        <w:t>],</w:t>
      </w:r>
      <w:r>
        <w:rPr>
          <w:spacing w:val="9"/>
        </w:rPr>
        <w:t xml:space="preserve"> </w:t>
      </w:r>
      <w:r>
        <w:t>30</w:t>
      </w:r>
      <w:r>
        <w:rPr>
          <w:spacing w:val="9"/>
        </w:rPr>
        <w:t xml:space="preserve"> </w:t>
      </w:r>
      <w:r>
        <w:t>out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43</w:t>
      </w:r>
      <w:r>
        <w:rPr>
          <w:spacing w:val="9"/>
        </w:rPr>
        <w:t xml:space="preserve"> </w:t>
      </w:r>
      <w:r>
        <w:t>participants</w:t>
      </w:r>
      <w:r>
        <w:rPr>
          <w:spacing w:val="2"/>
        </w:rPr>
        <w:t xml:space="preserve"> </w:t>
      </w:r>
      <w:r>
        <w:t>did</w:t>
      </w:r>
      <w:r>
        <w:rPr>
          <w:spacing w:val="9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rece</w:t>
      </w:r>
      <w:r>
        <w:rPr>
          <w:spacing w:val="-5"/>
        </w:rPr>
        <w:t>i</w:t>
      </w:r>
      <w:r>
        <w:rPr>
          <w:spacing w:val="-3"/>
        </w:rPr>
        <w:t>v</w:t>
      </w:r>
      <w:r>
        <w:t>e</w:t>
      </w:r>
      <w:r>
        <w:rPr>
          <w:spacing w:val="6"/>
        </w:rPr>
        <w:t xml:space="preserve"> </w:t>
      </w:r>
      <w:r>
        <w:t>catch</w:t>
      </w:r>
      <w:r>
        <w:rPr>
          <w:spacing w:val="7"/>
        </w:rPr>
        <w:t xml:space="preserve"> </w:t>
      </w:r>
      <w:r>
        <w:t>trials.  In [3/3</w:t>
      </w:r>
      <w:proofErr w:type="gramStart"/>
      <w:r>
        <w:t>;126</w:t>
      </w:r>
      <w:proofErr w:type="gramEnd"/>
      <w:r>
        <w:t>],</w:t>
      </w:r>
      <w:r>
        <w:rPr>
          <w:spacing w:val="-4"/>
        </w:rPr>
        <w:t xml:space="preserve"> </w:t>
      </w:r>
      <w:r>
        <w:t>30</w:t>
      </w:r>
      <w:r>
        <w:rPr>
          <w:spacing w:val="2"/>
        </w:rPr>
        <w:t xml:space="preserve"> </w:t>
      </w:r>
      <w:r>
        <w:t>out of</w:t>
      </w:r>
      <w:r>
        <w:rPr>
          <w:spacing w:val="2"/>
        </w:rPr>
        <w:t xml:space="preserve"> </w:t>
      </w:r>
      <w:r>
        <w:t>40</w:t>
      </w:r>
      <w:r>
        <w:rPr>
          <w:spacing w:val="2"/>
        </w:rPr>
        <w:t xml:space="preserve"> </w:t>
      </w:r>
      <w:r>
        <w:t>participants</w:t>
      </w:r>
      <w:r>
        <w:rPr>
          <w:spacing w:val="-6"/>
        </w:rPr>
        <w:t xml:space="preserve"> </w:t>
      </w:r>
      <w:r>
        <w:t>did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rece</w:t>
      </w:r>
      <w:r>
        <w:rPr>
          <w:spacing w:val="-5"/>
        </w:rPr>
        <w:t>i</w:t>
      </w:r>
      <w:r>
        <w:rPr>
          <w:spacing w:val="-3"/>
        </w:rPr>
        <w:t>v</w:t>
      </w:r>
      <w:r>
        <w:t>e</w:t>
      </w:r>
      <w:r>
        <w:rPr>
          <w:spacing w:val="-3"/>
        </w:rPr>
        <w:t xml:space="preserve"> </w:t>
      </w:r>
      <w:r>
        <w:t>catch trials.</w:t>
      </w:r>
      <w:r>
        <w:rPr>
          <w:spacing w:val="1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[3/3</w:t>
      </w:r>
      <w:proofErr w:type="gramStart"/>
      <w:r>
        <w:t>;196</w:t>
      </w:r>
      <w:proofErr w:type="gramEnd"/>
      <w:r>
        <w:t>],</w:t>
      </w:r>
      <w:r>
        <w:rPr>
          <w:spacing w:val="-4"/>
        </w:rPr>
        <w:t xml:space="preserve"> </w:t>
      </w:r>
      <w:r>
        <w:t>30</w:t>
      </w:r>
      <w:r>
        <w:rPr>
          <w:spacing w:val="2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40</w:t>
      </w:r>
      <w:r>
        <w:rPr>
          <w:spacing w:val="2"/>
        </w:rPr>
        <w:t xml:space="preserve"> </w:t>
      </w:r>
      <w:r>
        <w:t>participants</w:t>
      </w:r>
      <w:r>
        <w:rPr>
          <w:spacing w:val="-6"/>
        </w:rPr>
        <w:t xml:space="preserve"> </w:t>
      </w:r>
      <w:r>
        <w:t>did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rece</w:t>
      </w:r>
      <w:r>
        <w:rPr>
          <w:spacing w:val="-5"/>
        </w:rPr>
        <w:t>i</w:t>
      </w:r>
      <w:r>
        <w:rPr>
          <w:spacing w:val="-3"/>
        </w:rPr>
        <w:t>v</w:t>
      </w:r>
      <w:r>
        <w:t>e catch</w:t>
      </w:r>
      <w:r>
        <w:rPr>
          <w:spacing w:val="-4"/>
        </w:rPr>
        <w:t xml:space="preserve"> </w:t>
      </w:r>
      <w:r>
        <w:t>trials.</w:t>
      </w:r>
    </w:p>
    <w:p w14:paraId="34CBB332" w14:textId="77777777" w:rsidR="001204D4" w:rsidRDefault="001204D4">
      <w:pPr>
        <w:spacing w:before="5" w:line="120" w:lineRule="exact"/>
        <w:rPr>
          <w:sz w:val="12"/>
          <w:szCs w:val="12"/>
        </w:rPr>
      </w:pPr>
    </w:p>
    <w:p w14:paraId="05A667EC" w14:textId="77777777" w:rsidR="001204D4" w:rsidRDefault="001204D4">
      <w:pPr>
        <w:spacing w:line="200" w:lineRule="exact"/>
      </w:pPr>
    </w:p>
    <w:p w14:paraId="5BED8BA5" w14:textId="77777777" w:rsidR="001204D4" w:rsidRDefault="001204D4">
      <w:pPr>
        <w:spacing w:line="200" w:lineRule="exact"/>
      </w:pPr>
    </w:p>
    <w:p w14:paraId="43131AA6" w14:textId="77777777" w:rsidR="001204D4" w:rsidRDefault="00213659">
      <w:pPr>
        <w:spacing w:before="19" w:line="415" w:lineRule="auto"/>
        <w:ind w:left="120" w:right="296"/>
        <w:rPr>
          <w:sz w:val="24"/>
          <w:szCs w:val="24"/>
        </w:rPr>
      </w:pPr>
      <w:proofErr w:type="gramStart"/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proofErr w:type="gramEnd"/>
      <w:r>
        <w:rPr>
          <w:sz w:val="24"/>
          <w:szCs w:val="24"/>
        </w:rPr>
        <w:t>)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ehicle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“correct”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choice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ords);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made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choice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by clicking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pictures.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learned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PQ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co-occurrence relationships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form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nascent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xical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xical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 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basis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inferences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about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xpected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referent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assignment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 xml:space="preserve">scores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ould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reflect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tenden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choose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basis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taxonomic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 xml:space="preserve">co-occurring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should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animals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because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co-occur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Ms</w:t>
      </w:r>
      <w:proofErr w:type="spellEnd"/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 animals).</w:t>
      </w:r>
    </w:p>
    <w:p w14:paraId="4EF226C0" w14:textId="77777777" w:rsidR="001204D4" w:rsidRDefault="001204D4">
      <w:pPr>
        <w:spacing w:line="120" w:lineRule="exact"/>
        <w:rPr>
          <w:sz w:val="13"/>
          <w:szCs w:val="13"/>
        </w:rPr>
      </w:pPr>
    </w:p>
    <w:p w14:paraId="3AC5626D" w14:textId="77777777" w:rsidR="001204D4" w:rsidRDefault="001204D4">
      <w:pPr>
        <w:spacing w:line="200" w:lineRule="exact"/>
      </w:pPr>
    </w:p>
    <w:p w14:paraId="415DBECC" w14:textId="77777777" w:rsidR="001204D4" w:rsidRDefault="00213659">
      <w:pPr>
        <w:ind w:left="120"/>
        <w:rPr>
          <w:sz w:val="24"/>
          <w:szCs w:val="24"/>
        </w:rPr>
      </w:pPr>
      <w:r>
        <w:rPr>
          <w:sz w:val="24"/>
          <w:szCs w:val="24"/>
        </w:rPr>
        <w:t>Results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8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Discussion</w:t>
      </w:r>
    </w:p>
    <w:p w14:paraId="446D71B9" w14:textId="77777777" w:rsidR="001204D4" w:rsidRDefault="001204D4">
      <w:pPr>
        <w:spacing w:before="5" w:line="180" w:lineRule="exact"/>
        <w:rPr>
          <w:sz w:val="18"/>
          <w:szCs w:val="18"/>
        </w:rPr>
      </w:pPr>
    </w:p>
    <w:p w14:paraId="35B0A957" w14:textId="77777777" w:rsidR="001204D4" w:rsidRDefault="001204D4">
      <w:pPr>
        <w:spacing w:line="200" w:lineRule="exact"/>
      </w:pPr>
    </w:p>
    <w:p w14:paraId="555D2DFE" w14:textId="77777777" w:rsidR="001204D4" w:rsidRDefault="00213659">
      <w:pPr>
        <w:ind w:left="656" w:right="806"/>
        <w:jc w:val="center"/>
        <w:rPr>
          <w:sz w:val="16"/>
          <w:szCs w:val="16"/>
        </w:rPr>
      </w:pP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xcluded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55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who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correctly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answer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catch</w:t>
      </w:r>
      <w:r>
        <w:rPr>
          <w:spacing w:val="-5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trials.</w:t>
      </w:r>
      <w:r>
        <w:rPr>
          <w:w w:val="99"/>
          <w:position w:val="9"/>
          <w:sz w:val="16"/>
          <w:szCs w:val="16"/>
        </w:rPr>
        <w:t>4</w:t>
      </w:r>
    </w:p>
    <w:p w14:paraId="72BA5CBC" w14:textId="77777777" w:rsidR="001204D4" w:rsidRDefault="001204D4">
      <w:pPr>
        <w:spacing w:before="2" w:line="200" w:lineRule="exact"/>
      </w:pPr>
    </w:p>
    <w:p w14:paraId="728494FA" w14:textId="77777777" w:rsidR="001204D4" w:rsidRDefault="00213659">
      <w:pPr>
        <w:spacing w:line="415" w:lineRule="auto"/>
        <w:ind w:left="120" w:right="427"/>
        <w:rPr>
          <w:sz w:val="24"/>
          <w:szCs w:val="24"/>
        </w:rPr>
      </w:pPr>
      <w:r>
        <w:rPr>
          <w:sz w:val="24"/>
          <w:szCs w:val="24"/>
        </w:rPr>
        <w:t>Results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Figure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4.</w:t>
      </w:r>
      <w:r>
        <w:rPr>
          <w:spacing w:val="1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dependent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measure—memor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19"/>
          <w:sz w:val="24"/>
          <w:szCs w:val="24"/>
        </w:rPr>
        <w:t xml:space="preserve"> </w:t>
      </w:r>
      <w:r>
        <w:rPr>
          <w:sz w:val="24"/>
          <w:szCs w:val="24"/>
        </w:rPr>
        <w:t>similarit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referent assignment—we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defined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within-participant</w:t>
      </w:r>
      <w:r>
        <w:rPr>
          <w:spacing w:val="-17"/>
          <w:sz w:val="24"/>
          <w:szCs w:val="24"/>
        </w:rPr>
        <w:t xml:space="preserve"> </w:t>
      </w:r>
      <w:r>
        <w:rPr>
          <w:sz w:val="24"/>
          <w:szCs w:val="24"/>
        </w:rPr>
        <w:t>score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representing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sensit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vity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</w:p>
    <w:p w14:paraId="63541E40" w14:textId="77777777" w:rsidR="001204D4" w:rsidRDefault="00213659">
      <w:pPr>
        <w:spacing w:before="7" w:line="400" w:lineRule="auto"/>
        <w:ind w:left="120" w:right="77"/>
        <w:rPr>
          <w:sz w:val="24"/>
          <w:szCs w:val="24"/>
        </w:rPr>
      </w:pPr>
      <w:proofErr w:type="gramStart"/>
      <w:r>
        <w:rPr>
          <w:sz w:val="24"/>
          <w:szCs w:val="24"/>
        </w:rPr>
        <w:t>co</w:t>
      </w:r>
      <w:proofErr w:type="gramEnd"/>
      <w:r>
        <w:rPr>
          <w:sz w:val="24"/>
          <w:szCs w:val="24"/>
        </w:rPr>
        <w:t>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language.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score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mean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ratings between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withheld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position w:val="-4"/>
          <w:sz w:val="16"/>
          <w:szCs w:val="16"/>
        </w:rPr>
        <w:t>1</w:t>
      </w:r>
      <w:r>
        <w:rPr>
          <w:spacing w:val="-9"/>
          <w:position w:val="-4"/>
          <w:sz w:val="16"/>
          <w:szCs w:val="16"/>
        </w:rPr>
        <w:t xml:space="preserve"> </w:t>
      </w:r>
      <w:r>
        <w:rPr>
          <w:sz w:val="24"/>
          <w:szCs w:val="24"/>
        </w:rPr>
        <w:t>–n</w:t>
      </w:r>
      <w:r>
        <w:rPr>
          <w:spacing w:val="10"/>
          <w:position w:val="-4"/>
          <w:sz w:val="16"/>
          <w:szCs w:val="16"/>
        </w:rPr>
        <w:t>1</w:t>
      </w:r>
      <w:r>
        <w:rPr>
          <w:sz w:val="24"/>
          <w:szCs w:val="24"/>
        </w:rPr>
        <w:t>)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violation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m</w:t>
      </w:r>
      <w:r>
        <w:rPr>
          <w:w w:val="105"/>
          <w:position w:val="-4"/>
          <w:sz w:val="16"/>
          <w:szCs w:val="16"/>
        </w:rPr>
        <w:t>1</w:t>
      </w:r>
      <w:r>
        <w:rPr>
          <w:spacing w:val="-30"/>
          <w:position w:val="-4"/>
          <w:sz w:val="16"/>
          <w:szCs w:val="16"/>
        </w:rPr>
        <w:t xml:space="preserve"> </w:t>
      </w:r>
      <w:r>
        <w:rPr>
          <w:w w:val="99"/>
          <w:sz w:val="24"/>
          <w:szCs w:val="24"/>
        </w:rPr>
        <w:t>–</w:t>
      </w:r>
      <w:r>
        <w:rPr>
          <w:w w:val="86"/>
          <w:sz w:val="24"/>
          <w:szCs w:val="24"/>
        </w:rPr>
        <w:t>q</w:t>
      </w:r>
      <w:r>
        <w:rPr>
          <w:w w:val="105"/>
          <w:position w:val="-4"/>
          <w:sz w:val="16"/>
          <w:szCs w:val="16"/>
        </w:rPr>
        <w:t>1</w:t>
      </w:r>
      <w:r>
        <w:rPr>
          <w:spacing w:val="-30"/>
          <w:position w:val="-4"/>
          <w:sz w:val="16"/>
          <w:szCs w:val="16"/>
        </w:rPr>
        <w:t xml:space="preserve"> </w:t>
      </w:r>
      <w:r>
        <w:rPr>
          <w:sz w:val="24"/>
          <w:szCs w:val="24"/>
        </w:rPr>
        <w:t>).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Similarity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score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between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mean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ratings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within-cat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proofErr w:type="gramStart"/>
      <w:r>
        <w:rPr>
          <w:sz w:val="24"/>
          <w:szCs w:val="24"/>
        </w:rPr>
        <w:t>N</w:t>
      </w:r>
      <w:r>
        <w:rPr>
          <w:spacing w:val="-22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)</w:t>
      </w:r>
      <w:proofErr w:type="gramEnd"/>
      <w:r>
        <w:rPr>
          <w:w w:val="99"/>
          <w:sz w:val="24"/>
          <w:szCs w:val="24"/>
        </w:rPr>
        <w:t xml:space="preserve"> and</w:t>
      </w:r>
      <w:r>
        <w:rPr>
          <w:sz w:val="24"/>
          <w:szCs w:val="24"/>
        </w:rPr>
        <w:t xml:space="preserve"> cross-cat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e.g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–Q)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ratings.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Referent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assignment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score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total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number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correct choices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referent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assignment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task.</w:t>
      </w:r>
      <w:r>
        <w:rPr>
          <w:spacing w:val="10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normalized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inter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[-1,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1].</w:t>
      </w:r>
    </w:p>
    <w:p w14:paraId="2D195897" w14:textId="77777777" w:rsidR="001204D4" w:rsidRDefault="00213659">
      <w:pPr>
        <w:spacing w:before="47" w:line="415" w:lineRule="auto"/>
        <w:ind w:left="120" w:right="79" w:firstLine="576"/>
        <w:rPr>
          <w:sz w:val="24"/>
          <w:szCs w:val="24"/>
        </w:rPr>
      </w:pPr>
      <w:r>
        <w:rPr>
          <w:sz w:val="24"/>
          <w:szCs w:val="24"/>
        </w:rPr>
        <w:t>Analysis</w:t>
      </w:r>
      <w:r>
        <w:rPr>
          <w:spacing w:val="17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app</w:t>
      </w:r>
      <w:r>
        <w:rPr>
          <w:spacing w:val="-4"/>
          <w:w w:val="109"/>
          <w:sz w:val="24"/>
          <w:szCs w:val="24"/>
        </w:rPr>
        <w:t>r</w:t>
      </w:r>
      <w:r>
        <w:rPr>
          <w:w w:val="109"/>
          <w:sz w:val="24"/>
          <w:szCs w:val="24"/>
        </w:rPr>
        <w:t xml:space="preserve">oach.  </w:t>
      </w:r>
      <w:r>
        <w:rPr>
          <w:spacing w:val="43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linear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models,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analyzed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aspects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data.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First,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we loo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main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score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(i.e.,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11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coe</w:t>
      </w:r>
      <w:r>
        <w:rPr>
          <w:spacing w:val="-6"/>
          <w:w w:val="97"/>
          <w:sz w:val="24"/>
          <w:szCs w:val="24"/>
        </w:rPr>
        <w:t>f</w:t>
      </w:r>
      <w:r>
        <w:rPr>
          <w:w w:val="97"/>
          <w:sz w:val="24"/>
          <w:szCs w:val="24"/>
        </w:rPr>
        <w:t>ficients</w:t>
      </w:r>
      <w:r>
        <w:rPr>
          <w:spacing w:val="9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3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able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1).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Second, 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interested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relationship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between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amount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score,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loo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</w:p>
    <w:p w14:paraId="40685C71" w14:textId="77777777" w:rsidR="001204D4" w:rsidRDefault="00213659">
      <w:pPr>
        <w:spacing w:line="280" w:lineRule="exact"/>
        <w:ind w:left="120"/>
        <w:rPr>
          <w:sz w:val="24"/>
          <w:szCs w:val="24"/>
        </w:rPr>
      </w:pPr>
      <w:proofErr w:type="gramStart"/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proofErr w:type="gramEnd"/>
      <w:r>
        <w:rPr>
          <w:spacing w:val="-9"/>
          <w:sz w:val="24"/>
          <w:szCs w:val="24"/>
        </w:rPr>
        <w:t xml:space="preserve"> </w:t>
      </w:r>
      <w:r>
        <w:rPr>
          <w:rFonts w:ascii="Batang" w:eastAsia="Batang" w:hAnsi="Batang" w:cs="Batang"/>
          <w:sz w:val="24"/>
          <w:szCs w:val="24"/>
        </w:rPr>
        <w:t>×</w:t>
      </w:r>
      <w:r>
        <w:rPr>
          <w:rFonts w:ascii="Batang" w:eastAsia="Batang" w:hAnsi="Batang" w:cs="Batang"/>
          <w:spacing w:val="-30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interactions.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significant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interaction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rFonts w:ascii="Batang" w:eastAsia="Batang" w:hAnsi="Batang" w:cs="Batang"/>
          <w:sz w:val="24"/>
          <w:szCs w:val="24"/>
        </w:rPr>
        <w:t>×</w:t>
      </w:r>
      <w:r>
        <w:rPr>
          <w:rFonts w:ascii="Batang" w:eastAsia="Batang" w:hAnsi="Batang" w:cs="Batang"/>
          <w:spacing w:val="-30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2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coe</w:t>
      </w:r>
      <w:r>
        <w:rPr>
          <w:spacing w:val="-6"/>
          <w:w w:val="97"/>
          <w:sz w:val="24"/>
          <w:szCs w:val="24"/>
        </w:rPr>
        <w:t>f</w:t>
      </w:r>
      <w:r>
        <w:rPr>
          <w:w w:val="97"/>
          <w:sz w:val="24"/>
          <w:szCs w:val="24"/>
        </w:rPr>
        <w:t>ficients</w:t>
      </w:r>
      <w:r>
        <w:rPr>
          <w:spacing w:val="10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able</w:t>
      </w:r>
    </w:p>
    <w:p w14:paraId="7EAF2EBE" w14:textId="77777777" w:rsidR="001204D4" w:rsidRDefault="00887739">
      <w:pPr>
        <w:spacing w:before="44" w:line="460" w:lineRule="exact"/>
        <w:ind w:left="120" w:right="79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458" behindDoc="1" locked="0" layoutInCell="1" allowOverlap="1" wp14:anchorId="7EDFC6F6" wp14:editId="69E0BCE2">
                <wp:simplePos x="0" y="0"/>
                <wp:positionH relativeFrom="page">
                  <wp:posOffset>914400</wp:posOffset>
                </wp:positionH>
                <wp:positionV relativeFrom="paragraph">
                  <wp:posOffset>1036955</wp:posOffset>
                </wp:positionV>
                <wp:extent cx="457200" cy="0"/>
                <wp:effectExtent l="0" t="0" r="927100" b="1045845"/>
                <wp:wrapNone/>
                <wp:docPr id="866" name="Group 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0"/>
                          <a:chOff x="1440" y="1634"/>
                          <a:chExt cx="720" cy="0"/>
                        </a:xfrm>
                      </wpg:grpSpPr>
                      <wps:wsp>
                        <wps:cNvPr id="867" name="Freeform 863"/>
                        <wps:cNvSpPr>
                          <a:spLocks noEditPoints="1"/>
                        </wps:cNvSpPr>
                        <wps:spPr bwMode="auto">
                          <a:xfrm>
                            <a:off x="2880" y="3268"/>
                            <a:ext cx="720" cy="0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720"/>
                              <a:gd name="T2" fmla="+- 0 2160 1440"/>
                              <a:gd name="T3" fmla="*/ T2 w 7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20">
                                <a:moveTo>
                                  <a:pt x="0" y="0"/>
                                </a:moveTo>
                                <a:lnTo>
                                  <a:pt x="720" y="0"/>
                                </a:lnTo>
                              </a:path>
                            </a:pathLst>
                          </a:custGeom>
                          <a:noFill/>
                          <a:ln w="15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62" o:spid="_x0000_s1026" style="position:absolute;margin-left:1in;margin-top:81.65pt;width:36pt;height:0;z-index:-3022;mso-position-horizontal-relative:page" coordorigin="1440,1634" coordsize="720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">
                <v:polyline id="Freeform 863" o:spid="_x0000_s1027" style="position:absolute;visibility:visible;mso-wrap-style:square;v-text-anchor:top" points="2880,3268,3600,3268" coordsize="72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00XPwQAA&#10;ANwAAAAPAAAAZHJzL2Rvd25yZXYueG1sRI/dasJAFITvC77DcgTv6qYKKqmrlIjYS/8e4JA9TYLZ&#10;s2H3GOPbdwsFL4eZ+YZZbwfXqp5CbDwb+JhmoIhLbxuuDFwv+/cVqCjIFlvPZOBJEbab0dsac+sf&#10;fKL+LJVKEI45GqhFulzrWNbkME59R5y8Hx8cSpKh0jbgI8Fdq2dZttAOG04LNXZU1FTezndnoAu7&#10;Uhcis8Nx3mdVMY/t7RqNmYyHr09QQoO8wv/tb2tgtVjC35l0BPTmF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9NFz8EAAADcAAAADwAAAAAAAAAAAAAAAACXAgAAZHJzL2Rvd25y&#10;ZXYueG1sUEsFBgAAAAAEAAQA9QAAAIUDAAAAAA==&#10;" filled="f" strokeweight="1587emu">
                  <v:path arrowok="t" o:connecttype="custom" o:connectlocs="0,0;720,0" o:connectangles="0,0"/>
                  <o:lock v:ext="edit" verticies="t"/>
                </v:polyline>
                <w10:wrap anchorx="page"/>
              </v:group>
            </w:pict>
          </mc:Fallback>
        </mc:AlternateContent>
      </w:r>
      <w:r w:rsidR="00213659">
        <w:rPr>
          <w:sz w:val="24"/>
          <w:szCs w:val="24"/>
        </w:rPr>
        <w:t>1)</w:t>
      </w:r>
      <w:r w:rsidR="00213659">
        <w:rPr>
          <w:spacing w:val="-2"/>
          <w:sz w:val="24"/>
          <w:szCs w:val="24"/>
        </w:rPr>
        <w:t xml:space="preserve"> </w:t>
      </w:r>
      <w:proofErr w:type="gramStart"/>
      <w:r w:rsidR="00213659">
        <w:rPr>
          <w:spacing w:val="-2"/>
          <w:sz w:val="24"/>
          <w:szCs w:val="24"/>
        </w:rPr>
        <w:t>w</w:t>
      </w:r>
      <w:r w:rsidR="00213659">
        <w:rPr>
          <w:sz w:val="24"/>
          <w:szCs w:val="24"/>
        </w:rPr>
        <w:t>ould</w:t>
      </w:r>
      <w:proofErr w:type="gramEnd"/>
      <w:r w:rsidR="00213659">
        <w:rPr>
          <w:spacing w:val="-6"/>
          <w:sz w:val="24"/>
          <w:szCs w:val="24"/>
        </w:rPr>
        <w:t xml:space="preserve"> </w:t>
      </w:r>
      <w:r w:rsidR="00213659">
        <w:rPr>
          <w:sz w:val="24"/>
          <w:szCs w:val="24"/>
        </w:rPr>
        <w:t>indicate</w:t>
      </w:r>
      <w:r w:rsidR="00213659">
        <w:rPr>
          <w:spacing w:val="-8"/>
          <w:sz w:val="24"/>
          <w:szCs w:val="24"/>
        </w:rPr>
        <w:t xml:space="preserve"> </w:t>
      </w:r>
      <w:r w:rsidR="00213659">
        <w:rPr>
          <w:sz w:val="24"/>
          <w:szCs w:val="24"/>
        </w:rPr>
        <w:t>a</w:t>
      </w:r>
      <w:r w:rsidR="00213659">
        <w:rPr>
          <w:spacing w:val="-1"/>
          <w:sz w:val="24"/>
          <w:szCs w:val="24"/>
        </w:rPr>
        <w:t xml:space="preserve"> </w:t>
      </w:r>
      <w:r w:rsidR="00213659">
        <w:rPr>
          <w:sz w:val="24"/>
          <w:szCs w:val="24"/>
        </w:rPr>
        <w:t>di</w:t>
      </w:r>
      <w:r w:rsidR="00213659">
        <w:rPr>
          <w:spacing w:val="-6"/>
          <w:sz w:val="24"/>
          <w:szCs w:val="24"/>
        </w:rPr>
        <w:t>f</w:t>
      </w:r>
      <w:r w:rsidR="00213659">
        <w:rPr>
          <w:sz w:val="24"/>
          <w:szCs w:val="24"/>
        </w:rPr>
        <w:t>ference</w:t>
      </w:r>
      <w:r w:rsidR="00213659">
        <w:rPr>
          <w:spacing w:val="-10"/>
          <w:sz w:val="24"/>
          <w:szCs w:val="24"/>
        </w:rPr>
        <w:t xml:space="preserve"> </w:t>
      </w:r>
      <w:r w:rsidR="00213659">
        <w:rPr>
          <w:sz w:val="24"/>
          <w:szCs w:val="24"/>
        </w:rPr>
        <w:t>in</w:t>
      </w:r>
      <w:r w:rsidR="00213659">
        <w:rPr>
          <w:spacing w:val="-2"/>
          <w:sz w:val="24"/>
          <w:szCs w:val="24"/>
        </w:rPr>
        <w:t xml:space="preserve"> </w:t>
      </w:r>
      <w:r w:rsidR="00213659">
        <w:rPr>
          <w:sz w:val="24"/>
          <w:szCs w:val="24"/>
        </w:rPr>
        <w:t>h</w:t>
      </w:r>
      <w:r w:rsidR="00213659">
        <w:rPr>
          <w:spacing w:val="-6"/>
          <w:sz w:val="24"/>
          <w:szCs w:val="24"/>
        </w:rPr>
        <w:t>o</w:t>
      </w:r>
      <w:r w:rsidR="00213659">
        <w:rPr>
          <w:sz w:val="24"/>
          <w:szCs w:val="24"/>
        </w:rPr>
        <w:t>w</w:t>
      </w:r>
      <w:r w:rsidR="00213659">
        <w:rPr>
          <w:spacing w:val="-4"/>
          <w:sz w:val="24"/>
          <w:szCs w:val="24"/>
        </w:rPr>
        <w:t xml:space="preserve"> </w:t>
      </w:r>
      <w:r w:rsidR="00213659">
        <w:rPr>
          <w:w w:val="93"/>
          <w:sz w:val="24"/>
          <w:szCs w:val="24"/>
        </w:rPr>
        <w:t>e</w:t>
      </w:r>
      <w:r w:rsidR="00213659">
        <w:rPr>
          <w:spacing w:val="-4"/>
          <w:w w:val="93"/>
          <w:sz w:val="24"/>
          <w:szCs w:val="24"/>
        </w:rPr>
        <w:t>f</w:t>
      </w:r>
      <w:r w:rsidR="00213659">
        <w:rPr>
          <w:w w:val="93"/>
          <w:sz w:val="24"/>
          <w:szCs w:val="24"/>
        </w:rPr>
        <w:t>ficiently</w:t>
      </w:r>
      <w:r w:rsidR="00213659">
        <w:rPr>
          <w:spacing w:val="10"/>
          <w:w w:val="93"/>
          <w:sz w:val="24"/>
          <w:szCs w:val="24"/>
        </w:rPr>
        <w:t xml:space="preserve"> </w:t>
      </w:r>
      <w:r w:rsidR="00213659">
        <w:rPr>
          <w:sz w:val="24"/>
          <w:szCs w:val="24"/>
        </w:rPr>
        <w:t>the</w:t>
      </w:r>
      <w:r w:rsidR="00213659">
        <w:rPr>
          <w:spacing w:val="-3"/>
          <w:sz w:val="24"/>
          <w:szCs w:val="24"/>
        </w:rPr>
        <w:t xml:space="preserve"> </w:t>
      </w:r>
      <w:r w:rsidR="00213659">
        <w:rPr>
          <w:sz w:val="24"/>
          <w:szCs w:val="24"/>
        </w:rPr>
        <w:t>statistical</w:t>
      </w:r>
      <w:r w:rsidR="00213659">
        <w:rPr>
          <w:spacing w:val="-9"/>
          <w:sz w:val="24"/>
          <w:szCs w:val="24"/>
        </w:rPr>
        <w:t xml:space="preserve"> </w:t>
      </w:r>
      <w:r w:rsidR="00213659">
        <w:rPr>
          <w:sz w:val="24"/>
          <w:szCs w:val="24"/>
        </w:rPr>
        <w:t>learning</w:t>
      </w:r>
      <w:r w:rsidR="00213659">
        <w:rPr>
          <w:spacing w:val="-8"/>
          <w:sz w:val="24"/>
          <w:szCs w:val="24"/>
        </w:rPr>
        <w:t xml:space="preserve"> </w:t>
      </w:r>
      <w:r w:rsidR="00213659">
        <w:rPr>
          <w:sz w:val="24"/>
          <w:szCs w:val="24"/>
        </w:rPr>
        <w:t>process</w:t>
      </w:r>
      <w:r w:rsidR="00213659">
        <w:rPr>
          <w:spacing w:val="-7"/>
          <w:sz w:val="24"/>
          <w:szCs w:val="24"/>
        </w:rPr>
        <w:t xml:space="preserve"> </w:t>
      </w:r>
      <w:r w:rsidR="00213659">
        <w:rPr>
          <w:sz w:val="24"/>
          <w:szCs w:val="24"/>
        </w:rPr>
        <w:t>ma</w:t>
      </w:r>
      <w:r w:rsidR="00213659">
        <w:rPr>
          <w:spacing w:val="-2"/>
          <w:sz w:val="24"/>
          <w:szCs w:val="24"/>
        </w:rPr>
        <w:t>k</w:t>
      </w:r>
      <w:r w:rsidR="00213659">
        <w:rPr>
          <w:sz w:val="24"/>
          <w:szCs w:val="24"/>
        </w:rPr>
        <w:t>es</w:t>
      </w:r>
      <w:r w:rsidR="00213659">
        <w:rPr>
          <w:spacing w:val="-6"/>
          <w:sz w:val="24"/>
          <w:szCs w:val="24"/>
        </w:rPr>
        <w:t xml:space="preserve"> </w:t>
      </w:r>
      <w:r w:rsidR="00213659">
        <w:rPr>
          <w:sz w:val="24"/>
          <w:szCs w:val="24"/>
        </w:rPr>
        <w:t>use</w:t>
      </w:r>
      <w:r w:rsidR="00213659">
        <w:rPr>
          <w:spacing w:val="-3"/>
          <w:sz w:val="24"/>
          <w:szCs w:val="24"/>
        </w:rPr>
        <w:t xml:space="preserve"> </w:t>
      </w:r>
      <w:r w:rsidR="00213659">
        <w:rPr>
          <w:sz w:val="24"/>
          <w:szCs w:val="24"/>
        </w:rPr>
        <w:t xml:space="preserve">of </w:t>
      </w:r>
      <w:r w:rsidR="00213659">
        <w:rPr>
          <w:spacing w:val="-6"/>
          <w:sz w:val="24"/>
          <w:szCs w:val="24"/>
        </w:rPr>
        <w:t>e</w:t>
      </w:r>
      <w:r w:rsidR="00213659">
        <w:rPr>
          <w:sz w:val="24"/>
          <w:szCs w:val="24"/>
        </w:rPr>
        <w:t>vidence</w:t>
      </w:r>
      <w:r w:rsidR="00213659">
        <w:rPr>
          <w:spacing w:val="-14"/>
          <w:sz w:val="24"/>
          <w:szCs w:val="24"/>
        </w:rPr>
        <w:t xml:space="preserve"> </w:t>
      </w:r>
      <w:r w:rsidR="00213659">
        <w:rPr>
          <w:sz w:val="24"/>
          <w:szCs w:val="24"/>
        </w:rPr>
        <w:t>at</w:t>
      </w:r>
      <w:r w:rsidR="00213659">
        <w:rPr>
          <w:spacing w:val="-7"/>
          <w:sz w:val="24"/>
          <w:szCs w:val="24"/>
        </w:rPr>
        <w:t xml:space="preserve"> </w:t>
      </w:r>
      <w:r w:rsidR="00213659">
        <w:rPr>
          <w:sz w:val="24"/>
          <w:szCs w:val="24"/>
        </w:rPr>
        <w:t>di</w:t>
      </w:r>
      <w:r w:rsidR="00213659">
        <w:rPr>
          <w:spacing w:val="-6"/>
          <w:sz w:val="24"/>
          <w:szCs w:val="24"/>
        </w:rPr>
        <w:t>f</w:t>
      </w:r>
      <w:r w:rsidR="00213659">
        <w:rPr>
          <w:sz w:val="24"/>
          <w:szCs w:val="24"/>
        </w:rPr>
        <w:t>ferent</w:t>
      </w:r>
      <w:r w:rsidR="00213659">
        <w:rPr>
          <w:spacing w:val="-13"/>
          <w:sz w:val="24"/>
          <w:szCs w:val="24"/>
        </w:rPr>
        <w:t xml:space="preserve"> </w:t>
      </w:r>
      <w:r w:rsidR="00213659">
        <w:rPr>
          <w:sz w:val="24"/>
          <w:szCs w:val="24"/>
        </w:rPr>
        <w:t>coherence</w:t>
      </w:r>
      <w:r w:rsidR="00213659">
        <w:rPr>
          <w:spacing w:val="-15"/>
          <w:sz w:val="24"/>
          <w:szCs w:val="24"/>
        </w:rPr>
        <w:t xml:space="preserve"> </w:t>
      </w:r>
      <w:r w:rsidR="00213659">
        <w:rPr>
          <w:sz w:val="24"/>
          <w:szCs w:val="24"/>
        </w:rPr>
        <w:t>l</w:t>
      </w:r>
      <w:r w:rsidR="00213659">
        <w:rPr>
          <w:spacing w:val="-6"/>
          <w:sz w:val="24"/>
          <w:szCs w:val="24"/>
        </w:rPr>
        <w:t>e</w:t>
      </w:r>
      <w:r w:rsidR="00213659">
        <w:rPr>
          <w:spacing w:val="-4"/>
          <w:sz w:val="24"/>
          <w:szCs w:val="24"/>
        </w:rPr>
        <w:t>v</w:t>
      </w:r>
      <w:r w:rsidR="00213659">
        <w:rPr>
          <w:sz w:val="24"/>
          <w:szCs w:val="24"/>
        </w:rPr>
        <w:t>els.</w:t>
      </w:r>
      <w:r w:rsidR="00213659">
        <w:rPr>
          <w:spacing w:val="6"/>
          <w:sz w:val="24"/>
          <w:szCs w:val="24"/>
        </w:rPr>
        <w:t xml:space="preserve"> </w:t>
      </w:r>
      <w:r w:rsidR="00213659">
        <w:rPr>
          <w:spacing w:val="-4"/>
          <w:sz w:val="24"/>
          <w:szCs w:val="24"/>
        </w:rPr>
        <w:t>F</w:t>
      </w:r>
      <w:r w:rsidR="00213659">
        <w:rPr>
          <w:sz w:val="24"/>
          <w:szCs w:val="24"/>
        </w:rPr>
        <w:t>or</w:t>
      </w:r>
      <w:r w:rsidR="00213659">
        <w:rPr>
          <w:spacing w:val="-8"/>
          <w:sz w:val="24"/>
          <w:szCs w:val="24"/>
        </w:rPr>
        <w:t xml:space="preserve"> </w:t>
      </w:r>
      <w:r w:rsidR="00213659">
        <w:rPr>
          <w:sz w:val="24"/>
          <w:szCs w:val="24"/>
        </w:rPr>
        <w:t>all</w:t>
      </w:r>
      <w:r w:rsidR="00213659">
        <w:rPr>
          <w:spacing w:val="-7"/>
          <w:sz w:val="24"/>
          <w:szCs w:val="24"/>
        </w:rPr>
        <w:t xml:space="preserve"> </w:t>
      </w:r>
      <w:r w:rsidR="00213659">
        <w:rPr>
          <w:sz w:val="24"/>
          <w:szCs w:val="24"/>
        </w:rPr>
        <w:t>scores,</w:t>
      </w:r>
      <w:r w:rsidR="00213659">
        <w:rPr>
          <w:spacing w:val="-11"/>
          <w:sz w:val="24"/>
          <w:szCs w:val="24"/>
        </w:rPr>
        <w:t xml:space="preserve"> </w:t>
      </w:r>
      <w:r w:rsidR="00213659">
        <w:rPr>
          <w:sz w:val="24"/>
          <w:szCs w:val="24"/>
        </w:rPr>
        <w:t>we</w:t>
      </w:r>
      <w:r w:rsidR="00213659">
        <w:rPr>
          <w:spacing w:val="-8"/>
          <w:sz w:val="24"/>
          <w:szCs w:val="24"/>
        </w:rPr>
        <w:t xml:space="preserve"> </w:t>
      </w:r>
      <w:r w:rsidR="00213659">
        <w:rPr>
          <w:sz w:val="24"/>
          <w:szCs w:val="24"/>
        </w:rPr>
        <w:t>coded</w:t>
      </w:r>
      <w:r w:rsidR="00213659">
        <w:rPr>
          <w:spacing w:val="-11"/>
          <w:sz w:val="24"/>
          <w:szCs w:val="24"/>
        </w:rPr>
        <w:t xml:space="preserve"> </w:t>
      </w:r>
      <w:r w:rsidR="00213659">
        <w:rPr>
          <w:sz w:val="24"/>
          <w:szCs w:val="24"/>
        </w:rPr>
        <w:t>coherence</w:t>
      </w:r>
      <w:r w:rsidR="00213659">
        <w:rPr>
          <w:spacing w:val="-15"/>
          <w:sz w:val="24"/>
          <w:szCs w:val="24"/>
        </w:rPr>
        <w:t xml:space="preserve"> </w:t>
      </w:r>
      <w:r w:rsidR="00213659">
        <w:rPr>
          <w:sz w:val="24"/>
          <w:szCs w:val="24"/>
        </w:rPr>
        <w:t>as</w:t>
      </w:r>
      <w:r w:rsidR="00213659">
        <w:rPr>
          <w:spacing w:val="-7"/>
          <w:sz w:val="24"/>
          <w:szCs w:val="24"/>
        </w:rPr>
        <w:t xml:space="preserve"> </w:t>
      </w:r>
      <w:r w:rsidR="00213659">
        <w:rPr>
          <w:sz w:val="24"/>
          <w:szCs w:val="24"/>
        </w:rPr>
        <w:t>a</w:t>
      </w:r>
      <w:r w:rsidR="00213659">
        <w:rPr>
          <w:spacing w:val="-6"/>
          <w:sz w:val="24"/>
          <w:szCs w:val="24"/>
        </w:rPr>
        <w:t xml:space="preserve"> </w:t>
      </w:r>
      <w:r w:rsidR="00213659">
        <w:rPr>
          <w:sz w:val="24"/>
          <w:szCs w:val="24"/>
        </w:rPr>
        <w:t>cat</w:t>
      </w:r>
      <w:r w:rsidR="00213659">
        <w:rPr>
          <w:spacing w:val="-4"/>
          <w:sz w:val="24"/>
          <w:szCs w:val="24"/>
        </w:rPr>
        <w:t>e</w:t>
      </w:r>
      <w:r w:rsidR="00213659">
        <w:rPr>
          <w:sz w:val="24"/>
          <w:szCs w:val="24"/>
        </w:rPr>
        <w:t>gorical</w:t>
      </w:r>
      <w:r w:rsidR="00213659">
        <w:rPr>
          <w:spacing w:val="-16"/>
          <w:sz w:val="24"/>
          <w:szCs w:val="24"/>
        </w:rPr>
        <w:t xml:space="preserve"> </w:t>
      </w:r>
      <w:r w:rsidR="00213659">
        <w:rPr>
          <w:spacing w:val="-6"/>
          <w:sz w:val="24"/>
          <w:szCs w:val="24"/>
        </w:rPr>
        <w:t>v</w:t>
      </w:r>
      <w:r w:rsidR="00213659">
        <w:rPr>
          <w:sz w:val="24"/>
          <w:szCs w:val="24"/>
        </w:rPr>
        <w:t>ariable and</w:t>
      </w:r>
      <w:r w:rsidR="00213659">
        <w:rPr>
          <w:spacing w:val="-3"/>
          <w:sz w:val="24"/>
          <w:szCs w:val="24"/>
        </w:rPr>
        <w:t xml:space="preserve"> </w:t>
      </w:r>
      <w:r w:rsidR="00213659">
        <w:rPr>
          <w:sz w:val="24"/>
          <w:szCs w:val="24"/>
        </w:rPr>
        <w:t>analyzed</w:t>
      </w:r>
      <w:r w:rsidR="00213659">
        <w:rPr>
          <w:spacing w:val="-9"/>
          <w:sz w:val="24"/>
          <w:szCs w:val="24"/>
        </w:rPr>
        <w:t xml:space="preserve"> </w:t>
      </w:r>
      <w:r w:rsidR="00213659">
        <w:rPr>
          <w:sz w:val="24"/>
          <w:szCs w:val="24"/>
        </w:rPr>
        <w:t>the</w:t>
      </w:r>
      <w:r w:rsidR="00213659">
        <w:rPr>
          <w:spacing w:val="-3"/>
          <w:sz w:val="24"/>
          <w:szCs w:val="24"/>
        </w:rPr>
        <w:t xml:space="preserve"> </w:t>
      </w:r>
      <w:r w:rsidR="00213659">
        <w:rPr>
          <w:sz w:val="24"/>
          <w:szCs w:val="24"/>
        </w:rPr>
        <w:t>data</w:t>
      </w:r>
      <w:r w:rsidR="00213659">
        <w:rPr>
          <w:spacing w:val="-4"/>
          <w:sz w:val="24"/>
          <w:szCs w:val="24"/>
        </w:rPr>
        <w:t xml:space="preserve"> </w:t>
      </w:r>
      <w:r w:rsidR="00213659">
        <w:rPr>
          <w:sz w:val="24"/>
          <w:szCs w:val="24"/>
        </w:rPr>
        <w:t>using</w:t>
      </w:r>
      <w:r w:rsidR="00213659">
        <w:rPr>
          <w:spacing w:val="-5"/>
          <w:sz w:val="24"/>
          <w:szCs w:val="24"/>
        </w:rPr>
        <w:t xml:space="preserve"> </w:t>
      </w:r>
      <w:r w:rsidR="00213659">
        <w:rPr>
          <w:sz w:val="24"/>
          <w:szCs w:val="24"/>
        </w:rPr>
        <w:t>a</w:t>
      </w:r>
      <w:r w:rsidR="00213659">
        <w:rPr>
          <w:spacing w:val="-1"/>
          <w:sz w:val="24"/>
          <w:szCs w:val="24"/>
        </w:rPr>
        <w:t xml:space="preserve"> </w:t>
      </w:r>
      <w:r w:rsidR="00213659">
        <w:rPr>
          <w:sz w:val="24"/>
          <w:szCs w:val="24"/>
        </w:rPr>
        <w:t>r</w:t>
      </w:r>
      <w:r w:rsidR="00213659">
        <w:rPr>
          <w:spacing w:val="-4"/>
          <w:sz w:val="24"/>
          <w:szCs w:val="24"/>
        </w:rPr>
        <w:t>e</w:t>
      </w:r>
      <w:r w:rsidR="00213659">
        <w:rPr>
          <w:sz w:val="24"/>
          <w:szCs w:val="24"/>
        </w:rPr>
        <w:t>gression</w:t>
      </w:r>
      <w:r w:rsidR="00213659">
        <w:rPr>
          <w:spacing w:val="-10"/>
          <w:sz w:val="24"/>
          <w:szCs w:val="24"/>
        </w:rPr>
        <w:t xml:space="preserve"> </w:t>
      </w:r>
      <w:r w:rsidR="00213659">
        <w:rPr>
          <w:sz w:val="24"/>
          <w:szCs w:val="24"/>
        </w:rPr>
        <w:t>which</w:t>
      </w:r>
      <w:r w:rsidR="00213659">
        <w:rPr>
          <w:spacing w:val="-6"/>
          <w:sz w:val="24"/>
          <w:szCs w:val="24"/>
        </w:rPr>
        <w:t xml:space="preserve"> </w:t>
      </w:r>
      <w:r w:rsidR="00213659">
        <w:rPr>
          <w:sz w:val="24"/>
          <w:szCs w:val="24"/>
        </w:rPr>
        <w:t>modeled</w:t>
      </w:r>
      <w:r w:rsidR="00213659">
        <w:rPr>
          <w:spacing w:val="-8"/>
          <w:sz w:val="24"/>
          <w:szCs w:val="24"/>
        </w:rPr>
        <w:t xml:space="preserve"> </w:t>
      </w:r>
      <w:r w:rsidR="00213659">
        <w:rPr>
          <w:sz w:val="24"/>
          <w:szCs w:val="24"/>
        </w:rPr>
        <w:t>the</w:t>
      </w:r>
      <w:r w:rsidR="00213659">
        <w:rPr>
          <w:spacing w:val="-3"/>
          <w:sz w:val="24"/>
          <w:szCs w:val="24"/>
        </w:rPr>
        <w:t xml:space="preserve"> </w:t>
      </w:r>
      <w:r w:rsidR="00213659">
        <w:rPr>
          <w:sz w:val="24"/>
          <w:szCs w:val="24"/>
        </w:rPr>
        <w:t>mean</w:t>
      </w:r>
      <w:r w:rsidR="00213659">
        <w:rPr>
          <w:spacing w:val="-5"/>
          <w:sz w:val="24"/>
          <w:szCs w:val="24"/>
        </w:rPr>
        <w:t xml:space="preserve"> </w:t>
      </w:r>
      <w:r w:rsidR="00213659">
        <w:rPr>
          <w:sz w:val="24"/>
          <w:szCs w:val="24"/>
        </w:rPr>
        <w:t>score</w:t>
      </w:r>
      <w:r w:rsidR="00213659">
        <w:rPr>
          <w:spacing w:val="-5"/>
          <w:sz w:val="24"/>
          <w:szCs w:val="24"/>
        </w:rPr>
        <w:t xml:space="preserve"> </w:t>
      </w:r>
      <w:r w:rsidR="00213659">
        <w:rPr>
          <w:sz w:val="24"/>
          <w:szCs w:val="24"/>
        </w:rPr>
        <w:t>in</w:t>
      </w:r>
      <w:r w:rsidR="00213659">
        <w:rPr>
          <w:spacing w:val="-2"/>
          <w:sz w:val="24"/>
          <w:szCs w:val="24"/>
        </w:rPr>
        <w:t xml:space="preserve"> </w:t>
      </w:r>
      <w:r w:rsidR="00213659">
        <w:rPr>
          <w:sz w:val="24"/>
          <w:szCs w:val="24"/>
        </w:rPr>
        <w:t>a</w:t>
      </w:r>
      <w:r w:rsidR="00213659">
        <w:rPr>
          <w:spacing w:val="-1"/>
          <w:sz w:val="24"/>
          <w:szCs w:val="24"/>
        </w:rPr>
        <w:t xml:space="preserve"> </w:t>
      </w:r>
      <w:r w:rsidR="00213659">
        <w:rPr>
          <w:sz w:val="24"/>
          <w:szCs w:val="24"/>
        </w:rPr>
        <w:t>participant</w:t>
      </w:r>
      <w:r w:rsidR="00213659">
        <w:rPr>
          <w:spacing w:val="-10"/>
          <w:sz w:val="24"/>
          <w:szCs w:val="24"/>
        </w:rPr>
        <w:t xml:space="preserve"> </w:t>
      </w:r>
      <w:r w:rsidR="00213659">
        <w:rPr>
          <w:sz w:val="24"/>
          <w:szCs w:val="24"/>
        </w:rPr>
        <w:t>group</w:t>
      </w:r>
    </w:p>
    <w:p w14:paraId="21A12B1B" w14:textId="77777777" w:rsidR="001204D4" w:rsidRDefault="001204D4">
      <w:pPr>
        <w:spacing w:before="5" w:line="160" w:lineRule="exact"/>
        <w:rPr>
          <w:sz w:val="17"/>
          <w:szCs w:val="17"/>
        </w:rPr>
      </w:pPr>
    </w:p>
    <w:p w14:paraId="3EFF7CDB" w14:textId="77777777" w:rsidR="001204D4" w:rsidRDefault="00213659">
      <w:pPr>
        <w:spacing w:line="409" w:lineRule="auto"/>
        <w:ind w:left="120" w:right="85" w:firstLine="279"/>
        <w:jc w:val="both"/>
        <w:sectPr w:rsidR="001204D4">
          <w:pgSz w:w="12240" w:h="15840"/>
          <w:pgMar w:top="960" w:right="1320" w:bottom="280" w:left="1320" w:header="736" w:footer="0" w:gutter="0"/>
          <w:cols w:space="720"/>
        </w:sectPr>
      </w:pPr>
      <w:r>
        <w:rPr>
          <w:position w:val="7"/>
          <w:sz w:val="14"/>
          <w:szCs w:val="14"/>
        </w:rPr>
        <w:t>4</w:t>
      </w:r>
      <w:r>
        <w:rPr>
          <w:spacing w:val="29"/>
          <w:position w:val="7"/>
          <w:sz w:val="14"/>
          <w:szCs w:val="14"/>
        </w:rPr>
        <w:t xml:space="preserve"> </w:t>
      </w:r>
      <w:proofErr w:type="gramStart"/>
      <w:r>
        <w:t>Recall that</w:t>
      </w:r>
      <w:r>
        <w:rPr>
          <w:spacing w:val="2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participants</w:t>
      </w:r>
      <w:r>
        <w:rPr>
          <w:spacing w:val="-4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t>mostly in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3/3</w:t>
      </w:r>
      <w:r>
        <w:rPr>
          <w:spacing w:val="2"/>
        </w:rPr>
        <w:t xml:space="preserve"> </w:t>
      </w:r>
      <w:r>
        <w:t>conditions</w:t>
      </w:r>
      <w:r>
        <w:rPr>
          <w:spacing w:val="-3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t>did</w:t>
      </w:r>
      <w:r>
        <w:rPr>
          <w:spacing w:val="2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rece</w:t>
      </w:r>
      <w:r>
        <w:rPr>
          <w:spacing w:val="-5"/>
        </w:rPr>
        <w:t>i</w:t>
      </w:r>
      <w:r>
        <w:rPr>
          <w:spacing w:val="-3"/>
        </w:rPr>
        <w:t>v</w:t>
      </w:r>
      <w:r>
        <w:t>e</w:t>
      </w:r>
      <w:r>
        <w:rPr>
          <w:spacing w:val="-1"/>
        </w:rPr>
        <w:t xml:space="preserve"> </w:t>
      </w:r>
      <w:r>
        <w:t>catch</w:t>
      </w:r>
      <w:proofErr w:type="gramEnd"/>
      <w:r>
        <w:rPr>
          <w:spacing w:val="1"/>
        </w:rPr>
        <w:t xml:space="preserve"> </w:t>
      </w:r>
      <w:r>
        <w:t>trials</w:t>
      </w:r>
      <w:r>
        <w:rPr>
          <w:spacing w:val="1"/>
        </w:rPr>
        <w:t xml:space="preserve"> </w:t>
      </w:r>
      <w:r>
        <w:t>(see</w:t>
      </w:r>
      <w:r>
        <w:rPr>
          <w:spacing w:val="2"/>
        </w:rPr>
        <w:t xml:space="preserve"> </w:t>
      </w:r>
      <w:r>
        <w:rPr>
          <w:spacing w:val="-3"/>
        </w:rPr>
        <w:t>F</w:t>
      </w:r>
      <w:r>
        <w:t>ootnote</w:t>
      </w:r>
      <w:r>
        <w:rPr>
          <w:spacing w:val="-2"/>
        </w:rPr>
        <w:t xml:space="preserve"> </w:t>
      </w:r>
      <w:r>
        <w:t>3).</w:t>
      </w:r>
      <w:r>
        <w:rPr>
          <w:spacing w:val="26"/>
        </w:rPr>
        <w:t xml:space="preserve"> </w:t>
      </w:r>
      <w:r>
        <w:t>This does</w:t>
      </w:r>
      <w:r>
        <w:rPr>
          <w:spacing w:val="13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bias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results</w:t>
      </w:r>
      <w:r>
        <w:rPr>
          <w:spacing w:val="12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rPr>
          <w:spacing w:val="-2"/>
        </w:rPr>
        <w:t>f</w:t>
      </w:r>
      <w:r>
        <w:rPr>
          <w:spacing w:val="-4"/>
        </w:rPr>
        <w:t>av</w:t>
      </w:r>
      <w:r>
        <w:t>or</w:t>
      </w:r>
      <w:r>
        <w:rPr>
          <w:spacing w:val="13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our</w:t>
      </w:r>
      <w:r>
        <w:rPr>
          <w:spacing w:val="14"/>
        </w:rPr>
        <w:t xml:space="preserve"> </w:t>
      </w:r>
      <w:r>
        <w:rPr>
          <w:spacing w:val="-1"/>
        </w:rPr>
        <w:t>h</w:t>
      </w:r>
      <w:r>
        <w:t>ypothesis;</w:t>
      </w:r>
      <w:r>
        <w:rPr>
          <w:spacing w:val="16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a</w:t>
      </w:r>
      <w:r>
        <w:rPr>
          <w:spacing w:val="-3"/>
        </w:rPr>
        <w:t>n</w:t>
      </w:r>
      <w:r>
        <w:t>ything,</w:t>
      </w:r>
      <w:r>
        <w:rPr>
          <w:spacing w:val="13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wea</w:t>
      </w:r>
      <w:r>
        <w:rPr>
          <w:spacing w:val="-2"/>
        </w:rPr>
        <w:t>k</w:t>
      </w:r>
      <w:r>
        <w:t>ens</w:t>
      </w:r>
      <w:r>
        <w:rPr>
          <w:spacing w:val="10"/>
        </w:rPr>
        <w:t xml:space="preserve"> </w:t>
      </w:r>
      <w:r>
        <w:t>a</w:t>
      </w:r>
      <w:r>
        <w:rPr>
          <w:spacing w:val="-3"/>
        </w:rPr>
        <w:t>n</w:t>
      </w:r>
      <w:r>
        <w:t>y</w:t>
      </w:r>
      <w:r>
        <w:rPr>
          <w:spacing w:val="14"/>
        </w:rPr>
        <w:t xml:space="preserve"> </w:t>
      </w:r>
      <w:r>
        <w:t>e</w:t>
      </w:r>
      <w:r>
        <w:rPr>
          <w:spacing w:val="-5"/>
        </w:rPr>
        <w:t>f</w:t>
      </w:r>
      <w:r>
        <w:t>fect</w:t>
      </w:r>
      <w:r>
        <w:rPr>
          <w:spacing w:val="12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semantic</w:t>
      </w:r>
      <w:r>
        <w:rPr>
          <w:spacing w:val="10"/>
        </w:rPr>
        <w:t xml:space="preserve"> </w:t>
      </w:r>
      <w:r>
        <w:t>coherence,</w:t>
      </w:r>
      <w:r>
        <w:rPr>
          <w:spacing w:val="12"/>
        </w:rPr>
        <w:t xml:space="preserve"> </w:t>
      </w:r>
      <w:r>
        <w:t>as it</w:t>
      </w:r>
      <w:r>
        <w:rPr>
          <w:spacing w:val="12"/>
        </w:rPr>
        <w:t xml:space="preserve"> </w:t>
      </w:r>
      <w:r>
        <w:t>introduces</w:t>
      </w:r>
      <w:r>
        <w:rPr>
          <w:spacing w:val="5"/>
        </w:rPr>
        <w:t xml:space="preserve"> </w:t>
      </w:r>
      <w:r>
        <w:t>noise</w:t>
      </w:r>
      <w:r>
        <w:rPr>
          <w:spacing w:val="9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highest</w:t>
      </w:r>
      <w:r>
        <w:rPr>
          <w:spacing w:val="8"/>
        </w:rPr>
        <w:t xml:space="preserve"> </w:t>
      </w:r>
      <w:r>
        <w:t>l</w:t>
      </w:r>
      <w:r>
        <w:rPr>
          <w:spacing w:val="-5"/>
        </w:rPr>
        <w:t>e</w:t>
      </w:r>
      <w:r>
        <w:rPr>
          <w:spacing w:val="-3"/>
        </w:rPr>
        <w:t>v</w:t>
      </w:r>
      <w:r>
        <w:t>el</w:t>
      </w:r>
      <w:r>
        <w:rPr>
          <w:spacing w:val="9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semantic</w:t>
      </w:r>
      <w:r>
        <w:rPr>
          <w:spacing w:val="6"/>
        </w:rPr>
        <w:t xml:space="preserve"> </w:t>
      </w:r>
      <w:r>
        <w:t>coherence</w:t>
      </w:r>
      <w:r>
        <w:rPr>
          <w:spacing w:val="5"/>
        </w:rPr>
        <w:t xml:space="preserve"> </w:t>
      </w:r>
      <w:r>
        <w:rPr>
          <w:spacing w:val="-4"/>
        </w:rPr>
        <w:t>b</w:t>
      </w:r>
      <w:r>
        <w:t>ut</w:t>
      </w:r>
      <w:r>
        <w:rPr>
          <w:spacing w:val="11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t>a</w:t>
      </w:r>
      <w:r>
        <w:rPr>
          <w:spacing w:val="-3"/>
        </w:rPr>
        <w:t>n</w:t>
      </w:r>
      <w:r>
        <w:t>y</w:t>
      </w:r>
      <w:r>
        <w:rPr>
          <w:spacing w:val="10"/>
        </w:rPr>
        <w:t xml:space="preserve"> </w:t>
      </w:r>
      <w:r>
        <w:t>other</w:t>
      </w:r>
      <w:r>
        <w:rPr>
          <w:spacing w:val="9"/>
        </w:rPr>
        <w:t xml:space="preserve"> </w:t>
      </w:r>
      <w:r>
        <w:t>l</w:t>
      </w:r>
      <w:r>
        <w:rPr>
          <w:spacing w:val="-5"/>
        </w:rPr>
        <w:t>e</w:t>
      </w:r>
      <w:r>
        <w:rPr>
          <w:spacing w:val="-3"/>
        </w:rPr>
        <w:t>v</w:t>
      </w:r>
      <w:r>
        <w:t>el.  Indeed,</w:t>
      </w:r>
      <w:r>
        <w:rPr>
          <w:spacing w:val="11"/>
        </w:rPr>
        <w:t xml:space="preserve"> </w:t>
      </w:r>
      <w:r>
        <w:t>our</w:t>
      </w:r>
      <w:r>
        <w:rPr>
          <w:spacing w:val="11"/>
        </w:rPr>
        <w:t xml:space="preserve"> </w:t>
      </w:r>
      <w:r>
        <w:t>results</w:t>
      </w:r>
      <w:r>
        <w:rPr>
          <w:spacing w:val="8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not a</w:t>
      </w:r>
      <w:r>
        <w:rPr>
          <w:spacing w:val="-5"/>
        </w:rPr>
        <w:t>f</w:t>
      </w:r>
      <w:r>
        <w:t>fected</w:t>
      </w:r>
      <w:r>
        <w:rPr>
          <w:spacing w:val="-6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including</w:t>
      </w:r>
      <w:r>
        <w:rPr>
          <w:spacing w:val="-8"/>
        </w:rPr>
        <w:t xml:space="preserve"> </w:t>
      </w:r>
      <w:r>
        <w:t>subjects</w:t>
      </w:r>
      <w:r>
        <w:rPr>
          <w:spacing w:val="-6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trials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f</w:t>
      </w:r>
      <w:r>
        <w:t>ailed</w:t>
      </w:r>
      <w:r>
        <w:rPr>
          <w:spacing w:val="-5"/>
        </w:rPr>
        <w:t xml:space="preserve"> </w:t>
      </w:r>
      <w:r>
        <w:t>them.</w:t>
      </w:r>
    </w:p>
    <w:p w14:paraId="6A65B36D" w14:textId="77777777" w:rsidR="001204D4" w:rsidRDefault="001204D4">
      <w:pPr>
        <w:spacing w:before="6" w:line="100" w:lineRule="exact"/>
        <w:rPr>
          <w:sz w:val="11"/>
          <w:szCs w:val="11"/>
        </w:rPr>
      </w:pPr>
    </w:p>
    <w:p w14:paraId="5AA13C94" w14:textId="77777777" w:rsidR="001204D4" w:rsidRDefault="001204D4">
      <w:pPr>
        <w:spacing w:line="200" w:lineRule="exact"/>
      </w:pPr>
    </w:p>
    <w:p w14:paraId="769DEDC0" w14:textId="77777777" w:rsidR="001204D4" w:rsidRDefault="001204D4">
      <w:pPr>
        <w:spacing w:line="200" w:lineRule="exact"/>
      </w:pPr>
    </w:p>
    <w:p w14:paraId="23B6E5D9" w14:textId="77777777" w:rsidR="001204D4" w:rsidRDefault="001204D4">
      <w:pPr>
        <w:spacing w:line="200" w:lineRule="exact"/>
        <w:sectPr w:rsidR="001204D4">
          <w:pgSz w:w="12240" w:h="15840"/>
          <w:pgMar w:top="960" w:right="1320" w:bottom="280" w:left="1340" w:header="736" w:footer="0" w:gutter="0"/>
          <w:cols w:space="720"/>
        </w:sectPr>
      </w:pPr>
    </w:p>
    <w:p w14:paraId="3A9C7C7D" w14:textId="77777777" w:rsidR="001204D4" w:rsidRDefault="001204D4">
      <w:pPr>
        <w:spacing w:before="10" w:line="140" w:lineRule="exact"/>
        <w:rPr>
          <w:sz w:val="14"/>
          <w:szCs w:val="14"/>
        </w:rPr>
      </w:pPr>
    </w:p>
    <w:p w14:paraId="2060AC44" w14:textId="77777777" w:rsidR="001204D4" w:rsidRDefault="00213659">
      <w:pPr>
        <w:spacing w:line="140" w:lineRule="exact"/>
        <w:ind w:left="433" w:right="-42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3"/>
          <w:sz w:val="14"/>
          <w:szCs w:val="14"/>
        </w:rPr>
        <w:t>1.00</w:t>
      </w:r>
    </w:p>
    <w:p w14:paraId="37BD72E9" w14:textId="77777777" w:rsidR="001204D4" w:rsidRDefault="00213659">
      <w:pPr>
        <w:spacing w:before="45"/>
        <w:rPr>
          <w:rFonts w:ascii="Arial" w:eastAsia="Arial" w:hAnsi="Arial" w:cs="Arial"/>
          <w:sz w:val="14"/>
          <w:szCs w:val="14"/>
        </w:rPr>
        <w:sectPr w:rsidR="001204D4">
          <w:type w:val="continuous"/>
          <w:pgSz w:w="12240" w:h="15840"/>
          <w:pgMar w:top="960" w:right="1320" w:bottom="280" w:left="1340" w:header="720" w:footer="720" w:gutter="0"/>
          <w:cols w:num="2" w:space="720" w:equalWidth="0">
            <w:col w:w="714" w:space="1034"/>
            <w:col w:w="7832"/>
          </w:cols>
        </w:sectPr>
      </w:pPr>
      <w:r>
        <w:br w:type="column"/>
      </w:r>
      <w:r>
        <w:rPr>
          <w:rFonts w:ascii="Arial" w:eastAsia="Arial" w:hAnsi="Arial" w:cs="Arial"/>
          <w:sz w:val="14"/>
          <w:szCs w:val="14"/>
        </w:rPr>
        <w:lastRenderedPageBreak/>
        <w:t>Memo</w:t>
      </w:r>
      <w:r>
        <w:rPr>
          <w:rFonts w:ascii="Arial" w:eastAsia="Arial" w:hAnsi="Arial" w:cs="Arial"/>
          <w:spacing w:val="4"/>
          <w:sz w:val="14"/>
          <w:szCs w:val="14"/>
        </w:rPr>
        <w:t>r</w:t>
      </w:r>
      <w:r>
        <w:rPr>
          <w:rFonts w:ascii="Arial" w:eastAsia="Arial" w:hAnsi="Arial" w:cs="Arial"/>
          <w:sz w:val="14"/>
          <w:szCs w:val="14"/>
        </w:rPr>
        <w:t xml:space="preserve">y                                                </w:t>
      </w:r>
      <w:r>
        <w:rPr>
          <w:rFonts w:ascii="Arial" w:eastAsia="Arial" w:hAnsi="Arial" w:cs="Arial"/>
          <w:spacing w:val="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Simila</w:t>
      </w:r>
      <w:r>
        <w:rPr>
          <w:rFonts w:ascii="Arial" w:eastAsia="Arial" w:hAnsi="Arial" w:cs="Arial"/>
          <w:spacing w:val="2"/>
          <w:sz w:val="14"/>
          <w:szCs w:val="14"/>
        </w:rPr>
        <w:t>r</w:t>
      </w:r>
      <w:r>
        <w:rPr>
          <w:rFonts w:ascii="Arial" w:eastAsia="Arial" w:hAnsi="Arial" w:cs="Arial"/>
          <w:sz w:val="14"/>
          <w:szCs w:val="14"/>
        </w:rPr>
        <w:t xml:space="preserve">ity                                     </w:t>
      </w:r>
      <w:r>
        <w:rPr>
          <w:rFonts w:ascii="Arial" w:eastAsia="Arial" w:hAnsi="Arial" w:cs="Arial"/>
          <w:spacing w:val="2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</w:t>
      </w:r>
      <w:r>
        <w:rPr>
          <w:rFonts w:ascii="Arial" w:eastAsia="Arial" w:hAnsi="Arial" w:cs="Arial"/>
          <w:spacing w:val="-4"/>
          <w:sz w:val="14"/>
          <w:szCs w:val="14"/>
        </w:rPr>
        <w:t>f</w:t>
      </w:r>
      <w:r>
        <w:rPr>
          <w:rFonts w:ascii="Arial" w:eastAsia="Arial" w:hAnsi="Arial" w:cs="Arial"/>
          <w:sz w:val="14"/>
          <w:szCs w:val="14"/>
        </w:rPr>
        <w:t>erent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w w:val="103"/>
          <w:sz w:val="14"/>
          <w:szCs w:val="14"/>
        </w:rPr>
        <w:t>assignment</w:t>
      </w:r>
    </w:p>
    <w:p w14:paraId="79EE360C" w14:textId="77777777" w:rsidR="001204D4" w:rsidRDefault="001204D4">
      <w:pPr>
        <w:spacing w:before="7" w:line="240" w:lineRule="exact"/>
        <w:rPr>
          <w:sz w:val="24"/>
          <w:szCs w:val="24"/>
        </w:rPr>
        <w:sectPr w:rsidR="001204D4">
          <w:type w:val="continuous"/>
          <w:pgSz w:w="12240" w:h="15840"/>
          <w:pgMar w:top="960" w:right="1320" w:bottom="280" w:left="1340" w:header="720" w:footer="720" w:gutter="0"/>
          <w:cols w:space="720"/>
        </w:sectPr>
      </w:pPr>
    </w:p>
    <w:p w14:paraId="429C6FA8" w14:textId="77777777" w:rsidR="001204D4" w:rsidRDefault="00213659">
      <w:pPr>
        <w:spacing w:before="45"/>
        <w:ind w:left="433" w:right="-42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3"/>
          <w:sz w:val="14"/>
          <w:szCs w:val="14"/>
        </w:rPr>
        <w:lastRenderedPageBreak/>
        <w:t>0.75</w:t>
      </w:r>
    </w:p>
    <w:p w14:paraId="06745F45" w14:textId="77777777" w:rsidR="001204D4" w:rsidRDefault="00213659">
      <w:pPr>
        <w:spacing w:before="7" w:line="140" w:lineRule="exact"/>
        <w:rPr>
          <w:sz w:val="14"/>
          <w:szCs w:val="14"/>
        </w:rPr>
      </w:pPr>
      <w:r>
        <w:br w:type="column"/>
      </w:r>
    </w:p>
    <w:p w14:paraId="3977885F" w14:textId="77777777" w:rsidR="001204D4" w:rsidRDefault="00213659">
      <w:pPr>
        <w:spacing w:line="140" w:lineRule="exact"/>
        <w:rPr>
          <w:rFonts w:ascii="Arial" w:eastAsia="Arial" w:hAnsi="Arial" w:cs="Arial"/>
          <w:sz w:val="14"/>
          <w:szCs w:val="14"/>
        </w:rPr>
        <w:sectPr w:rsidR="001204D4">
          <w:type w:val="continuous"/>
          <w:pgSz w:w="12240" w:h="15840"/>
          <w:pgMar w:top="960" w:right="1320" w:bottom="280" w:left="1340" w:header="720" w:footer="720" w:gutter="0"/>
          <w:cols w:num="2" w:space="720" w:equalWidth="0">
            <w:col w:w="714" w:space="7585"/>
            <w:col w:w="1281"/>
          </w:cols>
        </w:sectPr>
      </w:pPr>
      <w:r>
        <w:rPr>
          <w:rFonts w:ascii="Arial" w:eastAsia="Arial" w:hAnsi="Arial" w:cs="Arial"/>
          <w:b/>
          <w:w w:val="103"/>
          <w:sz w:val="14"/>
          <w:szCs w:val="14"/>
        </w:rPr>
        <w:t>Coherence</w:t>
      </w:r>
    </w:p>
    <w:p w14:paraId="39B78818" w14:textId="77777777" w:rsidR="001204D4" w:rsidRDefault="001204D4">
      <w:pPr>
        <w:spacing w:before="1" w:line="180" w:lineRule="exact"/>
        <w:rPr>
          <w:sz w:val="19"/>
          <w:szCs w:val="19"/>
        </w:rPr>
      </w:pPr>
    </w:p>
    <w:p w14:paraId="50ECC38E" w14:textId="77777777" w:rsidR="001204D4" w:rsidRDefault="00887739">
      <w:pPr>
        <w:ind w:left="402" w:right="335"/>
        <w:jc w:val="center"/>
        <w:rPr>
          <w:rFonts w:ascii="Arial" w:eastAsia="Arial" w:hAnsi="Arial" w:cs="Arial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461" behindDoc="1" locked="0" layoutInCell="1" allowOverlap="1" wp14:anchorId="6DBB0B22" wp14:editId="3BA6F9CF">
                <wp:simplePos x="0" y="0"/>
                <wp:positionH relativeFrom="page">
                  <wp:posOffset>990600</wp:posOffset>
                </wp:positionH>
                <wp:positionV relativeFrom="paragraph">
                  <wp:posOffset>8255</wp:posOffset>
                </wp:positionV>
                <wp:extent cx="135255" cy="312420"/>
                <wp:effectExtent l="0" t="0" r="4445" b="0"/>
                <wp:wrapNone/>
                <wp:docPr id="865" name="Text Box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255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3C262B" w14:textId="77777777" w:rsidR="003C0DF2" w:rsidRDefault="003C0DF2">
                            <w:pPr>
                              <w:spacing w:before="1"/>
                              <w:ind w:left="20" w:right="-26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2"/>
                                <w:sz w:val="17"/>
                                <w:szCs w:val="17"/>
                              </w:rPr>
                              <w:t>Score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1" o:spid="_x0000_s1028" type="#_x0000_t202" style="position:absolute;left:0;text-align:left;margin-left:78pt;margin-top:.65pt;width:10.65pt;height:24.6pt;z-index:-30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" filled="f" stroked="f">
                <v:textbox style="layout-flow:vertical;mso-layout-flow-alt:bottom-to-top" inset="0,0,0,0">
                  <w:txbxContent>
                    <w:p w14:paraId="483C262B" w14:textId="77777777" w:rsidR="003C0DF2" w:rsidRDefault="003C0DF2">
                      <w:pPr>
                        <w:spacing w:before="1"/>
                        <w:ind w:left="20" w:right="-26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02"/>
                          <w:sz w:val="17"/>
                          <w:szCs w:val="17"/>
                        </w:rPr>
                        <w:t>Score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13659">
        <w:rPr>
          <w:rFonts w:ascii="Arial" w:eastAsia="Arial" w:hAnsi="Arial" w:cs="Arial"/>
          <w:w w:val="103"/>
          <w:sz w:val="14"/>
          <w:szCs w:val="14"/>
        </w:rPr>
        <w:t>0.50</w:t>
      </w:r>
    </w:p>
    <w:p w14:paraId="2616F953" w14:textId="77777777" w:rsidR="001204D4" w:rsidRDefault="001204D4">
      <w:pPr>
        <w:spacing w:before="10" w:line="280" w:lineRule="exact"/>
        <w:rPr>
          <w:sz w:val="28"/>
          <w:szCs w:val="28"/>
        </w:rPr>
      </w:pPr>
    </w:p>
    <w:p w14:paraId="5A67BDB7" w14:textId="77777777" w:rsidR="001204D4" w:rsidRDefault="00213659">
      <w:pPr>
        <w:ind w:left="402" w:right="335"/>
        <w:jc w:val="center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3"/>
          <w:sz w:val="14"/>
          <w:szCs w:val="14"/>
        </w:rPr>
        <w:t>0.25</w:t>
      </w:r>
    </w:p>
    <w:p w14:paraId="58E60A25" w14:textId="77777777" w:rsidR="001204D4" w:rsidRDefault="00213659">
      <w:pPr>
        <w:spacing w:before="4"/>
        <w:ind w:right="114"/>
        <w:jc w:val="righ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9"/>
          <w:sz w:val="13"/>
          <w:szCs w:val="13"/>
        </w:rPr>
        <w:t>3</w:t>
      </w:r>
    </w:p>
    <w:p w14:paraId="0C20002A" w14:textId="77777777" w:rsidR="001204D4" w:rsidRDefault="00213659">
      <w:pPr>
        <w:spacing w:before="55" w:line="200" w:lineRule="exact"/>
        <w:ind w:right="76"/>
        <w:jc w:val="righ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position w:val="-4"/>
          <w:sz w:val="14"/>
          <w:szCs w:val="14"/>
        </w:rPr>
        <w:t xml:space="preserve">0.00    </w:t>
      </w:r>
      <w:r>
        <w:rPr>
          <w:rFonts w:ascii="Arial" w:eastAsia="Arial" w:hAnsi="Arial" w:cs="Arial"/>
          <w:spacing w:val="31"/>
          <w:position w:val="-4"/>
          <w:sz w:val="14"/>
          <w:szCs w:val="14"/>
        </w:rPr>
        <w:t xml:space="preserve"> </w:t>
      </w:r>
      <w:r>
        <w:rPr>
          <w:rFonts w:ascii="Arial" w:eastAsia="Arial" w:hAnsi="Arial" w:cs="Arial"/>
          <w:w w:val="99"/>
          <w:position w:val="5"/>
          <w:sz w:val="13"/>
          <w:szCs w:val="13"/>
        </w:rPr>
        <w:t>2</w:t>
      </w:r>
    </w:p>
    <w:p w14:paraId="42B3131D" w14:textId="77777777" w:rsidR="001204D4" w:rsidRDefault="00213659">
      <w:pPr>
        <w:spacing w:line="100" w:lineRule="exact"/>
        <w:jc w:val="righ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pacing w:val="-34"/>
          <w:w w:val="99"/>
          <w:position w:val="2"/>
          <w:sz w:val="13"/>
          <w:szCs w:val="13"/>
        </w:rPr>
        <w:t>1</w:t>
      </w:r>
      <w:r>
        <w:rPr>
          <w:rFonts w:ascii="Arial" w:eastAsia="Arial" w:hAnsi="Arial" w:cs="Arial"/>
          <w:w w:val="99"/>
          <w:sz w:val="13"/>
          <w:szCs w:val="13"/>
        </w:rPr>
        <w:t>0</w:t>
      </w:r>
    </w:p>
    <w:p w14:paraId="6AF120CA" w14:textId="77777777" w:rsidR="001204D4" w:rsidRDefault="00213659">
      <w:pPr>
        <w:spacing w:line="200" w:lineRule="exact"/>
      </w:pPr>
      <w:r>
        <w:br w:type="column"/>
      </w:r>
    </w:p>
    <w:p w14:paraId="3F83DCBE" w14:textId="77777777" w:rsidR="001204D4" w:rsidRDefault="001204D4">
      <w:pPr>
        <w:spacing w:before="15" w:line="260" w:lineRule="exact"/>
        <w:rPr>
          <w:sz w:val="26"/>
          <w:szCs w:val="26"/>
        </w:rPr>
      </w:pPr>
    </w:p>
    <w:p w14:paraId="40B84C80" w14:textId="77777777" w:rsidR="001204D4" w:rsidRDefault="00213659">
      <w:pPr>
        <w:ind w:right="114"/>
        <w:jc w:val="righ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9"/>
          <w:sz w:val="13"/>
          <w:szCs w:val="13"/>
        </w:rPr>
        <w:t>3</w:t>
      </w:r>
    </w:p>
    <w:p w14:paraId="795B9E6B" w14:textId="77777777" w:rsidR="001204D4" w:rsidRDefault="00213659">
      <w:pPr>
        <w:spacing w:before="59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3</w:t>
      </w:r>
    </w:p>
    <w:p w14:paraId="4AD9597E" w14:textId="77777777" w:rsidR="001204D4" w:rsidRDefault="00213659">
      <w:pPr>
        <w:spacing w:before="34"/>
        <w:ind w:left="38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2</w:t>
      </w:r>
    </w:p>
    <w:p w14:paraId="0F4B22E6" w14:textId="77777777" w:rsidR="001204D4" w:rsidRDefault="00213659">
      <w:pPr>
        <w:spacing w:before="25"/>
        <w:ind w:left="76" w:right="-54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pacing w:val="-34"/>
          <w:position w:val="-6"/>
          <w:sz w:val="13"/>
          <w:szCs w:val="13"/>
        </w:rPr>
        <w:t>1</w:t>
      </w:r>
      <w:r>
        <w:rPr>
          <w:rFonts w:ascii="Arial" w:eastAsia="Arial" w:hAnsi="Arial" w:cs="Arial"/>
          <w:position w:val="-8"/>
          <w:sz w:val="13"/>
          <w:szCs w:val="13"/>
        </w:rPr>
        <w:t xml:space="preserve">0      </w:t>
      </w:r>
      <w:r>
        <w:rPr>
          <w:rFonts w:ascii="Arial" w:eastAsia="Arial" w:hAnsi="Arial" w:cs="Arial"/>
          <w:spacing w:val="26"/>
          <w:position w:val="-8"/>
          <w:sz w:val="13"/>
          <w:szCs w:val="13"/>
        </w:rPr>
        <w:t xml:space="preserve"> </w:t>
      </w:r>
      <w:r>
        <w:rPr>
          <w:rFonts w:ascii="Arial" w:eastAsia="Arial" w:hAnsi="Arial" w:cs="Arial"/>
          <w:spacing w:val="-34"/>
          <w:sz w:val="13"/>
          <w:szCs w:val="13"/>
        </w:rPr>
        <w:t>2</w:t>
      </w:r>
      <w:r>
        <w:rPr>
          <w:rFonts w:ascii="Arial" w:eastAsia="Arial" w:hAnsi="Arial" w:cs="Arial"/>
          <w:spacing w:val="-34"/>
          <w:position w:val="-4"/>
          <w:sz w:val="13"/>
          <w:szCs w:val="13"/>
        </w:rPr>
        <w:t>1</w:t>
      </w:r>
      <w:r>
        <w:rPr>
          <w:rFonts w:ascii="Arial" w:eastAsia="Arial" w:hAnsi="Arial" w:cs="Arial"/>
          <w:position w:val="1"/>
          <w:sz w:val="13"/>
          <w:szCs w:val="13"/>
        </w:rPr>
        <w:t>0</w:t>
      </w:r>
    </w:p>
    <w:p w14:paraId="50868927" w14:textId="77777777" w:rsidR="001204D4" w:rsidRDefault="00213659">
      <w:pPr>
        <w:spacing w:line="200" w:lineRule="exact"/>
      </w:pPr>
      <w:r>
        <w:br w:type="column"/>
      </w:r>
    </w:p>
    <w:p w14:paraId="54486E77" w14:textId="77777777" w:rsidR="001204D4" w:rsidRDefault="001204D4">
      <w:pPr>
        <w:spacing w:before="19" w:line="200" w:lineRule="exact"/>
      </w:pPr>
    </w:p>
    <w:p w14:paraId="79C2A823" w14:textId="77777777" w:rsidR="001204D4" w:rsidRDefault="00213659">
      <w:pPr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3</w:t>
      </w:r>
    </w:p>
    <w:p w14:paraId="3BB94FE9" w14:textId="77777777" w:rsidR="001204D4" w:rsidRDefault="001204D4">
      <w:pPr>
        <w:spacing w:before="11" w:line="280" w:lineRule="exact"/>
        <w:rPr>
          <w:sz w:val="28"/>
          <w:szCs w:val="28"/>
        </w:rPr>
      </w:pPr>
    </w:p>
    <w:p w14:paraId="4F3B6799" w14:textId="77777777" w:rsidR="001204D4" w:rsidRDefault="00213659">
      <w:pPr>
        <w:spacing w:line="120" w:lineRule="exact"/>
        <w:ind w:right="114"/>
        <w:jc w:val="righ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9"/>
          <w:position w:val="-2"/>
          <w:sz w:val="13"/>
          <w:szCs w:val="13"/>
        </w:rPr>
        <w:t>3</w:t>
      </w:r>
    </w:p>
    <w:p w14:paraId="35023D23" w14:textId="77777777" w:rsidR="001204D4" w:rsidRDefault="00213659">
      <w:pPr>
        <w:spacing w:line="120" w:lineRule="exact"/>
        <w:ind w:left="38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position w:val="3"/>
          <w:sz w:val="13"/>
          <w:szCs w:val="13"/>
        </w:rPr>
        <w:t xml:space="preserve">2       </w:t>
      </w:r>
      <w:r>
        <w:rPr>
          <w:rFonts w:ascii="Arial" w:eastAsia="Arial" w:hAnsi="Arial" w:cs="Arial"/>
          <w:spacing w:val="30"/>
          <w:position w:val="3"/>
          <w:sz w:val="13"/>
          <w:szCs w:val="13"/>
        </w:rPr>
        <w:t xml:space="preserve"> </w:t>
      </w:r>
      <w:r>
        <w:rPr>
          <w:rFonts w:ascii="Arial" w:eastAsia="Arial" w:hAnsi="Arial" w:cs="Arial"/>
          <w:position w:val="-2"/>
          <w:sz w:val="13"/>
          <w:szCs w:val="13"/>
        </w:rPr>
        <w:t>2</w:t>
      </w:r>
    </w:p>
    <w:p w14:paraId="31F0386A" w14:textId="77777777" w:rsidR="001204D4" w:rsidRDefault="00213659">
      <w:pPr>
        <w:spacing w:line="160" w:lineRule="exact"/>
        <w:ind w:left="76" w:right="-46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pacing w:val="-34"/>
          <w:position w:val="4"/>
          <w:sz w:val="13"/>
          <w:szCs w:val="13"/>
        </w:rPr>
        <w:t>1</w:t>
      </w:r>
      <w:r>
        <w:rPr>
          <w:rFonts w:ascii="Arial" w:eastAsia="Arial" w:hAnsi="Arial" w:cs="Arial"/>
          <w:position w:val="2"/>
          <w:sz w:val="13"/>
          <w:szCs w:val="13"/>
        </w:rPr>
        <w:t xml:space="preserve">0      </w:t>
      </w:r>
      <w:r>
        <w:rPr>
          <w:rFonts w:ascii="Arial" w:eastAsia="Arial" w:hAnsi="Arial" w:cs="Arial"/>
          <w:spacing w:val="28"/>
          <w:position w:val="2"/>
          <w:sz w:val="13"/>
          <w:szCs w:val="13"/>
        </w:rPr>
        <w:t xml:space="preserve"> </w:t>
      </w:r>
      <w:r>
        <w:rPr>
          <w:rFonts w:ascii="Arial" w:eastAsia="Arial" w:hAnsi="Arial" w:cs="Arial"/>
          <w:spacing w:val="-34"/>
          <w:position w:val="2"/>
          <w:sz w:val="13"/>
          <w:szCs w:val="13"/>
        </w:rPr>
        <w:t>1</w:t>
      </w:r>
      <w:r>
        <w:rPr>
          <w:rFonts w:ascii="Arial" w:eastAsia="Arial" w:hAnsi="Arial" w:cs="Arial"/>
          <w:position w:val="-1"/>
          <w:sz w:val="13"/>
          <w:szCs w:val="13"/>
        </w:rPr>
        <w:t>0</w:t>
      </w:r>
    </w:p>
    <w:p w14:paraId="67B10609" w14:textId="77777777" w:rsidR="001204D4" w:rsidRDefault="00213659">
      <w:pPr>
        <w:spacing w:line="200" w:lineRule="exact"/>
      </w:pPr>
      <w:r>
        <w:br w:type="column"/>
      </w:r>
    </w:p>
    <w:p w14:paraId="0D4164B5" w14:textId="77777777" w:rsidR="001204D4" w:rsidRDefault="001204D4">
      <w:pPr>
        <w:spacing w:line="200" w:lineRule="exact"/>
      </w:pPr>
    </w:p>
    <w:p w14:paraId="20C13AA3" w14:textId="77777777" w:rsidR="001204D4" w:rsidRDefault="001204D4">
      <w:pPr>
        <w:spacing w:before="8" w:line="260" w:lineRule="exact"/>
        <w:rPr>
          <w:sz w:val="26"/>
          <w:szCs w:val="26"/>
        </w:rPr>
      </w:pPr>
    </w:p>
    <w:p w14:paraId="2FF3529D" w14:textId="77777777" w:rsidR="001204D4" w:rsidRDefault="00213659">
      <w:pPr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 xml:space="preserve">3        </w:t>
      </w:r>
      <w:r>
        <w:rPr>
          <w:rFonts w:ascii="Arial" w:eastAsia="Arial" w:hAnsi="Arial" w:cs="Arial"/>
          <w:spacing w:val="30"/>
          <w:sz w:val="13"/>
          <w:szCs w:val="13"/>
        </w:rPr>
        <w:t xml:space="preserve"> </w:t>
      </w:r>
      <w:r>
        <w:rPr>
          <w:rFonts w:ascii="Arial" w:eastAsia="Arial" w:hAnsi="Arial" w:cs="Arial"/>
          <w:position w:val="-8"/>
          <w:sz w:val="13"/>
          <w:szCs w:val="13"/>
        </w:rPr>
        <w:t>3</w:t>
      </w:r>
    </w:p>
    <w:p w14:paraId="24B50AE2" w14:textId="77777777" w:rsidR="001204D4" w:rsidRDefault="00213659">
      <w:pPr>
        <w:spacing w:line="160" w:lineRule="exact"/>
        <w:ind w:left="38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position w:val="-2"/>
          <w:sz w:val="13"/>
          <w:szCs w:val="13"/>
        </w:rPr>
        <w:t xml:space="preserve">2        </w:t>
      </w:r>
      <w:r>
        <w:rPr>
          <w:rFonts w:ascii="Arial" w:eastAsia="Arial" w:hAnsi="Arial" w:cs="Arial"/>
          <w:spacing w:val="30"/>
          <w:position w:val="-2"/>
          <w:sz w:val="13"/>
          <w:szCs w:val="13"/>
        </w:rPr>
        <w:t xml:space="preserve"> </w:t>
      </w:r>
      <w:r>
        <w:rPr>
          <w:rFonts w:ascii="Arial" w:eastAsia="Arial" w:hAnsi="Arial" w:cs="Arial"/>
          <w:position w:val="2"/>
          <w:sz w:val="13"/>
          <w:szCs w:val="13"/>
        </w:rPr>
        <w:t>2</w:t>
      </w:r>
    </w:p>
    <w:p w14:paraId="506F3C45" w14:textId="77777777" w:rsidR="001204D4" w:rsidRDefault="00887739">
      <w:pPr>
        <w:spacing w:line="180" w:lineRule="exact"/>
        <w:ind w:left="76" w:right="-48"/>
        <w:rPr>
          <w:rFonts w:ascii="Arial" w:eastAsia="Arial" w:hAnsi="Arial" w:cs="Arial"/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503313459" behindDoc="1" locked="0" layoutInCell="1" allowOverlap="1" wp14:anchorId="0FCA47C1" wp14:editId="5E2F6A83">
            <wp:simplePos x="0" y="0"/>
            <wp:positionH relativeFrom="page">
              <wp:posOffset>1324610</wp:posOffset>
            </wp:positionH>
            <wp:positionV relativeFrom="page">
              <wp:posOffset>1082040</wp:posOffset>
            </wp:positionV>
            <wp:extent cx="4669155" cy="1555750"/>
            <wp:effectExtent l="0" t="0" r="4445" b="0"/>
            <wp:wrapNone/>
            <wp:docPr id="864" name="Picture 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155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3659">
        <w:rPr>
          <w:rFonts w:ascii="Arial" w:eastAsia="Arial" w:hAnsi="Arial" w:cs="Arial"/>
          <w:spacing w:val="-34"/>
          <w:position w:val="-1"/>
          <w:sz w:val="13"/>
          <w:szCs w:val="13"/>
        </w:rPr>
        <w:t>1</w:t>
      </w:r>
      <w:r w:rsidR="00213659">
        <w:rPr>
          <w:rFonts w:ascii="Arial" w:eastAsia="Arial" w:hAnsi="Arial" w:cs="Arial"/>
          <w:position w:val="3"/>
          <w:sz w:val="13"/>
          <w:szCs w:val="13"/>
        </w:rPr>
        <w:t xml:space="preserve">0       </w:t>
      </w:r>
      <w:r w:rsidR="00213659">
        <w:rPr>
          <w:rFonts w:ascii="Arial" w:eastAsia="Arial" w:hAnsi="Arial" w:cs="Arial"/>
          <w:spacing w:val="28"/>
          <w:position w:val="3"/>
          <w:sz w:val="13"/>
          <w:szCs w:val="13"/>
        </w:rPr>
        <w:t xml:space="preserve"> </w:t>
      </w:r>
      <w:r w:rsidR="00213659">
        <w:rPr>
          <w:rFonts w:ascii="Arial" w:eastAsia="Arial" w:hAnsi="Arial" w:cs="Arial"/>
          <w:spacing w:val="-34"/>
          <w:position w:val="4"/>
          <w:sz w:val="13"/>
          <w:szCs w:val="13"/>
        </w:rPr>
        <w:t>1</w:t>
      </w:r>
      <w:r w:rsidR="00213659">
        <w:rPr>
          <w:rFonts w:ascii="Arial" w:eastAsia="Arial" w:hAnsi="Arial" w:cs="Arial"/>
          <w:position w:val="5"/>
          <w:sz w:val="13"/>
          <w:szCs w:val="13"/>
        </w:rPr>
        <w:t>0</w:t>
      </w:r>
    </w:p>
    <w:p w14:paraId="5667F76F" w14:textId="77777777" w:rsidR="001204D4" w:rsidRDefault="00213659">
      <w:pPr>
        <w:spacing w:before="1" w:line="140" w:lineRule="exact"/>
        <w:rPr>
          <w:sz w:val="15"/>
          <w:szCs w:val="15"/>
        </w:rPr>
      </w:pPr>
      <w:r>
        <w:br w:type="column"/>
      </w:r>
    </w:p>
    <w:p w14:paraId="6D8C4B64" w14:textId="77777777" w:rsidR="001204D4" w:rsidRDefault="001204D4">
      <w:pPr>
        <w:spacing w:line="200" w:lineRule="exact"/>
      </w:pPr>
    </w:p>
    <w:p w14:paraId="3A353503" w14:textId="77777777" w:rsidR="001204D4" w:rsidRDefault="00213659">
      <w:pPr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position w:val="-13"/>
          <w:sz w:val="13"/>
          <w:szCs w:val="13"/>
        </w:rPr>
        <w:t xml:space="preserve">3                   </w:t>
      </w:r>
      <w:r>
        <w:rPr>
          <w:rFonts w:ascii="Arial" w:eastAsia="Arial" w:hAnsi="Arial" w:cs="Arial"/>
          <w:spacing w:val="25"/>
          <w:position w:val="-13"/>
          <w:sz w:val="13"/>
          <w:szCs w:val="13"/>
        </w:rPr>
        <w:t xml:space="preserve"> </w:t>
      </w:r>
      <w:r>
        <w:rPr>
          <w:rFonts w:ascii="Arial" w:eastAsia="Arial" w:hAnsi="Arial" w:cs="Arial"/>
          <w:spacing w:val="-34"/>
          <w:position w:val="-5"/>
          <w:sz w:val="13"/>
          <w:szCs w:val="13"/>
        </w:rPr>
        <w:t>3</w:t>
      </w:r>
      <w:r>
        <w:rPr>
          <w:rFonts w:ascii="Arial" w:eastAsia="Arial" w:hAnsi="Arial" w:cs="Arial"/>
          <w:position w:val="-9"/>
          <w:sz w:val="13"/>
          <w:szCs w:val="13"/>
        </w:rPr>
        <w:t xml:space="preserve">2       </w:t>
      </w:r>
      <w:r>
        <w:rPr>
          <w:rFonts w:ascii="Arial" w:eastAsia="Arial" w:hAnsi="Arial" w:cs="Arial"/>
          <w:spacing w:val="28"/>
          <w:position w:val="-9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3</w:t>
      </w:r>
    </w:p>
    <w:p w14:paraId="263F8D55" w14:textId="77777777" w:rsidR="001204D4" w:rsidRDefault="001204D4">
      <w:pPr>
        <w:spacing w:before="4" w:line="100" w:lineRule="exact"/>
        <w:rPr>
          <w:sz w:val="10"/>
          <w:szCs w:val="10"/>
        </w:rPr>
      </w:pPr>
    </w:p>
    <w:p w14:paraId="6F1DB62A" w14:textId="77777777" w:rsidR="001204D4" w:rsidRDefault="00213659">
      <w:pPr>
        <w:spacing w:line="120" w:lineRule="exact"/>
        <w:ind w:left="391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position w:val="-2"/>
          <w:sz w:val="13"/>
          <w:szCs w:val="13"/>
        </w:rPr>
        <w:t>3</w:t>
      </w:r>
    </w:p>
    <w:p w14:paraId="61E2639D" w14:textId="77777777" w:rsidR="001204D4" w:rsidRDefault="00213659">
      <w:pPr>
        <w:spacing w:line="100" w:lineRule="exact"/>
        <w:ind w:left="430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pacing w:val="-34"/>
          <w:position w:val="-1"/>
          <w:sz w:val="13"/>
          <w:szCs w:val="13"/>
        </w:rPr>
        <w:t>2</w:t>
      </w:r>
      <w:r>
        <w:rPr>
          <w:rFonts w:ascii="Arial" w:eastAsia="Arial" w:hAnsi="Arial" w:cs="Arial"/>
          <w:position w:val="-1"/>
          <w:sz w:val="13"/>
          <w:szCs w:val="13"/>
        </w:rPr>
        <w:t xml:space="preserve">1                   </w:t>
      </w:r>
      <w:r>
        <w:rPr>
          <w:rFonts w:ascii="Arial" w:eastAsia="Arial" w:hAnsi="Arial" w:cs="Arial"/>
          <w:spacing w:val="23"/>
          <w:position w:val="-1"/>
          <w:sz w:val="13"/>
          <w:szCs w:val="13"/>
        </w:rPr>
        <w:t xml:space="preserve"> </w:t>
      </w:r>
      <w:r>
        <w:rPr>
          <w:rFonts w:ascii="Arial" w:eastAsia="Arial" w:hAnsi="Arial" w:cs="Arial"/>
          <w:spacing w:val="-34"/>
          <w:position w:val="-1"/>
          <w:sz w:val="13"/>
          <w:szCs w:val="13"/>
        </w:rPr>
        <w:t>2</w:t>
      </w:r>
      <w:r>
        <w:rPr>
          <w:rFonts w:ascii="Arial" w:eastAsia="Arial" w:hAnsi="Arial" w:cs="Arial"/>
          <w:sz w:val="13"/>
          <w:szCs w:val="13"/>
        </w:rPr>
        <w:t>1</w:t>
      </w:r>
    </w:p>
    <w:p w14:paraId="45146FB4" w14:textId="77777777" w:rsidR="001204D4" w:rsidRDefault="00213659">
      <w:pPr>
        <w:spacing w:line="160" w:lineRule="exact"/>
        <w:ind w:left="38" w:right="-54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position w:val="4"/>
          <w:sz w:val="13"/>
          <w:szCs w:val="13"/>
        </w:rPr>
        <w:t xml:space="preserve">2         </w:t>
      </w:r>
      <w:r>
        <w:rPr>
          <w:rFonts w:ascii="Arial" w:eastAsia="Arial" w:hAnsi="Arial" w:cs="Arial"/>
          <w:spacing w:val="34"/>
          <w:position w:val="4"/>
          <w:sz w:val="13"/>
          <w:szCs w:val="13"/>
        </w:rPr>
        <w:t xml:space="preserve"> </w:t>
      </w:r>
      <w:r>
        <w:rPr>
          <w:rFonts w:ascii="Arial" w:eastAsia="Arial" w:hAnsi="Arial" w:cs="Arial"/>
          <w:position w:val="-4"/>
          <w:sz w:val="13"/>
          <w:szCs w:val="13"/>
        </w:rPr>
        <w:t xml:space="preserve">0       </w:t>
      </w:r>
      <w:r>
        <w:rPr>
          <w:rFonts w:ascii="Arial" w:eastAsia="Arial" w:hAnsi="Arial" w:cs="Arial"/>
          <w:spacing w:val="28"/>
          <w:position w:val="-4"/>
          <w:sz w:val="13"/>
          <w:szCs w:val="13"/>
        </w:rPr>
        <w:t xml:space="preserve"> </w:t>
      </w:r>
      <w:proofErr w:type="gramStart"/>
      <w:r>
        <w:rPr>
          <w:rFonts w:ascii="Arial" w:eastAsia="Arial" w:hAnsi="Arial" w:cs="Arial"/>
          <w:sz w:val="13"/>
          <w:szCs w:val="13"/>
        </w:rPr>
        <w:t xml:space="preserve">1         </w:t>
      </w:r>
      <w:r>
        <w:rPr>
          <w:rFonts w:ascii="Arial" w:eastAsia="Arial" w:hAnsi="Arial" w:cs="Arial"/>
          <w:spacing w:val="32"/>
          <w:sz w:val="13"/>
          <w:szCs w:val="13"/>
        </w:rPr>
        <w:t xml:space="preserve"> </w:t>
      </w:r>
      <w:proofErr w:type="gramEnd"/>
      <w:r>
        <w:rPr>
          <w:rFonts w:ascii="Arial" w:eastAsia="Arial" w:hAnsi="Arial" w:cs="Arial"/>
          <w:position w:val="5"/>
          <w:sz w:val="13"/>
          <w:szCs w:val="13"/>
        </w:rPr>
        <w:t>0</w:t>
      </w:r>
    </w:p>
    <w:p w14:paraId="3C0E14EC" w14:textId="77777777" w:rsidR="001204D4" w:rsidRDefault="00213659">
      <w:pPr>
        <w:spacing w:line="120" w:lineRule="exact"/>
        <w:ind w:left="76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pacing w:val="-34"/>
          <w:position w:val="4"/>
          <w:sz w:val="13"/>
          <w:szCs w:val="13"/>
        </w:rPr>
        <w:t>1</w:t>
      </w:r>
      <w:r>
        <w:rPr>
          <w:rFonts w:ascii="Arial" w:eastAsia="Arial" w:hAnsi="Arial" w:cs="Arial"/>
          <w:position w:val="-2"/>
          <w:sz w:val="13"/>
          <w:szCs w:val="13"/>
        </w:rPr>
        <w:t>0</w:t>
      </w:r>
    </w:p>
    <w:p w14:paraId="034574FC" w14:textId="77777777" w:rsidR="001204D4" w:rsidRDefault="00213659">
      <w:pPr>
        <w:spacing w:line="100" w:lineRule="exact"/>
        <w:ind w:left="904" w:right="398"/>
        <w:jc w:val="center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9"/>
          <w:sz w:val="13"/>
          <w:szCs w:val="13"/>
        </w:rPr>
        <w:t>0</w:t>
      </w:r>
    </w:p>
    <w:p w14:paraId="1AA59375" w14:textId="77777777" w:rsidR="001204D4" w:rsidRDefault="00213659">
      <w:pPr>
        <w:spacing w:before="79"/>
        <w:rPr>
          <w:rFonts w:ascii="Arial" w:eastAsia="Arial" w:hAnsi="Arial" w:cs="Arial"/>
          <w:sz w:val="14"/>
          <w:szCs w:val="14"/>
        </w:rPr>
      </w:pPr>
      <w:r>
        <w:br w:type="column"/>
      </w:r>
      <w:r>
        <w:rPr>
          <w:rFonts w:ascii="Arial" w:eastAsia="Arial" w:hAnsi="Arial" w:cs="Arial"/>
          <w:position w:val="-7"/>
          <w:sz w:val="13"/>
          <w:szCs w:val="13"/>
        </w:rPr>
        <w:lastRenderedPageBreak/>
        <w:t xml:space="preserve">3            </w:t>
      </w:r>
      <w:r>
        <w:rPr>
          <w:rFonts w:ascii="Arial" w:eastAsia="Arial" w:hAnsi="Arial" w:cs="Arial"/>
          <w:spacing w:val="17"/>
          <w:position w:val="-7"/>
          <w:sz w:val="13"/>
          <w:szCs w:val="13"/>
        </w:rPr>
        <w:t xml:space="preserve"> </w:t>
      </w:r>
      <w:r>
        <w:rPr>
          <w:rFonts w:ascii="Arial" w:eastAsia="Arial" w:hAnsi="Arial" w:cs="Arial"/>
          <w:position w:val="1"/>
          <w:sz w:val="13"/>
          <w:szCs w:val="13"/>
        </w:rPr>
        <w:t xml:space="preserve">3  </w:t>
      </w:r>
      <w:r>
        <w:rPr>
          <w:rFonts w:ascii="Arial" w:eastAsia="Arial" w:hAnsi="Arial" w:cs="Arial"/>
          <w:spacing w:val="11"/>
          <w:position w:val="1"/>
          <w:sz w:val="13"/>
          <w:szCs w:val="13"/>
        </w:rPr>
        <w:t xml:space="preserve"> </w:t>
      </w:r>
      <w:r>
        <w:rPr>
          <w:rFonts w:ascii="Arial" w:eastAsia="Arial" w:hAnsi="Arial" w:cs="Arial"/>
          <w:w w:val="103"/>
          <w:sz w:val="14"/>
          <w:szCs w:val="14"/>
        </w:rPr>
        <w:t>3/3</w:t>
      </w:r>
    </w:p>
    <w:p w14:paraId="5D16B3EA" w14:textId="77777777" w:rsidR="001204D4" w:rsidRDefault="00213659">
      <w:pPr>
        <w:spacing w:before="20"/>
        <w:ind w:left="558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position w:val="1"/>
          <w:sz w:val="13"/>
          <w:szCs w:val="13"/>
        </w:rPr>
        <w:t xml:space="preserve">2  </w:t>
      </w:r>
      <w:r>
        <w:rPr>
          <w:rFonts w:ascii="Arial" w:eastAsia="Arial" w:hAnsi="Arial" w:cs="Arial"/>
          <w:spacing w:val="11"/>
          <w:position w:val="1"/>
          <w:sz w:val="13"/>
          <w:szCs w:val="13"/>
        </w:rPr>
        <w:t xml:space="preserve"> </w:t>
      </w:r>
      <w:r>
        <w:rPr>
          <w:rFonts w:ascii="Arial" w:eastAsia="Arial" w:hAnsi="Arial" w:cs="Arial"/>
          <w:w w:val="103"/>
          <w:sz w:val="14"/>
          <w:szCs w:val="14"/>
        </w:rPr>
        <w:t>2/3</w:t>
      </w:r>
    </w:p>
    <w:p w14:paraId="4B0102A1" w14:textId="77777777" w:rsidR="001204D4" w:rsidRDefault="00887739">
      <w:pPr>
        <w:spacing w:before="88" w:line="120" w:lineRule="exact"/>
        <w:ind w:left="558"/>
        <w:rPr>
          <w:rFonts w:ascii="Arial" w:eastAsia="Arial" w:hAnsi="Arial" w:cs="Arial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460" behindDoc="1" locked="0" layoutInCell="1" allowOverlap="1" wp14:anchorId="5C1614A8" wp14:editId="56234E8A">
                <wp:simplePos x="0" y="0"/>
                <wp:positionH relativeFrom="page">
                  <wp:posOffset>6115685</wp:posOffset>
                </wp:positionH>
                <wp:positionV relativeFrom="paragraph">
                  <wp:posOffset>-294005</wp:posOffset>
                </wp:positionV>
                <wp:extent cx="167640" cy="643255"/>
                <wp:effectExtent l="0" t="125095" r="6099175" b="196850"/>
                <wp:wrapNone/>
                <wp:docPr id="839" name="Group 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643255"/>
                          <a:chOff x="9632" y="-464"/>
                          <a:chExt cx="265" cy="1014"/>
                        </a:xfrm>
                      </wpg:grpSpPr>
                      <wpg:grpSp>
                        <wpg:cNvPr id="840" name="Group 836"/>
                        <wpg:cNvGrpSpPr>
                          <a:grpSpLocks/>
                        </wpg:cNvGrpSpPr>
                        <wpg:grpSpPr bwMode="auto">
                          <a:xfrm>
                            <a:off x="9639" y="-456"/>
                            <a:ext cx="250" cy="250"/>
                            <a:chOff x="9639" y="-456"/>
                            <a:chExt cx="250" cy="250"/>
                          </a:xfrm>
                        </wpg:grpSpPr>
                        <wps:wsp>
                          <wps:cNvPr id="841" name="Freeform 859"/>
                          <wps:cNvSpPr>
                            <a:spLocks/>
                          </wps:cNvSpPr>
                          <wps:spPr bwMode="auto">
                            <a:xfrm>
                              <a:off x="9639" y="-456"/>
                              <a:ext cx="250" cy="250"/>
                            </a:xfrm>
                            <a:custGeom>
                              <a:avLst/>
                              <a:gdLst>
                                <a:gd name="T0" fmla="+- 0 9639 9639"/>
                                <a:gd name="T1" fmla="*/ T0 w 250"/>
                                <a:gd name="T2" fmla="+- 0 -206 -456"/>
                                <a:gd name="T3" fmla="*/ -206 h 250"/>
                                <a:gd name="T4" fmla="+- 0 9889 9639"/>
                                <a:gd name="T5" fmla="*/ T4 w 250"/>
                                <a:gd name="T6" fmla="+- 0 -206 -456"/>
                                <a:gd name="T7" fmla="*/ -206 h 250"/>
                                <a:gd name="T8" fmla="+- 0 9889 9639"/>
                                <a:gd name="T9" fmla="*/ T8 w 250"/>
                                <a:gd name="T10" fmla="+- 0 -456 -456"/>
                                <a:gd name="T11" fmla="*/ -456 h 250"/>
                                <a:gd name="T12" fmla="+- 0 9639 9639"/>
                                <a:gd name="T13" fmla="*/ T12 w 250"/>
                                <a:gd name="T14" fmla="+- 0 -456 -456"/>
                                <a:gd name="T15" fmla="*/ -456 h 250"/>
                                <a:gd name="T16" fmla="+- 0 9639 9639"/>
                                <a:gd name="T17" fmla="*/ T16 w 250"/>
                                <a:gd name="T18" fmla="+- 0 -206 -456"/>
                                <a:gd name="T19" fmla="*/ -206 h 2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0" h="250">
                                  <a:moveTo>
                                    <a:pt x="0" y="250"/>
                                  </a:moveTo>
                                  <a:lnTo>
                                    <a:pt x="250" y="250"/>
                                  </a:lnTo>
                                  <a:lnTo>
                                    <a:pt x="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722">
                              <a:solidFill>
                                <a:srgbClr val="CCCBC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42" name="Group 837"/>
                          <wpg:cNvGrpSpPr>
                            <a:grpSpLocks/>
                          </wpg:cNvGrpSpPr>
                          <wpg:grpSpPr bwMode="auto">
                            <a:xfrm>
                              <a:off x="9664" y="-331"/>
                              <a:ext cx="200" cy="0"/>
                              <a:chOff x="9664" y="-331"/>
                              <a:chExt cx="200" cy="0"/>
                            </a:xfrm>
                          </wpg:grpSpPr>
                          <wps:wsp>
                            <wps:cNvPr id="843" name="Freeform 8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328" y="-662"/>
                                <a:ext cx="200" cy="0"/>
                              </a:xfrm>
                              <a:custGeom>
                                <a:avLst/>
                                <a:gdLst>
                                  <a:gd name="T0" fmla="+- 0 9664 9664"/>
                                  <a:gd name="T1" fmla="*/ T0 w 200"/>
                                  <a:gd name="T2" fmla="+- 0 9864 9664"/>
                                  <a:gd name="T3" fmla="*/ T2 w 200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200">
                                    <a:moveTo>
                                      <a:pt x="0" y="0"/>
                                    </a:moveTo>
                                    <a:lnTo>
                                      <a:pt x="200" y="0"/>
                                    </a:lnTo>
                                  </a:path>
                                </a:pathLst>
                              </a:custGeom>
                              <a:noFill/>
                              <a:ln w="9722">
                                <a:solidFill>
                                  <a:srgbClr val="F8766C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844" name="Group 838"/>
                            <wpg:cNvGrpSpPr>
                              <a:grpSpLocks/>
                            </wpg:cNvGrpSpPr>
                            <wpg:grpSpPr bwMode="auto">
                              <a:xfrm>
                                <a:off x="9664" y="-331"/>
                                <a:ext cx="200" cy="0"/>
                                <a:chOff x="9664" y="-331"/>
                                <a:chExt cx="200" cy="0"/>
                              </a:xfrm>
                            </wpg:grpSpPr>
                            <wps:wsp>
                              <wps:cNvPr id="845" name="Freeform 85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9328" y="-662"/>
                                  <a:ext cx="200" cy="0"/>
                                </a:xfrm>
                                <a:custGeom>
                                  <a:avLst/>
                                  <a:gdLst>
                                    <a:gd name="T0" fmla="+- 0 9664 9664"/>
                                    <a:gd name="T1" fmla="*/ T0 w 200"/>
                                    <a:gd name="T2" fmla="+- 0 9864 9664"/>
                                    <a:gd name="T3" fmla="*/ T2 w 200"/>
                                  </a:gdLst>
                                  <a:ahLst/>
                                  <a:cxnLst>
                                    <a:cxn ang="0">
                                      <a:pos x="T1" y="0"/>
                                    </a:cxn>
                                    <a:cxn ang="0">
                                      <a:pos x="T3" y="0"/>
                                    </a:cxn>
                                  </a:cxnLst>
                                  <a:rect l="0" t="0" r="r" b="b"/>
                                  <a:pathLst>
                                    <a:path w="200">
                                      <a:moveTo>
                                        <a:pt x="0" y="0"/>
                                      </a:moveTo>
                                      <a:lnTo>
                                        <a:pt x="20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9722">
                                  <a:solidFill>
                                    <a:srgbClr val="F8766C"/>
                                  </a:solidFill>
                                  <a:prstDash val="lg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846" name="Group 83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639" y="-206"/>
                                  <a:ext cx="250" cy="250"/>
                                  <a:chOff x="9639" y="-206"/>
                                  <a:chExt cx="250" cy="250"/>
                                </a:xfrm>
                              </wpg:grpSpPr>
                              <wps:wsp>
                                <wps:cNvPr id="847" name="Freeform 8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639" y="-206"/>
                                    <a:ext cx="250" cy="250"/>
                                  </a:xfrm>
                                  <a:custGeom>
                                    <a:avLst/>
                                    <a:gdLst>
                                      <a:gd name="T0" fmla="+- 0 9639 9639"/>
                                      <a:gd name="T1" fmla="*/ T0 w 250"/>
                                      <a:gd name="T2" fmla="+- 0 43 -206"/>
                                      <a:gd name="T3" fmla="*/ 43 h 250"/>
                                      <a:gd name="T4" fmla="+- 0 9889 9639"/>
                                      <a:gd name="T5" fmla="*/ T4 w 250"/>
                                      <a:gd name="T6" fmla="+- 0 43 -206"/>
                                      <a:gd name="T7" fmla="*/ 43 h 250"/>
                                      <a:gd name="T8" fmla="+- 0 9889 9639"/>
                                      <a:gd name="T9" fmla="*/ T8 w 250"/>
                                      <a:gd name="T10" fmla="+- 0 -206 -206"/>
                                      <a:gd name="T11" fmla="*/ -206 h 250"/>
                                      <a:gd name="T12" fmla="+- 0 9639 9639"/>
                                      <a:gd name="T13" fmla="*/ T12 w 250"/>
                                      <a:gd name="T14" fmla="+- 0 -206 -206"/>
                                      <a:gd name="T15" fmla="*/ -206 h 250"/>
                                      <a:gd name="T16" fmla="+- 0 9639 9639"/>
                                      <a:gd name="T17" fmla="*/ T16 w 250"/>
                                      <a:gd name="T18" fmla="+- 0 43 -206"/>
                                      <a:gd name="T19" fmla="*/ 43 h 250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250" h="250">
                                        <a:moveTo>
                                          <a:pt x="0" y="249"/>
                                        </a:moveTo>
                                        <a:lnTo>
                                          <a:pt x="250" y="249"/>
                                        </a:lnTo>
                                        <a:lnTo>
                                          <a:pt x="250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24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722">
                                    <a:solidFill>
                                      <a:srgbClr val="CCCBCB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848" name="Group 84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9664" y="-82"/>
                                    <a:ext cx="200" cy="0"/>
                                    <a:chOff x="9664" y="-82"/>
                                    <a:chExt cx="200" cy="0"/>
                                  </a:xfrm>
                                </wpg:grpSpPr>
                                <wps:wsp>
                                  <wps:cNvPr id="849" name="Freeform 85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328" y="-164"/>
                                      <a:ext cx="200" cy="0"/>
                                    </a:xfrm>
                                    <a:custGeom>
                                      <a:avLst/>
                                      <a:gdLst>
                                        <a:gd name="T0" fmla="+- 0 9664 9664"/>
                                        <a:gd name="T1" fmla="*/ T0 w 200"/>
                                        <a:gd name="T2" fmla="+- 0 9864 9664"/>
                                        <a:gd name="T3" fmla="*/ T2 w 200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2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20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9722">
                                      <a:solidFill>
                                        <a:srgbClr val="7BAD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850" name="Group 84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9664" y="-82"/>
                                      <a:ext cx="200" cy="0"/>
                                      <a:chOff x="9664" y="-82"/>
                                      <a:chExt cx="200" cy="0"/>
                                    </a:xfrm>
                                  </wpg:grpSpPr>
                                  <wps:wsp>
                                    <wps:cNvPr id="851" name="Freeform 854"/>
                                    <wps:cNvSpPr>
                                      <a:spLocks noEditPoints="1"/>
                                    </wps:cNvSpPr>
                                    <wps:spPr bwMode="auto">
                                      <a:xfrm>
                                        <a:off x="19328" y="-164"/>
                                        <a:ext cx="200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9664 9664"/>
                                          <a:gd name="T1" fmla="*/ T0 w 200"/>
                                          <a:gd name="T2" fmla="+- 0 9864 9664"/>
                                          <a:gd name="T3" fmla="*/ T2 w 200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00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00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9722">
                                        <a:solidFill>
                                          <a:srgbClr val="7BAD00"/>
                                        </a:solidFill>
                                        <a:prstDash val="lgDash"/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852" name="Group 842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9639" y="43"/>
                                        <a:ext cx="250" cy="250"/>
                                        <a:chOff x="9639" y="43"/>
                                        <a:chExt cx="250" cy="250"/>
                                      </a:xfrm>
                                    </wpg:grpSpPr>
                                    <wps:wsp>
                                      <wps:cNvPr id="853" name="Freeform 853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9639" y="43"/>
                                          <a:ext cx="250" cy="25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9639 9639"/>
                                            <a:gd name="T1" fmla="*/ T0 w 250"/>
                                            <a:gd name="T2" fmla="+- 0 293 43"/>
                                            <a:gd name="T3" fmla="*/ 293 h 250"/>
                                            <a:gd name="T4" fmla="+- 0 9889 9639"/>
                                            <a:gd name="T5" fmla="*/ T4 w 250"/>
                                            <a:gd name="T6" fmla="+- 0 293 43"/>
                                            <a:gd name="T7" fmla="*/ 293 h 250"/>
                                            <a:gd name="T8" fmla="+- 0 9889 9639"/>
                                            <a:gd name="T9" fmla="*/ T8 w 250"/>
                                            <a:gd name="T10" fmla="+- 0 43 43"/>
                                            <a:gd name="T11" fmla="*/ 43 h 250"/>
                                            <a:gd name="T12" fmla="+- 0 9639 9639"/>
                                            <a:gd name="T13" fmla="*/ T12 w 250"/>
                                            <a:gd name="T14" fmla="+- 0 43 43"/>
                                            <a:gd name="T15" fmla="*/ 43 h 250"/>
                                            <a:gd name="T16" fmla="+- 0 9639 9639"/>
                                            <a:gd name="T17" fmla="*/ T16 w 250"/>
                                            <a:gd name="T18" fmla="+- 0 293 43"/>
                                            <a:gd name="T19" fmla="*/ 293 h 250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T3"/>
                                            </a:cxn>
                                            <a:cxn ang="0">
                                              <a:pos x="T5" y="T7"/>
                                            </a:cxn>
                                            <a:cxn ang="0">
                                              <a:pos x="T9" y="T11"/>
                                            </a:cxn>
                                            <a:cxn ang="0">
                                              <a:pos x="T13" y="T15"/>
                                            </a:cxn>
                                            <a:cxn ang="0">
                                              <a:pos x="T17" y="T19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250" h="250">
                                              <a:moveTo>
                                                <a:pt x="0" y="250"/>
                                              </a:moveTo>
                                              <a:lnTo>
                                                <a:pt x="250" y="250"/>
                                              </a:lnTo>
                                              <a:lnTo>
                                                <a:pt x="250" y="0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lnTo>
                                                <a:pt x="0" y="25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noFill/>
                                        <a:ln w="9722">
                                          <a:solidFill>
                                            <a:srgbClr val="CCCBCB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854" name="Group 843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9664" y="168"/>
                                          <a:ext cx="200" cy="0"/>
                                          <a:chOff x="9664" y="168"/>
                                          <a:chExt cx="200" cy="0"/>
                                        </a:xfrm>
                                      </wpg:grpSpPr>
                                      <wps:wsp>
                                        <wps:cNvPr id="855" name="Freeform 852"/>
                                        <wps:cNvSpPr>
                                          <a:spLocks noEditPoints="1"/>
                                        </wps:cNvSpPr>
                                        <wps:spPr bwMode="auto">
                                          <a:xfrm>
                                            <a:off x="19328" y="336"/>
                                            <a:ext cx="200" cy="0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9664 9664"/>
                                              <a:gd name="T1" fmla="*/ T0 w 200"/>
                                              <a:gd name="T2" fmla="+- 0 9864 9664"/>
                                              <a:gd name="T3" fmla="*/ T2 w 200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T1" y="0"/>
                                              </a:cxn>
                                              <a:cxn ang="0">
                                                <a:pos x="T3" y="0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w="200">
                                                <a:moveTo>
                                                  <a:pt x="0" y="0"/>
                                                </a:moveTo>
                                                <a:lnTo>
                                                  <a:pt x="200" y="0"/>
                                                </a:lnTo>
                                              </a:path>
                                            </a:pathLst>
                                          </a:custGeom>
                                          <a:noFill/>
                                          <a:ln w="9722">
                                            <a:solidFill>
                                              <a:srgbClr val="00BEC4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856" name="Group 844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9664" y="168"/>
                                            <a:ext cx="200" cy="0"/>
                                            <a:chOff x="9664" y="168"/>
                                            <a:chExt cx="200" cy="0"/>
                                          </a:xfrm>
                                        </wpg:grpSpPr>
                                        <wps:wsp>
                                          <wps:cNvPr id="857" name="Freeform 851"/>
                                          <wps:cNvSpPr>
                                            <a:spLocks noEditPoints="1"/>
                                          </wps:cNvSpPr>
                                          <wps:spPr bwMode="auto">
                                            <a:xfrm>
                                              <a:off x="19328" y="336"/>
                                              <a:ext cx="200" cy="0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T0" fmla="+- 0 9664 9664"/>
                                                <a:gd name="T1" fmla="*/ T0 w 200"/>
                                                <a:gd name="T2" fmla="+- 0 9864 9664"/>
                                                <a:gd name="T3" fmla="*/ T2 w 200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T1" y="0"/>
                                                </a:cxn>
                                                <a:cxn ang="0">
                                                  <a:pos x="T3" y="0"/>
                                                </a:cxn>
                                              </a:cxnLst>
                                              <a:rect l="0" t="0" r="r" b="b"/>
                                              <a:pathLst>
                                                <a:path w="200">
                                                  <a:moveTo>
                                                    <a:pt x="0" y="0"/>
                                                  </a:moveTo>
                                                  <a:lnTo>
                                                    <a:pt x="200" y="0"/>
                                                  </a:lnTo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9722">
                                              <a:solidFill>
                                                <a:srgbClr val="00BEC4"/>
                                              </a:solidFill>
                                              <a:prstDash val="lgDash"/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858" name="Group 845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9639" y="293"/>
                                              <a:ext cx="250" cy="250"/>
                                              <a:chOff x="9639" y="293"/>
                                              <a:chExt cx="250" cy="250"/>
                                            </a:xfrm>
                                          </wpg:grpSpPr>
                                          <wps:wsp>
                                            <wps:cNvPr id="859" name="Freeform 850"/>
                                            <wps:cNvSpPr>
                                              <a:spLocks/>
                                            </wps:cNvSpPr>
                                            <wps:spPr bwMode="auto">
                                              <a:xfrm>
                                                <a:off x="9639" y="293"/>
                                                <a:ext cx="250" cy="250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+- 0 9639 9639"/>
                                                  <a:gd name="T1" fmla="*/ T0 w 250"/>
                                                  <a:gd name="T2" fmla="+- 0 542 293"/>
                                                  <a:gd name="T3" fmla="*/ 542 h 250"/>
                                                  <a:gd name="T4" fmla="+- 0 9889 9639"/>
                                                  <a:gd name="T5" fmla="*/ T4 w 250"/>
                                                  <a:gd name="T6" fmla="+- 0 542 293"/>
                                                  <a:gd name="T7" fmla="*/ 542 h 250"/>
                                                  <a:gd name="T8" fmla="+- 0 9889 9639"/>
                                                  <a:gd name="T9" fmla="*/ T8 w 250"/>
                                                  <a:gd name="T10" fmla="+- 0 293 293"/>
                                                  <a:gd name="T11" fmla="*/ 293 h 250"/>
                                                  <a:gd name="T12" fmla="+- 0 9639 9639"/>
                                                  <a:gd name="T13" fmla="*/ T12 w 250"/>
                                                  <a:gd name="T14" fmla="+- 0 293 293"/>
                                                  <a:gd name="T15" fmla="*/ 293 h 250"/>
                                                  <a:gd name="T16" fmla="+- 0 9639 9639"/>
                                                  <a:gd name="T17" fmla="*/ T16 w 250"/>
                                                  <a:gd name="T18" fmla="+- 0 542 293"/>
                                                  <a:gd name="T19" fmla="*/ 542 h 250"/>
                                                </a:gdLst>
                                                <a:ahLst/>
                                                <a:cxnLst>
                                                  <a:cxn ang="0">
                                                    <a:pos x="T1" y="T3"/>
                                                  </a:cxn>
                                                  <a:cxn ang="0">
                                                    <a:pos x="T5" y="T7"/>
                                                  </a:cxn>
                                                  <a:cxn ang="0">
                                                    <a:pos x="T9" y="T11"/>
                                                  </a:cxn>
                                                  <a:cxn ang="0">
                                                    <a:pos x="T13" y="T15"/>
                                                  </a:cxn>
                                                  <a:cxn ang="0">
                                                    <a:pos x="T17" y="T19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w="250" h="250">
                                                    <a:moveTo>
                                                      <a:pt x="0" y="249"/>
                                                    </a:moveTo>
                                                    <a:lnTo>
                                                      <a:pt x="250" y="249"/>
                                                    </a:lnTo>
                                                    <a:lnTo>
                                                      <a:pt x="250" y="0"/>
                                                    </a:lnTo>
                                                    <a:lnTo>
                                                      <a:pt x="0" y="0"/>
                                                    </a:lnTo>
                                                    <a:lnTo>
                                                      <a:pt x="0" y="249"/>
                                                    </a:lnTo>
                                                    <a:close/>
                                                  </a:path>
                                                </a:pathLst>
                                              </a:custGeom>
                                              <a:noFill/>
                                              <a:ln w="9722">
                                                <a:solidFill>
                                                  <a:srgbClr val="CCCBCB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860" name="Group 846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9664" y="418"/>
                                                <a:ext cx="200" cy="0"/>
                                                <a:chOff x="9664" y="418"/>
                                                <a:chExt cx="200" cy="0"/>
                                              </a:xfrm>
                                            </wpg:grpSpPr>
                                            <wps:wsp>
                                              <wps:cNvPr id="861" name="Freeform 849"/>
                                              <wps:cNvSpPr>
                                                <a:spLocks noEditPoints="1"/>
                                              </wps:cNvSpPr>
                                              <wps:spPr bwMode="auto">
                                                <a:xfrm>
                                                  <a:off x="19328" y="836"/>
                                                  <a:ext cx="200" cy="0"/>
                                                </a:xfrm>
                                                <a:custGeom>
                                                  <a:avLst/>
                                                  <a:gdLst>
                                                    <a:gd name="T0" fmla="+- 0 9664 9664"/>
                                                    <a:gd name="T1" fmla="*/ T0 w 200"/>
                                                    <a:gd name="T2" fmla="+- 0 9864 9664"/>
                                                    <a:gd name="T3" fmla="*/ T2 w 200"/>
                                                  </a:gdLst>
                                                  <a:ahLst/>
                                                  <a:cxnLst>
                                                    <a:cxn ang="0">
                                                      <a:pos x="T1" y="0"/>
                                                    </a:cxn>
                                                    <a:cxn ang="0">
                                                      <a:pos x="T3" y="0"/>
                                                    </a:cxn>
                                                  </a:cxnLst>
                                                  <a:rect l="0" t="0" r="r" b="b"/>
                                                  <a:pathLst>
                                                    <a:path w="200">
                                                      <a:moveTo>
                                                        <a:pt x="0" y="0"/>
                                                      </a:moveTo>
                                                      <a:lnTo>
                                                        <a:pt x="200" y="0"/>
                                                      </a:lnTo>
                                                    </a:path>
                                                  </a:pathLst>
                                                </a:custGeom>
                                                <a:noFill/>
                                                <a:ln w="9722">
                                                  <a:solidFill>
                                                    <a:srgbClr val="C67BFE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862" name="Group 847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9664" y="418"/>
                                                  <a:ext cx="200" cy="0"/>
                                                  <a:chOff x="9664" y="418"/>
                                                  <a:chExt cx="200" cy="0"/>
                                                </a:xfrm>
                                              </wpg:grpSpPr>
                                              <wps:wsp>
                                                <wps:cNvPr id="863" name="Freeform 848"/>
                                                <wps:cNvSpPr>
                                                  <a:spLocks noEditPoints="1"/>
                                                </wps:cNvSpPr>
                                                <wps:spPr bwMode="auto">
                                                  <a:xfrm>
                                                    <a:off x="19328" y="836"/>
                                                    <a:ext cx="200" cy="0"/>
                                                  </a:xfrm>
                                                  <a:custGeom>
                                                    <a:avLst/>
                                                    <a:gdLst>
                                                      <a:gd name="T0" fmla="+- 0 9664 9664"/>
                                                      <a:gd name="T1" fmla="*/ T0 w 200"/>
                                                      <a:gd name="T2" fmla="+- 0 9864 9664"/>
                                                      <a:gd name="T3" fmla="*/ T2 w 200"/>
                                                    </a:gdLst>
                                                    <a:ahLst/>
                                                    <a:cxnLst>
                                                      <a:cxn ang="0">
                                                        <a:pos x="T1" y="0"/>
                                                      </a:cxn>
                                                      <a:cxn ang="0">
                                                        <a:pos x="T3" y="0"/>
                                                      </a:cxn>
                                                    </a:cxnLst>
                                                    <a:rect l="0" t="0" r="r" b="b"/>
                                                    <a:pathLst>
                                                      <a:path w="200">
                                                        <a:moveTo>
                                                          <a:pt x="0" y="0"/>
                                                        </a:moveTo>
                                                        <a:lnTo>
                                                          <a:pt x="200" y="0"/>
                                                        </a:lnTo>
                                                      </a:path>
                                                    </a:pathLst>
                                                  </a:custGeom>
                                                  <a:noFill/>
                                                  <a:ln w="9722">
                                                    <a:solidFill>
                                                      <a:srgbClr val="C67BFE"/>
                                                    </a:solidFill>
                                                    <a:prstDash val="lgDash"/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35" o:spid="_x0000_s1026" style="position:absolute;margin-left:481.55pt;margin-top:-23.1pt;width:13.2pt;height:50.65pt;z-index:-3020;mso-position-horizontal-relative:page" coordorigin="9632,-464" coordsize="265,101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">
                <v:group id="Group 836" o:spid="_x0000_s1027" style="position:absolute;left:9639;top:-456;width:250;height:250" coordorigin="9639,-456" coordsize="250,2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nVF1MsIAAADcAAAADwAA&#10;AAAAAAAAAAAAAACpAgAAZHJzL2Rvd25yZXYueG1sUEsFBgAAAAAEAAQA+gAAAJgDAAAAAA==&#10;">
                  <v:shape id="Freeform 859" o:spid="_x0000_s1028" style="position:absolute;left:9639;top:-456;width:250;height:250;visibility:visible;mso-wrap-style:square;v-text-anchor:top" coordsize="250,2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qra6xQAA&#10;ANwAAAAPAAAAZHJzL2Rvd25yZXYueG1sRI9Ba8JAFITvhf6H5Qm9NZtIKRJdJRYCHppDUkG8PbLP&#10;JJh9G7JrTP+9KxR6HGbmG2azm00vJhpdZ1lBEsUgiGurO24UHH/y9xUI55E19pZJwS852G1fXzaY&#10;anvnkqbKNyJA2KWooPV+SKV0dUsGXWQH4uBd7GjQBzk2Uo94D3DTy2Ucf0qDHYeFFgf6aqm+Vjej&#10;oB/KW17sC5dxFl/LOpPn0/ek1NtiztYgPM3+P/zXPmgFq48EnmfCEZDb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6qtrrFAAAA3AAAAA8AAAAAAAAAAAAAAAAAlwIAAGRycy9k&#10;b3ducmV2LnhtbFBLBQYAAAAABAAEAPUAAACJAwAAAAA=&#10;" path="m0,250l250,250,250,,,,,250xe" filled="f" strokecolor="#cccbcb" strokeweight="9722emu">
                    <v:path arrowok="t" o:connecttype="custom" o:connectlocs="0,-206;250,-206;250,-456;0,-456;0,-206" o:connectangles="0,0,0,0,0"/>
                  </v:shape>
                  <v:group id="Group 837" o:spid="_x0000_s1029" style="position:absolute;left:9664;top:-331;width:200;height:0" coordorigin="9664,-331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As9O3sUAAADcAAAA&#10;DwAAAAAAAAAAAAAAAACpAgAAZHJzL2Rvd25yZXYueG1sUEsFBgAAAAAEAAQA+gAAAJsDAAAAAA==&#10;">
                    <v:polyline id="Freeform 858" o:spid="_x0000_s1030" style="position:absolute;visibility:visible;mso-wrap-style:square;v-text-anchor:top" points="19328,-662,19528,-662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kPYhwwAA&#10;ANwAAAAPAAAAZHJzL2Rvd25yZXYueG1sRI9Pi8IwFMTvC36H8ARva+ofpFSjqCguHhaten80z7bY&#10;vJQmav32G2HB4zAzv2Fmi9ZU4kGNKy0rGPQjEMSZ1SXnCs6n7XcMwnlkjZVlUvAiB4t552uGibZP&#10;PtIj9bkIEHYJKii8rxMpXVaQQde3NXHwrrYx6INscqkbfAa4qeQwiibSYMlhocCa1gVlt/RuFJST&#10;ozz4ej9O0xHfL/Fqd9v8slK9brucgvDU+k/4v/2jFcTjEbzPhCMg5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akPYhwwAAANwAAAAPAAAAAAAAAAAAAAAAAJcCAABkcnMvZG93&#10;bnJldi54bWxQSwUGAAAAAAQABAD1AAAAhwMAAAAA&#10;" filled="f" strokecolor="#f8766c" strokeweight="9722emu">
                      <v:path arrowok="t" o:connecttype="custom" o:connectlocs="0,0;200,0" o:connectangles="0,0"/>
                      <o:lock v:ext="edit" verticies="t"/>
                    </v:polyline>
                    <v:group id="Group 838" o:spid="_x0000_s1031" style="position:absolute;left:9664;top:-331;width:200;height:0" coordorigin="9664,-331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4mpzMcUAAADcAAAA&#10;DwAAAAAAAAAAAAAAAACpAgAAZHJzL2Rvd25yZXYueG1sUEsFBgAAAAAEAAQA+gAAAJsDAAAAAA==&#10;">
                      <v:polyline id="Freeform 857" o:spid="_x0000_s1032" style="position:absolute;visibility:visible;mso-wrap-style:square;v-text-anchor:top" points="19328,-662,19528,-662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UtJUxQAA&#10;ANwAAAAPAAAAZHJzL2Rvd25yZXYueG1sRI9Ba8JAFITvQv/D8gq96aaiItFVpFXw0Iu21esz+0xi&#10;s2/D7jaJ/fWuIPQ4zMw3zHzZmUo05HxpWcHrIAFBnFldcq7g63PTn4LwAVljZZkUXMnDcvHUm2Oq&#10;bcs7avYhFxHCPkUFRQh1KqXPCjLoB7Ymjt7ZOoMhSpdL7bCNcFPJYZJMpMGS40KBNb0VlP3sf42C&#10;euyO33K90h/bZnJ4v9q/6tRelHp57lYzEIG68B9+tLdawXQ0hvuZeATk4gY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9S0lTFAAAA3AAAAA8AAAAAAAAAAAAAAAAAlwIAAGRycy9k&#10;b3ducmV2LnhtbFBLBQYAAAAABAAEAPUAAACJAwAAAAA=&#10;" filled="f" strokecolor="#f8766c" strokeweight="9722emu">
                        <v:stroke dashstyle="longDash"/>
                        <v:path arrowok="t" o:connecttype="custom" o:connectlocs="0,0;200,0" o:connectangles="0,0"/>
                        <o:lock v:ext="edit" verticies="t"/>
                      </v:polyline>
                      <v:group id="Group 839" o:spid="_x0000_s1033" style="position:absolute;left:9639;top:-206;width:250;height:250" coordorigin="9639,-206" coordsize="250,2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30SN3GAAAA3AAA&#10;AA8AAAAAAAAAAAAAAAAAqQIAAGRycy9kb3ducmV2LnhtbFBLBQYAAAAABAAEAPoAAACcAwAAAAA=&#10;">
                        <v:shape id="Freeform 856" o:spid="_x0000_s1034" style="position:absolute;left:9639;top:-206;width:250;height:250;visibility:visible;mso-wrap-style:square;v-text-anchor:top" coordsize="250,2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D4tVxQAA&#10;ANwAAAAPAAAAZHJzL2Rvd25yZXYueG1sRI9Ba8JAFITvBf/D8gRvzaZF2hBdJQpCD+YQFcTbI/ua&#10;BLNvQ3ZN4r/vFgo9DjPzDbPeTqYVA/WusazgLYpBEJdWN1wpuJwPrwkI55E1tpZJwZMcbDezlzWm&#10;2o5c0HDylQgQdikqqL3vUildWZNBF9mOOHjftjfog+wrqXscA9y08j2OP6TBhsNCjR3tayrvp4dR&#10;0HbF45DvcpdxFt+LMpO363FQajGfshUIT5P/D/+1v7SCZPkJv2fCEZCb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4Pi1XFAAAA3AAAAA8AAAAAAAAAAAAAAAAAlwIAAGRycy9k&#10;b3ducmV2LnhtbFBLBQYAAAAABAAEAPUAAACJAwAAAAA=&#10;" path="m0,249l250,249,250,,,,,249xe" filled="f" strokecolor="#cccbcb" strokeweight="9722emu">
                          <v:path arrowok="t" o:connecttype="custom" o:connectlocs="0,43;250,43;250,-206;0,-206;0,43" o:connectangles="0,0,0,0,0"/>
                        </v:shape>
                        <v:group id="Group 840" o:spid="_x0000_s1035" style="position:absolute;left:9664;top:-82;width:200;height:0" coordorigin="9664,-82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Yyd5NMIAAADcAAAADwAA&#10;AAAAAAAAAAAAAACpAgAAZHJzL2Rvd25yZXYueG1sUEsFBgAAAAAEAAQA+gAAAJgDAAAAAA==&#10;">
                          <v:polyline id="Freeform 855" o:spid="_x0000_s1036" style="position:absolute;visibility:visible;mso-wrap-style:square;v-text-anchor:top" points="19328,-164,19528,-164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i0uqwgAA&#10;ANwAAAAPAAAAZHJzL2Rvd25yZXYueG1sRI9Ba8JAFITvhf6H5RW8NZtqkRhdRQTRa6PeH9lnkpp9&#10;G7KbmOTXdwuFHoeZ+YbZ7AZTi55aV1lW8BHFIIhzqysuFFwvx/cEhPPIGmvLpGAkB7vt68sGU22f&#10;/EV95gsRIOxSVFB636RSurwkgy6yDXHw7rY16INsC6lbfAa4qeU8jpfSYMVhocSGDiXlj6wzCrLF&#10;1HRTd1v15nGqkb7HbLCVUrO3Yb8G4Wnw/+G/9lkrSD5X8HsmHAG5/Q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6LS6rCAAAA3AAAAA8AAAAAAAAAAAAAAAAAlwIAAGRycy9kb3du&#10;cmV2LnhtbFBLBQYAAAAABAAEAPUAAACGAwAAAAA=&#10;" filled="f" strokecolor="#7bad00" strokeweight="9722emu">
                            <v:path arrowok="t" o:connecttype="custom" o:connectlocs="0,0;200,0" o:connectangles="0,0"/>
                            <o:lock v:ext="edit" verticies="t"/>
                          </v:polyline>
                          <v:group id="Group 841" o:spid="_x0000_s1037" style="position:absolute;left:9664;top:-82;width:200;height:0" coordorigin="9664,-82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GIjj78IAAADcAAAADwAA&#10;AAAAAAAAAAAAAACpAgAAZHJzL2Rvd25yZXYueG1sUEsFBgAAAAAEAAQA+gAAAJgDAAAAAA==&#10;">
                            <v:polyline id="Freeform 854" o:spid="_x0000_s1038" style="position:absolute;visibility:visible;mso-wrap-style:square;v-text-anchor:top" points="19328,-164,19528,-164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sg+yxQAA&#10;ANwAAAAPAAAAZHJzL2Rvd25yZXYueG1sRI9BawIxFITvQv9DeIXeNLuFFlmNIkKp9lTXUvD23Dw3&#10;i5uXbRJ1/feNIHgcZuYbZjrvbSvO5EPjWEE+ykAQV043XCv42X4MxyBCRNbYOiYFVwownz0Nplho&#10;d+ENnctYiwThUKACE2NXSBkqQxbDyHXEyTs4bzEm6WupPV4S3LbyNcvepcWG04LBjpaGqmN5sgr2&#10;5efX8vu6zk9+vbK/f7vjznCm1Mtzv5iAiNTHR/jeXmkF47ccbmfSEZCz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eyD7LFAAAA3AAAAA8AAAAAAAAAAAAAAAAAlwIAAGRycy9k&#10;b3ducmV2LnhtbFBLBQYAAAAABAAEAPUAAACJAwAAAAA=&#10;" filled="f" strokecolor="#7bad00" strokeweight="9722emu">
                              <v:stroke dashstyle="longDash"/>
                              <v:path arrowok="t" o:connecttype="custom" o:connectlocs="0,0;200,0" o:connectangles="0,0"/>
                              <o:lock v:ext="edit" verticies="t"/>
                            </v:polyline>
                            <v:group id="Group 842" o:spid="_x0000_s1039" style="position:absolute;left:9639;top:43;width:250;height:250" coordorigin="9639,43" coordsize="250,2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cW2APGAAAA3AAA&#10;AA8AAAAAAAAAAAAAAAAAqQIAAGRycy9kb3ducmV2LnhtbFBLBQYAAAAABAAEAPoAAACcAwAAAAA=&#10;">
                              <v:shape id="Freeform 853" o:spid="_x0000_s1040" style="position:absolute;left:9639;top:43;width:250;height:250;visibility:visible;mso-wrap-style:square;v-text-anchor:top" coordsize="250,2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7RuLxQAA&#10;ANwAAAAPAAAAZHJzL2Rvd25yZXYueG1sRI9Ba8JAFITvBf/D8gRvzaaVlhBdJQpCD+YQFcTbI/ua&#10;BLNvQ3ZN4r/vFgo9DjPzDbPeTqYVA/WusazgLYpBEJdWN1wpuJwPrwkI55E1tpZJwZMcbDezlzWm&#10;2o5c0HDylQgQdikqqL3vUildWZNBF9mOOHjftjfog+wrqXscA9y08j2OP6XBhsNCjR3tayrvp4dR&#10;0HbF45DvcpdxFt+LMpO363FQajGfshUIT5P/D/+1v7SC5GMJv2fCEZCb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TtG4vFAAAA3AAAAA8AAAAAAAAAAAAAAAAAlwIAAGRycy9k&#10;b3ducmV2LnhtbFBLBQYAAAAABAAEAPUAAACJAwAAAAA=&#10;" path="m0,250l250,250,250,,,,,250xe" filled="f" strokecolor="#cccbcb" strokeweight="9722emu">
                                <v:path arrowok="t" o:connecttype="custom" o:connectlocs="0,293;250,293;250,43;0,43;0,293" o:connectangles="0,0,0,0,0"/>
                              </v:shape>
                              <v:group id="Group 843" o:spid="_x0000_s1041" style="position:absolute;left:9664;top:168;width:200;height:0" coordorigin="9664,168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ez5ezGAAAA3AAA&#10;AA8AAAAAAAAAAAAAAAAAqQIAAGRycy9kb3ducmV2LnhtbFBLBQYAAAAABAAEAPoAAACcAwAAAAA=&#10;">
                                <v:polyline id="Freeform 852" o:spid="_x0000_s1042" style="position:absolute;visibility:visible;mso-wrap-style:square;v-text-anchor:top" points="19328,336,19528,336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xSQ7wwAA&#10;ANwAAAAPAAAAZHJzL2Rvd25yZXYueG1sRI9Bi8IwFITvC/6H8ARva6pQaatRRFwQsSzrCl4fzbMt&#10;Ni+lyWr990YQ9jjMzDfMYtWbRtyoc7VlBZNxBIK4sLrmUsHp9+szAeE8ssbGMil4kIPVcvCxwEzb&#10;O//Q7ehLESDsMlRQed9mUrqiIoNubFvi4F1sZ9AH2ZVSd3gPcNPIaRTNpMGaw0KFLW0qKq7HP6Og&#10;PKdJfNr2+eZgdjmnmLrvfa7UaNiv5yA89f4//G7vtIIkjuF1JhwBuXw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YxSQ7wwAAANwAAAAPAAAAAAAAAAAAAAAAAJcCAABkcnMvZG93&#10;bnJldi54bWxQSwUGAAAAAAQABAD1AAAAhwMAAAAA&#10;" filled="f" strokecolor="#00bec4" strokeweight="9722emu">
                                  <v:path arrowok="t" o:connecttype="custom" o:connectlocs="0,0;200,0" o:connectangles="0,0"/>
                                  <o:lock v:ext="edit" verticies="t"/>
                                </v:polyline>
                                <v:group id="Group 844" o:spid="_x0000_s1043" style="position:absolute;left:9664;top:168;width:200;height:0" coordorigin="9664,168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gt3gDGAAAA3AAA&#10;AA8AAAAAAAAAAAAAAAAAqQIAAGRycy9kb3ducmV2LnhtbFBLBQYAAAAABAAEAPoAAACcAwAAAAA=&#10;">
                                  <v:polyline id="Freeform 851" o:spid="_x0000_s1044" style="position:absolute;visibility:visible;mso-wrap-style:square;v-text-anchor:top" points="19328,336,19528,336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T8WkxQAA&#10;ANwAAAAPAAAAZHJzL2Rvd25yZXYueG1sRI/disIwFITvBd8hHME7TRXctdUoogi7iyD+gLeH5tgW&#10;m5PaxNp9+82C4OUwM98w82VrStFQ7QrLCkbDCARxanXBmYLzaTuYgnAeWWNpmRT8koPlotuZY6Lt&#10;kw/UHH0mAoRdggpy76tESpfmZNANbUUcvKutDfog60zqGp8Bbko5jqIPabDgsJBjReuc0tvxYRT8&#10;rC7xI5vsY99EOxfvxptve98o1e+1qxkIT61/h1/tL61gOvmE/zPhCMjF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9PxaTFAAAA3AAAAA8AAAAAAAAAAAAAAAAAlwIAAGRycy9k&#10;b3ducmV2LnhtbFBLBQYAAAAABAAEAPUAAACJAwAAAAA=&#10;" filled="f" strokecolor="#00bec4" strokeweight="9722emu">
                                    <v:stroke dashstyle="longDash"/>
                                    <v:path arrowok="t" o:connecttype="custom" o:connectlocs="0,0;200,0" o:connectangles="0,0"/>
                                    <o:lock v:ext="edit" verticies="t"/>
                                  </v:polyline>
                                  <v:group id="Group 845" o:spid="_x0000_s1045" style="position:absolute;left:9639;top:293;width:250;height:250" coordorigin="9639,293" coordsize="250,2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5v7v6cIAAADcAAAADwAA&#10;AAAAAAAAAAAAAACpAgAAZHJzL2Rvd25yZXYueG1sUEsFBgAAAAAEAAQA+gAAAJgDAAAAAA==&#10;">
                                    <v:shape id="Freeform 850" o:spid="_x0000_s1046" style="position:absolute;left:9639;top:293;width:250;height:250;visibility:visible;mso-wrap-style:square;v-text-anchor:top" coordsize="250,2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BSxhxQAA&#10;ANwAAAAPAAAAZHJzL2Rvd25yZXYueG1sRI9Ba8JAFITvBf/D8gq9NZsWFJtmlVgQPJhDYkG8PbKv&#10;STD7NmTXmP57VxA8DjPzDZOuJ9OJkQbXWlbwEcUgiCurW64V/B6270sQziNr7CyTgn9ysF7NXlJM&#10;tL1yQWPpaxEg7BJU0HjfJ1K6qiGDLrI9cfD+7GDQBznUUg94DXDTyc84XkiDLYeFBnv6aag6lxej&#10;oOuLyzbf5C7jLD4XVSZPx/2o1NvrlH2D8DT5Z/jR3mkFy/kX3M+EIyBX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UFLGHFAAAA3AAAAA8AAAAAAAAAAAAAAAAAlwIAAGRycy9k&#10;b3ducmV2LnhtbFBLBQYAAAAABAAEAPUAAACJAwAAAAA=&#10;" path="m0,249l250,249,250,,,,,249xe" filled="f" strokecolor="#cccbcb" strokeweight="9722emu">
                                      <v:path arrowok="t" o:connecttype="custom" o:connectlocs="0,542;250,542;250,293;0,293;0,542" o:connectangles="0,0,0,0,0"/>
                                    </v:shape>
                                    <v:group id="Group 846" o:spid="_x0000_s1047" style="position:absolute;left:9664;top:418;width:200;height:0" coordorigin="9664,418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1uQpUsIAAADcAAAADwAA&#10;AAAAAAAAAAAAAACpAgAAZHJzL2Rvd25yZXYueG1sUEsFBgAAAAAEAAQA+gAAAJgDAAAAAA==&#10;">
                                      <v:polyline id="Freeform 849" o:spid="_x0000_s1048" style="position:absolute;visibility:visible;mso-wrap-style:square;v-text-anchor:top" points="19328,836,19528,836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4GXNxAAA&#10;ANwAAAAPAAAAZHJzL2Rvd25yZXYueG1sRI/RaoNAFETfC/2H5Rb6Vld9sGKzCaXFJAUJ1OYDLu6t&#10;St274m6i/ftsIJDHYWbOMKvNYgZxpsn1lhUkUQyCuLG651bB8ad8yUE4j6xxsEwK/snBZv34sMJC&#10;25m/6Vz7VgQIuwIVdN6PhZSu6cigi+xIHLxfOxn0QU6t1BPOAW4GmcZxJg32HBY6HOmjo+avPhkF&#10;1avJj3O6O1Sf2+2QpXn1hWWl1PPT8v4GwtPi7+Fbe68V5FkC1zPhCMj1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OBlzcQAAADcAAAADwAAAAAAAAAAAAAAAACXAgAAZHJzL2Rv&#10;d25yZXYueG1sUEsFBgAAAAAEAAQA9QAAAIgDAAAAAA==&#10;" filled="f" strokecolor="#c67bfe" strokeweight="9722emu">
                                        <v:path arrowok="t" o:connecttype="custom" o:connectlocs="0,0;200,0" o:connectangles="0,0"/>
                                        <o:lock v:ext="edit" verticies="t"/>
                                      </v:polyline>
                                      <v:group id="Group 847" o:spid="_x0000_s1049" style="position:absolute;left:9664;top:418;width:200;height:0" coordorigin="9664,418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JehK+xAAAANwAAAAP&#10;AAAAAAAAAAAAAAAAAKkCAABkcnMvZG93bnJldi54bWxQSwUGAAAAAAQABAD6AAAAmgMAAAAA&#10;">
                                        <v:polyline id="Freeform 848" o:spid="_x0000_s1050" style="position:absolute;visibility:visible;mso-wrap-style:square;v-text-anchor:top" points="19328,836,19528,836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+EE0xgAA&#10;ANwAAAAPAAAAZHJzL2Rvd25yZXYueG1sRI9PawIxFMTvBb9DeIKXUrP+qcjWKLql0JOglZ6fm9fd&#10;1c3LkkRd/fSmIHgcZuY3zGzRmlqcyfnKsoJBPwFBnFtdcaFg9/P1NgXhA7LG2jIpuJKHxbzzMsNU&#10;2wtv6LwNhYgQ9ikqKENoUil9XpJB37cNcfT+rDMYonSF1A4vEW5qOUySiTRYcVwosaGspPy4PRkF&#10;yWH9vtnv9r+r7PbpbPY61vY6VqrXbZcfIAK14Rl+tL+1gulkBP9n4hGQ8z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d+EE0xgAAANwAAAAPAAAAAAAAAAAAAAAAAJcCAABkcnMv&#10;ZG93bnJldi54bWxQSwUGAAAAAAQABAD1AAAAigMAAAAA&#10;" filled="f" strokecolor="#c67bfe" strokeweight="9722emu">
                                          <v:stroke dashstyle="longDash"/>
                                          <v:path arrowok="t" o:connecttype="custom" o:connectlocs="0,0;200,0" o:connectangles="0,0"/>
                                          <o:lock v:ext="edit" verticies="t"/>
                                        </v:polyline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213659">
        <w:rPr>
          <w:rFonts w:ascii="Arial" w:eastAsia="Arial" w:hAnsi="Arial" w:cs="Arial"/>
          <w:position w:val="-1"/>
          <w:sz w:val="13"/>
          <w:szCs w:val="13"/>
        </w:rPr>
        <w:t xml:space="preserve">1  </w:t>
      </w:r>
      <w:r w:rsidR="00213659">
        <w:rPr>
          <w:rFonts w:ascii="Arial" w:eastAsia="Arial" w:hAnsi="Arial" w:cs="Arial"/>
          <w:spacing w:val="11"/>
          <w:position w:val="-1"/>
          <w:sz w:val="13"/>
          <w:szCs w:val="13"/>
        </w:rPr>
        <w:t xml:space="preserve"> </w:t>
      </w:r>
      <w:r w:rsidR="00213659">
        <w:rPr>
          <w:rFonts w:ascii="Arial" w:eastAsia="Arial" w:hAnsi="Arial" w:cs="Arial"/>
          <w:w w:val="103"/>
          <w:position w:val="-2"/>
          <w:sz w:val="14"/>
          <w:szCs w:val="14"/>
        </w:rPr>
        <w:t>1/3</w:t>
      </w:r>
    </w:p>
    <w:p w14:paraId="00CEC68A" w14:textId="77777777" w:rsidR="001204D4" w:rsidRDefault="00213659">
      <w:pPr>
        <w:spacing w:line="100" w:lineRule="exact"/>
        <w:ind w:left="38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pacing w:val="-34"/>
          <w:position w:val="-1"/>
          <w:sz w:val="13"/>
          <w:szCs w:val="13"/>
        </w:rPr>
        <w:t>2</w:t>
      </w:r>
      <w:r>
        <w:rPr>
          <w:rFonts w:ascii="Arial" w:eastAsia="Arial" w:hAnsi="Arial" w:cs="Arial"/>
          <w:position w:val="1"/>
          <w:sz w:val="13"/>
          <w:szCs w:val="13"/>
        </w:rPr>
        <w:t>1</w:t>
      </w:r>
    </w:p>
    <w:p w14:paraId="17A34CC4" w14:textId="77777777" w:rsidR="001204D4" w:rsidRDefault="00213659">
      <w:pPr>
        <w:spacing w:line="140" w:lineRule="exact"/>
        <w:ind w:left="115"/>
        <w:rPr>
          <w:rFonts w:ascii="Arial" w:eastAsia="Arial" w:hAnsi="Arial" w:cs="Arial"/>
          <w:sz w:val="14"/>
          <w:szCs w:val="14"/>
        </w:rPr>
        <w:sectPr w:rsidR="001204D4">
          <w:type w:val="continuous"/>
          <w:pgSz w:w="12240" w:h="15840"/>
          <w:pgMar w:top="960" w:right="1320" w:bottom="280" w:left="1340" w:header="720" w:footer="720" w:gutter="0"/>
          <w:cols w:num="6" w:space="720" w:equalWidth="0">
            <w:col w:w="1079" w:space="240"/>
            <w:col w:w="615" w:space="1009"/>
            <w:col w:w="579" w:space="240"/>
            <w:col w:w="615" w:space="1009"/>
            <w:col w:w="1434" w:space="1009"/>
            <w:col w:w="1751"/>
          </w:cols>
        </w:sectPr>
      </w:pPr>
      <w:r>
        <w:rPr>
          <w:rFonts w:ascii="Arial" w:eastAsia="Arial" w:hAnsi="Arial" w:cs="Arial"/>
          <w:position w:val="3"/>
          <w:sz w:val="13"/>
          <w:szCs w:val="13"/>
        </w:rPr>
        <w:t xml:space="preserve">0         </w:t>
      </w:r>
      <w:r>
        <w:rPr>
          <w:rFonts w:ascii="Arial" w:eastAsia="Arial" w:hAnsi="Arial" w:cs="Arial"/>
          <w:spacing w:val="10"/>
          <w:position w:val="3"/>
          <w:sz w:val="13"/>
          <w:szCs w:val="13"/>
        </w:rPr>
        <w:t xml:space="preserve"> </w:t>
      </w:r>
      <w:r>
        <w:rPr>
          <w:rFonts w:ascii="Arial" w:eastAsia="Arial" w:hAnsi="Arial" w:cs="Arial"/>
          <w:position w:val="1"/>
          <w:sz w:val="13"/>
          <w:szCs w:val="13"/>
        </w:rPr>
        <w:t xml:space="preserve">0  </w:t>
      </w:r>
      <w:r>
        <w:rPr>
          <w:rFonts w:ascii="Arial" w:eastAsia="Arial" w:hAnsi="Arial" w:cs="Arial"/>
          <w:spacing w:val="11"/>
          <w:position w:val="1"/>
          <w:sz w:val="13"/>
          <w:szCs w:val="13"/>
        </w:rPr>
        <w:t xml:space="preserve"> </w:t>
      </w:r>
      <w:r>
        <w:rPr>
          <w:rFonts w:ascii="Arial" w:eastAsia="Arial" w:hAnsi="Arial" w:cs="Arial"/>
          <w:w w:val="103"/>
          <w:sz w:val="14"/>
          <w:szCs w:val="14"/>
        </w:rPr>
        <w:t>0/3</w:t>
      </w:r>
    </w:p>
    <w:p w14:paraId="6EC4AA42" w14:textId="77777777" w:rsidR="001204D4" w:rsidRDefault="001204D4">
      <w:pPr>
        <w:spacing w:before="8" w:line="160" w:lineRule="exact"/>
        <w:rPr>
          <w:sz w:val="17"/>
          <w:szCs w:val="17"/>
        </w:rPr>
      </w:pPr>
    </w:p>
    <w:p w14:paraId="09C48E05" w14:textId="77777777" w:rsidR="001204D4" w:rsidRDefault="00213659">
      <w:pPr>
        <w:spacing w:before="45"/>
        <w:ind w:left="874" w:right="1505"/>
        <w:jc w:val="center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 xml:space="preserve">56    </w:t>
      </w:r>
      <w:r>
        <w:rPr>
          <w:rFonts w:ascii="Arial" w:eastAsia="Arial" w:hAnsi="Arial" w:cs="Arial"/>
          <w:spacing w:val="3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126     196                       </w:t>
      </w:r>
      <w:r>
        <w:rPr>
          <w:rFonts w:ascii="Arial" w:eastAsia="Arial" w:hAnsi="Arial" w:cs="Arial"/>
          <w:spacing w:val="3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392    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56    </w:t>
      </w:r>
      <w:r>
        <w:rPr>
          <w:rFonts w:ascii="Arial" w:eastAsia="Arial" w:hAnsi="Arial" w:cs="Arial"/>
          <w:spacing w:val="3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126     196                       </w:t>
      </w:r>
      <w:r>
        <w:rPr>
          <w:rFonts w:ascii="Arial" w:eastAsia="Arial" w:hAnsi="Arial" w:cs="Arial"/>
          <w:spacing w:val="3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392    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56    </w:t>
      </w:r>
      <w:r>
        <w:rPr>
          <w:rFonts w:ascii="Arial" w:eastAsia="Arial" w:hAnsi="Arial" w:cs="Arial"/>
          <w:spacing w:val="3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126     196                       </w:t>
      </w:r>
      <w:r>
        <w:rPr>
          <w:rFonts w:ascii="Arial" w:eastAsia="Arial" w:hAnsi="Arial" w:cs="Arial"/>
          <w:spacing w:val="32"/>
          <w:sz w:val="14"/>
          <w:szCs w:val="14"/>
        </w:rPr>
        <w:t xml:space="preserve"> </w:t>
      </w:r>
      <w:r>
        <w:rPr>
          <w:rFonts w:ascii="Arial" w:eastAsia="Arial" w:hAnsi="Arial" w:cs="Arial"/>
          <w:w w:val="103"/>
          <w:sz w:val="14"/>
          <w:szCs w:val="14"/>
        </w:rPr>
        <w:t>392</w:t>
      </w:r>
    </w:p>
    <w:p w14:paraId="5488FE34" w14:textId="77777777" w:rsidR="001204D4" w:rsidRDefault="00213659">
      <w:pPr>
        <w:spacing w:line="180" w:lineRule="exact"/>
        <w:ind w:left="4012" w:right="4683"/>
        <w:jc w:val="center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w w:val="101"/>
          <w:sz w:val="17"/>
          <w:szCs w:val="17"/>
        </w:rPr>
        <w:t>Exposures</w:t>
      </w:r>
    </w:p>
    <w:p w14:paraId="268CE70F" w14:textId="77777777" w:rsidR="001204D4" w:rsidRDefault="001204D4">
      <w:pPr>
        <w:spacing w:line="200" w:lineRule="exact"/>
      </w:pPr>
    </w:p>
    <w:p w14:paraId="0688FFF2" w14:textId="77777777" w:rsidR="001204D4" w:rsidRDefault="001204D4">
      <w:pPr>
        <w:spacing w:before="12" w:line="200" w:lineRule="exact"/>
      </w:pPr>
    </w:p>
    <w:p w14:paraId="50CFA40E" w14:textId="77777777" w:rsidR="001204D4" w:rsidRDefault="00213659">
      <w:pPr>
        <w:spacing w:before="21" w:line="415" w:lineRule="auto"/>
        <w:ind w:left="100" w:right="438"/>
        <w:rPr>
          <w:sz w:val="24"/>
          <w:szCs w:val="24"/>
        </w:rPr>
      </w:pPr>
      <w:r>
        <w:rPr>
          <w:spacing w:val="-11"/>
          <w:sz w:val="24"/>
          <w:szCs w:val="24"/>
        </w:rPr>
        <w:t>F</w:t>
      </w:r>
      <w:r>
        <w:rPr>
          <w:sz w:val="24"/>
          <w:szCs w:val="24"/>
        </w:rPr>
        <w:t>igu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4.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-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results</w:t>
      </w:r>
      <w:proofErr w:type="gramEnd"/>
      <w:r>
        <w:rPr>
          <w:sz w:val="24"/>
          <w:szCs w:val="24"/>
        </w:rPr>
        <w:t>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plot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measure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(memor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similarit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 referent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assignment)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1.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ranged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-1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1.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points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condition means,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error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bars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95%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CIs,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dashed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lines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best-fitting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linear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gression.</w:t>
      </w:r>
    </w:p>
    <w:p w14:paraId="48D58F51" w14:textId="77777777" w:rsidR="001204D4" w:rsidRDefault="001204D4">
      <w:pPr>
        <w:spacing w:line="200" w:lineRule="exact"/>
      </w:pPr>
    </w:p>
    <w:p w14:paraId="43E7F549" w14:textId="77777777" w:rsidR="001204D4" w:rsidRDefault="001204D4">
      <w:pPr>
        <w:spacing w:line="200" w:lineRule="exact"/>
      </w:pPr>
    </w:p>
    <w:p w14:paraId="34B9C9B6" w14:textId="77777777" w:rsidR="001204D4" w:rsidRDefault="001204D4">
      <w:pPr>
        <w:spacing w:before="3" w:line="200" w:lineRule="exact"/>
      </w:pPr>
    </w:p>
    <w:p w14:paraId="567C1CF0" w14:textId="77777777" w:rsidR="001204D4" w:rsidRDefault="00213659">
      <w:pPr>
        <w:ind w:left="100"/>
        <w:rPr>
          <w:sz w:val="24"/>
          <w:szCs w:val="24"/>
        </w:rPr>
      </w:pPr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e</w:t>
      </w:r>
      <w:proofErr w:type="gramEnd"/>
      <w:r>
        <w:rPr>
          <w:sz w:val="24"/>
          <w:szCs w:val="24"/>
        </w:rPr>
        <w:t>.g.,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3/3-56)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interact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function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number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56)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times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</w:p>
    <w:p w14:paraId="726F0A83" w14:textId="77777777" w:rsidR="001204D4" w:rsidRDefault="001204D4">
      <w:pPr>
        <w:spacing w:before="9" w:line="140" w:lineRule="exact"/>
        <w:rPr>
          <w:sz w:val="15"/>
          <w:szCs w:val="15"/>
        </w:rPr>
      </w:pPr>
    </w:p>
    <w:p w14:paraId="28F32FF0" w14:textId="77777777" w:rsidR="001204D4" w:rsidRDefault="00213659">
      <w:pPr>
        <w:ind w:left="100"/>
        <w:rPr>
          <w:sz w:val="24"/>
          <w:szCs w:val="24"/>
        </w:rPr>
      </w:pPr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e</w:t>
      </w:r>
      <w:proofErr w:type="gramEnd"/>
      <w:r>
        <w:rPr>
          <w:sz w:val="24"/>
          <w:szCs w:val="24"/>
        </w:rPr>
        <w:t>.g.,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full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coherence).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gression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equation</w:t>
      </w:r>
      <w:r>
        <w:rPr>
          <w:spacing w:val="-1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score</w:t>
      </w:r>
      <w:r>
        <w:rPr>
          <w:spacing w:val="-8"/>
          <w:sz w:val="24"/>
          <w:szCs w:val="24"/>
        </w:rPr>
        <w:t xml:space="preserve"> </w:t>
      </w:r>
      <w:r>
        <w:rPr>
          <w:rFonts w:ascii="Batang" w:eastAsia="Batang" w:hAnsi="Batang" w:cs="Batang"/>
          <w:w w:val="77"/>
          <w:sz w:val="24"/>
          <w:szCs w:val="24"/>
        </w:rPr>
        <w:t>∼</w:t>
      </w:r>
      <w:r>
        <w:rPr>
          <w:rFonts w:ascii="Batang" w:eastAsia="Batang" w:hAnsi="Batang" w:cs="Batang"/>
          <w:spacing w:val="-5"/>
          <w:w w:val="7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xposures</w:t>
      </w:r>
      <w:r>
        <w:rPr>
          <w:spacing w:val="-13"/>
          <w:sz w:val="24"/>
          <w:szCs w:val="24"/>
        </w:rPr>
        <w:t xml:space="preserve"> </w:t>
      </w:r>
      <w:r>
        <w:rPr>
          <w:rFonts w:ascii="Batang" w:eastAsia="Batang" w:hAnsi="Batang" w:cs="Batang"/>
          <w:w w:val="95"/>
          <w:sz w:val="24"/>
          <w:szCs w:val="24"/>
        </w:rPr>
        <w:t>×</w:t>
      </w:r>
      <w:r>
        <w:rPr>
          <w:rFonts w:ascii="Batang" w:eastAsia="Batang" w:hAnsi="Batang" w:cs="Batang"/>
          <w:spacing w:val="-19"/>
          <w:w w:val="95"/>
          <w:sz w:val="24"/>
          <w:szCs w:val="24"/>
        </w:rPr>
        <w:t xml:space="preserve"> </w:t>
      </w:r>
      <w:r>
        <w:rPr>
          <w:sz w:val="24"/>
          <w:szCs w:val="24"/>
        </w:rPr>
        <w:t>condition.</w:t>
      </w:r>
    </w:p>
    <w:p w14:paraId="1482D6D8" w14:textId="77777777" w:rsidR="001204D4" w:rsidRDefault="001204D4">
      <w:pPr>
        <w:spacing w:before="19" w:line="200" w:lineRule="exact"/>
      </w:pPr>
    </w:p>
    <w:p w14:paraId="7A78C8F9" w14:textId="77777777" w:rsidR="001204D4" w:rsidRDefault="00213659">
      <w:pPr>
        <w:spacing w:line="415" w:lineRule="auto"/>
        <w:ind w:left="100" w:right="752" w:firstLine="576"/>
        <w:rPr>
          <w:sz w:val="24"/>
          <w:szCs w:val="24"/>
        </w:rPr>
      </w:pP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xamine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ferences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between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els,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Helmert</w:t>
      </w:r>
      <w:proofErr w:type="spellEnd"/>
      <w:r>
        <w:rPr>
          <w:sz w:val="24"/>
          <w:szCs w:val="24"/>
        </w:rPr>
        <w:t xml:space="preserve"> contrasts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analyzing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between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1/3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0/3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conditions,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(ii)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ference between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2/3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0/3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1/3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combined,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(iii)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ference between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0/3,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1/3,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2/3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combined.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these analyses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able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1.</w:t>
      </w:r>
    </w:p>
    <w:p w14:paraId="06C2F49E" w14:textId="77777777" w:rsidR="001204D4" w:rsidRDefault="00213659">
      <w:pPr>
        <w:spacing w:before="24" w:line="415" w:lineRule="auto"/>
        <w:ind w:left="100" w:right="293" w:firstLine="576"/>
        <w:rPr>
          <w:sz w:val="24"/>
          <w:szCs w:val="24"/>
        </w:rPr>
      </w:pPr>
      <w:r>
        <w:rPr>
          <w:sz w:val="24"/>
          <w:szCs w:val="24"/>
        </w:rPr>
        <w:t>Before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detailing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measure,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first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state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broad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patterns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 results.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First,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highest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3/3</w:t>
      </w:r>
      <w:r>
        <w:rPr>
          <w:spacing w:val="-3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condition</w:t>
      </w:r>
      <w:proofErr w:type="gramEnd"/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Second,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found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strongest</w:t>
      </w:r>
      <w:r>
        <w:rPr>
          <w:spacing w:val="-9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vidence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 statistical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(i.e.,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sensit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vity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amount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xposure)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3/3</w:t>
      </w:r>
      <w:r>
        <w:rPr>
          <w:spacing w:val="-3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condition</w:t>
      </w:r>
      <w:proofErr w:type="gramEnd"/>
      <w:r>
        <w:rPr>
          <w:sz w:val="24"/>
          <w:szCs w:val="24"/>
        </w:rPr>
        <w:t>.</w:t>
      </w:r>
    </w:p>
    <w:p w14:paraId="002F0421" w14:textId="77777777" w:rsidR="001204D4" w:rsidRDefault="00213659">
      <w:pPr>
        <w:spacing w:before="42"/>
        <w:ind w:left="676"/>
        <w:rPr>
          <w:sz w:val="24"/>
          <w:szCs w:val="24"/>
        </w:rPr>
      </w:pPr>
      <w:r>
        <w:rPr>
          <w:spacing w:val="-22"/>
          <w:sz w:val="24"/>
          <w:szCs w:val="24"/>
        </w:rPr>
        <w:t>T</w:t>
      </w:r>
      <w:r>
        <w:rPr>
          <w:sz w:val="24"/>
          <w:szCs w:val="24"/>
        </w:rPr>
        <w:t>ask</w:t>
      </w:r>
      <w:r>
        <w:rPr>
          <w:spacing w:val="37"/>
          <w:sz w:val="24"/>
          <w:szCs w:val="24"/>
        </w:rPr>
        <w:t xml:space="preserve"> </w:t>
      </w:r>
      <w:r>
        <w:rPr>
          <w:spacing w:val="-4"/>
          <w:w w:val="107"/>
          <w:sz w:val="24"/>
          <w:szCs w:val="24"/>
        </w:rPr>
        <w:t>r</w:t>
      </w:r>
      <w:r>
        <w:rPr>
          <w:w w:val="107"/>
          <w:sz w:val="24"/>
          <w:szCs w:val="24"/>
        </w:rPr>
        <w:t xml:space="preserve">esults.  </w:t>
      </w:r>
      <w:r>
        <w:rPr>
          <w:spacing w:val="48"/>
          <w:w w:val="107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report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performance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three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tasks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separately</w:t>
      </w:r>
    </w:p>
    <w:p w14:paraId="26BE1858" w14:textId="77777777" w:rsidR="001204D4" w:rsidRDefault="001204D4">
      <w:pPr>
        <w:spacing w:before="17" w:line="220" w:lineRule="exact"/>
        <w:rPr>
          <w:sz w:val="22"/>
          <w:szCs w:val="22"/>
        </w:rPr>
      </w:pPr>
    </w:p>
    <w:p w14:paraId="65B89DD7" w14:textId="77777777" w:rsidR="001204D4" w:rsidRDefault="00213659">
      <w:pPr>
        <w:spacing w:line="415" w:lineRule="auto"/>
        <w:ind w:left="100" w:right="222" w:firstLine="576"/>
        <w:rPr>
          <w:sz w:val="24"/>
          <w:szCs w:val="24"/>
        </w:rPr>
        <w:sectPr w:rsidR="001204D4">
          <w:type w:val="continuous"/>
          <w:pgSz w:w="12240" w:h="15840"/>
          <w:pgMar w:top="960" w:right="1320" w:bottom="280" w:left="1340" w:header="720" w:footer="720" w:gutter="0"/>
          <w:cols w:space="720"/>
        </w:sectPr>
      </w:pPr>
      <w:r>
        <w:rPr>
          <w:sz w:val="24"/>
          <w:szCs w:val="24"/>
        </w:rPr>
        <w:t>Memor</w:t>
      </w:r>
      <w:r>
        <w:rPr>
          <w:spacing w:val="-9"/>
          <w:sz w:val="24"/>
          <w:szCs w:val="24"/>
        </w:rPr>
        <w:t>y</w:t>
      </w:r>
      <w:r>
        <w:rPr>
          <w:sz w:val="24"/>
          <w:szCs w:val="24"/>
        </w:rPr>
        <w:t xml:space="preserve">.  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significant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main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greater</w:t>
      </w:r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resulted 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better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scores.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also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significant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main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condition;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2/3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 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higher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0/3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1/3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combined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 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higher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rest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combined.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Because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2/3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3/3 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both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outperformed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respect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els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coherence,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also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computed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</w:p>
    <w:p w14:paraId="768C4055" w14:textId="77777777" w:rsidR="001204D4" w:rsidRDefault="001204D4">
      <w:pPr>
        <w:spacing w:before="5" w:line="120" w:lineRule="exact"/>
        <w:rPr>
          <w:sz w:val="12"/>
          <w:szCs w:val="12"/>
        </w:rPr>
      </w:pPr>
    </w:p>
    <w:p w14:paraId="7D8CE70D" w14:textId="77777777" w:rsidR="001204D4" w:rsidRDefault="001204D4">
      <w:pPr>
        <w:spacing w:line="200" w:lineRule="exact"/>
      </w:pPr>
    </w:p>
    <w:p w14:paraId="2188C666" w14:textId="77777777" w:rsidR="001204D4" w:rsidRDefault="001204D4">
      <w:pPr>
        <w:spacing w:line="200" w:lineRule="exact"/>
      </w:pPr>
    </w:p>
    <w:p w14:paraId="17300775" w14:textId="77777777" w:rsidR="001204D4" w:rsidRDefault="00213659">
      <w:pPr>
        <w:spacing w:before="19" w:line="415" w:lineRule="auto"/>
        <w:ind w:left="120" w:right="78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model</w:t>
      </w:r>
      <w:proofErr w:type="gramEnd"/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continuous</w:t>
      </w:r>
      <w:r>
        <w:rPr>
          <w:spacing w:val="-11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ariable;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continuous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gressor</w:t>
      </w:r>
      <w:proofErr w:type="spellEnd"/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significantly predicted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increases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score,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β</w:t>
      </w:r>
      <w:r>
        <w:rPr>
          <w:spacing w:val="30"/>
          <w:sz w:val="24"/>
          <w:szCs w:val="24"/>
        </w:rPr>
        <w:t xml:space="preserve"> </w:t>
      </w:r>
      <w:r>
        <w:rPr>
          <w:w w:val="134"/>
          <w:sz w:val="24"/>
          <w:szCs w:val="24"/>
        </w:rPr>
        <w:t>=</w:t>
      </w:r>
      <w:r>
        <w:rPr>
          <w:spacing w:val="-14"/>
          <w:w w:val="134"/>
          <w:sz w:val="24"/>
          <w:szCs w:val="24"/>
        </w:rPr>
        <w:t xml:space="preserve"> </w:t>
      </w:r>
      <w:r>
        <w:rPr>
          <w:sz w:val="24"/>
          <w:szCs w:val="24"/>
        </w:rPr>
        <w:t>0.06,</w:t>
      </w:r>
      <w:r>
        <w:rPr>
          <w:spacing w:val="-7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t(619)</w:t>
      </w:r>
      <w:r>
        <w:rPr>
          <w:spacing w:val="-24"/>
          <w:w w:val="109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=</w:t>
      </w:r>
      <w:r>
        <w:rPr>
          <w:spacing w:val="34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3.86,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3"/>
          <w:sz w:val="24"/>
          <w:szCs w:val="24"/>
        </w:rPr>
        <w:t xml:space="preserve"> </w:t>
      </w:r>
      <w:r>
        <w:rPr>
          <w:w w:val="134"/>
          <w:sz w:val="24"/>
          <w:szCs w:val="24"/>
        </w:rPr>
        <w:t>&lt;</w:t>
      </w:r>
      <w:r>
        <w:rPr>
          <w:spacing w:val="-14"/>
          <w:w w:val="134"/>
          <w:sz w:val="24"/>
          <w:szCs w:val="24"/>
        </w:rPr>
        <w:t xml:space="preserve"> </w:t>
      </w:r>
      <w:r>
        <w:rPr>
          <w:sz w:val="24"/>
          <w:szCs w:val="24"/>
        </w:rPr>
        <w:t>0.0005,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suggesting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pa</w:t>
      </w:r>
      <w:r>
        <w:rPr>
          <w:spacing w:val="-4"/>
          <w:w w:val="108"/>
          <w:sz w:val="24"/>
          <w:szCs w:val="24"/>
        </w:rPr>
        <w:t>r</w:t>
      </w:r>
      <w:r>
        <w:rPr>
          <w:w w:val="101"/>
          <w:sz w:val="24"/>
          <w:szCs w:val="24"/>
        </w:rPr>
        <w:t xml:space="preserve">ametrically </w:t>
      </w:r>
      <w:r>
        <w:rPr>
          <w:sz w:val="24"/>
          <w:szCs w:val="24"/>
        </w:rPr>
        <w:t>increasing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ametric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increases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score.</w:t>
      </w:r>
    </w:p>
    <w:p w14:paraId="289AC329" w14:textId="77777777" w:rsidR="001204D4" w:rsidRDefault="00213659">
      <w:pPr>
        <w:spacing w:before="3" w:line="411" w:lineRule="auto"/>
        <w:ind w:left="120" w:right="502" w:firstLine="576"/>
        <w:rPr>
          <w:sz w:val="24"/>
          <w:szCs w:val="24"/>
        </w:rPr>
      </w:pPr>
      <w:r>
        <w:rPr>
          <w:sz w:val="24"/>
          <w:szCs w:val="24"/>
        </w:rPr>
        <w:t>Additionall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significant</w:t>
      </w:r>
      <w:r>
        <w:rPr>
          <w:spacing w:val="-20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rFonts w:ascii="Batang" w:eastAsia="Batang" w:hAnsi="Batang" w:cs="Batang"/>
          <w:sz w:val="24"/>
          <w:szCs w:val="24"/>
        </w:rPr>
        <w:t>×</w:t>
      </w:r>
      <w:r>
        <w:rPr>
          <w:rFonts w:ascii="Batang" w:eastAsia="Batang" w:hAnsi="Batang" w:cs="Batang"/>
          <w:spacing w:val="-30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interaction;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 xml:space="preserve">of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score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higher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3/3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conditions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combined, suggesting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greater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statistical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3/3.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Thus,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semantically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coherent linguistic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input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(1)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bolstered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Q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(2) increased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statistical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process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responsible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those 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least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3/3</w:t>
      </w:r>
      <w:r>
        <w:rPr>
          <w:spacing w:val="-3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condition</w:t>
      </w:r>
      <w:proofErr w:type="gramEnd"/>
      <w:r>
        <w:rPr>
          <w:sz w:val="24"/>
          <w:szCs w:val="24"/>
        </w:rPr>
        <w:t>.</w:t>
      </w:r>
    </w:p>
    <w:p w14:paraId="543DC373" w14:textId="77777777" w:rsidR="001204D4" w:rsidRDefault="00213659">
      <w:pPr>
        <w:spacing w:before="95" w:line="400" w:lineRule="auto"/>
        <w:ind w:left="120" w:right="102" w:firstLine="576"/>
        <w:rPr>
          <w:sz w:val="24"/>
          <w:szCs w:val="24"/>
        </w:rPr>
      </w:pPr>
      <w:r>
        <w:rPr>
          <w:sz w:val="24"/>
          <w:szCs w:val="24"/>
        </w:rPr>
        <w:t>Similarit</w:t>
      </w:r>
      <w:r>
        <w:rPr>
          <w:spacing w:val="-9"/>
          <w:sz w:val="24"/>
          <w:szCs w:val="24"/>
        </w:rPr>
        <w:t>y</w:t>
      </w:r>
      <w:r>
        <w:rPr>
          <w:sz w:val="24"/>
          <w:szCs w:val="24"/>
        </w:rPr>
        <w:t xml:space="preserve">.  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significant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main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condition: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3/3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significantly higher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conditions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combined.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Additionall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significant</w:t>
      </w:r>
      <w:r>
        <w:rPr>
          <w:spacing w:val="-20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rFonts w:ascii="Batang" w:eastAsia="Batang" w:hAnsi="Batang" w:cs="Batang"/>
          <w:sz w:val="24"/>
          <w:szCs w:val="24"/>
        </w:rPr>
        <w:t xml:space="preserve">×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interaction;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score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higher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3/3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 other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conditions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combined.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Thus,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coherent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linguistic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input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(1)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increased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distinction between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within-cat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cross-cat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pairs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(2)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increased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</w:p>
    <w:p w14:paraId="607FFE86" w14:textId="77777777" w:rsidR="001204D4" w:rsidRDefault="00213659">
      <w:pPr>
        <w:spacing w:before="24"/>
        <w:ind w:left="120"/>
        <w:rPr>
          <w:sz w:val="24"/>
          <w:szCs w:val="24"/>
        </w:rPr>
      </w:pPr>
      <w:proofErr w:type="gramStart"/>
      <w:r>
        <w:rPr>
          <w:sz w:val="24"/>
          <w:szCs w:val="24"/>
        </w:rPr>
        <w:t>statistical</w:t>
      </w:r>
      <w:proofErr w:type="gramEnd"/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process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0"/>
          <w:sz w:val="24"/>
          <w:szCs w:val="24"/>
        </w:rPr>
        <w:t>n</w:t>
      </w:r>
      <w:r>
        <w:rPr>
          <w:spacing w:val="-5"/>
          <w:sz w:val="24"/>
          <w:szCs w:val="24"/>
        </w:rPr>
        <w:t>v</w:t>
      </w:r>
      <w:r>
        <w:rPr>
          <w:sz w:val="24"/>
          <w:szCs w:val="24"/>
        </w:rPr>
        <w:t>ol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making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such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distinctions,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least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condition.</w:t>
      </w:r>
    </w:p>
    <w:p w14:paraId="29543C2A" w14:textId="77777777" w:rsidR="001204D4" w:rsidRDefault="001204D4">
      <w:pPr>
        <w:spacing w:before="5" w:line="280" w:lineRule="exact"/>
        <w:rPr>
          <w:sz w:val="28"/>
          <w:szCs w:val="28"/>
        </w:rPr>
      </w:pPr>
    </w:p>
    <w:p w14:paraId="1F94D6CD" w14:textId="77777777" w:rsidR="001204D4" w:rsidRDefault="00213659">
      <w:pPr>
        <w:spacing w:line="415" w:lineRule="auto"/>
        <w:ind w:left="120" w:right="167" w:firstLine="576"/>
        <w:rPr>
          <w:sz w:val="24"/>
          <w:szCs w:val="24"/>
        </w:rPr>
      </w:pP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erent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 xml:space="preserve">assignment.   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significant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main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2/3 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higher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0/3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1/3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combined.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3/3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ginally higher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rest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combined,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β</w:t>
      </w:r>
      <w:r>
        <w:rPr>
          <w:spacing w:val="30"/>
          <w:sz w:val="24"/>
          <w:szCs w:val="24"/>
        </w:rPr>
        <w:t xml:space="preserve"> </w:t>
      </w:r>
      <w:r>
        <w:rPr>
          <w:w w:val="134"/>
          <w:sz w:val="24"/>
          <w:szCs w:val="24"/>
        </w:rPr>
        <w:t>=</w:t>
      </w:r>
      <w:r>
        <w:rPr>
          <w:spacing w:val="-14"/>
          <w:w w:val="134"/>
          <w:sz w:val="24"/>
          <w:szCs w:val="24"/>
        </w:rPr>
        <w:t xml:space="preserve"> </w:t>
      </w:r>
      <w:r>
        <w:rPr>
          <w:sz w:val="24"/>
          <w:szCs w:val="24"/>
        </w:rPr>
        <w:t>0.03,</w:t>
      </w:r>
      <w:r>
        <w:rPr>
          <w:spacing w:val="-21"/>
          <w:sz w:val="24"/>
          <w:szCs w:val="24"/>
        </w:rPr>
        <w:t xml:space="preserve"> </w:t>
      </w:r>
      <w:proofErr w:type="gramStart"/>
      <w:r>
        <w:rPr>
          <w:w w:val="109"/>
          <w:sz w:val="24"/>
          <w:szCs w:val="24"/>
        </w:rPr>
        <w:t>t(</w:t>
      </w:r>
      <w:proofErr w:type="gramEnd"/>
      <w:r>
        <w:rPr>
          <w:w w:val="109"/>
          <w:sz w:val="24"/>
          <w:szCs w:val="24"/>
        </w:rPr>
        <w:t>615)</w:t>
      </w:r>
      <w:r>
        <w:rPr>
          <w:spacing w:val="-24"/>
          <w:w w:val="109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=</w:t>
      </w:r>
      <w:r>
        <w:rPr>
          <w:spacing w:val="34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1.72,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w w:val="134"/>
          <w:sz w:val="24"/>
          <w:szCs w:val="24"/>
        </w:rPr>
        <w:t>=</w:t>
      </w:r>
      <w:r>
        <w:rPr>
          <w:spacing w:val="-14"/>
          <w:w w:val="134"/>
          <w:sz w:val="24"/>
          <w:szCs w:val="24"/>
        </w:rPr>
        <w:t xml:space="preserve"> </w:t>
      </w:r>
      <w:r>
        <w:rPr>
          <w:sz w:val="24"/>
          <w:szCs w:val="24"/>
        </w:rPr>
        <w:t>0.08,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possibly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because</w:t>
      </w:r>
    </w:p>
    <w:p w14:paraId="2C012B26" w14:textId="77777777" w:rsidR="001204D4" w:rsidRDefault="00213659">
      <w:pPr>
        <w:spacing w:before="7" w:line="415" w:lineRule="auto"/>
        <w:ind w:left="120" w:right="84"/>
        <w:rPr>
          <w:sz w:val="24"/>
          <w:szCs w:val="24"/>
        </w:rPr>
      </w:pPr>
      <w:proofErr w:type="gramStart"/>
      <w:r>
        <w:rPr>
          <w:sz w:val="24"/>
          <w:szCs w:val="24"/>
        </w:rPr>
        <w:t>3/3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proofErr w:type="gramEnd"/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2/3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confer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comparable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ad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antages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task.</w:t>
      </w:r>
      <w:r>
        <w:rPr>
          <w:spacing w:val="10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also computed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continuous</w:t>
      </w:r>
      <w:r>
        <w:rPr>
          <w:spacing w:val="-11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ariable;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continuous</w:t>
      </w:r>
      <w:r>
        <w:rPr>
          <w:spacing w:val="-11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 xml:space="preserve">coherence </w:t>
      </w:r>
      <w:proofErr w:type="spellStart"/>
      <w:r>
        <w:rPr>
          <w:w w:val="99"/>
          <w:sz w:val="24"/>
          <w:szCs w:val="24"/>
        </w:rPr>
        <w:t>r</w:t>
      </w:r>
      <w:r>
        <w:rPr>
          <w:spacing w:val="-4"/>
          <w:w w:val="99"/>
          <w:sz w:val="24"/>
          <w:szCs w:val="24"/>
        </w:rPr>
        <w:t>e</w:t>
      </w:r>
      <w:r>
        <w:rPr>
          <w:w w:val="99"/>
          <w:sz w:val="24"/>
          <w:szCs w:val="24"/>
        </w:rPr>
        <w:t>gressor</w:t>
      </w:r>
      <w:proofErr w:type="spellEnd"/>
      <w:r>
        <w:rPr>
          <w:sz w:val="24"/>
          <w:szCs w:val="24"/>
        </w:rPr>
        <w:t xml:space="preserve"> 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predicted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increases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score,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β</w:t>
      </w:r>
      <w:r>
        <w:rPr>
          <w:spacing w:val="30"/>
          <w:sz w:val="24"/>
          <w:szCs w:val="24"/>
        </w:rPr>
        <w:t xml:space="preserve"> </w:t>
      </w:r>
      <w:r>
        <w:rPr>
          <w:w w:val="134"/>
          <w:sz w:val="24"/>
          <w:szCs w:val="24"/>
        </w:rPr>
        <w:t>=</w:t>
      </w:r>
      <w:r>
        <w:rPr>
          <w:spacing w:val="-14"/>
          <w:w w:val="134"/>
          <w:sz w:val="24"/>
          <w:szCs w:val="24"/>
        </w:rPr>
        <w:t xml:space="preserve"> </w:t>
      </w:r>
      <w:r>
        <w:rPr>
          <w:sz w:val="24"/>
          <w:szCs w:val="24"/>
        </w:rPr>
        <w:t>0.09,</w:t>
      </w:r>
      <w:r>
        <w:rPr>
          <w:spacing w:val="-7"/>
          <w:sz w:val="24"/>
          <w:szCs w:val="24"/>
        </w:rPr>
        <w:t xml:space="preserve"> </w:t>
      </w:r>
      <w:proofErr w:type="gramStart"/>
      <w:r>
        <w:rPr>
          <w:w w:val="109"/>
          <w:sz w:val="24"/>
          <w:szCs w:val="24"/>
        </w:rPr>
        <w:t>t(</w:t>
      </w:r>
      <w:proofErr w:type="gramEnd"/>
      <w:r>
        <w:rPr>
          <w:w w:val="109"/>
          <w:sz w:val="24"/>
          <w:szCs w:val="24"/>
        </w:rPr>
        <w:t>619)</w:t>
      </w:r>
      <w:r>
        <w:rPr>
          <w:spacing w:val="-24"/>
          <w:w w:val="109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=</w:t>
      </w:r>
      <w:r>
        <w:rPr>
          <w:spacing w:val="34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2.87,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3"/>
          <w:sz w:val="24"/>
          <w:szCs w:val="24"/>
        </w:rPr>
        <w:t xml:space="preserve"> </w:t>
      </w:r>
      <w:r>
        <w:rPr>
          <w:w w:val="134"/>
          <w:sz w:val="24"/>
          <w:szCs w:val="24"/>
        </w:rPr>
        <w:t>&lt;</w:t>
      </w:r>
      <w:r>
        <w:rPr>
          <w:spacing w:val="-14"/>
          <w:w w:val="134"/>
          <w:sz w:val="24"/>
          <w:szCs w:val="24"/>
        </w:rPr>
        <w:t xml:space="preserve"> </w:t>
      </w:r>
      <w:r>
        <w:rPr>
          <w:sz w:val="24"/>
          <w:szCs w:val="24"/>
        </w:rPr>
        <w:t>0.005, suggesting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ametrically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increasing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ametric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increases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referent assignment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score.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None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interaction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terms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reached</w:t>
      </w:r>
      <w:r>
        <w:rPr>
          <w:spacing w:val="-7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significance,</w:t>
      </w:r>
      <w:r>
        <w:rPr>
          <w:spacing w:val="1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indicating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amount of</w:t>
      </w:r>
      <w:r>
        <w:rPr>
          <w:spacing w:val="-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greater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independently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increased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ability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assign</w:t>
      </w:r>
      <w:r>
        <w:rPr>
          <w:spacing w:val="-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 xml:space="preserve">N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</w:t>
      </w:r>
      <w:r>
        <w:rPr>
          <w:spacing w:val="1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correct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referents.</w:t>
      </w:r>
    </w:p>
    <w:p w14:paraId="43E11EE1" w14:textId="77777777" w:rsidR="001204D4" w:rsidRDefault="00213659">
      <w:pPr>
        <w:spacing w:before="90"/>
        <w:ind w:left="696"/>
        <w:rPr>
          <w:sz w:val="24"/>
          <w:szCs w:val="24"/>
        </w:rPr>
      </w:pPr>
      <w:r>
        <w:rPr>
          <w:w w:val="107"/>
          <w:sz w:val="24"/>
          <w:szCs w:val="24"/>
        </w:rPr>
        <w:t>Integrat</w:t>
      </w:r>
      <w:r>
        <w:rPr>
          <w:spacing w:val="-2"/>
          <w:w w:val="107"/>
          <w:sz w:val="24"/>
          <w:szCs w:val="24"/>
        </w:rPr>
        <w:t>iv</w:t>
      </w:r>
      <w:r>
        <w:rPr>
          <w:w w:val="107"/>
          <w:sz w:val="24"/>
          <w:szCs w:val="24"/>
        </w:rPr>
        <w:t>e</w:t>
      </w:r>
      <w:r>
        <w:rPr>
          <w:spacing w:val="10"/>
          <w:w w:val="107"/>
          <w:sz w:val="24"/>
          <w:szCs w:val="24"/>
        </w:rPr>
        <w:t xml:space="preserve"> </w:t>
      </w:r>
      <w:r>
        <w:rPr>
          <w:spacing w:val="-4"/>
          <w:w w:val="107"/>
          <w:sz w:val="24"/>
          <w:szCs w:val="24"/>
        </w:rPr>
        <w:t>r</w:t>
      </w:r>
      <w:r>
        <w:rPr>
          <w:w w:val="107"/>
          <w:sz w:val="24"/>
          <w:szCs w:val="24"/>
        </w:rPr>
        <w:t xml:space="preserve">esults.  </w:t>
      </w:r>
      <w:r>
        <w:rPr>
          <w:spacing w:val="48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does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acilitate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learning?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Frank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</w:p>
    <w:p w14:paraId="2E6A81EB" w14:textId="77777777" w:rsidR="001204D4" w:rsidRDefault="001204D4">
      <w:pPr>
        <w:spacing w:before="2" w:line="200" w:lineRule="exact"/>
      </w:pPr>
    </w:p>
    <w:p w14:paraId="4706E897" w14:textId="77777777" w:rsidR="001204D4" w:rsidRDefault="00213659">
      <w:pPr>
        <w:ind w:left="120"/>
        <w:rPr>
          <w:sz w:val="24"/>
          <w:szCs w:val="24"/>
        </w:rPr>
        <w:sectPr w:rsidR="001204D4">
          <w:pgSz w:w="12240" w:h="15840"/>
          <w:pgMar w:top="960" w:right="1340" w:bottom="280" w:left="1320" w:header="736" w:footer="0" w:gutter="0"/>
          <w:cols w:space="720"/>
        </w:sectPr>
      </w:pPr>
      <w:r>
        <w:rPr>
          <w:sz w:val="24"/>
          <w:szCs w:val="24"/>
        </w:rPr>
        <w:t>Gibson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(2011)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bolstered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easing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</w:p>
    <w:p w14:paraId="6F15C8FC" w14:textId="77777777" w:rsidR="001204D4" w:rsidRDefault="001204D4">
      <w:pPr>
        <w:spacing w:before="5" w:line="120" w:lineRule="exact"/>
        <w:rPr>
          <w:sz w:val="12"/>
          <w:szCs w:val="12"/>
        </w:rPr>
      </w:pPr>
    </w:p>
    <w:p w14:paraId="31CC6D79" w14:textId="77777777" w:rsidR="001204D4" w:rsidRDefault="001204D4">
      <w:pPr>
        <w:spacing w:line="200" w:lineRule="exact"/>
      </w:pPr>
    </w:p>
    <w:p w14:paraId="0A90939A" w14:textId="77777777" w:rsidR="001204D4" w:rsidRDefault="001204D4">
      <w:pPr>
        <w:spacing w:line="200" w:lineRule="exact"/>
      </w:pPr>
    </w:p>
    <w:p w14:paraId="677B29D9" w14:textId="77777777" w:rsidR="001204D4" w:rsidRDefault="00213659">
      <w:pPr>
        <w:spacing w:before="19" w:line="415" w:lineRule="auto"/>
        <w:ind w:left="100" w:right="59"/>
        <w:rPr>
          <w:sz w:val="24"/>
          <w:szCs w:val="24"/>
        </w:rPr>
      </w:pPr>
      <w:proofErr w:type="gramStart"/>
      <w:r>
        <w:rPr>
          <w:sz w:val="24"/>
          <w:szCs w:val="24"/>
        </w:rPr>
        <w:t>demands</w:t>
      </w:r>
      <w:proofErr w:type="gramEnd"/>
      <w:r>
        <w:rPr>
          <w:sz w:val="24"/>
          <w:szCs w:val="24"/>
        </w:rPr>
        <w:t>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Additionall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vidence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el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tax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more,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th</w:t>
      </w:r>
      <w:r>
        <w:rPr>
          <w:spacing w:val="-4"/>
          <w:w w:val="99"/>
          <w:sz w:val="24"/>
          <w:szCs w:val="24"/>
        </w:rPr>
        <w:t>e</w:t>
      </w:r>
      <w:r>
        <w:rPr>
          <w:w w:val="99"/>
          <w:sz w:val="24"/>
          <w:szCs w:val="24"/>
        </w:rPr>
        <w:t>y are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encoded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terms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smaller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phonological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units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pacing w:val="-8"/>
          <w:sz w:val="24"/>
          <w:szCs w:val="24"/>
        </w:rPr>
        <w:t>T</w:t>
      </w:r>
      <w:r>
        <w:rPr>
          <w:sz w:val="24"/>
          <w:szCs w:val="24"/>
        </w:rPr>
        <w:t>reiman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Danis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1988).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So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possible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that 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impr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reducing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demands.</w:t>
      </w:r>
    </w:p>
    <w:p w14:paraId="7B015ECB" w14:textId="77777777" w:rsidR="001204D4" w:rsidRDefault="00213659">
      <w:pPr>
        <w:spacing w:before="78" w:line="415" w:lineRule="auto"/>
        <w:ind w:left="100" w:right="154" w:firstLine="576"/>
        <w:rPr>
          <w:sz w:val="24"/>
          <w:szCs w:val="24"/>
        </w:rPr>
      </w:pP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tested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possibility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mediation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analyses.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particula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tested whether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mediated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either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(1)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similarity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(2) referent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assignment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scores.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both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cases,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found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partial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mediation.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After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controlling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for memor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gression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ficient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relating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similarity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decreased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</w:p>
    <w:p w14:paraId="7E9E8056" w14:textId="77777777" w:rsidR="001204D4" w:rsidRDefault="00213659">
      <w:pPr>
        <w:spacing w:before="7" w:line="415" w:lineRule="auto"/>
        <w:ind w:left="100" w:right="239"/>
        <w:rPr>
          <w:sz w:val="24"/>
          <w:szCs w:val="24"/>
        </w:rPr>
      </w:pPr>
      <w:r>
        <w:rPr>
          <w:sz w:val="24"/>
          <w:szCs w:val="24"/>
        </w:rPr>
        <w:t>0.07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0.03,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Sobel</w:t>
      </w:r>
      <w:proofErr w:type="spellEnd"/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z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7.80,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3"/>
          <w:sz w:val="24"/>
          <w:szCs w:val="24"/>
        </w:rPr>
        <w:t xml:space="preserve"> </w:t>
      </w:r>
      <w:r>
        <w:rPr>
          <w:w w:val="134"/>
          <w:sz w:val="24"/>
          <w:szCs w:val="24"/>
        </w:rPr>
        <w:t>&lt;</w:t>
      </w:r>
      <w:r>
        <w:rPr>
          <w:spacing w:val="-14"/>
          <w:w w:val="134"/>
          <w:sz w:val="24"/>
          <w:szCs w:val="24"/>
        </w:rPr>
        <w:t xml:space="preserve"> </w:t>
      </w:r>
      <w:r>
        <w:rPr>
          <w:sz w:val="24"/>
          <w:szCs w:val="24"/>
        </w:rPr>
        <w:t>0.005;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reduced</w:t>
      </w:r>
      <w:r>
        <w:rPr>
          <w:spacing w:val="-8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alue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greater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 xml:space="preserve">zero, </w:t>
      </w:r>
      <w:proofErr w:type="gramStart"/>
      <w:r>
        <w:rPr>
          <w:w w:val="109"/>
          <w:sz w:val="24"/>
          <w:szCs w:val="24"/>
        </w:rPr>
        <w:t>t(</w:t>
      </w:r>
      <w:proofErr w:type="gramEnd"/>
      <w:r>
        <w:rPr>
          <w:w w:val="109"/>
          <w:sz w:val="24"/>
          <w:szCs w:val="24"/>
        </w:rPr>
        <w:t>620)</w:t>
      </w:r>
      <w:r>
        <w:rPr>
          <w:spacing w:val="-24"/>
          <w:w w:val="109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=</w:t>
      </w:r>
      <w:r>
        <w:rPr>
          <w:spacing w:val="34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3.50,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w w:val="134"/>
          <w:sz w:val="24"/>
          <w:szCs w:val="24"/>
        </w:rPr>
        <w:t>&lt;</w:t>
      </w:r>
      <w:r>
        <w:rPr>
          <w:spacing w:val="-14"/>
          <w:w w:val="134"/>
          <w:sz w:val="24"/>
          <w:szCs w:val="24"/>
        </w:rPr>
        <w:t xml:space="preserve"> </w:t>
      </w:r>
      <w:r>
        <w:rPr>
          <w:sz w:val="24"/>
          <w:szCs w:val="24"/>
        </w:rPr>
        <w:t>0.001,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indicating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partial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mediation.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After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controlling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memor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 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gression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ficient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relating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referent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assignment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score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decreased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significantly 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0.10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0.05,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Sobel</w:t>
      </w:r>
      <w:proofErr w:type="spellEnd"/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z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5.33,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3"/>
          <w:sz w:val="24"/>
          <w:szCs w:val="24"/>
        </w:rPr>
        <w:t xml:space="preserve"> </w:t>
      </w:r>
      <w:r>
        <w:rPr>
          <w:w w:val="134"/>
          <w:sz w:val="24"/>
          <w:szCs w:val="24"/>
        </w:rPr>
        <w:t>&lt;</w:t>
      </w:r>
      <w:r>
        <w:rPr>
          <w:spacing w:val="-14"/>
          <w:w w:val="134"/>
          <w:sz w:val="24"/>
          <w:szCs w:val="24"/>
        </w:rPr>
        <w:t xml:space="preserve"> </w:t>
      </w:r>
      <w:r>
        <w:rPr>
          <w:sz w:val="24"/>
          <w:szCs w:val="24"/>
        </w:rPr>
        <w:t>0.005;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reduced</w:t>
      </w:r>
      <w:r>
        <w:rPr>
          <w:spacing w:val="-8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alue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greater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than zero,</w:t>
      </w:r>
      <w:r>
        <w:rPr>
          <w:spacing w:val="-5"/>
          <w:sz w:val="24"/>
          <w:szCs w:val="24"/>
        </w:rPr>
        <w:t xml:space="preserve"> </w:t>
      </w:r>
      <w:proofErr w:type="gramStart"/>
      <w:r>
        <w:rPr>
          <w:w w:val="109"/>
          <w:sz w:val="24"/>
          <w:szCs w:val="24"/>
        </w:rPr>
        <w:t>t(</w:t>
      </w:r>
      <w:proofErr w:type="gramEnd"/>
      <w:r>
        <w:rPr>
          <w:w w:val="109"/>
          <w:sz w:val="24"/>
          <w:szCs w:val="24"/>
        </w:rPr>
        <w:t>616)</w:t>
      </w:r>
      <w:r>
        <w:rPr>
          <w:spacing w:val="-24"/>
          <w:w w:val="109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=</w:t>
      </w:r>
      <w:r>
        <w:rPr>
          <w:spacing w:val="34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3.15,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w w:val="134"/>
          <w:sz w:val="24"/>
          <w:szCs w:val="24"/>
        </w:rPr>
        <w:t>&lt;</w:t>
      </w:r>
      <w:r>
        <w:rPr>
          <w:spacing w:val="-14"/>
          <w:w w:val="134"/>
          <w:sz w:val="24"/>
          <w:szCs w:val="24"/>
        </w:rPr>
        <w:t xml:space="preserve"> </w:t>
      </w:r>
      <w:r>
        <w:rPr>
          <w:sz w:val="24"/>
          <w:szCs w:val="24"/>
        </w:rPr>
        <w:t>0.005,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indicating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partial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mediation.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Thus,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impr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 xml:space="preserve">can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xplain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some,</w:t>
      </w:r>
      <w:r>
        <w:rPr>
          <w:spacing w:val="-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all,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increase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similarity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referent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assignment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due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 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coherence.</w:t>
      </w:r>
    </w:p>
    <w:p w14:paraId="21AE6758" w14:textId="77777777" w:rsidR="001204D4" w:rsidRDefault="001204D4">
      <w:pPr>
        <w:spacing w:before="5" w:line="140" w:lineRule="exact"/>
        <w:rPr>
          <w:sz w:val="15"/>
          <w:szCs w:val="15"/>
        </w:rPr>
      </w:pPr>
    </w:p>
    <w:p w14:paraId="3ABF5770" w14:textId="77777777" w:rsidR="001204D4" w:rsidRDefault="00213659">
      <w:pPr>
        <w:spacing w:line="415" w:lineRule="auto"/>
        <w:ind w:left="100" w:right="352" w:firstLine="576"/>
        <w:jc w:val="both"/>
        <w:rPr>
          <w:sz w:val="24"/>
          <w:szCs w:val="24"/>
        </w:rPr>
      </w:pPr>
      <w:r>
        <w:rPr>
          <w:w w:val="107"/>
          <w:sz w:val="24"/>
          <w:szCs w:val="24"/>
        </w:rPr>
        <w:t>Summar</w:t>
      </w:r>
      <w:r>
        <w:rPr>
          <w:spacing w:val="-18"/>
          <w:w w:val="107"/>
          <w:sz w:val="24"/>
          <w:szCs w:val="24"/>
        </w:rPr>
        <w:t>y</w:t>
      </w:r>
      <w:r>
        <w:rPr>
          <w:w w:val="107"/>
          <w:sz w:val="24"/>
          <w:szCs w:val="24"/>
        </w:rPr>
        <w:t xml:space="preserve">.  </w:t>
      </w:r>
      <w:r>
        <w:rPr>
          <w:spacing w:val="52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found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(1)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increased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ability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 distinguish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grammatical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violating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in 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task,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(2)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sharpened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sensit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vity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xical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boundaries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based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</w:p>
    <w:p w14:paraId="598A2D91" w14:textId="77777777" w:rsidR="001204D4" w:rsidRDefault="00213659">
      <w:pPr>
        <w:spacing w:before="7" w:line="415" w:lineRule="auto"/>
        <w:ind w:left="100" w:right="394"/>
        <w:rPr>
          <w:sz w:val="24"/>
          <w:szCs w:val="24"/>
        </w:rPr>
      </w:pPr>
      <w:proofErr w:type="gramStart"/>
      <w:r>
        <w:rPr>
          <w:sz w:val="24"/>
          <w:szCs w:val="24"/>
        </w:rPr>
        <w:t>co</w:t>
      </w:r>
      <w:proofErr w:type="gramEnd"/>
      <w:r>
        <w:rPr>
          <w:sz w:val="24"/>
          <w:szCs w:val="24"/>
        </w:rPr>
        <w:t>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similarity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task,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(3)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increased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induct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bias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associating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objects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referent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assignment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task.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mediation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analysis,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found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 xml:space="preserve">that 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vidence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boosts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part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because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eases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demands.</w:t>
      </w:r>
    </w:p>
    <w:p w14:paraId="2502F143" w14:textId="77777777" w:rsidR="001204D4" w:rsidRDefault="00213659">
      <w:pPr>
        <w:spacing w:before="78" w:line="415" w:lineRule="auto"/>
        <w:ind w:left="100" w:right="68" w:firstLine="576"/>
        <w:rPr>
          <w:sz w:val="24"/>
          <w:szCs w:val="24"/>
        </w:rPr>
        <w:sectPr w:rsidR="001204D4">
          <w:pgSz w:w="12240" w:h="15840"/>
          <w:pgMar w:top="960" w:right="1340" w:bottom="280" w:left="1340" w:header="736" w:footer="0" w:gutter="0"/>
          <w:cols w:space="720"/>
        </w:sectPr>
      </w:pP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learned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included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amiliar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meanings 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anized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into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coherent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gories.</w:t>
      </w:r>
      <w:r>
        <w:rPr>
          <w:spacing w:val="4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ould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enough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merely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 xml:space="preserve">e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amiliar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without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erse?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does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 depend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each?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test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3,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test 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coherence.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2,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rem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amiliar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 languages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phonological,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opposed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semantic,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3,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rem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 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languages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amiliar</w:t>
      </w:r>
      <w:r>
        <w:rPr>
          <w:spacing w:val="-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</w:p>
    <w:p w14:paraId="7CEE6C28" w14:textId="77777777" w:rsidR="001204D4" w:rsidRDefault="001204D4">
      <w:pPr>
        <w:spacing w:before="5" w:line="120" w:lineRule="exact"/>
        <w:rPr>
          <w:sz w:val="12"/>
          <w:szCs w:val="12"/>
        </w:rPr>
      </w:pPr>
    </w:p>
    <w:p w14:paraId="61B82C0C" w14:textId="77777777" w:rsidR="001204D4" w:rsidRDefault="001204D4">
      <w:pPr>
        <w:spacing w:line="200" w:lineRule="exact"/>
      </w:pPr>
    </w:p>
    <w:p w14:paraId="717EA964" w14:textId="77777777" w:rsidR="001204D4" w:rsidRDefault="001204D4">
      <w:pPr>
        <w:spacing w:line="200" w:lineRule="exact"/>
      </w:pPr>
    </w:p>
    <w:p w14:paraId="233543C9" w14:textId="77777777" w:rsidR="001204D4" w:rsidRDefault="00213659">
      <w:pPr>
        <w:spacing w:before="19"/>
        <w:ind w:left="120" w:right="5127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adhere</w:t>
      </w:r>
      <w:proofErr w:type="gramEnd"/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vious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anization.</w:t>
      </w:r>
    </w:p>
    <w:p w14:paraId="4D764392" w14:textId="77777777" w:rsidR="001204D4" w:rsidRDefault="001204D4">
      <w:pPr>
        <w:spacing w:line="200" w:lineRule="exact"/>
      </w:pPr>
    </w:p>
    <w:p w14:paraId="4D0B11CD" w14:textId="77777777" w:rsidR="001204D4" w:rsidRDefault="001204D4">
      <w:pPr>
        <w:spacing w:before="6" w:line="240" w:lineRule="exact"/>
        <w:rPr>
          <w:sz w:val="24"/>
          <w:szCs w:val="24"/>
        </w:rPr>
      </w:pPr>
    </w:p>
    <w:p w14:paraId="3CB6D68A" w14:textId="77777777" w:rsidR="001204D4" w:rsidRDefault="00213659">
      <w:pPr>
        <w:ind w:left="2795" w:right="2795"/>
        <w:jc w:val="center"/>
        <w:rPr>
          <w:sz w:val="24"/>
          <w:szCs w:val="24"/>
        </w:rPr>
      </w:pPr>
      <w:r>
        <w:rPr>
          <w:w w:val="108"/>
          <w:sz w:val="24"/>
          <w:szCs w:val="24"/>
        </w:rPr>
        <w:t>Experiment</w:t>
      </w:r>
      <w:r>
        <w:rPr>
          <w:spacing w:val="-5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2: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Phonological</w:t>
      </w:r>
      <w:r>
        <w:rPr>
          <w:spacing w:val="38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cohe</w:t>
      </w:r>
      <w:r>
        <w:rPr>
          <w:spacing w:val="-4"/>
          <w:w w:val="107"/>
          <w:sz w:val="24"/>
          <w:szCs w:val="24"/>
        </w:rPr>
        <w:t>r</w:t>
      </w:r>
      <w:r>
        <w:rPr>
          <w:w w:val="102"/>
          <w:sz w:val="24"/>
          <w:szCs w:val="24"/>
        </w:rPr>
        <w:t>ence</w:t>
      </w:r>
    </w:p>
    <w:p w14:paraId="4D5149A5" w14:textId="77777777" w:rsidR="001204D4" w:rsidRDefault="001204D4">
      <w:pPr>
        <w:spacing w:before="10" w:line="140" w:lineRule="exact"/>
        <w:rPr>
          <w:sz w:val="14"/>
          <w:szCs w:val="14"/>
        </w:rPr>
      </w:pPr>
    </w:p>
    <w:p w14:paraId="42830CCB" w14:textId="77777777" w:rsidR="001204D4" w:rsidRDefault="001204D4">
      <w:pPr>
        <w:spacing w:line="200" w:lineRule="exact"/>
      </w:pPr>
    </w:p>
    <w:p w14:paraId="388E9705" w14:textId="77777777" w:rsidR="001204D4" w:rsidRDefault="00213659">
      <w:pPr>
        <w:spacing w:line="415" w:lineRule="auto"/>
        <w:ind w:left="120" w:right="224" w:firstLine="576"/>
        <w:rPr>
          <w:sz w:val="24"/>
          <w:szCs w:val="24"/>
        </w:rPr>
      </w:pP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2,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0"/>
          <w:sz w:val="24"/>
          <w:szCs w:val="24"/>
        </w:rPr>
        <w:t>n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esti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ated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whether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could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learn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 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when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Ms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Ps)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xhibited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phonological,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rather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semantic, coherence.</w:t>
      </w:r>
      <w:r>
        <w:rPr>
          <w:spacing w:val="4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tested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three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types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coherence: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onset,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rime,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syllable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count.</w:t>
      </w:r>
    </w:p>
    <w:p w14:paraId="51447B66" w14:textId="77777777" w:rsidR="001204D4" w:rsidRDefault="001204D4">
      <w:pPr>
        <w:spacing w:before="11" w:line="240" w:lineRule="exact"/>
        <w:rPr>
          <w:sz w:val="24"/>
          <w:szCs w:val="24"/>
        </w:rPr>
      </w:pPr>
    </w:p>
    <w:p w14:paraId="4B3ED710" w14:textId="77777777" w:rsidR="001204D4" w:rsidRDefault="00213659">
      <w:pPr>
        <w:ind w:left="120" w:right="8647"/>
        <w:jc w:val="both"/>
        <w:rPr>
          <w:sz w:val="24"/>
          <w:szCs w:val="24"/>
        </w:rPr>
      </w:pPr>
      <w:r>
        <w:rPr>
          <w:w w:val="106"/>
          <w:sz w:val="24"/>
          <w:szCs w:val="24"/>
        </w:rPr>
        <w:t>Method</w:t>
      </w:r>
    </w:p>
    <w:p w14:paraId="44CD66F1" w14:textId="77777777" w:rsidR="001204D4" w:rsidRDefault="001204D4">
      <w:pPr>
        <w:spacing w:before="10" w:line="140" w:lineRule="exact"/>
        <w:rPr>
          <w:sz w:val="14"/>
          <w:szCs w:val="14"/>
        </w:rPr>
      </w:pPr>
    </w:p>
    <w:p w14:paraId="16F2F522" w14:textId="77777777" w:rsidR="001204D4" w:rsidRDefault="001204D4">
      <w:pPr>
        <w:spacing w:line="200" w:lineRule="exact"/>
      </w:pPr>
    </w:p>
    <w:p w14:paraId="01B2DB11" w14:textId="77777777" w:rsidR="001204D4" w:rsidRDefault="00213659">
      <w:pPr>
        <w:ind w:left="696"/>
        <w:rPr>
          <w:sz w:val="24"/>
          <w:szCs w:val="24"/>
        </w:rPr>
      </w:pPr>
      <w:r>
        <w:rPr>
          <w:spacing w:val="-2"/>
          <w:w w:val="109"/>
          <w:sz w:val="24"/>
          <w:szCs w:val="24"/>
        </w:rPr>
        <w:t>P</w:t>
      </w:r>
      <w:r>
        <w:rPr>
          <w:w w:val="109"/>
          <w:sz w:val="24"/>
          <w:szCs w:val="24"/>
        </w:rPr>
        <w:t xml:space="preserve">articipants.  </w:t>
      </w:r>
      <w:r>
        <w:rPr>
          <w:spacing w:val="43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530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>T</w:t>
      </w:r>
      <w:r>
        <w:rPr>
          <w:sz w:val="24"/>
          <w:szCs w:val="24"/>
        </w:rPr>
        <w:t>urk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ers,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recruited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participated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stud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.</w:t>
      </w:r>
    </w:p>
    <w:p w14:paraId="458ADA1E" w14:textId="77777777" w:rsidR="001204D4" w:rsidRDefault="001204D4">
      <w:pPr>
        <w:spacing w:before="3" w:line="160" w:lineRule="exact"/>
        <w:rPr>
          <w:sz w:val="17"/>
          <w:szCs w:val="17"/>
        </w:rPr>
      </w:pPr>
    </w:p>
    <w:p w14:paraId="7ADE7A8D" w14:textId="77777777" w:rsidR="001204D4" w:rsidRDefault="00213659">
      <w:pPr>
        <w:ind w:left="696"/>
        <w:rPr>
          <w:sz w:val="24"/>
          <w:szCs w:val="24"/>
        </w:rPr>
      </w:pPr>
      <w:r>
        <w:rPr>
          <w:w w:val="108"/>
          <w:sz w:val="24"/>
          <w:szCs w:val="24"/>
        </w:rPr>
        <w:t xml:space="preserve">Materials.  </w:t>
      </w:r>
      <w:r>
        <w:rPr>
          <w:spacing w:val="45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three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types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phonological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position w:val="9"/>
          <w:sz w:val="16"/>
          <w:szCs w:val="16"/>
        </w:rPr>
        <w:t>5</w:t>
      </w:r>
      <w:r>
        <w:rPr>
          <w:spacing w:val="19"/>
          <w:position w:val="9"/>
          <w:sz w:val="16"/>
          <w:szCs w:val="16"/>
        </w:rPr>
        <w:t xml:space="preserve"> </w:t>
      </w:r>
      <w:r>
        <w:rPr>
          <w:sz w:val="24"/>
          <w:szCs w:val="24"/>
        </w:rPr>
        <w:t>were:</w:t>
      </w:r>
    </w:p>
    <w:p w14:paraId="44107945" w14:textId="77777777" w:rsidR="001204D4" w:rsidRDefault="001204D4">
      <w:pPr>
        <w:spacing w:before="7" w:line="140" w:lineRule="exact"/>
        <w:rPr>
          <w:sz w:val="15"/>
          <w:szCs w:val="15"/>
        </w:rPr>
      </w:pPr>
    </w:p>
    <w:p w14:paraId="47092442" w14:textId="77777777" w:rsidR="001204D4" w:rsidRDefault="001204D4">
      <w:pPr>
        <w:spacing w:line="200" w:lineRule="exact"/>
      </w:pPr>
    </w:p>
    <w:p w14:paraId="44C0C9CC" w14:textId="77777777" w:rsidR="001204D4" w:rsidRDefault="00213659">
      <w:pPr>
        <w:spacing w:line="415" w:lineRule="auto"/>
        <w:ind w:left="705" w:right="80" w:hanging="237"/>
        <w:rPr>
          <w:sz w:val="24"/>
          <w:szCs w:val="24"/>
        </w:rPr>
      </w:pPr>
      <w:r>
        <w:rPr>
          <w:w w:val="142"/>
          <w:sz w:val="24"/>
          <w:szCs w:val="24"/>
        </w:rPr>
        <w:t>•</w:t>
      </w:r>
      <w:r>
        <w:rPr>
          <w:spacing w:val="32"/>
          <w:w w:val="142"/>
          <w:sz w:val="24"/>
          <w:szCs w:val="24"/>
        </w:rPr>
        <w:t xml:space="preserve"> </w:t>
      </w:r>
      <w:r>
        <w:rPr>
          <w:sz w:val="24"/>
          <w:szCs w:val="24"/>
        </w:rPr>
        <w:t>Onset.</w:t>
      </w:r>
      <w:r>
        <w:rPr>
          <w:spacing w:val="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Ms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started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consonant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cluster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pladge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plaaf</w:t>
      </w:r>
      <w:proofErr w:type="spellEnd"/>
      <w:r>
        <w:rPr>
          <w:sz w:val="24"/>
          <w:szCs w:val="24"/>
        </w:rPr>
        <w:t>,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plab</w:t>
      </w:r>
      <w:proofErr w:type="spellEnd"/>
      <w:r>
        <w:rPr>
          <w:sz w:val="24"/>
          <w:szCs w:val="24"/>
        </w:rPr>
        <w:t>)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started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 another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zof</w:t>
      </w:r>
      <w:proofErr w:type="spellEnd"/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</w:t>
      </w:r>
      <w:r>
        <w:rPr>
          <w:spacing w:val="-4"/>
          <w:sz w:val="24"/>
          <w:szCs w:val="24"/>
        </w:rPr>
        <w:t>a</w:t>
      </w:r>
      <w:r>
        <w:rPr>
          <w:sz w:val="24"/>
          <w:szCs w:val="24"/>
        </w:rPr>
        <w:t>wd</w:t>
      </w:r>
      <w:proofErr w:type="spellEnd"/>
      <w:r>
        <w:rPr>
          <w:sz w:val="24"/>
          <w:szCs w:val="24"/>
        </w:rPr>
        <w:t>,</w:t>
      </w:r>
      <w:r>
        <w:rPr>
          <w:spacing w:val="-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</w:t>
      </w:r>
      <w:r>
        <w:rPr>
          <w:spacing w:val="-4"/>
          <w:sz w:val="24"/>
          <w:szCs w:val="24"/>
        </w:rPr>
        <w:t>a</w:t>
      </w:r>
      <w:r>
        <w:rPr>
          <w:sz w:val="24"/>
          <w:szCs w:val="24"/>
        </w:rPr>
        <w:t>wsh</w:t>
      </w:r>
      <w:proofErr w:type="spellEnd"/>
      <w:r>
        <w:rPr>
          <w:sz w:val="24"/>
          <w:szCs w:val="24"/>
        </w:rPr>
        <w:t>).</w:t>
      </w:r>
    </w:p>
    <w:p w14:paraId="330A7E70" w14:textId="77777777" w:rsidR="001204D4" w:rsidRDefault="001204D4">
      <w:pPr>
        <w:spacing w:line="180" w:lineRule="exact"/>
        <w:rPr>
          <w:sz w:val="18"/>
          <w:szCs w:val="18"/>
        </w:rPr>
      </w:pPr>
    </w:p>
    <w:p w14:paraId="34A154AC" w14:textId="77777777" w:rsidR="001204D4" w:rsidRDefault="00213659">
      <w:pPr>
        <w:ind w:left="425" w:right="457"/>
        <w:jc w:val="center"/>
        <w:rPr>
          <w:sz w:val="24"/>
          <w:szCs w:val="24"/>
        </w:rPr>
      </w:pPr>
      <w:r>
        <w:rPr>
          <w:w w:val="142"/>
          <w:sz w:val="24"/>
          <w:szCs w:val="24"/>
        </w:rPr>
        <w:t>•</w:t>
      </w:r>
      <w:r>
        <w:rPr>
          <w:spacing w:val="32"/>
          <w:w w:val="142"/>
          <w:sz w:val="24"/>
          <w:szCs w:val="24"/>
        </w:rPr>
        <w:t xml:space="preserve"> </w:t>
      </w:r>
      <w:r>
        <w:rPr>
          <w:sz w:val="24"/>
          <w:szCs w:val="24"/>
        </w:rPr>
        <w:t>Rime.</w:t>
      </w:r>
      <w:r>
        <w:rPr>
          <w:spacing w:val="-1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Ms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ended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v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wel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calo</w:t>
      </w:r>
      <w:proofErr w:type="spellEnd"/>
      <w:r>
        <w:rPr>
          <w:sz w:val="24"/>
          <w:szCs w:val="24"/>
        </w:rPr>
        <w:t>,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a</w:t>
      </w:r>
      <w:r>
        <w:rPr>
          <w:sz w:val="24"/>
          <w:szCs w:val="24"/>
        </w:rPr>
        <w:t>wmo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marfo</w:t>
      </w:r>
      <w:proofErr w:type="spellEnd"/>
      <w:r>
        <w:rPr>
          <w:sz w:val="24"/>
          <w:szCs w:val="24"/>
        </w:rPr>
        <w:t>)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ended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another</w:t>
      </w:r>
    </w:p>
    <w:p w14:paraId="2C3A16FD" w14:textId="77777777" w:rsidR="001204D4" w:rsidRDefault="001204D4">
      <w:pPr>
        <w:spacing w:before="2" w:line="200" w:lineRule="exact"/>
      </w:pPr>
    </w:p>
    <w:p w14:paraId="4B90ACD8" w14:textId="77777777" w:rsidR="001204D4" w:rsidRDefault="00213659">
      <w:pPr>
        <w:ind w:left="705"/>
        <w:rPr>
          <w:sz w:val="24"/>
          <w:szCs w:val="24"/>
        </w:rPr>
      </w:pPr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zaygee</w:t>
      </w:r>
      <w:proofErr w:type="spellEnd"/>
      <w:proofErr w:type="gram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kaisee</w:t>
      </w:r>
      <w:proofErr w:type="spellEnd"/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tetchee</w:t>
      </w:r>
      <w:proofErr w:type="spellEnd"/>
      <w:r>
        <w:rPr>
          <w:sz w:val="24"/>
          <w:szCs w:val="24"/>
        </w:rPr>
        <w:t>).</w:t>
      </w:r>
    </w:p>
    <w:p w14:paraId="0843B882" w14:textId="77777777" w:rsidR="001204D4" w:rsidRDefault="001204D4">
      <w:pPr>
        <w:spacing w:before="5" w:line="160" w:lineRule="exact"/>
        <w:rPr>
          <w:sz w:val="17"/>
          <w:szCs w:val="17"/>
        </w:rPr>
      </w:pPr>
    </w:p>
    <w:p w14:paraId="290A0521" w14:textId="77777777" w:rsidR="001204D4" w:rsidRDefault="001204D4">
      <w:pPr>
        <w:spacing w:line="200" w:lineRule="exact"/>
      </w:pPr>
    </w:p>
    <w:p w14:paraId="00739BC8" w14:textId="77777777" w:rsidR="001204D4" w:rsidRDefault="00213659">
      <w:pPr>
        <w:ind w:left="469"/>
        <w:rPr>
          <w:sz w:val="24"/>
          <w:szCs w:val="24"/>
        </w:rPr>
      </w:pPr>
      <w:proofErr w:type="gramStart"/>
      <w:r>
        <w:rPr>
          <w:w w:val="142"/>
          <w:sz w:val="24"/>
          <w:szCs w:val="24"/>
        </w:rPr>
        <w:t>•</w:t>
      </w:r>
      <w:r>
        <w:rPr>
          <w:spacing w:val="32"/>
          <w:w w:val="142"/>
          <w:sz w:val="24"/>
          <w:szCs w:val="24"/>
        </w:rPr>
        <w:t xml:space="preserve"> </w:t>
      </w:r>
      <w:r>
        <w:rPr>
          <w:sz w:val="24"/>
          <w:szCs w:val="24"/>
        </w:rPr>
        <w:t>Syllable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count.</w:t>
      </w:r>
      <w:proofErr w:type="gramEnd"/>
      <w:r>
        <w:rPr>
          <w:spacing w:val="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Ms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disyllabic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coomo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fengle</w:t>
      </w:r>
      <w:proofErr w:type="spellEnd"/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kaisee</w:t>
      </w:r>
      <w:proofErr w:type="spellEnd"/>
      <w:r>
        <w:rPr>
          <w:sz w:val="24"/>
          <w:szCs w:val="24"/>
        </w:rPr>
        <w:t>)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monosyllabic</w:t>
      </w:r>
    </w:p>
    <w:p w14:paraId="6E2C047F" w14:textId="77777777" w:rsidR="001204D4" w:rsidRDefault="001204D4">
      <w:pPr>
        <w:spacing w:before="2" w:line="200" w:lineRule="exact"/>
      </w:pPr>
    </w:p>
    <w:p w14:paraId="29B568DC" w14:textId="77777777" w:rsidR="001204D4" w:rsidRDefault="00213659">
      <w:pPr>
        <w:ind w:left="705"/>
        <w:rPr>
          <w:sz w:val="24"/>
          <w:szCs w:val="24"/>
        </w:rPr>
      </w:pPr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gope</w:t>
      </w:r>
      <w:proofErr w:type="spellEnd"/>
      <w:proofErr w:type="gramEnd"/>
      <w:r>
        <w:rPr>
          <w:sz w:val="24"/>
          <w:szCs w:val="24"/>
        </w:rPr>
        <w:t>,</w:t>
      </w:r>
      <w:r>
        <w:rPr>
          <w:spacing w:val="-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jic</w:t>
      </w:r>
      <w:proofErr w:type="spellEnd"/>
      <w:r>
        <w:rPr>
          <w:sz w:val="24"/>
          <w:szCs w:val="24"/>
        </w:rPr>
        <w:t>,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ge</w:t>
      </w:r>
      <w:proofErr w:type="spellEnd"/>
      <w:r>
        <w:rPr>
          <w:sz w:val="24"/>
          <w:szCs w:val="24"/>
        </w:rPr>
        <w:t>).</w:t>
      </w:r>
    </w:p>
    <w:p w14:paraId="2F849484" w14:textId="77777777" w:rsidR="001204D4" w:rsidRDefault="001204D4">
      <w:pPr>
        <w:spacing w:before="7" w:line="140" w:lineRule="exact"/>
        <w:rPr>
          <w:sz w:val="15"/>
          <w:szCs w:val="15"/>
        </w:rPr>
      </w:pPr>
    </w:p>
    <w:p w14:paraId="0C426891" w14:textId="77777777" w:rsidR="001204D4" w:rsidRDefault="001204D4">
      <w:pPr>
        <w:spacing w:line="200" w:lineRule="exact"/>
      </w:pPr>
    </w:p>
    <w:p w14:paraId="6AB249A1" w14:textId="77777777" w:rsidR="001204D4" w:rsidRDefault="00213659">
      <w:pPr>
        <w:ind w:left="696"/>
        <w:rPr>
          <w:sz w:val="24"/>
          <w:szCs w:val="24"/>
        </w:rPr>
      </w:pPr>
      <w:proofErr w:type="gramStart"/>
      <w:r>
        <w:rPr>
          <w:sz w:val="24"/>
          <w:szCs w:val="24"/>
        </w:rPr>
        <w:t>Design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spacing w:val="-4"/>
          <w:w w:val="108"/>
          <w:sz w:val="24"/>
          <w:szCs w:val="24"/>
        </w:rPr>
        <w:t>r</w:t>
      </w:r>
      <w:r>
        <w:rPr>
          <w:w w:val="108"/>
          <w:sz w:val="24"/>
          <w:szCs w:val="24"/>
        </w:rPr>
        <w:t>ocedu</w:t>
      </w:r>
      <w:r>
        <w:rPr>
          <w:spacing w:val="-4"/>
          <w:w w:val="108"/>
          <w:sz w:val="24"/>
          <w:szCs w:val="24"/>
        </w:rPr>
        <w:t>r</w:t>
      </w:r>
      <w:r>
        <w:rPr>
          <w:w w:val="108"/>
          <w:sz w:val="24"/>
          <w:szCs w:val="24"/>
        </w:rPr>
        <w:t>e.</w:t>
      </w:r>
      <w:proofErr w:type="gramEnd"/>
      <w:r>
        <w:rPr>
          <w:w w:val="108"/>
          <w:sz w:val="24"/>
          <w:szCs w:val="24"/>
        </w:rPr>
        <w:t xml:space="preserve">  </w:t>
      </w:r>
      <w:r>
        <w:rPr>
          <w:spacing w:val="45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method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identical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1.</w:t>
      </w:r>
    </w:p>
    <w:p w14:paraId="54BFA637" w14:textId="77777777" w:rsidR="001204D4" w:rsidRDefault="001204D4">
      <w:pPr>
        <w:spacing w:line="200" w:lineRule="exact"/>
      </w:pPr>
    </w:p>
    <w:p w14:paraId="57586811" w14:textId="77777777" w:rsidR="001204D4" w:rsidRDefault="001204D4">
      <w:pPr>
        <w:spacing w:before="6" w:line="240" w:lineRule="exact"/>
        <w:rPr>
          <w:sz w:val="24"/>
          <w:szCs w:val="24"/>
        </w:rPr>
      </w:pPr>
    </w:p>
    <w:p w14:paraId="759D3714" w14:textId="77777777" w:rsidR="001204D4" w:rsidRDefault="00213659">
      <w:pPr>
        <w:ind w:left="120" w:right="7119"/>
        <w:jc w:val="both"/>
        <w:rPr>
          <w:sz w:val="24"/>
          <w:szCs w:val="24"/>
        </w:rPr>
      </w:pPr>
      <w:r>
        <w:rPr>
          <w:sz w:val="24"/>
          <w:szCs w:val="24"/>
        </w:rPr>
        <w:t>Results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8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Discussion</w:t>
      </w:r>
    </w:p>
    <w:p w14:paraId="2B56F17A" w14:textId="77777777" w:rsidR="001204D4" w:rsidRDefault="001204D4">
      <w:pPr>
        <w:spacing w:before="10" w:line="140" w:lineRule="exact"/>
        <w:rPr>
          <w:sz w:val="14"/>
          <w:szCs w:val="14"/>
        </w:rPr>
      </w:pPr>
    </w:p>
    <w:p w14:paraId="417AAEDC" w14:textId="77777777" w:rsidR="001204D4" w:rsidRDefault="001204D4">
      <w:pPr>
        <w:spacing w:line="200" w:lineRule="exact"/>
      </w:pPr>
    </w:p>
    <w:p w14:paraId="1A930A16" w14:textId="77777777" w:rsidR="001204D4" w:rsidRDefault="00213659">
      <w:pPr>
        <w:ind w:left="696"/>
        <w:rPr>
          <w:sz w:val="24"/>
          <w:szCs w:val="24"/>
        </w:rPr>
      </w:pP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discarded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42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who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did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pass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catch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trials.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graphed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</w:p>
    <w:p w14:paraId="15F6B181" w14:textId="77777777" w:rsidR="001204D4" w:rsidRDefault="001204D4">
      <w:pPr>
        <w:spacing w:before="2" w:line="200" w:lineRule="exact"/>
      </w:pPr>
    </w:p>
    <w:p w14:paraId="34046E97" w14:textId="77777777" w:rsidR="001204D4" w:rsidRDefault="00887739">
      <w:pPr>
        <w:ind w:left="120" w:right="203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462" behindDoc="1" locked="0" layoutInCell="1" allowOverlap="1" wp14:anchorId="2388F859" wp14:editId="58AC3D9B">
                <wp:simplePos x="0" y="0"/>
                <wp:positionH relativeFrom="page">
                  <wp:posOffset>914400</wp:posOffset>
                </wp:positionH>
                <wp:positionV relativeFrom="paragraph">
                  <wp:posOffset>257810</wp:posOffset>
                </wp:positionV>
                <wp:extent cx="457200" cy="0"/>
                <wp:effectExtent l="0" t="0" r="927100" b="275590"/>
                <wp:wrapNone/>
                <wp:docPr id="837" name="Group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0"/>
                          <a:chOff x="1440" y="406"/>
                          <a:chExt cx="720" cy="0"/>
                        </a:xfrm>
                      </wpg:grpSpPr>
                      <wps:wsp>
                        <wps:cNvPr id="838" name="Freeform 834"/>
                        <wps:cNvSpPr>
                          <a:spLocks noEditPoints="1"/>
                        </wps:cNvSpPr>
                        <wps:spPr bwMode="auto">
                          <a:xfrm>
                            <a:off x="2880" y="812"/>
                            <a:ext cx="720" cy="0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720"/>
                              <a:gd name="T2" fmla="+- 0 2160 1440"/>
                              <a:gd name="T3" fmla="*/ T2 w 7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20">
                                <a:moveTo>
                                  <a:pt x="0" y="0"/>
                                </a:moveTo>
                                <a:lnTo>
                                  <a:pt x="720" y="0"/>
                                </a:lnTo>
                              </a:path>
                            </a:pathLst>
                          </a:custGeom>
                          <a:noFill/>
                          <a:ln w="15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33" o:spid="_x0000_s1026" style="position:absolute;margin-left:1in;margin-top:20.3pt;width:36pt;height:0;z-index:-3018;mso-position-horizontal-relative:page" coordorigin="1440,406" coordsize="720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">
                <v:polyline id="Freeform 834" o:spid="_x0000_s1027" style="position:absolute;visibility:visible;mso-wrap-style:square;v-text-anchor:top" points="2880,812,3600,812" coordsize="72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//6gvgAA&#10;ANwAAAAPAAAAZHJzL2Rvd25yZXYueG1sRE/NisIwEL4v+A5hBG9rqoVFukaRiuhRXR9gaGbbYjMp&#10;yVjr25vDwh4/vv/1dnSdGijE1rOBxTwDRVx523Jt4PZz+FyBioJssfNMBl4UYbuZfKyxsP7JFxqu&#10;UqsUwrFAA41IX2gdq4YcxrnviRP364NDSTDU2gZ8pnDX6WWWfWmHLaeGBnsqG6ru14cz0Id9pUuR&#10;5fGcD1ld5rG736Ixs+m4+wYlNMq/+M99sgZWeVqbzqQjoDdv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Yf/+oL4AAADcAAAADwAAAAAAAAAAAAAAAACXAgAAZHJzL2Rvd25yZXYu&#10;eG1sUEsFBgAAAAAEAAQA9QAAAIIDAAAAAA==&#10;" filled="f" strokeweight="1587emu">
                  <v:path arrowok="t" o:connecttype="custom" o:connectlocs="0,0;720,0" o:connectangles="0,0"/>
                  <o:lock v:ext="edit" verticies="t"/>
                </v:polyline>
                <w10:wrap anchorx="page"/>
              </v:group>
            </w:pict>
          </mc:Fallback>
        </mc:AlternateContent>
      </w:r>
      <w:r w:rsidR="00213659">
        <w:rPr>
          <w:sz w:val="24"/>
          <w:szCs w:val="24"/>
        </w:rPr>
        <w:t>Figure</w:t>
      </w:r>
      <w:r w:rsidR="00213659">
        <w:rPr>
          <w:spacing w:val="-6"/>
          <w:sz w:val="24"/>
          <w:szCs w:val="24"/>
        </w:rPr>
        <w:t xml:space="preserve"> </w:t>
      </w:r>
      <w:r w:rsidR="00213659">
        <w:rPr>
          <w:sz w:val="24"/>
          <w:szCs w:val="24"/>
        </w:rPr>
        <w:t>5.</w:t>
      </w:r>
      <w:r w:rsidR="00213659">
        <w:rPr>
          <w:spacing w:val="12"/>
          <w:sz w:val="24"/>
          <w:szCs w:val="24"/>
        </w:rPr>
        <w:t xml:space="preserve"> </w:t>
      </w:r>
      <w:r w:rsidR="00213659">
        <w:rPr>
          <w:sz w:val="24"/>
          <w:szCs w:val="24"/>
        </w:rPr>
        <w:t>Using</w:t>
      </w:r>
      <w:r w:rsidR="00213659">
        <w:rPr>
          <w:spacing w:val="-6"/>
          <w:sz w:val="24"/>
          <w:szCs w:val="24"/>
        </w:rPr>
        <w:t xml:space="preserve"> </w:t>
      </w:r>
      <w:r w:rsidR="00213659">
        <w:rPr>
          <w:sz w:val="24"/>
          <w:szCs w:val="24"/>
        </w:rPr>
        <w:t>a</w:t>
      </w:r>
      <w:r w:rsidR="00213659">
        <w:rPr>
          <w:spacing w:val="-1"/>
          <w:sz w:val="24"/>
          <w:szCs w:val="24"/>
        </w:rPr>
        <w:t xml:space="preserve"> </w:t>
      </w:r>
      <w:r w:rsidR="00213659">
        <w:rPr>
          <w:sz w:val="24"/>
          <w:szCs w:val="24"/>
        </w:rPr>
        <w:t>r</w:t>
      </w:r>
      <w:r w:rsidR="00213659">
        <w:rPr>
          <w:spacing w:val="-4"/>
          <w:sz w:val="24"/>
          <w:szCs w:val="24"/>
        </w:rPr>
        <w:t>e</w:t>
      </w:r>
      <w:r w:rsidR="00213659">
        <w:rPr>
          <w:sz w:val="24"/>
          <w:szCs w:val="24"/>
        </w:rPr>
        <w:t>gression</w:t>
      </w:r>
      <w:r w:rsidR="00213659">
        <w:rPr>
          <w:spacing w:val="-10"/>
          <w:sz w:val="24"/>
          <w:szCs w:val="24"/>
        </w:rPr>
        <w:t xml:space="preserve"> </w:t>
      </w:r>
      <w:r w:rsidR="00213659">
        <w:rPr>
          <w:sz w:val="24"/>
          <w:szCs w:val="24"/>
        </w:rPr>
        <w:t>model</w:t>
      </w:r>
      <w:r w:rsidR="00213659">
        <w:rPr>
          <w:spacing w:val="-6"/>
          <w:sz w:val="24"/>
          <w:szCs w:val="24"/>
        </w:rPr>
        <w:t xml:space="preserve"> </w:t>
      </w:r>
      <w:r w:rsidR="00213659">
        <w:rPr>
          <w:sz w:val="24"/>
          <w:szCs w:val="24"/>
        </w:rPr>
        <w:t>with</w:t>
      </w:r>
      <w:r w:rsidR="00213659">
        <w:rPr>
          <w:spacing w:val="-4"/>
          <w:sz w:val="24"/>
          <w:szCs w:val="24"/>
        </w:rPr>
        <w:t xml:space="preserve"> </w:t>
      </w:r>
      <w:r w:rsidR="00213659">
        <w:rPr>
          <w:sz w:val="24"/>
          <w:szCs w:val="24"/>
        </w:rPr>
        <w:t>main</w:t>
      </w:r>
      <w:r w:rsidR="00213659">
        <w:rPr>
          <w:spacing w:val="-5"/>
          <w:sz w:val="24"/>
          <w:szCs w:val="24"/>
        </w:rPr>
        <w:t xml:space="preserve"> </w:t>
      </w:r>
      <w:r w:rsidR="00213659">
        <w:rPr>
          <w:sz w:val="24"/>
          <w:szCs w:val="24"/>
        </w:rPr>
        <w:t>e</w:t>
      </w:r>
      <w:r w:rsidR="00213659">
        <w:rPr>
          <w:spacing w:val="-6"/>
          <w:sz w:val="24"/>
          <w:szCs w:val="24"/>
        </w:rPr>
        <w:t>f</w:t>
      </w:r>
      <w:r w:rsidR="00213659">
        <w:rPr>
          <w:sz w:val="24"/>
          <w:szCs w:val="24"/>
        </w:rPr>
        <w:t>fects</w:t>
      </w:r>
      <w:r w:rsidR="00213659">
        <w:rPr>
          <w:spacing w:val="-6"/>
          <w:sz w:val="24"/>
          <w:szCs w:val="24"/>
        </w:rPr>
        <w:t xml:space="preserve"> </w:t>
      </w:r>
      <w:r w:rsidR="00213659">
        <w:rPr>
          <w:sz w:val="24"/>
          <w:szCs w:val="24"/>
        </w:rPr>
        <w:t>of</w:t>
      </w:r>
      <w:r w:rsidR="00213659">
        <w:rPr>
          <w:spacing w:val="-2"/>
          <w:sz w:val="24"/>
          <w:szCs w:val="24"/>
        </w:rPr>
        <w:t xml:space="preserve"> </w:t>
      </w:r>
      <w:r w:rsidR="00213659">
        <w:rPr>
          <w:spacing w:val="-4"/>
          <w:sz w:val="24"/>
          <w:szCs w:val="24"/>
        </w:rPr>
        <w:t>e</w:t>
      </w:r>
      <w:r w:rsidR="00213659">
        <w:rPr>
          <w:sz w:val="24"/>
          <w:szCs w:val="24"/>
        </w:rPr>
        <w:t>xposure</w:t>
      </w:r>
      <w:r w:rsidR="00213659">
        <w:rPr>
          <w:spacing w:val="-9"/>
          <w:sz w:val="24"/>
          <w:szCs w:val="24"/>
        </w:rPr>
        <w:t xml:space="preserve"> </w:t>
      </w:r>
      <w:r w:rsidR="00213659">
        <w:rPr>
          <w:sz w:val="24"/>
          <w:szCs w:val="24"/>
        </w:rPr>
        <w:t>and</w:t>
      </w:r>
      <w:r w:rsidR="00213659">
        <w:rPr>
          <w:spacing w:val="-3"/>
          <w:sz w:val="24"/>
          <w:szCs w:val="24"/>
        </w:rPr>
        <w:t xml:space="preserve"> </w:t>
      </w:r>
      <w:r w:rsidR="00213659">
        <w:rPr>
          <w:sz w:val="24"/>
          <w:szCs w:val="24"/>
        </w:rPr>
        <w:t>condition</w:t>
      </w:r>
      <w:r w:rsidR="00213659">
        <w:rPr>
          <w:spacing w:val="-9"/>
          <w:sz w:val="24"/>
          <w:szCs w:val="24"/>
        </w:rPr>
        <w:t xml:space="preserve"> </w:t>
      </w:r>
      <w:r w:rsidR="00213659">
        <w:rPr>
          <w:sz w:val="24"/>
          <w:szCs w:val="24"/>
        </w:rPr>
        <w:t>and</w:t>
      </w:r>
      <w:r w:rsidR="00213659">
        <w:rPr>
          <w:spacing w:val="-3"/>
          <w:sz w:val="24"/>
          <w:szCs w:val="24"/>
        </w:rPr>
        <w:t xml:space="preserve"> </w:t>
      </w:r>
      <w:r w:rsidR="00213659">
        <w:rPr>
          <w:sz w:val="24"/>
          <w:szCs w:val="24"/>
        </w:rPr>
        <w:t>an</w:t>
      </w:r>
      <w:r w:rsidR="00213659">
        <w:rPr>
          <w:spacing w:val="-2"/>
          <w:sz w:val="24"/>
          <w:szCs w:val="24"/>
        </w:rPr>
        <w:t xml:space="preserve"> </w:t>
      </w:r>
      <w:r w:rsidR="00213659">
        <w:rPr>
          <w:spacing w:val="-4"/>
          <w:sz w:val="24"/>
          <w:szCs w:val="24"/>
        </w:rPr>
        <w:t>e</w:t>
      </w:r>
      <w:r w:rsidR="00213659">
        <w:rPr>
          <w:sz w:val="24"/>
          <w:szCs w:val="24"/>
        </w:rPr>
        <w:t>xposure</w:t>
      </w:r>
    </w:p>
    <w:p w14:paraId="291370B2" w14:textId="77777777" w:rsidR="001204D4" w:rsidRDefault="001204D4">
      <w:pPr>
        <w:spacing w:line="140" w:lineRule="exact"/>
        <w:rPr>
          <w:sz w:val="15"/>
          <w:szCs w:val="15"/>
        </w:rPr>
      </w:pPr>
    </w:p>
    <w:p w14:paraId="69D72E55" w14:textId="77777777" w:rsidR="001204D4" w:rsidRDefault="00213659">
      <w:pPr>
        <w:spacing w:line="409" w:lineRule="auto"/>
        <w:ind w:left="120" w:right="85" w:firstLine="279"/>
        <w:jc w:val="both"/>
      </w:pPr>
      <w:r>
        <w:rPr>
          <w:position w:val="7"/>
          <w:sz w:val="14"/>
          <w:szCs w:val="14"/>
        </w:rPr>
        <w:t>5</w:t>
      </w:r>
      <w:r>
        <w:rPr>
          <w:spacing w:val="14"/>
          <w:position w:val="7"/>
          <w:sz w:val="14"/>
          <w:szCs w:val="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stimuli</w:t>
      </w:r>
      <w:r>
        <w:rPr>
          <w:spacing w:val="-16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rime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syllable</w:t>
      </w:r>
      <w:r>
        <w:rPr>
          <w:spacing w:val="-16"/>
        </w:rPr>
        <w:t xml:space="preserve"> </w:t>
      </w:r>
      <w:r>
        <w:t>count</w:t>
      </w:r>
      <w:r>
        <w:rPr>
          <w:spacing w:val="-14"/>
        </w:rPr>
        <w:t xml:space="preserve"> </w:t>
      </w:r>
      <w:r>
        <w:t>conditions</w:t>
      </w:r>
      <w:r>
        <w:rPr>
          <w:spacing w:val="-18"/>
        </w:rPr>
        <w:t xml:space="preserve"> </w:t>
      </w:r>
      <w:r>
        <w:t>di</w:t>
      </w:r>
      <w:r>
        <w:rPr>
          <w:spacing w:val="-5"/>
        </w:rPr>
        <w:t>f</w:t>
      </w:r>
      <w:r>
        <w:t>fer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those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rest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 xml:space="preserve">conditions. </w:t>
      </w:r>
      <w:r>
        <w:rPr>
          <w:spacing w:val="-3"/>
        </w:rPr>
        <w:t>F</w:t>
      </w:r>
      <w:r>
        <w:t>or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rest</w:t>
      </w:r>
      <w:r>
        <w:rPr>
          <w:spacing w:val="-13"/>
        </w:rPr>
        <w:t xml:space="preserve"> </w:t>
      </w:r>
      <w:r>
        <w:t>of the</w:t>
      </w:r>
      <w:r>
        <w:rPr>
          <w:spacing w:val="-9"/>
        </w:rPr>
        <w:t xml:space="preserve"> </w:t>
      </w:r>
      <w:r>
        <w:t>conditions,</w:t>
      </w:r>
      <w:r>
        <w:rPr>
          <w:spacing w:val="-15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</w:t>
      </w:r>
      <w:r>
        <w:rPr>
          <w:spacing w:val="-3"/>
        </w:rPr>
        <w:t>e</w:t>
      </w:r>
      <w:r>
        <w:t>xt-to-speech</w:t>
      </w:r>
      <w:r>
        <w:rPr>
          <w:spacing w:val="-18"/>
        </w:rPr>
        <w:t xml:space="preserve"> </w:t>
      </w:r>
      <w:r>
        <w:t>web</w:t>
      </w:r>
      <w:r>
        <w:rPr>
          <w:spacing w:val="-10"/>
        </w:rPr>
        <w:t xml:space="preserve"> </w:t>
      </w:r>
      <w:r>
        <w:t>service</w:t>
      </w:r>
      <w:r>
        <w:rPr>
          <w:spacing w:val="-13"/>
        </w:rPr>
        <w:t xml:space="preserve"> </w:t>
      </w:r>
      <w:r>
        <w:t>pr</w:t>
      </w:r>
      <w:r>
        <w:rPr>
          <w:spacing w:val="-3"/>
        </w:rPr>
        <w:t>o</w:t>
      </w:r>
      <w:r>
        <w:t>vided</w:t>
      </w:r>
      <w:r>
        <w:rPr>
          <w:spacing w:val="-14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Google</w:t>
      </w:r>
      <w:r>
        <w:rPr>
          <w:spacing w:val="-1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generate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audio</w:t>
      </w:r>
      <w:r>
        <w:rPr>
          <w:spacing w:val="-11"/>
        </w:rPr>
        <w:t xml:space="preserve"> </w:t>
      </w:r>
      <w:r>
        <w:t>stimuli</w:t>
      </w:r>
      <w:r>
        <w:rPr>
          <w:spacing w:val="-13"/>
        </w:rPr>
        <w:t xml:space="preserve"> </w:t>
      </w:r>
      <w:r>
        <w:t>(see</w:t>
      </w:r>
      <w:r>
        <w:rPr>
          <w:spacing w:val="-10"/>
        </w:rPr>
        <w:t xml:space="preserve"> </w:t>
      </w:r>
      <w:r>
        <w:rPr>
          <w:spacing w:val="-3"/>
        </w:rPr>
        <w:t>F</w:t>
      </w:r>
      <w:r>
        <w:t>ootnote</w:t>
      </w:r>
      <w:r>
        <w:rPr>
          <w:spacing w:val="-14"/>
        </w:rPr>
        <w:t xml:space="preserve"> </w:t>
      </w:r>
      <w:r>
        <w:t>2) 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4"/>
        </w:rPr>
        <w:t>b</w:t>
      </w:r>
      <w:r>
        <w:t>ulk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conditions.</w:t>
      </w:r>
      <w:r>
        <w:rPr>
          <w:spacing w:val="2"/>
        </w:rPr>
        <w:t xml:space="preserve"> </w:t>
      </w:r>
      <w:r>
        <w:t>H</w:t>
      </w:r>
      <w:r>
        <w:rPr>
          <w:spacing w:val="-5"/>
        </w:rPr>
        <w:t>o</w:t>
      </w:r>
      <w:r>
        <w:t>w</w:t>
      </w:r>
      <w:r>
        <w:rPr>
          <w:spacing w:val="-5"/>
        </w:rPr>
        <w:t>e</w:t>
      </w:r>
      <w:r>
        <w:rPr>
          <w:spacing w:val="-3"/>
        </w:rPr>
        <w:t>v</w:t>
      </w:r>
      <w:r>
        <w:t>e</w:t>
      </w:r>
      <w:r>
        <w:rPr>
          <w:spacing w:val="-8"/>
        </w:rPr>
        <w:t>r</w:t>
      </w:r>
      <w:r>
        <w:t>,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>v</w:t>
      </w:r>
      <w:r>
        <w:t>ailable</w:t>
      </w:r>
      <w:r>
        <w:rPr>
          <w:spacing w:val="-8"/>
        </w:rPr>
        <w:t xml:space="preserve"> </w:t>
      </w:r>
      <w:r>
        <w:rPr>
          <w:spacing w:val="-4"/>
        </w:rPr>
        <w:t>v</w:t>
      </w:r>
      <w:r>
        <w:t>oices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changed</w:t>
      </w:r>
      <w:r>
        <w:rPr>
          <w:spacing w:val="-8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rPr>
          <w:spacing w:val="-3"/>
        </w:rPr>
        <w:t>e</w:t>
      </w:r>
      <w:r>
        <w:t>xperiment.</w:t>
      </w:r>
      <w:r>
        <w:rPr>
          <w:spacing w:val="2"/>
        </w:rPr>
        <w:t xml:space="preserve"> </w:t>
      </w:r>
      <w:r>
        <w:t>Thus,</w:t>
      </w:r>
      <w:r>
        <w:rPr>
          <w:spacing w:val="-5"/>
        </w:rPr>
        <w:t xml:space="preserve"> </w:t>
      </w:r>
      <w:r>
        <w:t>we generated</w:t>
      </w:r>
      <w:r>
        <w:rPr>
          <w:spacing w:val="-19"/>
        </w:rPr>
        <w:t xml:space="preserve"> </w:t>
      </w:r>
      <w:r>
        <w:t>n</w:t>
      </w:r>
      <w:r>
        <w:rPr>
          <w:spacing w:val="-5"/>
        </w:rPr>
        <w:t>e</w:t>
      </w:r>
      <w:r>
        <w:t>w</w:t>
      </w:r>
      <w:r>
        <w:rPr>
          <w:spacing w:val="-14"/>
        </w:rPr>
        <w:t xml:space="preserve"> </w:t>
      </w:r>
      <w:r>
        <w:t>stimuli</w:t>
      </w:r>
      <w:r>
        <w:rPr>
          <w:spacing w:val="-17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rime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syllable</w:t>
      </w:r>
      <w:r>
        <w:rPr>
          <w:spacing w:val="-17"/>
        </w:rPr>
        <w:t xml:space="preserve"> </w:t>
      </w:r>
      <w:r>
        <w:t>count</w:t>
      </w:r>
      <w:r>
        <w:rPr>
          <w:spacing w:val="-15"/>
        </w:rPr>
        <w:t xml:space="preserve"> </w:t>
      </w:r>
      <w:r>
        <w:t>conditions</w:t>
      </w:r>
      <w:r>
        <w:rPr>
          <w:spacing w:val="-19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rPr>
          <w:w w:val="99"/>
        </w:rPr>
        <w:t>commercially</w:t>
      </w:r>
      <w:r>
        <w:rPr>
          <w:spacing w:val="-10"/>
          <w:w w:val="99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>v</w:t>
      </w:r>
      <w:r>
        <w:t>ailable</w:t>
      </w:r>
      <w:r>
        <w:rPr>
          <w:spacing w:val="-18"/>
        </w:rPr>
        <w:t xml:space="preserve"> </w:t>
      </w:r>
      <w:r>
        <w:t>soft</w:t>
      </w:r>
      <w:r>
        <w:rPr>
          <w:spacing w:val="-2"/>
        </w:rPr>
        <w:t>w</w:t>
      </w:r>
      <w:r>
        <w:t>are,</w:t>
      </w:r>
      <w:r>
        <w:rPr>
          <w:spacing w:val="-16"/>
        </w:rPr>
        <w:t xml:space="preserve"> </w:t>
      </w:r>
      <w:proofErr w:type="spellStart"/>
      <w:r>
        <w:t>NaturalReader</w:t>
      </w:r>
      <w:proofErr w:type="spellEnd"/>
    </w:p>
    <w:p w14:paraId="7F1972A1" w14:textId="77777777" w:rsidR="001204D4" w:rsidRDefault="00213659">
      <w:pPr>
        <w:spacing w:before="9" w:line="413" w:lineRule="auto"/>
        <w:ind w:left="120" w:right="85"/>
        <w:jc w:val="both"/>
        <w:sectPr w:rsidR="001204D4">
          <w:pgSz w:w="12240" w:h="15840"/>
          <w:pgMar w:top="960" w:right="1320" w:bottom="280" w:left="1320" w:header="736" w:footer="0" w:gutter="0"/>
          <w:cols w:space="720"/>
        </w:sectPr>
      </w:pPr>
      <w:r>
        <w:t>10.</w:t>
      </w:r>
      <w:r>
        <w:rPr>
          <w:spacing w:val="8"/>
        </w:rPr>
        <w:t xml:space="preserve"> </w:t>
      </w:r>
      <w:r>
        <w:rPr>
          <w:spacing w:val="-16"/>
        </w:rPr>
        <w:t>T</w:t>
      </w:r>
      <w:r>
        <w:t>o</w:t>
      </w:r>
      <w:r>
        <w:rPr>
          <w:spacing w:val="-5"/>
        </w:rPr>
        <w:t xml:space="preserve"> </w:t>
      </w:r>
      <w:r>
        <w:t>ensure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old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</w:t>
      </w:r>
      <w:r>
        <w:rPr>
          <w:spacing w:val="-5"/>
        </w:rPr>
        <w:t>e</w:t>
      </w:r>
      <w:r>
        <w:t>w</w:t>
      </w:r>
      <w:r>
        <w:rPr>
          <w:spacing w:val="-6"/>
        </w:rPr>
        <w:t xml:space="preserve"> </w:t>
      </w:r>
      <w:r>
        <w:t>stimuli</w:t>
      </w:r>
      <w:r>
        <w:rPr>
          <w:spacing w:val="-9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comparable,</w:t>
      </w:r>
      <w:r>
        <w:rPr>
          <w:spacing w:val="-1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performed</w:t>
      </w:r>
      <w:r>
        <w:rPr>
          <w:spacing w:val="-1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partial</w:t>
      </w:r>
      <w:r>
        <w:rPr>
          <w:spacing w:val="-8"/>
        </w:rPr>
        <w:t xml:space="preserve"> </w:t>
      </w:r>
      <w:r>
        <w:t>replication</w:t>
      </w:r>
      <w:r>
        <w:rPr>
          <w:spacing w:val="-1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Experiment</w:t>
      </w:r>
      <w:r>
        <w:rPr>
          <w:spacing w:val="-12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using the</w:t>
      </w:r>
      <w:r>
        <w:rPr>
          <w:spacing w:val="6"/>
        </w:rPr>
        <w:t xml:space="preserve"> </w:t>
      </w:r>
      <w:r>
        <w:t>n</w:t>
      </w:r>
      <w:r>
        <w:rPr>
          <w:spacing w:val="-5"/>
        </w:rPr>
        <w:t>e</w:t>
      </w:r>
      <w:r>
        <w:t>w</w:t>
      </w:r>
      <w:r>
        <w:rPr>
          <w:spacing w:val="5"/>
        </w:rPr>
        <w:t xml:space="preserve"> </w:t>
      </w:r>
      <w:r>
        <w:t>synthesis</w:t>
      </w:r>
      <w:r>
        <w:rPr>
          <w:spacing w:val="1"/>
        </w:rPr>
        <w:t xml:space="preserve"> </w:t>
      </w:r>
      <w:r>
        <w:t>engine;</w:t>
      </w:r>
      <w:r>
        <w:rPr>
          <w:spacing w:val="1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di</w:t>
      </w:r>
      <w:r>
        <w:rPr>
          <w:spacing w:val="-5"/>
        </w:rPr>
        <w:t>f</w:t>
      </w:r>
      <w:r>
        <w:t>ference old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n</w:t>
      </w:r>
      <w:r>
        <w:rPr>
          <w:spacing w:val="-5"/>
        </w:rPr>
        <w:t>e</w:t>
      </w:r>
      <w:r>
        <w:t>w</w:t>
      </w:r>
      <w:r>
        <w:rPr>
          <w:spacing w:val="5"/>
        </w:rPr>
        <w:t xml:space="preserve"> </w:t>
      </w:r>
      <w:r>
        <w:t>stimuli</w:t>
      </w:r>
      <w:r>
        <w:rPr>
          <w:spacing w:val="3"/>
        </w:rPr>
        <w:t xml:space="preserve"> </w:t>
      </w:r>
      <w:r>
        <w:t>did</w:t>
      </w:r>
      <w:r>
        <w:rPr>
          <w:spacing w:val="6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appear</w:t>
      </w:r>
      <w:r>
        <w:rPr>
          <w:spacing w:val="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ma</w:t>
      </w:r>
      <w:r>
        <w:rPr>
          <w:spacing w:val="-2"/>
        </w:rPr>
        <w:t>k</w:t>
      </w:r>
      <w:r>
        <w:t>e</w:t>
      </w:r>
      <w:r>
        <w:rPr>
          <w:spacing w:val="4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substantial di</w:t>
      </w:r>
      <w:r>
        <w:rPr>
          <w:spacing w:val="-5"/>
        </w:rPr>
        <w:t>f</w:t>
      </w:r>
      <w:r>
        <w:t>ference.  See Appendix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comparisons.</w:t>
      </w:r>
    </w:p>
    <w:p w14:paraId="0E4F7F14" w14:textId="77777777" w:rsidR="001204D4" w:rsidRDefault="001204D4">
      <w:pPr>
        <w:spacing w:before="6" w:line="100" w:lineRule="exact"/>
        <w:rPr>
          <w:sz w:val="11"/>
          <w:szCs w:val="11"/>
        </w:rPr>
      </w:pPr>
    </w:p>
    <w:p w14:paraId="1ACAEE05" w14:textId="77777777" w:rsidR="001204D4" w:rsidRDefault="001204D4">
      <w:pPr>
        <w:spacing w:line="200" w:lineRule="exact"/>
      </w:pPr>
    </w:p>
    <w:p w14:paraId="761A01CA" w14:textId="77777777" w:rsidR="001204D4" w:rsidRDefault="001204D4">
      <w:pPr>
        <w:spacing w:line="200" w:lineRule="exact"/>
      </w:pPr>
    </w:p>
    <w:p w14:paraId="5EC3A9A0" w14:textId="77777777" w:rsidR="001204D4" w:rsidRDefault="001204D4">
      <w:pPr>
        <w:spacing w:line="200" w:lineRule="exact"/>
      </w:pPr>
    </w:p>
    <w:p w14:paraId="134F5A16" w14:textId="77777777" w:rsidR="001204D4" w:rsidRDefault="00213659">
      <w:pPr>
        <w:spacing w:before="45" w:line="140" w:lineRule="exact"/>
        <w:ind w:left="173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Memo</w:t>
      </w:r>
      <w:r>
        <w:rPr>
          <w:rFonts w:ascii="Arial" w:eastAsia="Arial" w:hAnsi="Arial" w:cs="Arial"/>
          <w:spacing w:val="4"/>
          <w:sz w:val="14"/>
          <w:szCs w:val="14"/>
        </w:rPr>
        <w:t>r</w:t>
      </w:r>
      <w:r>
        <w:rPr>
          <w:rFonts w:ascii="Arial" w:eastAsia="Arial" w:hAnsi="Arial" w:cs="Arial"/>
          <w:sz w:val="14"/>
          <w:szCs w:val="14"/>
        </w:rPr>
        <w:t xml:space="preserve">y                                              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Simila</w:t>
      </w:r>
      <w:r>
        <w:rPr>
          <w:rFonts w:ascii="Arial" w:eastAsia="Arial" w:hAnsi="Arial" w:cs="Arial"/>
          <w:spacing w:val="2"/>
          <w:sz w:val="14"/>
          <w:szCs w:val="14"/>
        </w:rPr>
        <w:t>r</w:t>
      </w:r>
      <w:r>
        <w:rPr>
          <w:rFonts w:ascii="Arial" w:eastAsia="Arial" w:hAnsi="Arial" w:cs="Arial"/>
          <w:sz w:val="14"/>
          <w:szCs w:val="14"/>
        </w:rPr>
        <w:t xml:space="preserve">ity                                   </w:t>
      </w:r>
      <w:r>
        <w:rPr>
          <w:rFonts w:ascii="Arial" w:eastAsia="Arial" w:hAnsi="Arial" w:cs="Arial"/>
          <w:spacing w:val="3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</w:t>
      </w:r>
      <w:r>
        <w:rPr>
          <w:rFonts w:ascii="Arial" w:eastAsia="Arial" w:hAnsi="Arial" w:cs="Arial"/>
          <w:spacing w:val="-4"/>
          <w:sz w:val="14"/>
          <w:szCs w:val="14"/>
        </w:rPr>
        <w:t>f</w:t>
      </w:r>
      <w:r>
        <w:rPr>
          <w:rFonts w:ascii="Arial" w:eastAsia="Arial" w:hAnsi="Arial" w:cs="Arial"/>
          <w:sz w:val="14"/>
          <w:szCs w:val="14"/>
        </w:rPr>
        <w:t>erent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w w:val="103"/>
          <w:sz w:val="14"/>
          <w:szCs w:val="14"/>
        </w:rPr>
        <w:t>assignment</w:t>
      </w:r>
    </w:p>
    <w:p w14:paraId="663FB43D" w14:textId="77777777" w:rsidR="001204D4" w:rsidRDefault="001204D4">
      <w:pPr>
        <w:spacing w:before="1" w:line="140" w:lineRule="exact"/>
        <w:rPr>
          <w:sz w:val="15"/>
          <w:szCs w:val="15"/>
        </w:rPr>
      </w:pPr>
    </w:p>
    <w:p w14:paraId="34F2757B" w14:textId="77777777" w:rsidR="001204D4" w:rsidRDefault="001204D4">
      <w:pPr>
        <w:spacing w:line="200" w:lineRule="exact"/>
        <w:sectPr w:rsidR="001204D4">
          <w:pgSz w:w="12240" w:h="15840"/>
          <w:pgMar w:top="960" w:right="1340" w:bottom="280" w:left="1320" w:header="736" w:footer="0" w:gutter="0"/>
          <w:cols w:space="720"/>
        </w:sectPr>
      </w:pPr>
    </w:p>
    <w:p w14:paraId="5491CA0C" w14:textId="77777777" w:rsidR="001204D4" w:rsidRDefault="00213659">
      <w:pPr>
        <w:spacing w:before="45"/>
        <w:ind w:left="453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3"/>
          <w:sz w:val="14"/>
          <w:szCs w:val="14"/>
        </w:rPr>
        <w:lastRenderedPageBreak/>
        <w:t>0.75</w:t>
      </w:r>
    </w:p>
    <w:p w14:paraId="78010A71" w14:textId="77777777" w:rsidR="001204D4" w:rsidRDefault="001204D4">
      <w:pPr>
        <w:spacing w:before="10" w:line="280" w:lineRule="exact"/>
        <w:rPr>
          <w:sz w:val="28"/>
          <w:szCs w:val="28"/>
        </w:rPr>
      </w:pPr>
    </w:p>
    <w:p w14:paraId="5AFA9A51" w14:textId="77777777" w:rsidR="001204D4" w:rsidRDefault="00887739">
      <w:pPr>
        <w:ind w:left="453"/>
        <w:rPr>
          <w:rFonts w:ascii="Arial" w:eastAsia="Arial" w:hAnsi="Arial" w:cs="Arial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465" behindDoc="1" locked="0" layoutInCell="1" allowOverlap="1" wp14:anchorId="62C443E4" wp14:editId="1E6D60D7">
                <wp:simplePos x="0" y="0"/>
                <wp:positionH relativeFrom="page">
                  <wp:posOffset>990600</wp:posOffset>
                </wp:positionH>
                <wp:positionV relativeFrom="paragraph">
                  <wp:posOffset>8255</wp:posOffset>
                </wp:positionV>
                <wp:extent cx="135255" cy="312420"/>
                <wp:effectExtent l="0" t="0" r="4445" b="0"/>
                <wp:wrapNone/>
                <wp:docPr id="836" name="Text Box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255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509598" w14:textId="77777777" w:rsidR="003C0DF2" w:rsidRDefault="003C0DF2">
                            <w:pPr>
                              <w:spacing w:before="1"/>
                              <w:ind w:left="20" w:right="-26"/>
                              <w:rPr>
                                <w:rFonts w:ascii="Arial" w:eastAsia="Arial" w:hAnsi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2"/>
                                <w:sz w:val="17"/>
                                <w:szCs w:val="17"/>
                              </w:rPr>
                              <w:t>Score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32" o:spid="_x0000_s1029" type="#_x0000_t202" style="position:absolute;left:0;text-align:left;margin-left:78pt;margin-top:.65pt;width:10.65pt;height:24.6pt;z-index:-30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" filled="f" stroked="f">
                <v:textbox style="layout-flow:vertical;mso-layout-flow-alt:bottom-to-top" inset="0,0,0,0">
                  <w:txbxContent>
                    <w:p w14:paraId="4A509598" w14:textId="77777777" w:rsidR="003C0DF2" w:rsidRDefault="003C0DF2">
                      <w:pPr>
                        <w:spacing w:before="1"/>
                        <w:ind w:left="20" w:right="-26"/>
                        <w:rPr>
                          <w:rFonts w:ascii="Arial" w:eastAsia="Arial" w:hAnsi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eastAsia="Arial" w:hAnsi="Arial" w:cs="Arial"/>
                          <w:w w:val="102"/>
                          <w:sz w:val="17"/>
                          <w:szCs w:val="17"/>
                        </w:rPr>
                        <w:t>Score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13659">
        <w:rPr>
          <w:rFonts w:ascii="Arial" w:eastAsia="Arial" w:hAnsi="Arial" w:cs="Arial"/>
          <w:w w:val="103"/>
          <w:sz w:val="14"/>
          <w:szCs w:val="14"/>
        </w:rPr>
        <w:t>0.50</w:t>
      </w:r>
    </w:p>
    <w:p w14:paraId="5AFF0CA3" w14:textId="77777777" w:rsidR="001204D4" w:rsidRDefault="001204D4">
      <w:pPr>
        <w:spacing w:line="200" w:lineRule="exact"/>
      </w:pPr>
    </w:p>
    <w:p w14:paraId="0594A2AF" w14:textId="77777777" w:rsidR="001204D4" w:rsidRDefault="001204D4">
      <w:pPr>
        <w:spacing w:before="16" w:line="240" w:lineRule="exact"/>
        <w:rPr>
          <w:sz w:val="24"/>
          <w:szCs w:val="24"/>
        </w:rPr>
      </w:pPr>
    </w:p>
    <w:p w14:paraId="3231C268" w14:textId="77777777" w:rsidR="001204D4" w:rsidRDefault="00213659">
      <w:pPr>
        <w:jc w:val="righ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9"/>
          <w:sz w:val="13"/>
          <w:szCs w:val="13"/>
        </w:rPr>
        <w:t>3</w:t>
      </w:r>
    </w:p>
    <w:p w14:paraId="39FBD76A" w14:textId="77777777" w:rsidR="001204D4" w:rsidRDefault="00213659">
      <w:pPr>
        <w:spacing w:before="1" w:line="180" w:lineRule="exact"/>
        <w:rPr>
          <w:sz w:val="18"/>
          <w:szCs w:val="18"/>
        </w:rPr>
      </w:pPr>
      <w:r>
        <w:br w:type="column"/>
      </w:r>
    </w:p>
    <w:p w14:paraId="0D83C9DD" w14:textId="77777777" w:rsidR="001204D4" w:rsidRDefault="001204D4">
      <w:pPr>
        <w:spacing w:line="200" w:lineRule="exact"/>
      </w:pPr>
    </w:p>
    <w:p w14:paraId="13E3DA49" w14:textId="77777777" w:rsidR="001204D4" w:rsidRDefault="001204D4">
      <w:pPr>
        <w:spacing w:line="200" w:lineRule="exact"/>
      </w:pPr>
    </w:p>
    <w:p w14:paraId="2739E26F" w14:textId="77777777" w:rsidR="001204D4" w:rsidRDefault="001204D4">
      <w:pPr>
        <w:spacing w:line="200" w:lineRule="exact"/>
      </w:pPr>
    </w:p>
    <w:p w14:paraId="72B093D6" w14:textId="77777777" w:rsidR="001204D4" w:rsidRDefault="00213659">
      <w:pPr>
        <w:ind w:right="119"/>
        <w:jc w:val="righ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9"/>
          <w:sz w:val="13"/>
          <w:szCs w:val="13"/>
        </w:rPr>
        <w:t>3</w:t>
      </w:r>
    </w:p>
    <w:p w14:paraId="7B247EEF" w14:textId="77777777" w:rsidR="001204D4" w:rsidRDefault="00213659">
      <w:pPr>
        <w:spacing w:before="59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3</w:t>
      </w:r>
    </w:p>
    <w:p w14:paraId="4226A351" w14:textId="77777777" w:rsidR="001204D4" w:rsidRDefault="001204D4">
      <w:pPr>
        <w:spacing w:before="10" w:line="100" w:lineRule="exact"/>
        <w:rPr>
          <w:sz w:val="10"/>
          <w:szCs w:val="10"/>
        </w:rPr>
      </w:pPr>
    </w:p>
    <w:p w14:paraId="5F542414" w14:textId="77777777" w:rsidR="001204D4" w:rsidRDefault="00213659">
      <w:pPr>
        <w:spacing w:line="100" w:lineRule="exact"/>
        <w:ind w:left="56" w:right="-55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pacing w:val="-46"/>
          <w:position w:val="-11"/>
          <w:sz w:val="13"/>
          <w:szCs w:val="13"/>
        </w:rPr>
        <w:t>Z</w:t>
      </w:r>
      <w:r>
        <w:rPr>
          <w:rFonts w:ascii="Arial" w:eastAsia="Arial" w:hAnsi="Arial" w:cs="Arial"/>
          <w:position w:val="-14"/>
          <w:sz w:val="13"/>
          <w:szCs w:val="13"/>
        </w:rPr>
        <w:t xml:space="preserve">#      </w:t>
      </w:r>
      <w:r>
        <w:rPr>
          <w:rFonts w:ascii="Arial" w:eastAsia="Arial" w:hAnsi="Arial" w:cs="Arial"/>
          <w:spacing w:val="23"/>
          <w:position w:val="-14"/>
          <w:sz w:val="13"/>
          <w:szCs w:val="13"/>
        </w:rPr>
        <w:t xml:space="preserve"> </w:t>
      </w:r>
      <w:r>
        <w:rPr>
          <w:rFonts w:ascii="Arial" w:eastAsia="Arial" w:hAnsi="Arial" w:cs="Arial"/>
          <w:position w:val="-4"/>
          <w:sz w:val="13"/>
          <w:szCs w:val="13"/>
        </w:rPr>
        <w:t>A</w:t>
      </w:r>
      <w:r>
        <w:rPr>
          <w:rFonts w:ascii="Arial" w:eastAsia="Arial" w:hAnsi="Arial" w:cs="Arial"/>
          <w:spacing w:val="-27"/>
          <w:position w:val="-4"/>
          <w:sz w:val="13"/>
          <w:szCs w:val="13"/>
        </w:rPr>
        <w:t xml:space="preserve"> </w:t>
      </w:r>
      <w:r>
        <w:rPr>
          <w:rFonts w:ascii="Arial" w:eastAsia="Arial" w:hAnsi="Arial" w:cs="Arial"/>
          <w:position w:val="-12"/>
          <w:sz w:val="13"/>
          <w:szCs w:val="13"/>
        </w:rPr>
        <w:t>?</w:t>
      </w:r>
    </w:p>
    <w:p w14:paraId="39F9024F" w14:textId="77777777" w:rsidR="001204D4" w:rsidRDefault="00213659">
      <w:pPr>
        <w:spacing w:before="4" w:line="120" w:lineRule="exact"/>
        <w:rPr>
          <w:sz w:val="12"/>
          <w:szCs w:val="12"/>
        </w:rPr>
      </w:pPr>
      <w:r>
        <w:br w:type="column"/>
      </w:r>
    </w:p>
    <w:p w14:paraId="20DA71E2" w14:textId="77777777" w:rsidR="001204D4" w:rsidRDefault="001204D4">
      <w:pPr>
        <w:spacing w:line="200" w:lineRule="exact"/>
      </w:pPr>
    </w:p>
    <w:p w14:paraId="774FB521" w14:textId="77777777" w:rsidR="001204D4" w:rsidRDefault="001204D4">
      <w:pPr>
        <w:spacing w:line="200" w:lineRule="exact"/>
      </w:pPr>
    </w:p>
    <w:p w14:paraId="47E49E83" w14:textId="77777777" w:rsidR="001204D4" w:rsidRDefault="001204D4">
      <w:pPr>
        <w:spacing w:line="200" w:lineRule="exact"/>
      </w:pPr>
    </w:p>
    <w:p w14:paraId="28A1D43E" w14:textId="77777777" w:rsidR="001204D4" w:rsidRDefault="00213659">
      <w:pPr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3</w:t>
      </w:r>
    </w:p>
    <w:p w14:paraId="63582164" w14:textId="77777777" w:rsidR="001204D4" w:rsidRDefault="00213659">
      <w:pPr>
        <w:spacing w:before="100"/>
        <w:ind w:right="119"/>
        <w:jc w:val="righ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9"/>
          <w:sz w:val="13"/>
          <w:szCs w:val="13"/>
        </w:rPr>
        <w:t>3</w:t>
      </w:r>
    </w:p>
    <w:p w14:paraId="4705F57C" w14:textId="77777777" w:rsidR="001204D4" w:rsidRDefault="00887739">
      <w:pPr>
        <w:spacing w:before="41"/>
        <w:ind w:left="352" w:right="504"/>
        <w:jc w:val="center"/>
        <w:rPr>
          <w:rFonts w:ascii="Arial" w:eastAsia="Arial" w:hAnsi="Arial" w:cs="Arial"/>
          <w:sz w:val="13"/>
          <w:szCs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469" behindDoc="1" locked="0" layoutInCell="1" allowOverlap="1" wp14:anchorId="6528D7DE" wp14:editId="6AEE4F97">
                <wp:simplePos x="0" y="0"/>
                <wp:positionH relativeFrom="page">
                  <wp:posOffset>2976245</wp:posOffset>
                </wp:positionH>
                <wp:positionV relativeFrom="paragraph">
                  <wp:posOffset>214630</wp:posOffset>
                </wp:positionV>
                <wp:extent cx="18415" cy="82550"/>
                <wp:effectExtent l="4445" t="0" r="2540" b="0"/>
                <wp:wrapNone/>
                <wp:docPr id="835" name="Text Box 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15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CA4CFD" w14:textId="77777777" w:rsidR="003C0DF2" w:rsidRDefault="003C0DF2">
                            <w:pPr>
                              <w:spacing w:line="120" w:lineRule="exact"/>
                              <w:ind w:right="-40"/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pacing w:val="-43"/>
                                <w:sz w:val="13"/>
                                <w:szCs w:val="13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31" o:spid="_x0000_s1030" type="#_x0000_t202" style="position:absolute;left:0;text-align:left;margin-left:234.35pt;margin-top:16.9pt;width:1.45pt;height:6.5pt;z-index:-301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" filled="f" stroked="f">
                <v:textbox inset="0,0,0,0">
                  <w:txbxContent>
                    <w:p w14:paraId="45CA4CFD" w14:textId="77777777" w:rsidR="003C0DF2" w:rsidRDefault="003C0DF2">
                      <w:pPr>
                        <w:spacing w:line="120" w:lineRule="exact"/>
                        <w:ind w:right="-40"/>
                        <w:rPr>
                          <w:rFonts w:ascii="Arial" w:eastAsia="Arial" w:hAnsi="Arial" w:cs="Arial"/>
                          <w:sz w:val="13"/>
                          <w:szCs w:val="13"/>
                        </w:rPr>
                      </w:pPr>
                      <w:r>
                        <w:rPr>
                          <w:rFonts w:ascii="Arial" w:eastAsia="Arial" w:hAnsi="Arial" w:cs="Arial"/>
                          <w:spacing w:val="-43"/>
                          <w:sz w:val="13"/>
                          <w:szCs w:val="13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13659">
        <w:rPr>
          <w:rFonts w:ascii="Arial" w:eastAsia="Arial" w:hAnsi="Arial" w:cs="Arial"/>
          <w:w w:val="99"/>
          <w:sz w:val="13"/>
          <w:szCs w:val="13"/>
        </w:rPr>
        <w:t>3</w:t>
      </w:r>
    </w:p>
    <w:p w14:paraId="4AA76F10" w14:textId="77777777" w:rsidR="001204D4" w:rsidRDefault="00213659">
      <w:pPr>
        <w:spacing w:before="14" w:line="20" w:lineRule="exact"/>
        <w:ind w:left="89" w:right="-43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pacing w:val="-43"/>
          <w:position w:val="-10"/>
          <w:sz w:val="13"/>
          <w:szCs w:val="13"/>
        </w:rPr>
        <w:t>#</w:t>
      </w:r>
      <w:r>
        <w:rPr>
          <w:rFonts w:ascii="Arial" w:eastAsia="Arial" w:hAnsi="Arial" w:cs="Arial"/>
          <w:position w:val="-12"/>
          <w:sz w:val="13"/>
          <w:szCs w:val="13"/>
        </w:rPr>
        <w:t xml:space="preserve">?                 </w:t>
      </w:r>
      <w:r>
        <w:rPr>
          <w:rFonts w:ascii="Arial" w:eastAsia="Arial" w:hAnsi="Arial" w:cs="Arial"/>
          <w:spacing w:val="12"/>
          <w:position w:val="-12"/>
          <w:sz w:val="13"/>
          <w:szCs w:val="13"/>
        </w:rPr>
        <w:t xml:space="preserve"> </w:t>
      </w:r>
      <w:r>
        <w:rPr>
          <w:rFonts w:ascii="Arial" w:eastAsia="Arial" w:hAnsi="Arial" w:cs="Arial"/>
          <w:spacing w:val="-17"/>
          <w:position w:val="-12"/>
          <w:sz w:val="13"/>
          <w:szCs w:val="13"/>
        </w:rPr>
        <w:t>Z</w:t>
      </w:r>
      <w:r>
        <w:rPr>
          <w:rFonts w:ascii="Arial" w:eastAsia="Arial" w:hAnsi="Arial" w:cs="Arial"/>
          <w:position w:val="-11"/>
          <w:sz w:val="13"/>
          <w:szCs w:val="13"/>
        </w:rPr>
        <w:t>?</w:t>
      </w:r>
    </w:p>
    <w:p w14:paraId="145C8A90" w14:textId="77777777" w:rsidR="001204D4" w:rsidRDefault="00213659">
      <w:pPr>
        <w:spacing w:line="200" w:lineRule="exact"/>
      </w:pPr>
      <w:r>
        <w:br w:type="column"/>
      </w:r>
    </w:p>
    <w:p w14:paraId="3D3C704F" w14:textId="77777777" w:rsidR="001204D4" w:rsidRDefault="001204D4">
      <w:pPr>
        <w:spacing w:line="200" w:lineRule="exact"/>
      </w:pPr>
    </w:p>
    <w:p w14:paraId="52AD50CD" w14:textId="77777777" w:rsidR="001204D4" w:rsidRDefault="001204D4">
      <w:pPr>
        <w:spacing w:line="200" w:lineRule="exact"/>
      </w:pPr>
    </w:p>
    <w:p w14:paraId="5E01BAF6" w14:textId="77777777" w:rsidR="001204D4" w:rsidRDefault="001204D4">
      <w:pPr>
        <w:spacing w:line="200" w:lineRule="exact"/>
      </w:pPr>
    </w:p>
    <w:p w14:paraId="036E5E31" w14:textId="77777777" w:rsidR="001204D4" w:rsidRDefault="001204D4">
      <w:pPr>
        <w:spacing w:before="18" w:line="240" w:lineRule="exact"/>
        <w:rPr>
          <w:sz w:val="24"/>
          <w:szCs w:val="24"/>
        </w:rPr>
      </w:pPr>
    </w:p>
    <w:p w14:paraId="3C2023B7" w14:textId="77777777" w:rsidR="001204D4" w:rsidRDefault="00213659">
      <w:pPr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3</w:t>
      </w:r>
    </w:p>
    <w:p w14:paraId="3806F9E0" w14:textId="77777777" w:rsidR="001204D4" w:rsidRDefault="00887739">
      <w:pPr>
        <w:spacing w:before="99" w:line="40" w:lineRule="exact"/>
        <w:ind w:left="56" w:right="-49"/>
        <w:rPr>
          <w:rFonts w:ascii="Arial" w:eastAsia="Arial" w:hAnsi="Arial" w:cs="Arial"/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503313463" behindDoc="1" locked="0" layoutInCell="1" allowOverlap="1" wp14:anchorId="53703BEE" wp14:editId="13B7FED8">
            <wp:simplePos x="0" y="0"/>
            <wp:positionH relativeFrom="page">
              <wp:posOffset>1324610</wp:posOffset>
            </wp:positionH>
            <wp:positionV relativeFrom="page">
              <wp:posOffset>1082040</wp:posOffset>
            </wp:positionV>
            <wp:extent cx="4537075" cy="1555750"/>
            <wp:effectExtent l="0" t="0" r="9525" b="0"/>
            <wp:wrapNone/>
            <wp:docPr id="834" name="Picture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155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3659">
        <w:rPr>
          <w:rFonts w:ascii="Arial" w:eastAsia="Arial" w:hAnsi="Arial" w:cs="Arial"/>
          <w:spacing w:val="-46"/>
          <w:position w:val="-8"/>
          <w:sz w:val="13"/>
          <w:szCs w:val="13"/>
        </w:rPr>
        <w:t>Z</w:t>
      </w:r>
      <w:r w:rsidR="00213659">
        <w:rPr>
          <w:rFonts w:ascii="Arial" w:eastAsia="Arial" w:hAnsi="Arial" w:cs="Arial"/>
          <w:spacing w:val="-43"/>
          <w:position w:val="-13"/>
          <w:sz w:val="13"/>
          <w:szCs w:val="13"/>
        </w:rPr>
        <w:t>#</w:t>
      </w:r>
      <w:r w:rsidR="00213659">
        <w:rPr>
          <w:rFonts w:ascii="Arial" w:eastAsia="Arial" w:hAnsi="Arial" w:cs="Arial"/>
          <w:position w:val="-14"/>
          <w:sz w:val="13"/>
          <w:szCs w:val="13"/>
        </w:rPr>
        <w:t>?</w:t>
      </w:r>
    </w:p>
    <w:p w14:paraId="7EACCA68" w14:textId="77777777" w:rsidR="001204D4" w:rsidRDefault="00213659">
      <w:pPr>
        <w:spacing w:line="200" w:lineRule="exact"/>
      </w:pPr>
      <w:r>
        <w:br w:type="column"/>
      </w:r>
    </w:p>
    <w:p w14:paraId="45DDF549" w14:textId="77777777" w:rsidR="001204D4" w:rsidRDefault="001204D4">
      <w:pPr>
        <w:spacing w:line="200" w:lineRule="exact"/>
      </w:pPr>
    </w:p>
    <w:p w14:paraId="6F17D4F2" w14:textId="77777777" w:rsidR="001204D4" w:rsidRDefault="001204D4">
      <w:pPr>
        <w:spacing w:before="17" w:line="240" w:lineRule="exact"/>
        <w:rPr>
          <w:sz w:val="24"/>
          <w:szCs w:val="24"/>
        </w:rPr>
      </w:pPr>
    </w:p>
    <w:p w14:paraId="0051498B" w14:textId="77777777" w:rsidR="001204D4" w:rsidRDefault="00213659">
      <w:pPr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position w:val="-13"/>
          <w:sz w:val="13"/>
          <w:szCs w:val="13"/>
        </w:rPr>
        <w:t xml:space="preserve">3                   </w:t>
      </w:r>
      <w:r>
        <w:rPr>
          <w:rFonts w:ascii="Arial" w:eastAsia="Arial" w:hAnsi="Arial" w:cs="Arial"/>
          <w:spacing w:val="3"/>
          <w:position w:val="-13"/>
          <w:sz w:val="13"/>
          <w:szCs w:val="13"/>
        </w:rPr>
        <w:t xml:space="preserve"> </w:t>
      </w:r>
      <w:r>
        <w:rPr>
          <w:rFonts w:ascii="Arial" w:eastAsia="Arial" w:hAnsi="Arial" w:cs="Arial"/>
          <w:position w:val="-5"/>
          <w:sz w:val="13"/>
          <w:szCs w:val="13"/>
        </w:rPr>
        <w:t xml:space="preserve">3        </w:t>
      </w:r>
      <w:r>
        <w:rPr>
          <w:rFonts w:ascii="Arial" w:eastAsia="Arial" w:hAnsi="Arial" w:cs="Arial"/>
          <w:spacing w:val="17"/>
          <w:position w:val="-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3</w:t>
      </w:r>
    </w:p>
    <w:p w14:paraId="497F1643" w14:textId="77777777" w:rsidR="001204D4" w:rsidRDefault="001204D4">
      <w:pPr>
        <w:spacing w:before="8" w:line="140" w:lineRule="exact"/>
        <w:rPr>
          <w:sz w:val="15"/>
          <w:szCs w:val="15"/>
        </w:rPr>
      </w:pPr>
    </w:p>
    <w:p w14:paraId="2B85EE18" w14:textId="77777777" w:rsidR="001204D4" w:rsidRDefault="00887739">
      <w:pPr>
        <w:tabs>
          <w:tab w:val="left" w:pos="1260"/>
        </w:tabs>
        <w:spacing w:line="137" w:lineRule="auto"/>
        <w:ind w:left="1234" w:right="-24" w:hanging="852"/>
        <w:rPr>
          <w:rFonts w:ascii="Arial" w:eastAsia="Arial" w:hAnsi="Arial" w:cs="Arial"/>
          <w:sz w:val="13"/>
          <w:szCs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466" behindDoc="1" locked="0" layoutInCell="1" allowOverlap="1" wp14:anchorId="14B84EBB" wp14:editId="7DB1207D">
                <wp:simplePos x="0" y="0"/>
                <wp:positionH relativeFrom="page">
                  <wp:posOffset>4441190</wp:posOffset>
                </wp:positionH>
                <wp:positionV relativeFrom="paragraph">
                  <wp:posOffset>1905</wp:posOffset>
                </wp:positionV>
                <wp:extent cx="54610" cy="82550"/>
                <wp:effectExtent l="0" t="1905" r="0" b="4445"/>
                <wp:wrapNone/>
                <wp:docPr id="833" name="Text Box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41BD23" w14:textId="77777777" w:rsidR="003C0DF2" w:rsidRDefault="003C0DF2">
                            <w:pPr>
                              <w:spacing w:line="120" w:lineRule="exact"/>
                              <w:ind w:right="-40"/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9" o:spid="_x0000_s1031" type="#_x0000_t202" style="position:absolute;left:0;text-align:left;margin-left:349.7pt;margin-top:.15pt;width:4.3pt;height:6.5pt;z-index:-301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" filled="f" stroked="f">
                <v:textbox inset="0,0,0,0">
                  <w:txbxContent>
                    <w:p w14:paraId="5F41BD23" w14:textId="77777777" w:rsidR="003C0DF2" w:rsidRDefault="003C0DF2">
                      <w:pPr>
                        <w:spacing w:line="120" w:lineRule="exact"/>
                        <w:ind w:right="-40"/>
                        <w:rPr>
                          <w:rFonts w:ascii="Arial" w:eastAsia="Arial" w:hAnsi="Arial" w:cs="Arial"/>
                          <w:sz w:val="13"/>
                          <w:szCs w:val="13"/>
                        </w:rPr>
                      </w:pPr>
                      <w:r>
                        <w:rPr>
                          <w:rFonts w:ascii="Arial" w:eastAsia="Arial" w:hAnsi="Arial" w:cs="Arial"/>
                          <w:sz w:val="13"/>
                          <w:szCs w:val="13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13659">
        <w:rPr>
          <w:rFonts w:ascii="Arial" w:eastAsia="Arial" w:hAnsi="Arial" w:cs="Arial"/>
          <w:position w:val="2"/>
          <w:sz w:val="13"/>
          <w:szCs w:val="13"/>
        </w:rPr>
        <w:t>3</w:t>
      </w:r>
      <w:r w:rsidR="00213659">
        <w:rPr>
          <w:rFonts w:ascii="Arial" w:eastAsia="Arial" w:hAnsi="Arial" w:cs="Arial"/>
          <w:position w:val="2"/>
          <w:sz w:val="13"/>
          <w:szCs w:val="13"/>
        </w:rPr>
        <w:tab/>
      </w:r>
      <w:r w:rsidR="00213659">
        <w:rPr>
          <w:rFonts w:ascii="Arial" w:eastAsia="Arial" w:hAnsi="Arial" w:cs="Arial"/>
          <w:position w:val="2"/>
          <w:sz w:val="13"/>
          <w:szCs w:val="13"/>
        </w:rPr>
        <w:tab/>
      </w:r>
      <w:r w:rsidR="00213659">
        <w:rPr>
          <w:rFonts w:ascii="Arial" w:eastAsia="Arial" w:hAnsi="Arial" w:cs="Arial"/>
          <w:spacing w:val="-46"/>
          <w:sz w:val="13"/>
          <w:szCs w:val="13"/>
        </w:rPr>
        <w:t>Z</w:t>
      </w:r>
      <w:r w:rsidR="00213659">
        <w:rPr>
          <w:rFonts w:ascii="Arial" w:eastAsia="Arial" w:hAnsi="Arial" w:cs="Arial"/>
          <w:position w:val="3"/>
          <w:sz w:val="13"/>
          <w:szCs w:val="13"/>
        </w:rPr>
        <w:t xml:space="preserve"># </w:t>
      </w:r>
      <w:r w:rsidR="00213659">
        <w:rPr>
          <w:rFonts w:ascii="Arial" w:eastAsia="Arial" w:hAnsi="Arial" w:cs="Arial"/>
          <w:sz w:val="13"/>
          <w:szCs w:val="13"/>
        </w:rPr>
        <w:t>A</w:t>
      </w:r>
    </w:p>
    <w:p w14:paraId="4C0BEA35" w14:textId="77777777" w:rsidR="001204D4" w:rsidRDefault="00213659">
      <w:pPr>
        <w:spacing w:before="30" w:line="40" w:lineRule="exact"/>
        <w:ind w:left="56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pacing w:val="-46"/>
          <w:position w:val="-10"/>
          <w:sz w:val="13"/>
          <w:szCs w:val="13"/>
        </w:rPr>
        <w:t>Z</w:t>
      </w:r>
      <w:r>
        <w:rPr>
          <w:rFonts w:ascii="Arial" w:eastAsia="Arial" w:hAnsi="Arial" w:cs="Arial"/>
          <w:spacing w:val="-43"/>
          <w:position w:val="-7"/>
          <w:sz w:val="13"/>
          <w:szCs w:val="13"/>
        </w:rPr>
        <w:t>#</w:t>
      </w:r>
      <w:r>
        <w:rPr>
          <w:rFonts w:ascii="Arial" w:eastAsia="Arial" w:hAnsi="Arial" w:cs="Arial"/>
          <w:position w:val="-11"/>
          <w:sz w:val="13"/>
          <w:szCs w:val="13"/>
        </w:rPr>
        <w:t xml:space="preserve">?                   </w:t>
      </w:r>
      <w:r>
        <w:rPr>
          <w:rFonts w:ascii="Arial" w:eastAsia="Arial" w:hAnsi="Arial" w:cs="Arial"/>
          <w:spacing w:val="3"/>
          <w:position w:val="-11"/>
          <w:sz w:val="13"/>
          <w:szCs w:val="13"/>
        </w:rPr>
        <w:t xml:space="preserve"> </w:t>
      </w:r>
      <w:r>
        <w:rPr>
          <w:rFonts w:ascii="Arial" w:eastAsia="Arial" w:hAnsi="Arial" w:cs="Arial"/>
          <w:position w:val="-14"/>
          <w:sz w:val="13"/>
          <w:szCs w:val="13"/>
        </w:rPr>
        <w:t>?</w:t>
      </w:r>
    </w:p>
    <w:p w14:paraId="0024C4C8" w14:textId="77777777" w:rsidR="001204D4" w:rsidRDefault="00213659">
      <w:pPr>
        <w:spacing w:before="10" w:line="100" w:lineRule="exact"/>
        <w:rPr>
          <w:sz w:val="10"/>
          <w:szCs w:val="10"/>
        </w:rPr>
      </w:pPr>
      <w:r>
        <w:br w:type="column"/>
      </w:r>
    </w:p>
    <w:p w14:paraId="1D9DD1C0" w14:textId="77777777" w:rsidR="001204D4" w:rsidRDefault="00887739">
      <w:pPr>
        <w:ind w:left="717" w:right="957"/>
        <w:jc w:val="center"/>
        <w:rPr>
          <w:rFonts w:ascii="Arial" w:eastAsia="Arial" w:hAnsi="Arial" w:cs="Arial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464" behindDoc="1" locked="0" layoutInCell="1" allowOverlap="1" wp14:anchorId="0F386355" wp14:editId="01477A8A">
                <wp:simplePos x="0" y="0"/>
                <wp:positionH relativeFrom="page">
                  <wp:posOffset>5982970</wp:posOffset>
                </wp:positionH>
                <wp:positionV relativeFrom="paragraph">
                  <wp:posOffset>12065</wp:posOffset>
                </wp:positionV>
                <wp:extent cx="167640" cy="901700"/>
                <wp:effectExtent l="1270" t="0" r="5965190" b="762635"/>
                <wp:wrapNone/>
                <wp:docPr id="802" name="Group 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901700"/>
                          <a:chOff x="9423" y="20"/>
                          <a:chExt cx="265" cy="1421"/>
                        </a:xfrm>
                      </wpg:grpSpPr>
                      <wpg:grpSp>
                        <wpg:cNvPr id="803" name="Group 799"/>
                        <wpg:cNvGrpSpPr>
                          <a:grpSpLocks/>
                        </wpg:cNvGrpSpPr>
                        <wpg:grpSpPr bwMode="auto">
                          <a:xfrm>
                            <a:off x="9431" y="27"/>
                            <a:ext cx="250" cy="403"/>
                            <a:chOff x="9431" y="27"/>
                            <a:chExt cx="250" cy="403"/>
                          </a:xfrm>
                        </wpg:grpSpPr>
                        <wps:wsp>
                          <wps:cNvPr id="804" name="Freeform 828"/>
                          <wps:cNvSpPr>
                            <a:spLocks/>
                          </wps:cNvSpPr>
                          <wps:spPr bwMode="auto">
                            <a:xfrm>
                              <a:off x="9431" y="27"/>
                              <a:ext cx="250" cy="403"/>
                            </a:xfrm>
                            <a:custGeom>
                              <a:avLst/>
                              <a:gdLst>
                                <a:gd name="T0" fmla="+- 0 9431 9431"/>
                                <a:gd name="T1" fmla="*/ T0 w 250"/>
                                <a:gd name="T2" fmla="+- 0 431 27"/>
                                <a:gd name="T3" fmla="*/ 431 h 403"/>
                                <a:gd name="T4" fmla="+- 0 9680 9431"/>
                                <a:gd name="T5" fmla="*/ T4 w 250"/>
                                <a:gd name="T6" fmla="+- 0 431 27"/>
                                <a:gd name="T7" fmla="*/ 431 h 403"/>
                                <a:gd name="T8" fmla="+- 0 9680 9431"/>
                                <a:gd name="T9" fmla="*/ T8 w 250"/>
                                <a:gd name="T10" fmla="+- 0 27 27"/>
                                <a:gd name="T11" fmla="*/ 27 h 403"/>
                                <a:gd name="T12" fmla="+- 0 9431 9431"/>
                                <a:gd name="T13" fmla="*/ T12 w 250"/>
                                <a:gd name="T14" fmla="+- 0 27 27"/>
                                <a:gd name="T15" fmla="*/ 27 h 403"/>
                                <a:gd name="T16" fmla="+- 0 9431 9431"/>
                                <a:gd name="T17" fmla="*/ T16 w 250"/>
                                <a:gd name="T18" fmla="+- 0 431 27"/>
                                <a:gd name="T19" fmla="*/ 431 h 40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0" h="403">
                                  <a:moveTo>
                                    <a:pt x="0" y="404"/>
                                  </a:moveTo>
                                  <a:lnTo>
                                    <a:pt x="249" y="404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0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722">
                              <a:solidFill>
                                <a:srgbClr val="CCCBC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05" name="Group 800"/>
                          <wpg:cNvGrpSpPr>
                            <a:grpSpLocks/>
                          </wpg:cNvGrpSpPr>
                          <wpg:grpSpPr bwMode="auto">
                            <a:xfrm>
                              <a:off x="9456" y="229"/>
                              <a:ext cx="200" cy="0"/>
                              <a:chOff x="9456" y="229"/>
                              <a:chExt cx="200" cy="0"/>
                            </a:xfrm>
                          </wpg:grpSpPr>
                          <wps:wsp>
                            <wps:cNvPr id="806" name="Freeform 8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912" y="458"/>
                                <a:ext cx="199" cy="0"/>
                              </a:xfrm>
                              <a:custGeom>
                                <a:avLst/>
                                <a:gdLst>
                                  <a:gd name="T0" fmla="+- 0 9456 9456"/>
                                  <a:gd name="T1" fmla="*/ T0 w 200"/>
                                  <a:gd name="T2" fmla="+- 0 9656 9456"/>
                                  <a:gd name="T3" fmla="*/ T2 w 200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200">
                                    <a:moveTo>
                                      <a:pt x="0" y="0"/>
                                    </a:moveTo>
                                    <a:lnTo>
                                      <a:pt x="200" y="0"/>
                                    </a:lnTo>
                                  </a:path>
                                </a:pathLst>
                              </a:custGeom>
                              <a:noFill/>
                              <a:ln w="9722">
                                <a:solidFill>
                                  <a:srgbClr val="F8766C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807" name="Group 801"/>
                            <wpg:cNvGrpSpPr>
                              <a:grpSpLocks/>
                            </wpg:cNvGrpSpPr>
                            <wpg:grpSpPr bwMode="auto">
                              <a:xfrm>
                                <a:off x="9456" y="229"/>
                                <a:ext cx="200" cy="0"/>
                                <a:chOff x="9456" y="229"/>
                                <a:chExt cx="200" cy="0"/>
                              </a:xfrm>
                            </wpg:grpSpPr>
                            <wps:wsp>
                              <wps:cNvPr id="808" name="Freeform 826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8912" y="458"/>
                                  <a:ext cx="199" cy="0"/>
                                </a:xfrm>
                                <a:custGeom>
                                  <a:avLst/>
                                  <a:gdLst>
                                    <a:gd name="T0" fmla="+- 0 9456 9456"/>
                                    <a:gd name="T1" fmla="*/ T0 w 200"/>
                                    <a:gd name="T2" fmla="+- 0 9656 9456"/>
                                    <a:gd name="T3" fmla="*/ T2 w 200"/>
                                  </a:gdLst>
                                  <a:ahLst/>
                                  <a:cxnLst>
                                    <a:cxn ang="0">
                                      <a:pos x="T1" y="0"/>
                                    </a:cxn>
                                    <a:cxn ang="0">
                                      <a:pos x="T3" y="0"/>
                                    </a:cxn>
                                  </a:cxnLst>
                                  <a:rect l="0" t="0" r="r" b="b"/>
                                  <a:pathLst>
                                    <a:path w="200">
                                      <a:moveTo>
                                        <a:pt x="0" y="0"/>
                                      </a:moveTo>
                                      <a:lnTo>
                                        <a:pt x="20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9722">
                                  <a:solidFill>
                                    <a:srgbClr val="F8766C"/>
                                  </a:solidFill>
                                  <a:prstDash val="lg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809" name="Group 80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431" y="431"/>
                                  <a:ext cx="250" cy="250"/>
                                  <a:chOff x="9431" y="431"/>
                                  <a:chExt cx="250" cy="250"/>
                                </a:xfrm>
                              </wpg:grpSpPr>
                              <wps:wsp>
                                <wps:cNvPr id="810" name="Freeform 8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431" y="431"/>
                                    <a:ext cx="250" cy="250"/>
                                  </a:xfrm>
                                  <a:custGeom>
                                    <a:avLst/>
                                    <a:gdLst>
                                      <a:gd name="T0" fmla="+- 0 9431 9431"/>
                                      <a:gd name="T1" fmla="*/ T0 w 250"/>
                                      <a:gd name="T2" fmla="+- 0 680 431"/>
                                      <a:gd name="T3" fmla="*/ 680 h 250"/>
                                      <a:gd name="T4" fmla="+- 0 9680 9431"/>
                                      <a:gd name="T5" fmla="*/ T4 w 250"/>
                                      <a:gd name="T6" fmla="+- 0 680 431"/>
                                      <a:gd name="T7" fmla="*/ 680 h 250"/>
                                      <a:gd name="T8" fmla="+- 0 9680 9431"/>
                                      <a:gd name="T9" fmla="*/ T8 w 250"/>
                                      <a:gd name="T10" fmla="+- 0 431 431"/>
                                      <a:gd name="T11" fmla="*/ 431 h 250"/>
                                      <a:gd name="T12" fmla="+- 0 9431 9431"/>
                                      <a:gd name="T13" fmla="*/ T12 w 250"/>
                                      <a:gd name="T14" fmla="+- 0 431 431"/>
                                      <a:gd name="T15" fmla="*/ 431 h 250"/>
                                      <a:gd name="T16" fmla="+- 0 9431 9431"/>
                                      <a:gd name="T17" fmla="*/ T16 w 250"/>
                                      <a:gd name="T18" fmla="+- 0 680 431"/>
                                      <a:gd name="T19" fmla="*/ 680 h 250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250" h="250">
                                        <a:moveTo>
                                          <a:pt x="0" y="249"/>
                                        </a:moveTo>
                                        <a:lnTo>
                                          <a:pt x="249" y="249"/>
                                        </a:lnTo>
                                        <a:lnTo>
                                          <a:pt x="249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24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722">
                                    <a:solidFill>
                                      <a:srgbClr val="CCCBCB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811" name="Group 80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9456" y="556"/>
                                    <a:ext cx="200" cy="0"/>
                                    <a:chOff x="9456" y="556"/>
                                    <a:chExt cx="200" cy="0"/>
                                  </a:xfrm>
                                </wpg:grpSpPr>
                                <wps:wsp>
                                  <wps:cNvPr id="812" name="Freeform 82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8912" y="1112"/>
                                      <a:ext cx="199" cy="0"/>
                                    </a:xfrm>
                                    <a:custGeom>
                                      <a:avLst/>
                                      <a:gdLst>
                                        <a:gd name="T0" fmla="+- 0 9456 9456"/>
                                        <a:gd name="T1" fmla="*/ T0 w 200"/>
                                        <a:gd name="T2" fmla="+- 0 9656 9456"/>
                                        <a:gd name="T3" fmla="*/ T2 w 200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2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20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9722">
                                      <a:solidFill>
                                        <a:srgbClr val="A2A4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813" name="Group 80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9456" y="556"/>
                                      <a:ext cx="200" cy="0"/>
                                      <a:chOff x="9456" y="556"/>
                                      <a:chExt cx="200" cy="0"/>
                                    </a:xfrm>
                                  </wpg:grpSpPr>
                                  <wps:wsp>
                                    <wps:cNvPr id="814" name="Freeform 823"/>
                                    <wps:cNvSpPr>
                                      <a:spLocks noEditPoints="1"/>
                                    </wps:cNvSpPr>
                                    <wps:spPr bwMode="auto">
                                      <a:xfrm>
                                        <a:off x="18912" y="1112"/>
                                        <a:ext cx="199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9456 9456"/>
                                          <a:gd name="T1" fmla="*/ T0 w 200"/>
                                          <a:gd name="T2" fmla="+- 0 9656 9456"/>
                                          <a:gd name="T3" fmla="*/ T2 w 200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00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00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9722">
                                        <a:solidFill>
                                          <a:srgbClr val="A2A400"/>
                                        </a:solidFill>
                                        <a:prstDash val="lgDash"/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815" name="Group 80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9431" y="680"/>
                                        <a:ext cx="250" cy="250"/>
                                        <a:chOff x="9431" y="680"/>
                                        <a:chExt cx="250" cy="250"/>
                                      </a:xfrm>
                                    </wpg:grpSpPr>
                                    <wps:wsp>
                                      <wps:cNvPr id="816" name="Freeform 822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9431" y="680"/>
                                          <a:ext cx="250" cy="25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9431 9431"/>
                                            <a:gd name="T1" fmla="*/ T0 w 250"/>
                                            <a:gd name="T2" fmla="+- 0 930 680"/>
                                            <a:gd name="T3" fmla="*/ 930 h 250"/>
                                            <a:gd name="T4" fmla="+- 0 9680 9431"/>
                                            <a:gd name="T5" fmla="*/ T4 w 250"/>
                                            <a:gd name="T6" fmla="+- 0 930 680"/>
                                            <a:gd name="T7" fmla="*/ 930 h 250"/>
                                            <a:gd name="T8" fmla="+- 0 9680 9431"/>
                                            <a:gd name="T9" fmla="*/ T8 w 250"/>
                                            <a:gd name="T10" fmla="+- 0 680 680"/>
                                            <a:gd name="T11" fmla="*/ 680 h 250"/>
                                            <a:gd name="T12" fmla="+- 0 9431 9431"/>
                                            <a:gd name="T13" fmla="*/ T12 w 250"/>
                                            <a:gd name="T14" fmla="+- 0 680 680"/>
                                            <a:gd name="T15" fmla="*/ 680 h 250"/>
                                            <a:gd name="T16" fmla="+- 0 9431 9431"/>
                                            <a:gd name="T17" fmla="*/ T16 w 250"/>
                                            <a:gd name="T18" fmla="+- 0 930 680"/>
                                            <a:gd name="T19" fmla="*/ 930 h 250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T3"/>
                                            </a:cxn>
                                            <a:cxn ang="0">
                                              <a:pos x="T5" y="T7"/>
                                            </a:cxn>
                                            <a:cxn ang="0">
                                              <a:pos x="T9" y="T11"/>
                                            </a:cxn>
                                            <a:cxn ang="0">
                                              <a:pos x="T13" y="T15"/>
                                            </a:cxn>
                                            <a:cxn ang="0">
                                              <a:pos x="T17" y="T19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250" h="250">
                                              <a:moveTo>
                                                <a:pt x="0" y="250"/>
                                              </a:moveTo>
                                              <a:lnTo>
                                                <a:pt x="249" y="250"/>
                                              </a:lnTo>
                                              <a:lnTo>
                                                <a:pt x="249" y="0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lnTo>
                                                <a:pt x="0" y="25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noFill/>
                                        <a:ln w="9722">
                                          <a:solidFill>
                                            <a:srgbClr val="CCCBCB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817" name="Group 80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9456" y="805"/>
                                          <a:ext cx="200" cy="0"/>
                                          <a:chOff x="9456" y="805"/>
                                          <a:chExt cx="200" cy="0"/>
                                        </a:xfrm>
                                      </wpg:grpSpPr>
                                      <wps:wsp>
                                        <wps:cNvPr id="818" name="Freeform 821"/>
                                        <wps:cNvSpPr>
                                          <a:spLocks noEditPoints="1"/>
                                        </wps:cNvSpPr>
                                        <wps:spPr bwMode="auto">
                                          <a:xfrm>
                                            <a:off x="18912" y="1610"/>
                                            <a:ext cx="199" cy="0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9456 9456"/>
                                              <a:gd name="T1" fmla="*/ T0 w 200"/>
                                              <a:gd name="T2" fmla="+- 0 9656 9456"/>
                                              <a:gd name="T3" fmla="*/ T2 w 200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T1" y="0"/>
                                              </a:cxn>
                                              <a:cxn ang="0">
                                                <a:pos x="T3" y="0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w="200">
                                                <a:moveTo>
                                                  <a:pt x="0" y="0"/>
                                                </a:moveTo>
                                                <a:lnTo>
                                                  <a:pt x="200" y="0"/>
                                                </a:lnTo>
                                              </a:path>
                                            </a:pathLst>
                                          </a:custGeom>
                                          <a:noFill/>
                                          <a:ln w="9722">
                                            <a:solidFill>
                                              <a:srgbClr val="00BE7C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819" name="Group 807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9456" y="805"/>
                                            <a:ext cx="200" cy="0"/>
                                            <a:chOff x="9456" y="805"/>
                                            <a:chExt cx="200" cy="0"/>
                                          </a:xfrm>
                                        </wpg:grpSpPr>
                                        <wps:wsp>
                                          <wps:cNvPr id="820" name="Freeform 820"/>
                                          <wps:cNvSpPr>
                                            <a:spLocks noEditPoints="1"/>
                                          </wps:cNvSpPr>
                                          <wps:spPr bwMode="auto">
                                            <a:xfrm>
                                              <a:off x="18912" y="1610"/>
                                              <a:ext cx="199" cy="0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T0" fmla="+- 0 9456 9456"/>
                                                <a:gd name="T1" fmla="*/ T0 w 200"/>
                                                <a:gd name="T2" fmla="+- 0 9656 9456"/>
                                                <a:gd name="T3" fmla="*/ T2 w 200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T1" y="0"/>
                                                </a:cxn>
                                                <a:cxn ang="0">
                                                  <a:pos x="T3" y="0"/>
                                                </a:cxn>
                                              </a:cxnLst>
                                              <a:rect l="0" t="0" r="r" b="b"/>
                                              <a:pathLst>
                                                <a:path w="200">
                                                  <a:moveTo>
                                                    <a:pt x="0" y="0"/>
                                                  </a:moveTo>
                                                  <a:lnTo>
                                                    <a:pt x="200" y="0"/>
                                                  </a:lnTo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9722">
                                              <a:solidFill>
                                                <a:srgbClr val="00BE7C"/>
                                              </a:solidFill>
                                              <a:prstDash val="lgDash"/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821" name="Group 808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9431" y="930"/>
                                              <a:ext cx="250" cy="250"/>
                                              <a:chOff x="9431" y="930"/>
                                              <a:chExt cx="250" cy="250"/>
                                            </a:xfrm>
                                          </wpg:grpSpPr>
                                          <wps:wsp>
                                            <wps:cNvPr id="822" name="Freeform 819"/>
                                            <wps:cNvSpPr>
                                              <a:spLocks/>
                                            </wps:cNvSpPr>
                                            <wps:spPr bwMode="auto">
                                              <a:xfrm>
                                                <a:off x="9431" y="930"/>
                                                <a:ext cx="250" cy="250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+- 0 9431 9431"/>
                                                  <a:gd name="T1" fmla="*/ T0 w 250"/>
                                                  <a:gd name="T2" fmla="+- 0 1180 930"/>
                                                  <a:gd name="T3" fmla="*/ 1180 h 250"/>
                                                  <a:gd name="T4" fmla="+- 0 9680 9431"/>
                                                  <a:gd name="T5" fmla="*/ T4 w 250"/>
                                                  <a:gd name="T6" fmla="+- 0 1180 930"/>
                                                  <a:gd name="T7" fmla="*/ 1180 h 250"/>
                                                  <a:gd name="T8" fmla="+- 0 9680 9431"/>
                                                  <a:gd name="T9" fmla="*/ T8 w 250"/>
                                                  <a:gd name="T10" fmla="+- 0 930 930"/>
                                                  <a:gd name="T11" fmla="*/ 930 h 250"/>
                                                  <a:gd name="T12" fmla="+- 0 9431 9431"/>
                                                  <a:gd name="T13" fmla="*/ T12 w 250"/>
                                                  <a:gd name="T14" fmla="+- 0 930 930"/>
                                                  <a:gd name="T15" fmla="*/ 930 h 250"/>
                                                  <a:gd name="T16" fmla="+- 0 9431 9431"/>
                                                  <a:gd name="T17" fmla="*/ T16 w 250"/>
                                                  <a:gd name="T18" fmla="+- 0 1180 930"/>
                                                  <a:gd name="T19" fmla="*/ 1180 h 250"/>
                                                </a:gdLst>
                                                <a:ahLst/>
                                                <a:cxnLst>
                                                  <a:cxn ang="0">
                                                    <a:pos x="T1" y="T3"/>
                                                  </a:cxn>
                                                  <a:cxn ang="0">
                                                    <a:pos x="T5" y="T7"/>
                                                  </a:cxn>
                                                  <a:cxn ang="0">
                                                    <a:pos x="T9" y="T11"/>
                                                  </a:cxn>
                                                  <a:cxn ang="0">
                                                    <a:pos x="T13" y="T15"/>
                                                  </a:cxn>
                                                  <a:cxn ang="0">
                                                    <a:pos x="T17" y="T19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w="250" h="250">
                                                    <a:moveTo>
                                                      <a:pt x="0" y="250"/>
                                                    </a:moveTo>
                                                    <a:lnTo>
                                                      <a:pt x="249" y="250"/>
                                                    </a:lnTo>
                                                    <a:lnTo>
                                                      <a:pt x="249" y="0"/>
                                                    </a:lnTo>
                                                    <a:lnTo>
                                                      <a:pt x="0" y="0"/>
                                                    </a:lnTo>
                                                    <a:lnTo>
                                                      <a:pt x="0" y="250"/>
                                                    </a:lnTo>
                                                    <a:close/>
                                                  </a:path>
                                                </a:pathLst>
                                              </a:custGeom>
                                              <a:noFill/>
                                              <a:ln w="9722">
                                                <a:solidFill>
                                                  <a:srgbClr val="CCCBCB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823" name="Group 809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9456" y="1055"/>
                                                <a:ext cx="200" cy="0"/>
                                                <a:chOff x="9456" y="1055"/>
                                                <a:chExt cx="200" cy="0"/>
                                              </a:xfrm>
                                            </wpg:grpSpPr>
                                            <wps:wsp>
                                              <wps:cNvPr id="824" name="Freeform 818"/>
                                              <wps:cNvSpPr>
                                                <a:spLocks noEditPoints="1"/>
                                              </wps:cNvSpPr>
                                              <wps:spPr bwMode="auto">
                                                <a:xfrm>
                                                  <a:off x="18912" y="2110"/>
                                                  <a:ext cx="199" cy="0"/>
                                                </a:xfrm>
                                                <a:custGeom>
                                                  <a:avLst/>
                                                  <a:gdLst>
                                                    <a:gd name="T0" fmla="+- 0 9456 9456"/>
                                                    <a:gd name="T1" fmla="*/ T0 w 200"/>
                                                    <a:gd name="T2" fmla="+- 0 9656 9456"/>
                                                    <a:gd name="T3" fmla="*/ T2 w 200"/>
                                                  </a:gdLst>
                                                  <a:ahLst/>
                                                  <a:cxnLst>
                                                    <a:cxn ang="0">
                                                      <a:pos x="T1" y="0"/>
                                                    </a:cxn>
                                                    <a:cxn ang="0">
                                                      <a:pos x="T3" y="0"/>
                                                    </a:cxn>
                                                  </a:cxnLst>
                                                  <a:rect l="0" t="0" r="r" b="b"/>
                                                  <a:pathLst>
                                                    <a:path w="200">
                                                      <a:moveTo>
                                                        <a:pt x="0" y="0"/>
                                                      </a:moveTo>
                                                      <a:lnTo>
                                                        <a:pt x="200" y="0"/>
                                                      </a:lnTo>
                                                    </a:path>
                                                  </a:pathLst>
                                                </a:custGeom>
                                                <a:noFill/>
                                                <a:ln w="9722">
                                                  <a:solidFill>
                                                    <a:srgbClr val="00AFF6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825" name="Group 810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9456" y="1055"/>
                                                  <a:ext cx="200" cy="0"/>
                                                  <a:chOff x="9456" y="1055"/>
                                                  <a:chExt cx="200" cy="0"/>
                                                </a:xfrm>
                                              </wpg:grpSpPr>
                                              <wps:wsp>
                                                <wps:cNvPr id="826" name="Freeform 817"/>
                                                <wps:cNvSpPr>
                                                  <a:spLocks noEditPoints="1"/>
                                                </wps:cNvSpPr>
                                                <wps:spPr bwMode="auto">
                                                  <a:xfrm>
                                                    <a:off x="18912" y="2110"/>
                                                    <a:ext cx="199" cy="0"/>
                                                  </a:xfrm>
                                                  <a:custGeom>
                                                    <a:avLst/>
                                                    <a:gdLst>
                                                      <a:gd name="T0" fmla="+- 0 9456 9456"/>
                                                      <a:gd name="T1" fmla="*/ T0 w 200"/>
                                                      <a:gd name="T2" fmla="+- 0 9656 9456"/>
                                                      <a:gd name="T3" fmla="*/ T2 w 200"/>
                                                    </a:gdLst>
                                                    <a:ahLst/>
                                                    <a:cxnLst>
                                                      <a:cxn ang="0">
                                                        <a:pos x="T1" y="0"/>
                                                      </a:cxn>
                                                      <a:cxn ang="0">
                                                        <a:pos x="T3" y="0"/>
                                                      </a:cxn>
                                                    </a:cxnLst>
                                                    <a:rect l="0" t="0" r="r" b="b"/>
                                                    <a:pathLst>
                                                      <a:path w="200">
                                                        <a:moveTo>
                                                          <a:pt x="0" y="0"/>
                                                        </a:moveTo>
                                                        <a:lnTo>
                                                          <a:pt x="200" y="0"/>
                                                        </a:lnTo>
                                                      </a:path>
                                                    </a:pathLst>
                                                  </a:custGeom>
                                                  <a:noFill/>
                                                  <a:ln w="9722">
                                                    <a:solidFill>
                                                      <a:srgbClr val="00AFF6"/>
                                                    </a:solidFill>
                                                    <a:prstDash val="lgDash"/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827" name="Group 811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9431" y="1180"/>
                                                    <a:ext cx="250" cy="254"/>
                                                    <a:chOff x="9431" y="1180"/>
                                                    <a:chExt cx="250" cy="254"/>
                                                  </a:xfrm>
                                                </wpg:grpSpPr>
                                                <wps:wsp>
                                                  <wps:cNvPr id="828" name="Freeform 816"/>
                                                  <wps:cNvSpPr>
                                                    <a:spLocks/>
                                                  </wps:cNvSpPr>
                                                  <wps:spPr bwMode="auto">
                                                    <a:xfrm>
                                                      <a:off x="9431" y="1180"/>
                                                      <a:ext cx="250" cy="254"/>
                                                    </a:xfrm>
                                                    <a:custGeom>
                                                      <a:avLst/>
                                                      <a:gdLst>
                                                        <a:gd name="T0" fmla="+- 0 9431 9431"/>
                                                        <a:gd name="T1" fmla="*/ T0 w 250"/>
                                                        <a:gd name="T2" fmla="+- 0 1433 1180"/>
                                                        <a:gd name="T3" fmla="*/ 1433 h 254"/>
                                                        <a:gd name="T4" fmla="+- 0 9680 9431"/>
                                                        <a:gd name="T5" fmla="*/ T4 w 250"/>
                                                        <a:gd name="T6" fmla="+- 0 1433 1180"/>
                                                        <a:gd name="T7" fmla="*/ 1433 h 254"/>
                                                        <a:gd name="T8" fmla="+- 0 9680 9431"/>
                                                        <a:gd name="T9" fmla="*/ T8 w 250"/>
                                                        <a:gd name="T10" fmla="+- 0 1180 1180"/>
                                                        <a:gd name="T11" fmla="*/ 1180 h 254"/>
                                                        <a:gd name="T12" fmla="+- 0 9431 9431"/>
                                                        <a:gd name="T13" fmla="*/ T12 w 250"/>
                                                        <a:gd name="T14" fmla="+- 0 1180 1180"/>
                                                        <a:gd name="T15" fmla="*/ 1180 h 254"/>
                                                        <a:gd name="T16" fmla="+- 0 9431 9431"/>
                                                        <a:gd name="T17" fmla="*/ T16 w 250"/>
                                                        <a:gd name="T18" fmla="+- 0 1433 1180"/>
                                                        <a:gd name="T19" fmla="*/ 1433 h 254"/>
                                                      </a:gdLst>
                                                      <a:ahLst/>
                                                      <a:cxnLst>
                                                        <a:cxn ang="0">
                                                          <a:pos x="T1" y="T3"/>
                                                        </a:cxn>
                                                        <a:cxn ang="0">
                                                          <a:pos x="T5" y="T7"/>
                                                        </a:cxn>
                                                        <a:cxn ang="0">
                                                          <a:pos x="T9" y="T11"/>
                                                        </a:cxn>
                                                        <a:cxn ang="0">
                                                          <a:pos x="T13" y="T15"/>
                                                        </a:cxn>
                                                        <a:cxn ang="0">
                                                          <a:pos x="T17" y="T19"/>
                                                        </a:cxn>
                                                      </a:cxnLst>
                                                      <a:rect l="0" t="0" r="r" b="b"/>
                                                      <a:pathLst>
                                                        <a:path w="250" h="254">
                                                          <a:moveTo>
                                                            <a:pt x="0" y="253"/>
                                                          </a:moveTo>
                                                          <a:lnTo>
                                                            <a:pt x="249" y="253"/>
                                                          </a:lnTo>
                                                          <a:lnTo>
                                                            <a:pt x="249" y="0"/>
                                                          </a:lnTo>
                                                          <a:lnTo>
                                                            <a:pt x="0" y="0"/>
                                                          </a:lnTo>
                                                          <a:lnTo>
                                                            <a:pt x="0" y="253"/>
                                                          </a:lnTo>
                                                          <a:close/>
                                                        </a:path>
                                                      </a:pathLst>
                                                    </a:custGeom>
                                                    <a:noFill/>
                                                    <a:ln w="9722">
                                                      <a:solidFill>
                                                        <a:srgbClr val="CCCBCB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829" name="Group 812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9456" y="1306"/>
                                                      <a:ext cx="200" cy="0"/>
                                                      <a:chOff x="9456" y="1306"/>
                                                      <a:chExt cx="200" cy="0"/>
                                                    </a:xfrm>
                                                  </wpg:grpSpPr>
                                                  <wps:wsp>
                                                    <wps:cNvPr id="830" name="Freeform 815"/>
                                                    <wps:cNvSpPr>
                                                      <a:spLocks noEditPoint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8912" y="2612"/>
                                                        <a:ext cx="199" cy="0"/>
                                                      </a:xfrm>
                                                      <a:custGeom>
                                                        <a:avLst/>
                                                        <a:gdLst>
                                                          <a:gd name="T0" fmla="+- 0 9456 9456"/>
                                                          <a:gd name="T1" fmla="*/ T0 w 200"/>
                                                          <a:gd name="T2" fmla="+- 0 9656 9456"/>
                                                          <a:gd name="T3" fmla="*/ T2 w 200"/>
                                                        </a:gdLst>
                                                        <a:ahLst/>
                                                        <a:cxnLst>
                                                          <a:cxn ang="0">
                                                            <a:pos x="T1" y="0"/>
                                                          </a:cxn>
                                                          <a:cxn ang="0">
                                                            <a:pos x="T3" y="0"/>
                                                          </a:cxn>
                                                        </a:cxnLst>
                                                        <a:rect l="0" t="0" r="r" b="b"/>
                                                        <a:pathLst>
                                                          <a:path w="200">
                                                            <a:moveTo>
                                                              <a:pt x="0" y="0"/>
                                                            </a:moveTo>
                                                            <a:lnTo>
                                                              <a:pt x="200" y="0"/>
                                                            </a:lnTo>
                                                          </a:path>
                                                        </a:pathLst>
                                                      </a:custGeom>
                                                      <a:noFill/>
                                                      <a:ln w="9722">
                                                        <a:solidFill>
                                                          <a:srgbClr val="E76BF3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831" name="Group 813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9456" y="1306"/>
                                                        <a:ext cx="200" cy="0"/>
                                                        <a:chOff x="9456" y="1306"/>
                                                        <a:chExt cx="200" cy="0"/>
                                                      </a:xfrm>
                                                    </wpg:grpSpPr>
                                                    <wps:wsp>
                                                      <wps:cNvPr id="832" name="Freeform 814"/>
                                                      <wps:cNvSpPr>
                                                        <a:spLocks noEditPoint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18912" y="2612"/>
                                                          <a:ext cx="199" cy="0"/>
                                                        </a:xfrm>
                                                        <a:custGeom>
                                                          <a:avLst/>
                                                          <a:gdLst>
                                                            <a:gd name="T0" fmla="+- 0 9456 9456"/>
                                                            <a:gd name="T1" fmla="*/ T0 w 200"/>
                                                            <a:gd name="T2" fmla="+- 0 9656 9456"/>
                                                            <a:gd name="T3" fmla="*/ T2 w 200"/>
                                                          </a:gdLst>
                                                          <a:ahLst/>
                                                          <a:cxnLst>
                                                            <a:cxn ang="0">
                                                              <a:pos x="T1" y="0"/>
                                                            </a:cxn>
                                                            <a:cxn ang="0">
                                                              <a:pos x="T3" y="0"/>
                                                            </a:cxn>
                                                          </a:cxnLst>
                                                          <a:rect l="0" t="0" r="r" b="b"/>
                                                          <a:pathLst>
                                                            <a:path w="200">
                                                              <a:moveTo>
                                                                <a:pt x="0" y="0"/>
                                                              </a:moveTo>
                                                              <a:lnTo>
                                                                <a:pt x="200" y="0"/>
                                                              </a:lnTo>
                                                            </a:path>
                                                          </a:pathLst>
                                                        </a:custGeom>
                                                        <a:noFill/>
                                                        <a:ln w="9722">
                                                          <a:solidFill>
                                                            <a:srgbClr val="E76BF3"/>
                                                          </a:solidFill>
                                                          <a:prstDash val="lgDash"/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98" o:spid="_x0000_s1026" style="position:absolute;margin-left:471.1pt;margin-top:.95pt;width:13.2pt;height:71pt;z-index:-3016;mso-position-horizontal-relative:page" coordorigin="9423,20" coordsize="265,142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">
                <v:group id="Group 799" o:spid="_x0000_s1027" style="position:absolute;left:9431;top:27;width:250;height:403" coordorigin="9431,27" coordsize="250,40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vpUoXGAAAA3AAA&#10;AA8AAAAAAAAAAAAAAAAAqQIAAGRycy9kb3ducmV2LnhtbFBLBQYAAAAABAAEAPoAAACcAwAAAAA=&#10;">
                  <v:shape id="Freeform 828" o:spid="_x0000_s1028" style="position:absolute;left:9431;top:27;width:250;height:403;visibility:visible;mso-wrap-style:square;v-text-anchor:top" coordsize="250,40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1+SLxQAA&#10;ANwAAAAPAAAAZHJzL2Rvd25yZXYueG1sRI9Pa8JAFMTvgt9heUJvdbclFYluQhHTFrFQ/1x6e2Rf&#10;k2D2bchuNX77rlDwOMzMb5hlPthWnKn3jWMNT1MFgrh0puFKw/FQPM5B+IBssHVMGq7kIc/GoyWm&#10;xl14R+d9qESEsE9RQx1Cl0rpy5os+qnriKP343qLIcq+kqbHS4TbVj4rNZMWG44LNXa0qqk87X+t&#10;hkR9vnWStsUpJN/FF7/wenN91/phMrwuQAQawj383/4wGuYqgduZeARk9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rX5IvFAAAA3AAAAA8AAAAAAAAAAAAAAAAAlwIAAGRycy9k&#10;b3ducmV2LnhtbFBLBQYAAAAABAAEAPUAAACJAwAAAAA=&#10;" path="m0,404l249,404,249,,,,,404xe" filled="f" strokecolor="#cccbcb" strokeweight="9722emu">
                    <v:path arrowok="t" o:connecttype="custom" o:connectlocs="0,431;249,431;249,27;0,27;0,431" o:connectangles="0,0,0,0,0"/>
                  </v:shape>
                  <v:group id="Group 800" o:spid="_x0000_s1029" style="position:absolute;left:9456;top:229;width:200;height:0" coordorigin="9456,229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bTG9qxAAAANwAAAAP&#10;AAAAAAAAAAAAAAAAAKkCAABkcnMvZG93bnJldi54bWxQSwUGAAAAAAQABAD6AAAAmgMAAAAA&#10;">
                    <v:shape id="Freeform 827" o:spid="_x0000_s1030" style="position:absolute;left:18912;top:458;width:199;height:0;visibility:visible;mso-wrap-style:square;v-text-anchor:top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jex5xAAA&#10;ANwAAAAPAAAAZHJzL2Rvd25yZXYueG1sRI9Pa8JAFMTvQr/D8gq9mU3/EEJ0lSotlR6kSfX+yD6T&#10;YPZtyG5i/PbdguBxmJnfMMv1ZFoxUu8aywqeoxgEcWl1w5WCw+/nPAXhPLLG1jIpuJKD9ephtsRM&#10;2wvnNBa+EgHCLkMFtfddJqUrazLoItsRB+9ke4M+yL6SusdLgJtWvsRxIg02HBZq7GhbU3kuBqOg&#10;SXL547vvt6J45eGYbr7OH3tW6ulxel+A8DT5e/jW3mkFaZzA/5lwBOTq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I3secQAAADcAAAADwAAAAAAAAAAAAAAAACXAgAAZHJzL2Rv&#10;d25yZXYueG1sUEsFBgAAAAAEAAQA9QAAAIgDAAAAAA==&#10;" path="m0,0l200,0e" filled="f" strokecolor="#f8766c" strokeweight="9722emu">
                      <v:path arrowok="t" o:connecttype="custom" o:connectlocs="0,0;199,0" o:connectangles="0,0"/>
                      <o:lock v:ext="edit" verticies="t"/>
                    </v:shape>
                    <v:group id="Group 801" o:spid="_x0000_s1031" style="position:absolute;left:9456;top:229;width:200;height:0" coordorigin="9456,229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E0lSGxAAAANwAAAAP&#10;AAAAAAAAAAAAAAAAAKkCAABkcnMvZG93bnJldi54bWxQSwUGAAAAAAQABAD6AAAAmgMAAAAA&#10;">
                      <v:shape id="Freeform 826" o:spid="_x0000_s1032" style="position:absolute;left:18912;top:458;width:199;height:0;visibility:visible;mso-wrap-style:square;v-text-anchor:top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OcQKwgAA&#10;ANwAAAAPAAAAZHJzL2Rvd25yZXYueG1sRE+7bsIwFN0r8Q/WRWIrTisVoYCJoj4kBhYoLeslviSB&#10;+Dqy3STw9XhA6nh03stsMI3oyPnasoKXaQKCuLC65lLB/vvreQ7CB2SNjWVScCUP2Wr0tMRU2563&#10;1O1CKWII+xQVVCG0qZS+qMign9qWOHIn6wyGCF0ptcM+hptGvibJTBqsOTZU2NJ7RcVl92cUtG/u&#10;8CM/c71Zd7Pfj6u9Ncf+rNRkPOQLEIGG8C9+uNdawTyJa+OZeATk6g4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c5xArCAAAA3AAAAA8AAAAAAAAAAAAAAAAAlwIAAGRycy9kb3du&#10;cmV2LnhtbFBLBQYAAAAABAAEAPUAAACGAwAAAAA=&#10;" path="m0,0l200,0e" filled="f" strokecolor="#f8766c" strokeweight="9722emu">
                        <v:stroke dashstyle="longDash"/>
                        <v:path arrowok="t" o:connecttype="custom" o:connectlocs="0,0;199,0" o:connectangles="0,0"/>
                        <o:lock v:ext="edit" verticies="t"/>
                      </v:shape>
                      <v:group id="Group 802" o:spid="_x0000_s1033" style="position:absolute;left:9431;top:431;width:250;height:250" coordorigin="9431,431" coordsize="250,2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mgFlb8UAAADcAAAA&#10;DwAAAAAAAAAAAAAAAACpAgAAZHJzL2Rvd25yZXYueG1sUEsFBgAAAAAEAAQA+gAAAJsDAAAAAA==&#10;">
                        <v:shape id="Freeform 825" o:spid="_x0000_s1034" style="position:absolute;left:9431;top:431;width:250;height:250;visibility:visible;mso-wrap-style:square;v-text-anchor:top" coordsize="250,2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VTw8vgAA&#10;ANwAAAAPAAAAZHJzL2Rvd25yZXYueG1sRE+9CsIwEN4F3yGc4GZTHUSqUaogOOhQFcTtaM622FxK&#10;E2t9ezMIjh/f/2rTm1p01LrKsoJpFIMgzq2uuFBwvewnCxDOI2usLZOCDznYrIeDFSbavjmj7uwL&#10;EULYJaig9L5JpHR5SQZdZBviwD1sa9AH2BZSt/gO4aaWszieS4MVh4YSG9qVlD/PL6OgbrLX/rQ9&#10;uZTT+Jnlqbzfjp1S41GfLkF46v1f/HMftILFNMwPZ8IRkOsv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ElU8PL4AAADcAAAADwAAAAAAAAAAAAAAAACXAgAAZHJzL2Rvd25yZXYu&#10;eG1sUEsFBgAAAAAEAAQA9QAAAIIDAAAAAA==&#10;" path="m0,249l249,249,249,,,,,249xe" filled="f" strokecolor="#cccbcb" strokeweight="9722emu">
                          <v:path arrowok="t" o:connecttype="custom" o:connectlocs="0,680;249,680;249,431;0,431;0,680" o:connectangles="0,0,0,0,0"/>
                        </v:shape>
                        <v:group id="Group 803" o:spid="_x0000_s1035" style="position:absolute;left:9456;top:556;width:200;height:0" coordorigin="9456,556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Gu/7TGAAAA3AAA&#10;AA8AAAAAAAAAAAAAAAAAqQIAAGRycy9kb3ducmV2LnhtbFBLBQYAAAAABAAEAPoAAACcAwAAAAA=&#10;">
                          <v:shape id="Freeform 824" o:spid="_x0000_s1036" style="position:absolute;left:18912;top:1112;width:199;height:0;visibility:visible;mso-wrap-style:square;v-text-anchor:top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zR1xwgAA&#10;ANwAAAAPAAAAZHJzL2Rvd25yZXYueG1sRI9BawIxEIXvhf6HMIK3mmhBdGsUKQi9VgU9DptpsrqZ&#10;LElct//eFAoeH2/e9+atNoNvRU8xNYE1TCcKBHEdTMNWw/Gwe1uASBnZYBuYNPxSgs369WWFlQl3&#10;/qZ+n60oEE4VanA5d5WUqXbkMU1CR1y8nxA95iKjlSbivcB9K2dKzaXHhkuDw44+HdXX/c2XN/z5&#10;+K6Wp2uvortd7Hlpt7us9Xg0bD9AZBry8/g//WU0LKYz+BtTCCD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LNHXHCAAAA3AAAAA8AAAAAAAAAAAAAAAAAlwIAAGRycy9kb3du&#10;cmV2LnhtbFBLBQYAAAAABAAEAPUAAACGAwAAAAA=&#10;" path="m0,0l200,0e" filled="f" strokecolor="#a2a400" strokeweight="9722emu">
                            <v:path arrowok="t" o:connecttype="custom" o:connectlocs="0,0;199,0" o:connectangles="0,0"/>
                            <o:lock v:ext="edit" verticies="t"/>
                          </v:shape>
                          <v:group id="Group 804" o:spid="_x0000_s1037" style="position:absolute;left:9456;top:556;width:200;height:0" coordorigin="9456,556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+MMRYxAAAANwAAAAP&#10;AAAAAAAAAAAAAAAAAKkCAABkcnMvZG93bnJldi54bWxQSwUGAAAAAAQABAD6AAAAmgMAAAAA&#10;">
                            <v:shape id="Freeform 823" o:spid="_x0000_s1038" style="position:absolute;left:18912;top:1112;width:199;height:0;visibility:visible;mso-wrap-style:square;v-text-anchor:top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FaA1xAAA&#10;ANwAAAAPAAAAZHJzL2Rvd25yZXYueG1sRI9Ba8JAFITvBf/D8gRvdWOxEqKriFSweChNPXh8ZJ9J&#10;NPs27q5J+u+7hUKPw8x8w6w2g2lER87XlhXMpgkI4sLqmksFp6/9cwrCB2SNjWVS8E0eNuvR0woz&#10;bXv+pC4PpYgQ9hkqqEJoMyl9UZFBP7UtcfQu1hkMUbpSaod9hJtGviTJQhqsOS5U2NKuouKWP0yk&#10;vN3Tj0P/vojR4/nc5cdXeXVKTcbDdgki0BD+w3/tg1aQzubweyYeAbn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xWgNcQAAADcAAAADwAAAAAAAAAAAAAAAACXAgAAZHJzL2Rv&#10;d25yZXYueG1sUEsFBgAAAAAEAAQA9QAAAIgDAAAAAA==&#10;" path="m0,0l200,0e" filled="f" strokecolor="#a2a400" strokeweight="9722emu">
                              <v:stroke dashstyle="longDash"/>
                              <v:path arrowok="t" o:connecttype="custom" o:connectlocs="0,0;199,0" o:connectangles="0,0"/>
                              <o:lock v:ext="edit" verticies="t"/>
                            </v:shape>
                            <v:group id="Group 805" o:spid="_x0000_s1039" style="position:absolute;left:9431;top:680;width:250;height:250" coordorigin="9431,680" coordsize="250,2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6V+bfGAAAA3AAA&#10;AA8AAAAAAAAAAAAAAAAAqQIAAGRycy9kb3ducmV2LnhtbFBLBQYAAAAABAAEAPoAAACcAwAAAAA=&#10;">
                              <v:shape id="Freeform 822" o:spid="_x0000_s1040" style="position:absolute;left:9431;top:680;width:250;height:250;visibility:visible;mso-wrap-style:square;v-text-anchor:top" coordsize="250,2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8AHTwAAA&#10;ANwAAAAPAAAAZHJzL2Rvd25yZXYueG1sRI/BCsIwEETvgv8QVvCmqR5EqlGqIHjQQ1UQb0uztsVm&#10;U5pY698bQfA4zMwbZrnuTCVaalxpWcFkHIEgzqwuOVdwOe9GcxDOI2usLJOCNzlYr/q9Jcbavjil&#10;9uRzESDsYlRQeF/HUrqsIINubGvi4N1tY9AH2eRSN/gKcFPJaRTNpMGSw0KBNW0Lyh6np1FQ1elz&#10;d9wcXcJJ9EizRN6uh1ap4aBLFiA8df4f/rX3WsF8MoPvmXAE5Oo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y8AHTwAAAANwAAAAPAAAAAAAAAAAAAAAAAJcCAABkcnMvZG93bnJl&#10;di54bWxQSwUGAAAAAAQABAD1AAAAhAMAAAAA&#10;" path="m0,250l249,250,249,,,,,250xe" filled="f" strokecolor="#cccbcb" strokeweight="9722emu">
                                <v:path arrowok="t" o:connecttype="custom" o:connectlocs="0,930;249,930;249,680;0,680;0,930" o:connectangles="0,0,0,0,0"/>
                              </v:shape>
                              <v:group id="Group 806" o:spid="_x0000_s1041" style="position:absolute;left:9456;top:805;width:200;height:0" coordorigin="9456,805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BC8JbxAAAANwAAAAP&#10;AAAAAAAAAAAAAAAAAKkCAABkcnMvZG93bnJldi54bWxQSwUGAAAAAAQABAD6AAAAmgMAAAAA&#10;">
                                <v:shape id="Freeform 821" o:spid="_x0000_s1042" style="position:absolute;left:18912;top:1610;width:199;height:0;visibility:visible;mso-wrap-style:square;v-text-anchor:top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9SJ5wQAA&#10;ANwAAAAPAAAAZHJzL2Rvd25yZXYueG1sRE/LisIwFN0L8w/hCrPTVPFFNcogMyAKgg/U5aW5NsXm&#10;pjQZ2/n7yUJweTjvxaq1pXhS7QvHCgb9BARx5nTBuYLz6ac3A+EDssbSMSn4Iw+r5Udngal2DR/o&#10;eQy5iCHsU1RgQqhSKX1myKLvu4o4cndXWwwR1rnUNTYx3JZymCQTabHg2GCworWh7HH8tQq2t9Fu&#10;/z0dn6e0uY4ab9vb5WqU+uy2X3MQgdrwFr/cG61gNohr45l4BOTyH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PUiecEAAADcAAAADwAAAAAAAAAAAAAAAACXAgAAZHJzL2Rvd25y&#10;ZXYueG1sUEsFBgAAAAAEAAQA9QAAAIUDAAAAAA==&#10;" path="m0,0l200,0e" filled="f" strokecolor="#00be7c" strokeweight="9722emu">
                                  <v:path arrowok="t" o:connecttype="custom" o:connectlocs="0,0;199,0" o:connectangles="0,0"/>
                                  <o:lock v:ext="edit" verticies="t"/>
                                </v:shape>
                                <v:group id="Group 807" o:spid="_x0000_s1043" style="position:absolute;left:9456;top:805;width:200;height:0" coordorigin="9456,805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/Y87LGAAAA3AAA&#10;AA8AAAAAAAAAAAAAAAAAqQIAAGRycy9kb3ducmV2LnhtbFBLBQYAAAAABAAEAPoAAACcAwAAAAA=&#10;">
                                  <v:shape id="Freeform 820" o:spid="_x0000_s1044" style="position:absolute;left:18912;top:1610;width:199;height:0;visibility:visible;mso-wrap-style:square;v-text-anchor:top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TE14wgAA&#10;ANwAAAAPAAAAZHJzL2Rvd25yZXYueG1sRE/LisIwFN0L8w/hDrgRTUdUascogyAIIjqO4vbS3D6Y&#10;5qY2Uevfm4Xg8nDes0VrKnGjxpWWFXwNIhDEqdUl5wqOf6t+DMJ5ZI2VZVLwIAeL+Udnhom2d/6l&#10;28HnIoSwS1BB4X2dSOnSggy6ga2JA5fZxqAPsMmlbvAewk0lh1E0kQZLDg0F1rQsKP0/XI2CzWS0&#10;W+lxvG5P2eV8zrJpb7/fKtX9bH++QXhq/Vv8cq+1gngY5ocz4QjI+R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FMTXjCAAAA3AAAAA8AAAAAAAAAAAAAAAAAlwIAAGRycy9kb3du&#10;cmV2LnhtbFBLBQYAAAAABAAEAPUAAACGAwAAAAA=&#10;" path="m0,0l200,0e" filled="f" strokecolor="#00be7c" strokeweight="9722emu">
                                    <v:stroke dashstyle="longDash"/>
                                    <v:path arrowok="t" o:connecttype="custom" o:connectlocs="0,0;199,0" o:connectangles="0,0"/>
                                    <o:lock v:ext="edit" verticies="t"/>
                                  </v:shape>
                                  <v:group id="Group 808" o:spid="_x0000_s1045" style="position:absolute;left:9431;top:930;width:250;height:250" coordorigin="9431,930" coordsize="250,2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C/CNQnGAAAA3AAA&#10;AA8AAAAAAAAAAAAAAAAAqQIAAGRycy9kb3ducmV2LnhtbFBLBQYAAAAABAAEAPoAAACcAwAAAAA=&#10;">
                                    <v:shape id="Freeform 819" o:spid="_x0000_s1046" style="position:absolute;left:9431;top:930;width:250;height:250;visibility:visible;mso-wrap-style:square;v-text-anchor:top" coordsize="250,2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p81twgAA&#10;ANwAAAAPAAAAZHJzL2Rvd25yZXYueG1sRI9Bi8IwFITvC/6H8ARv29QeRKpRqiB4WA9VQbw9mmdb&#10;bF5KE2v33xtB8DjMzDfMcj2YRvTUudqygmkUgyAurK65VHA+7X7nIJxH1thYJgX/5GC9Gv0sMdX2&#10;yTn1R1+KAGGXooLK+zaV0hUVGXSRbYmDd7OdQR9kV0rd4TPATSOTOJ5JgzWHhQpb2lZU3I8Po6Bp&#10;88fusDm4jLP4nheZvF7+eqUm4yFbgPA0+G/4095rBfMkgfeZcATk6g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OnzW3CAAAA3AAAAA8AAAAAAAAAAAAAAAAAlwIAAGRycy9kb3du&#10;cmV2LnhtbFBLBQYAAAAABAAEAPUAAACGAwAAAAA=&#10;" path="m0,250l249,250,249,,,,,250xe" filled="f" strokecolor="#cccbcb" strokeweight="9722emu">
                                      <v:path arrowok="t" o:connecttype="custom" o:connectlocs="0,1180;249,1180;249,930;0,930;0,1180" o:connectangles="0,0,0,0,0"/>
                                    </v:shape>
                                    <v:group id="Group 809" o:spid="_x0000_s1047" style="position:absolute;left:9456;top:1055;width:200;height:0" coordorigin="9456,1055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LBcDuXGAAAA3AAA&#10;AA8AAAAAAAAAAAAAAAAAqQIAAGRycy9kb3ducmV2LnhtbFBLBQYAAAAABAAEAPoAAACcAwAAAAA=&#10;">
                                      <v:shape id="Freeform 818" o:spid="_x0000_s1048" style="position:absolute;left:18912;top:2110;width:199;height:0;visibility:visible;mso-wrap-style:square;v-text-anchor:top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urPhwwAA&#10;ANwAAAAPAAAAZHJzL2Rvd25yZXYueG1sRI9Ba8JAFITvQv/D8gq96aYqkqauUipSb8W0vT92X5OQ&#10;7Nt0dzXx37tCweMwM98w6+1oO3EmHxrHCp5nGQhi7UzDlYLvr/00BxEissHOMSm4UIDt5mGyxsK4&#10;gY90LmMlEoRDgQrqGPtCyqBrshhmridO3q/zFmOSvpLG45DgtpPzLFtJiw2nhRp7eq9Jt+XJKtjp&#10;l7/Dx0+7WtCQO/150a1fBqWeHse3VxCRxngP/7cPRkE+X8LtTDoCcnM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7urPhwwAAANwAAAAPAAAAAAAAAAAAAAAAAJcCAABkcnMvZG93&#10;bnJldi54bWxQSwUGAAAAAAQABAD1AAAAhwMAAAAA&#10;" path="m0,0l200,0e" filled="f" strokecolor="#00aff6" strokeweight="9722emu">
                                        <v:path arrowok="t" o:connecttype="custom" o:connectlocs="0,0;199,0" o:connectangles="0,0"/>
                                        <o:lock v:ext="edit" verticies="t"/>
                                      </v:shape>
                                      <v:group id="Group 810" o:spid="_x0000_s1049" style="position:absolute;left:9456;top:1055;width:200;height:0" coordorigin="9456,1055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D5MwrGAAAA3AAA&#10;AA8AAAAAAAAAAAAAAAAAqQIAAGRycy9kb3ducmV2LnhtbFBLBQYAAAAABAAEAPoAAACcAwAAAAA=&#10;">
                                        <v:shape id="Freeform 817" o:spid="_x0000_s1050" style="position:absolute;left:18912;top:2110;width:199;height:0;visibility:visible;mso-wrap-style:square;v-text-anchor:top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DepmxQAA&#10;ANwAAAAPAAAAZHJzL2Rvd25yZXYueG1sRI9Ba8JAFITvQv/D8gpeRDdaEJu6ShEED1I0SvH4mn3J&#10;hmbfhuwa03/fFQSPw8x8wyzXva1FR62vHCuYThIQxLnTFZcKzqfteAHCB2SNtWNS8Ece1quXwRJT&#10;7W58pC4LpYgQ9ikqMCE0qZQ+N2TRT1xDHL3CtRZDlG0pdYu3CLe1nCXJXFqsOC4YbGhjKP/NrlaB&#10;vjTTQ9EZ/Nm/f2e78Pa1LbqRUsPX/vMDRKA+PMOP9k4rWMzmcD8Tj4Bc/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sN6mbFAAAA3AAAAA8AAAAAAAAAAAAAAAAAlwIAAGRycy9k&#10;b3ducmV2LnhtbFBLBQYAAAAABAAEAPUAAACJAwAAAAA=&#10;" path="m0,0l200,0e" filled="f" strokecolor="#00aff6" strokeweight="9722emu">
                                          <v:stroke dashstyle="longDash"/>
                                          <v:path arrowok="t" o:connecttype="custom" o:connectlocs="0,0;199,0" o:connectangles="0,0"/>
                                          <o:lock v:ext="edit" verticies="t"/>
                                        </v:shape>
                                        <v:group id="Group 811" o:spid="_x0000_s1051" style="position:absolute;left:9431;top:1180;width:250;height:254" coordorigin="9431,1180" coordsize="250,25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z2cI5sUAAADcAAAA&#10;DwAAAAAAAAAAAAAAAACpAgAAZHJzL2Rvd25yZXYueG1sUEsFBgAAAAAEAAQA+gAAAJsDAAAAAA==&#10;">
                                          <v:shape id="Freeform 816" o:spid="_x0000_s1052" style="position:absolute;left:9431;top:1180;width:250;height:254;visibility:visible;mso-wrap-style:square;v-text-anchor:top" coordsize="250,25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mTBFwQAA&#10;ANwAAAAPAAAAZHJzL2Rvd25yZXYueG1sRE87b8IwEN4r9T9YV4mtOGSgNMUghMRj6NBSFrZTfCRR&#10;43MUm2D+PTcgMX763vNlcq0aqA+NZwOTcQaKuPS24crA8W/zPgMVIrLF1jMZuFGA5eL1ZY6F9Vf+&#10;peEQKyUhHAo0UMfYFVqHsiaHYew7YuHOvncYBfaVtj1eJdy1Os+yqXbYsDTU2NG6pvL/cHHSu7ml&#10;sKp22bf+/Mk/Jic3nNPWmNFbWn2BipTiU/xw762BWS5r5YwcAb24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pkwRcEAAADcAAAADwAAAAAAAAAAAAAAAACXAgAAZHJzL2Rvd25y&#10;ZXYueG1sUEsFBgAAAAAEAAQA9QAAAIUDAAAAAA==&#10;" path="m0,253l249,253,249,,,,,253xe" filled="f" strokecolor="#cccbcb" strokeweight="9722emu">
                                            <v:path arrowok="t" o:connecttype="custom" o:connectlocs="0,1433;249,1433;249,1180;0,1180;0,1433" o:connectangles="0,0,0,0,0"/>
                                          </v:shape>
                                          <v:group id="Group 812" o:spid="_x0000_s1053" style="position:absolute;left:9456;top:1306;width:200;height:0" coordorigin="9456,1306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RtDkPxQAAANwAAAAPAAAAZHJzL2Rvd25yZXYueG1sRI9Bi8IwFITvwv6H8IS9&#10;aVoXxa1GEVmXPYigLoi3R/Nsi81LaWJb/70RBI/DzHzDzJedKUVDtSssK4iHEQji1OqCMwX/x81g&#10;CsJ5ZI2lZVJwJwfLxUdvjom2Le+pOfhMBAi7BBXk3leJlC7NyaAb2oo4eBdbG/RB1pnUNbYBbko5&#10;iqKJNFhwWMixonVO6fVwMwp+W2xXX/FPs71e1vfzcbw7bWNS6rPfrWYgPHX+HX61/7SC6egb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0bQ5D8UAAADcAAAA&#10;DwAAAAAAAAAAAAAAAACpAgAAZHJzL2Rvd25yZXYueG1sUEsFBgAAAAAEAAQA+gAAAJsDAAAAAA==&#10;">
                                            <v:shape id="Freeform 815" o:spid="_x0000_s1054" style="position:absolute;left:18912;top:2612;width:199;height:0;visibility:visible;mso-wrap-style:square;v-text-anchor:top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m8aDwgAA&#10;ANwAAAAPAAAAZHJzL2Rvd25yZXYueG1sRE9Na8JAEL0X+h+WKXirm1YoEl1FhGIPldIYicchOybB&#10;7GzMbmP8951DocfH+16uR9eqgfrQeDbwMk1AEZfeNlwZyA/vz3NQISJbbD2TgTsFWK8eH5aYWn/j&#10;bxqyWCkJ4ZCigTrGLtU6lDU5DFPfEQt39r3DKLCvtO3xJuGu1a9J8qYdNiwNNXa0ram8ZD9OevfF&#10;1+lzlp+PNBT7bMh3eC3YmMnTuFmAijTGf/Gf+8MamM9kvpyRI6BX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ObxoPCAAAA3AAAAA8AAAAAAAAAAAAAAAAAlwIAAGRycy9kb3du&#10;cmV2LnhtbFBLBQYAAAAABAAEAPUAAACGAwAAAAA=&#10;" path="m0,0l200,0e" filled="f" strokecolor="#e76bf3" strokeweight="9722emu">
                                              <v:path arrowok="t" o:connecttype="custom" o:connectlocs="0,0;199,0" o:connectangles="0,0"/>
                                              <o:lock v:ext="edit" verticies="t"/>
                                            </v:shape>
                                            <v:group id="Group 813" o:spid="_x0000_s1055" style="position:absolute;left:9456;top:1306;width:200;height:0" coordorigin="9456,1306" coordsize="20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qG6PUxAAAANwAAAAP&#10;AAAAAAAAAAAAAAAAAKkCAABkcnMvZG93bnJldi54bWxQSwUGAAAAAAQABAD6AAAAmgMAAAAA&#10;">
                                              <v:shape id="Freeform 814" o:spid="_x0000_s1056" style="position:absolute;left:18912;top:2612;width:199;height:0;visibility:visible;mso-wrap-style:square;v-text-anchor:top" coordsize="2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hTRvxQAA&#10;ANwAAAAPAAAAZHJzL2Rvd25yZXYueG1sRI9Ba8JAFITvhf6H5RW8NRsNFkldpbRUBKVgbPH6yD6T&#10;0OzbsLuJ8d+7hYLHYWa+YZbr0bRiIOcbywqmSQqCuLS64UrB9/HzeQHCB2SNrWVScCUP69XjwxJz&#10;bS98oKEIlYgQ9jkqqEPocil9WZNBn9iOOHpn6wyGKF0ltcNLhJtWztL0RRpsOC7U2NF7TeVv0RsF&#10;/ccpk/ON2+2L6emrH7sh+5FnpSZP49sriEBjuIf/21utYJHN4O9MPAJyd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+FNG/FAAAA3AAAAA8AAAAAAAAAAAAAAAAAlwIAAGRycy9k&#10;b3ducmV2LnhtbFBLBQYAAAAABAAEAPUAAACJAwAAAAA=&#10;" path="m0,0l200,0e" filled="f" strokecolor="#e76bf3" strokeweight="9722emu">
                                                <v:stroke dashstyle="longDash"/>
                                                <v:path arrowok="t" o:connecttype="custom" o:connectlocs="0,0;199,0" o:connectangles="0,0"/>
                                                <o:lock v:ext="edit" verticies="t"/>
                                              </v:shape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213659">
        <w:rPr>
          <w:rFonts w:ascii="Arial" w:eastAsia="Arial" w:hAnsi="Arial" w:cs="Arial"/>
          <w:w w:val="103"/>
          <w:sz w:val="14"/>
          <w:szCs w:val="14"/>
        </w:rPr>
        <w:t>3/3</w:t>
      </w:r>
    </w:p>
    <w:p w14:paraId="4A8462DB" w14:textId="77777777" w:rsidR="001204D4" w:rsidRDefault="00213659">
      <w:pPr>
        <w:spacing w:line="140" w:lineRule="exact"/>
        <w:ind w:left="55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position w:val="1"/>
          <w:sz w:val="13"/>
          <w:szCs w:val="13"/>
        </w:rPr>
        <w:t xml:space="preserve">3  </w:t>
      </w:r>
      <w:r>
        <w:rPr>
          <w:rFonts w:ascii="Arial" w:eastAsia="Arial" w:hAnsi="Arial" w:cs="Arial"/>
          <w:spacing w:val="11"/>
          <w:position w:val="1"/>
          <w:sz w:val="13"/>
          <w:szCs w:val="13"/>
        </w:rPr>
        <w:t xml:space="preserve"> </w:t>
      </w:r>
      <w:proofErr w:type="gramStart"/>
      <w:r>
        <w:rPr>
          <w:rFonts w:ascii="Arial" w:eastAsia="Arial" w:hAnsi="Arial" w:cs="Arial"/>
          <w:w w:val="103"/>
          <w:sz w:val="14"/>
          <w:szCs w:val="14"/>
        </w:rPr>
        <w:t>coherence</w:t>
      </w:r>
      <w:proofErr w:type="gramEnd"/>
    </w:p>
    <w:p w14:paraId="53D144F2" w14:textId="77777777" w:rsidR="001204D4" w:rsidRDefault="00213659">
      <w:pPr>
        <w:spacing w:line="180" w:lineRule="exact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position w:val="-1"/>
          <w:sz w:val="13"/>
          <w:szCs w:val="13"/>
        </w:rPr>
        <w:t xml:space="preserve">3                 </w:t>
      </w:r>
      <w:r>
        <w:rPr>
          <w:rFonts w:ascii="Arial" w:eastAsia="Arial" w:hAnsi="Arial" w:cs="Arial"/>
          <w:spacing w:val="26"/>
          <w:position w:val="-1"/>
          <w:sz w:val="13"/>
          <w:szCs w:val="13"/>
        </w:rPr>
        <w:t xml:space="preserve"> </w:t>
      </w:r>
      <w:r>
        <w:rPr>
          <w:rFonts w:ascii="Arial" w:eastAsia="Arial" w:hAnsi="Arial" w:cs="Arial"/>
          <w:position w:val="4"/>
          <w:sz w:val="14"/>
          <w:szCs w:val="14"/>
        </w:rPr>
        <w:t>(</w:t>
      </w:r>
      <w:proofErr w:type="spellStart"/>
      <w:r>
        <w:rPr>
          <w:rFonts w:ascii="Arial" w:eastAsia="Arial" w:hAnsi="Arial" w:cs="Arial"/>
          <w:position w:val="4"/>
          <w:sz w:val="14"/>
          <w:szCs w:val="14"/>
        </w:rPr>
        <w:t>Expt</w:t>
      </w:r>
      <w:proofErr w:type="spellEnd"/>
      <w:r>
        <w:rPr>
          <w:rFonts w:ascii="Arial" w:eastAsia="Arial" w:hAnsi="Arial" w:cs="Arial"/>
          <w:spacing w:val="11"/>
          <w:position w:val="4"/>
          <w:sz w:val="14"/>
          <w:szCs w:val="14"/>
        </w:rPr>
        <w:t xml:space="preserve"> </w:t>
      </w:r>
      <w:r>
        <w:rPr>
          <w:rFonts w:ascii="Arial" w:eastAsia="Arial" w:hAnsi="Arial" w:cs="Arial"/>
          <w:w w:val="103"/>
          <w:position w:val="4"/>
          <w:sz w:val="14"/>
          <w:szCs w:val="14"/>
        </w:rPr>
        <w:t>1)</w:t>
      </w:r>
    </w:p>
    <w:p w14:paraId="1E4EEC81" w14:textId="77777777" w:rsidR="001204D4" w:rsidRDefault="001204D4">
      <w:pPr>
        <w:spacing w:line="200" w:lineRule="exact"/>
      </w:pPr>
    </w:p>
    <w:p w14:paraId="54D3DC9D" w14:textId="77777777" w:rsidR="001204D4" w:rsidRDefault="001204D4">
      <w:pPr>
        <w:spacing w:before="6" w:line="260" w:lineRule="exact"/>
        <w:rPr>
          <w:sz w:val="26"/>
          <w:szCs w:val="26"/>
        </w:rPr>
      </w:pPr>
    </w:p>
    <w:p w14:paraId="5EC36560" w14:textId="77777777" w:rsidR="001204D4" w:rsidRDefault="00213659">
      <w:pPr>
        <w:ind w:left="55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position w:val="1"/>
          <w:sz w:val="13"/>
          <w:szCs w:val="13"/>
        </w:rPr>
        <w:t xml:space="preserve">#  </w:t>
      </w:r>
      <w:r>
        <w:rPr>
          <w:rFonts w:ascii="Arial" w:eastAsia="Arial" w:hAnsi="Arial" w:cs="Arial"/>
          <w:spacing w:val="11"/>
          <w:position w:val="1"/>
          <w:sz w:val="13"/>
          <w:szCs w:val="13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Syll.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w w:val="103"/>
          <w:sz w:val="14"/>
          <w:szCs w:val="14"/>
        </w:rPr>
        <w:t>count</w:t>
      </w:r>
    </w:p>
    <w:p w14:paraId="0914F4C3" w14:textId="77777777" w:rsidR="001204D4" w:rsidRDefault="00213659">
      <w:pPr>
        <w:spacing w:before="15" w:line="80" w:lineRule="exact"/>
        <w:ind w:left="56"/>
        <w:rPr>
          <w:rFonts w:ascii="Arial" w:eastAsia="Arial" w:hAnsi="Arial" w:cs="Arial"/>
          <w:sz w:val="14"/>
          <w:szCs w:val="14"/>
        </w:rPr>
        <w:sectPr w:rsidR="001204D4">
          <w:type w:val="continuous"/>
          <w:pgSz w:w="12240" w:h="15840"/>
          <w:pgMar w:top="960" w:right="1340" w:bottom="280" w:left="1320" w:header="720" w:footer="720" w:gutter="0"/>
          <w:cols w:num="6" w:space="720" w:equalWidth="0">
            <w:col w:w="978" w:space="342"/>
            <w:col w:w="606" w:space="971"/>
            <w:col w:w="988" w:space="224"/>
            <w:col w:w="191" w:space="971"/>
            <w:col w:w="1373" w:space="1000"/>
            <w:col w:w="1936"/>
          </w:cols>
        </w:sectPr>
      </w:pPr>
      <w:r>
        <w:rPr>
          <w:rFonts w:ascii="Arial" w:eastAsia="Arial" w:hAnsi="Arial" w:cs="Arial"/>
          <w:position w:val="-8"/>
          <w:sz w:val="13"/>
          <w:szCs w:val="13"/>
        </w:rPr>
        <w:t xml:space="preserve">Z          </w:t>
      </w:r>
      <w:r>
        <w:rPr>
          <w:rFonts w:ascii="Arial" w:eastAsia="Arial" w:hAnsi="Arial" w:cs="Arial"/>
          <w:spacing w:val="24"/>
          <w:position w:val="-8"/>
          <w:sz w:val="13"/>
          <w:szCs w:val="13"/>
        </w:rPr>
        <w:t xml:space="preserve"> </w:t>
      </w:r>
      <w:r>
        <w:rPr>
          <w:rFonts w:ascii="Arial" w:eastAsia="Arial" w:hAnsi="Arial" w:cs="Arial"/>
          <w:position w:val="-13"/>
          <w:sz w:val="13"/>
          <w:szCs w:val="13"/>
        </w:rPr>
        <w:t xml:space="preserve">?  </w:t>
      </w:r>
      <w:r>
        <w:rPr>
          <w:rFonts w:ascii="Arial" w:eastAsia="Arial" w:hAnsi="Arial" w:cs="Arial"/>
          <w:spacing w:val="11"/>
          <w:position w:val="-13"/>
          <w:sz w:val="13"/>
          <w:szCs w:val="13"/>
        </w:rPr>
        <w:t xml:space="preserve"> </w:t>
      </w:r>
      <w:r>
        <w:rPr>
          <w:rFonts w:ascii="Arial" w:eastAsia="Arial" w:hAnsi="Arial" w:cs="Arial"/>
          <w:w w:val="103"/>
          <w:position w:val="-5"/>
          <w:sz w:val="14"/>
          <w:szCs w:val="14"/>
        </w:rPr>
        <w:t>Semantic</w:t>
      </w:r>
    </w:p>
    <w:p w14:paraId="03FE8B00" w14:textId="77777777" w:rsidR="001204D4" w:rsidRDefault="00887739">
      <w:pPr>
        <w:spacing w:before="42"/>
        <w:ind w:left="453" w:right="-42"/>
        <w:rPr>
          <w:rFonts w:ascii="Arial" w:eastAsia="Arial" w:hAnsi="Arial" w:cs="Arial"/>
          <w:sz w:val="14"/>
          <w:szCs w:val="1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313467" behindDoc="1" locked="0" layoutInCell="1" allowOverlap="1" wp14:anchorId="2E34BEA0" wp14:editId="3881C656">
                <wp:simplePos x="0" y="0"/>
                <wp:positionH relativeFrom="page">
                  <wp:posOffset>1690370</wp:posOffset>
                </wp:positionH>
                <wp:positionV relativeFrom="paragraph">
                  <wp:posOffset>59690</wp:posOffset>
                </wp:positionV>
                <wp:extent cx="54610" cy="82550"/>
                <wp:effectExtent l="1270" t="0" r="0" b="0"/>
                <wp:wrapNone/>
                <wp:docPr id="801" name="Text Box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D565F6" w14:textId="77777777" w:rsidR="003C0DF2" w:rsidRDefault="003C0DF2">
                            <w:pPr>
                              <w:spacing w:line="120" w:lineRule="exact"/>
                              <w:ind w:right="-40"/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97" o:spid="_x0000_s1032" type="#_x0000_t202" style="position:absolute;left:0;text-align:left;margin-left:133.1pt;margin-top:4.7pt;width:4.3pt;height:6.5pt;z-index:-301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" filled="f" stroked="f">
                <v:textbox inset="0,0,0,0">
                  <w:txbxContent>
                    <w:p w14:paraId="77D565F6" w14:textId="77777777" w:rsidR="003C0DF2" w:rsidRDefault="003C0DF2">
                      <w:pPr>
                        <w:spacing w:line="120" w:lineRule="exact"/>
                        <w:ind w:right="-40"/>
                        <w:rPr>
                          <w:rFonts w:ascii="Arial" w:eastAsia="Arial" w:hAnsi="Arial" w:cs="Arial"/>
                          <w:sz w:val="13"/>
                          <w:szCs w:val="13"/>
                        </w:rPr>
                      </w:pPr>
                      <w:r>
                        <w:rPr>
                          <w:rFonts w:ascii="Arial" w:eastAsia="Arial" w:hAnsi="Arial" w:cs="Arial"/>
                          <w:sz w:val="13"/>
                          <w:szCs w:val="13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13659">
        <w:rPr>
          <w:rFonts w:ascii="Arial" w:eastAsia="Arial" w:hAnsi="Arial" w:cs="Arial"/>
          <w:w w:val="103"/>
          <w:sz w:val="14"/>
          <w:szCs w:val="14"/>
        </w:rPr>
        <w:t>0.00</w:t>
      </w:r>
    </w:p>
    <w:p w14:paraId="57272E47" w14:textId="77777777" w:rsidR="001204D4" w:rsidRDefault="00213659">
      <w:pPr>
        <w:spacing w:line="160" w:lineRule="exact"/>
        <w:ind w:left="-36" w:right="-9"/>
        <w:jc w:val="center"/>
        <w:rPr>
          <w:rFonts w:ascii="Arial" w:eastAsia="Arial" w:hAnsi="Arial" w:cs="Arial"/>
          <w:sz w:val="13"/>
          <w:szCs w:val="13"/>
        </w:rPr>
      </w:pPr>
      <w:r>
        <w:br w:type="column"/>
      </w:r>
      <w:r>
        <w:rPr>
          <w:rFonts w:ascii="Arial" w:eastAsia="Arial" w:hAnsi="Arial" w:cs="Arial"/>
          <w:spacing w:val="-53"/>
          <w:position w:val="4"/>
          <w:sz w:val="13"/>
          <w:szCs w:val="13"/>
        </w:rPr>
        <w:lastRenderedPageBreak/>
        <w:t>A</w:t>
      </w:r>
      <w:r>
        <w:rPr>
          <w:rFonts w:ascii="Arial" w:eastAsia="Arial" w:hAnsi="Arial" w:cs="Arial"/>
          <w:spacing w:val="-46"/>
          <w:position w:val="-2"/>
          <w:sz w:val="13"/>
          <w:szCs w:val="13"/>
        </w:rPr>
        <w:t>Z</w:t>
      </w:r>
      <w:r>
        <w:rPr>
          <w:rFonts w:ascii="Arial" w:eastAsia="Arial" w:hAnsi="Arial" w:cs="Arial"/>
          <w:spacing w:val="-43"/>
          <w:position w:val="2"/>
          <w:sz w:val="13"/>
          <w:szCs w:val="13"/>
        </w:rPr>
        <w:t>#</w:t>
      </w:r>
      <w:r>
        <w:rPr>
          <w:rFonts w:ascii="Arial" w:eastAsia="Arial" w:hAnsi="Arial" w:cs="Arial"/>
          <w:position w:val="-4"/>
          <w:sz w:val="13"/>
          <w:szCs w:val="13"/>
        </w:rPr>
        <w:t xml:space="preserve">?                  </w:t>
      </w:r>
      <w:r>
        <w:rPr>
          <w:rFonts w:ascii="Arial" w:eastAsia="Arial" w:hAnsi="Arial" w:cs="Arial"/>
          <w:spacing w:val="10"/>
          <w:position w:val="-4"/>
          <w:sz w:val="13"/>
          <w:szCs w:val="13"/>
        </w:rPr>
        <w:t xml:space="preserve"> </w:t>
      </w:r>
      <w:r>
        <w:rPr>
          <w:rFonts w:ascii="Arial" w:eastAsia="Arial" w:hAnsi="Arial" w:cs="Arial"/>
          <w:position w:val="3"/>
          <w:sz w:val="13"/>
          <w:szCs w:val="13"/>
        </w:rPr>
        <w:t>Z</w:t>
      </w:r>
    </w:p>
    <w:p w14:paraId="15274B3D" w14:textId="77777777" w:rsidR="001204D4" w:rsidRDefault="00887739">
      <w:pPr>
        <w:spacing w:line="100" w:lineRule="exact"/>
        <w:ind w:left="481" w:right="356"/>
        <w:jc w:val="center"/>
        <w:rPr>
          <w:rFonts w:ascii="Arial" w:eastAsia="Arial" w:hAnsi="Arial" w:cs="Arial"/>
          <w:sz w:val="13"/>
          <w:szCs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468" behindDoc="1" locked="0" layoutInCell="1" allowOverlap="1" wp14:anchorId="65A297C9" wp14:editId="29A5E791">
                <wp:simplePos x="0" y="0"/>
                <wp:positionH relativeFrom="page">
                  <wp:posOffset>1996440</wp:posOffset>
                </wp:positionH>
                <wp:positionV relativeFrom="paragraph">
                  <wp:posOffset>-40005</wp:posOffset>
                </wp:positionV>
                <wp:extent cx="45720" cy="82550"/>
                <wp:effectExtent l="2540" t="0" r="2540" b="0"/>
                <wp:wrapNone/>
                <wp:docPr id="800" name="Text Box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066CFF" w14:textId="77777777" w:rsidR="003C0DF2" w:rsidRDefault="003C0DF2">
                            <w:pPr>
                              <w:spacing w:line="120" w:lineRule="exact"/>
                              <w:ind w:right="-40"/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96" o:spid="_x0000_s1033" type="#_x0000_t202" style="position:absolute;left:0;text-align:left;margin-left:157.2pt;margin-top:-3.1pt;width:3.6pt;height:6.5pt;z-index:-30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" filled="f" stroked="f">
                <v:textbox inset="0,0,0,0">
                  <w:txbxContent>
                    <w:p w14:paraId="5D066CFF" w14:textId="77777777" w:rsidR="003C0DF2" w:rsidRDefault="003C0DF2">
                      <w:pPr>
                        <w:spacing w:line="120" w:lineRule="exact"/>
                        <w:ind w:right="-40"/>
                        <w:rPr>
                          <w:rFonts w:ascii="Arial" w:eastAsia="Arial" w:hAnsi="Arial" w:cs="Arial"/>
                          <w:sz w:val="13"/>
                          <w:szCs w:val="13"/>
                        </w:rPr>
                      </w:pPr>
                      <w:r>
                        <w:rPr>
                          <w:rFonts w:ascii="Arial" w:eastAsia="Arial" w:hAnsi="Arial" w:cs="Arial"/>
                          <w:sz w:val="13"/>
                          <w:szCs w:val="13"/>
                        </w:rPr>
                        <w:t>#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13659">
        <w:rPr>
          <w:rFonts w:ascii="Arial" w:eastAsia="Arial" w:hAnsi="Arial" w:cs="Arial"/>
          <w:w w:val="99"/>
          <w:position w:val="1"/>
          <w:sz w:val="13"/>
          <w:szCs w:val="13"/>
        </w:rPr>
        <w:t>?</w:t>
      </w:r>
    </w:p>
    <w:p w14:paraId="1F7E16CA" w14:textId="77777777" w:rsidR="001204D4" w:rsidRDefault="00213659">
      <w:pPr>
        <w:spacing w:before="61" w:line="164" w:lineRule="auto"/>
        <w:ind w:left="797" w:right="-29" w:hanging="797"/>
        <w:rPr>
          <w:rFonts w:ascii="Arial" w:eastAsia="Arial" w:hAnsi="Arial" w:cs="Arial"/>
          <w:sz w:val="13"/>
          <w:szCs w:val="13"/>
        </w:rPr>
      </w:pPr>
      <w:r>
        <w:br w:type="column"/>
      </w:r>
      <w:r>
        <w:rPr>
          <w:rFonts w:ascii="Arial" w:eastAsia="Arial" w:hAnsi="Arial" w:cs="Arial"/>
          <w:spacing w:val="-53"/>
          <w:position w:val="6"/>
          <w:sz w:val="13"/>
          <w:szCs w:val="13"/>
        </w:rPr>
        <w:lastRenderedPageBreak/>
        <w:t>A</w:t>
      </w:r>
      <w:proofErr w:type="gramStart"/>
      <w:r>
        <w:rPr>
          <w:rFonts w:ascii="Arial" w:eastAsia="Arial" w:hAnsi="Arial" w:cs="Arial"/>
          <w:sz w:val="13"/>
          <w:szCs w:val="13"/>
        </w:rPr>
        <w:t xml:space="preserve">Z      </w:t>
      </w:r>
      <w:r>
        <w:rPr>
          <w:rFonts w:ascii="Arial" w:eastAsia="Arial" w:hAnsi="Arial" w:cs="Arial"/>
          <w:spacing w:val="17"/>
          <w:sz w:val="13"/>
          <w:szCs w:val="13"/>
        </w:rPr>
        <w:t xml:space="preserve"> </w:t>
      </w:r>
      <w:proofErr w:type="gramEnd"/>
      <w:r>
        <w:rPr>
          <w:rFonts w:ascii="Arial" w:eastAsia="Arial" w:hAnsi="Arial" w:cs="Arial"/>
          <w:spacing w:val="-53"/>
          <w:position w:val="6"/>
          <w:sz w:val="13"/>
          <w:szCs w:val="13"/>
        </w:rPr>
        <w:t>A</w:t>
      </w:r>
      <w:r>
        <w:rPr>
          <w:rFonts w:ascii="Arial" w:eastAsia="Arial" w:hAnsi="Arial" w:cs="Arial"/>
          <w:spacing w:val="-17"/>
          <w:position w:val="1"/>
          <w:sz w:val="13"/>
          <w:szCs w:val="13"/>
        </w:rPr>
        <w:t>Z</w:t>
      </w:r>
      <w:r>
        <w:rPr>
          <w:rFonts w:ascii="Arial" w:eastAsia="Arial" w:hAnsi="Arial" w:cs="Arial"/>
          <w:position w:val="3"/>
          <w:sz w:val="13"/>
          <w:szCs w:val="13"/>
        </w:rPr>
        <w:t xml:space="preserve">?       </w:t>
      </w:r>
      <w:r>
        <w:rPr>
          <w:rFonts w:ascii="Arial" w:eastAsia="Arial" w:hAnsi="Arial" w:cs="Arial"/>
          <w:spacing w:val="24"/>
          <w:position w:val="3"/>
          <w:sz w:val="13"/>
          <w:szCs w:val="13"/>
        </w:rPr>
        <w:t xml:space="preserve"> </w:t>
      </w:r>
      <w:r>
        <w:rPr>
          <w:rFonts w:ascii="Arial" w:eastAsia="Arial" w:hAnsi="Arial" w:cs="Arial"/>
          <w:position w:val="1"/>
          <w:sz w:val="13"/>
          <w:szCs w:val="13"/>
        </w:rPr>
        <w:t xml:space="preserve">#      </w:t>
      </w:r>
      <w:r>
        <w:rPr>
          <w:rFonts w:ascii="Arial" w:eastAsia="Arial" w:hAnsi="Arial" w:cs="Arial"/>
          <w:spacing w:val="23"/>
          <w:position w:val="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 xml:space="preserve">A </w:t>
      </w:r>
      <w:proofErr w:type="spellStart"/>
      <w:r>
        <w:rPr>
          <w:rFonts w:ascii="Arial" w:eastAsia="Arial" w:hAnsi="Arial" w:cs="Arial"/>
          <w:sz w:val="13"/>
          <w:szCs w:val="13"/>
        </w:rPr>
        <w:t>A</w:t>
      </w:r>
      <w:proofErr w:type="spellEnd"/>
    </w:p>
    <w:p w14:paraId="433CFCA1" w14:textId="77777777" w:rsidR="001204D4" w:rsidRDefault="00213659">
      <w:pPr>
        <w:spacing w:before="68"/>
        <w:ind w:right="-54"/>
        <w:rPr>
          <w:rFonts w:ascii="Arial" w:eastAsia="Arial" w:hAnsi="Arial" w:cs="Arial"/>
          <w:sz w:val="13"/>
          <w:szCs w:val="13"/>
        </w:rPr>
      </w:pPr>
      <w:r>
        <w:br w:type="column"/>
      </w:r>
      <w:r>
        <w:rPr>
          <w:rFonts w:ascii="Arial" w:eastAsia="Arial" w:hAnsi="Arial" w:cs="Arial"/>
          <w:position w:val="-6"/>
          <w:sz w:val="13"/>
          <w:szCs w:val="13"/>
        </w:rPr>
        <w:lastRenderedPageBreak/>
        <w:t xml:space="preserve">A        </w:t>
      </w:r>
      <w:r>
        <w:rPr>
          <w:rFonts w:ascii="Arial" w:eastAsia="Arial" w:hAnsi="Arial" w:cs="Arial"/>
          <w:spacing w:val="4"/>
          <w:position w:val="-6"/>
          <w:sz w:val="13"/>
          <w:szCs w:val="13"/>
        </w:rPr>
        <w:t xml:space="preserve"> </w:t>
      </w:r>
      <w:r>
        <w:rPr>
          <w:rFonts w:ascii="Arial" w:eastAsia="Arial" w:hAnsi="Arial" w:cs="Arial"/>
          <w:spacing w:val="-46"/>
          <w:position w:val="-4"/>
          <w:sz w:val="13"/>
          <w:szCs w:val="13"/>
        </w:rPr>
        <w:t>Z</w:t>
      </w:r>
      <w:r>
        <w:rPr>
          <w:rFonts w:ascii="Arial" w:eastAsia="Arial" w:hAnsi="Arial" w:cs="Arial"/>
          <w:spacing w:val="-43"/>
          <w:position w:val="-6"/>
          <w:sz w:val="13"/>
          <w:szCs w:val="13"/>
        </w:rPr>
        <w:t>#</w:t>
      </w:r>
      <w:r>
        <w:rPr>
          <w:rFonts w:ascii="Arial" w:eastAsia="Arial" w:hAnsi="Arial" w:cs="Arial"/>
          <w:position w:val="-8"/>
          <w:sz w:val="13"/>
          <w:szCs w:val="13"/>
        </w:rPr>
        <w:t xml:space="preserve">?     </w:t>
      </w:r>
      <w:r>
        <w:rPr>
          <w:rFonts w:ascii="Arial" w:eastAsia="Arial" w:hAnsi="Arial" w:cs="Arial"/>
          <w:spacing w:val="29"/>
          <w:position w:val="-8"/>
          <w:sz w:val="13"/>
          <w:szCs w:val="13"/>
        </w:rPr>
        <w:t xml:space="preserve"> </w:t>
      </w:r>
      <w:r>
        <w:rPr>
          <w:rFonts w:ascii="Arial" w:eastAsia="Arial" w:hAnsi="Arial" w:cs="Arial"/>
          <w:spacing w:val="-20"/>
          <w:position w:val="1"/>
          <w:sz w:val="13"/>
          <w:szCs w:val="13"/>
        </w:rPr>
        <w:t>A</w:t>
      </w:r>
      <w:r>
        <w:rPr>
          <w:rFonts w:ascii="Arial" w:eastAsia="Arial" w:hAnsi="Arial" w:cs="Arial"/>
          <w:sz w:val="13"/>
          <w:szCs w:val="13"/>
        </w:rPr>
        <w:t>#</w:t>
      </w:r>
    </w:p>
    <w:p w14:paraId="15B47DA3" w14:textId="77777777" w:rsidR="001204D4" w:rsidRDefault="00213659">
      <w:pPr>
        <w:spacing w:before="54"/>
        <w:ind w:left="598" w:right="620"/>
        <w:jc w:val="center"/>
        <w:rPr>
          <w:rFonts w:ascii="Arial" w:eastAsia="Arial" w:hAnsi="Arial" w:cs="Arial"/>
          <w:sz w:val="14"/>
          <w:szCs w:val="14"/>
        </w:rPr>
      </w:pPr>
      <w:r>
        <w:br w:type="column"/>
      </w:r>
      <w:proofErr w:type="gramStart"/>
      <w:r>
        <w:rPr>
          <w:rFonts w:ascii="Arial" w:eastAsia="Arial" w:hAnsi="Arial" w:cs="Arial"/>
          <w:w w:val="103"/>
          <w:sz w:val="14"/>
          <w:szCs w:val="14"/>
        </w:rPr>
        <w:lastRenderedPageBreak/>
        <w:t>baseline</w:t>
      </w:r>
      <w:proofErr w:type="gramEnd"/>
    </w:p>
    <w:p w14:paraId="4844A530" w14:textId="77777777" w:rsidR="001204D4" w:rsidRDefault="00213659">
      <w:pPr>
        <w:spacing w:before="9" w:line="140" w:lineRule="exact"/>
        <w:rPr>
          <w:rFonts w:ascii="Arial" w:eastAsia="Arial" w:hAnsi="Arial" w:cs="Arial"/>
          <w:sz w:val="13"/>
          <w:szCs w:val="13"/>
        </w:rPr>
        <w:sectPr w:rsidR="001204D4">
          <w:type w:val="continuous"/>
          <w:pgSz w:w="12240" w:h="15840"/>
          <w:pgMar w:top="960" w:right="1340" w:bottom="280" w:left="1320" w:header="720" w:footer="720" w:gutter="0"/>
          <w:cols w:num="5" w:space="720" w:equalWidth="0">
            <w:col w:w="734" w:space="194"/>
            <w:col w:w="969" w:space="1023"/>
            <w:col w:w="1299" w:space="1075"/>
            <w:col w:w="936" w:space="1534"/>
            <w:col w:w="1816"/>
          </w:cols>
        </w:sectPr>
      </w:pPr>
      <w:r>
        <w:rPr>
          <w:rFonts w:ascii="Arial" w:eastAsia="Arial" w:hAnsi="Arial" w:cs="Arial"/>
          <w:sz w:val="13"/>
          <w:szCs w:val="13"/>
        </w:rPr>
        <w:t>?</w:t>
      </w:r>
    </w:p>
    <w:p w14:paraId="0C820D83" w14:textId="77777777" w:rsidR="001204D4" w:rsidRDefault="001204D4">
      <w:pPr>
        <w:spacing w:line="140" w:lineRule="exact"/>
        <w:rPr>
          <w:sz w:val="14"/>
          <w:szCs w:val="14"/>
        </w:rPr>
      </w:pPr>
    </w:p>
    <w:p w14:paraId="744D23B8" w14:textId="77777777" w:rsidR="001204D4" w:rsidRDefault="00213659">
      <w:pPr>
        <w:spacing w:before="45"/>
        <w:ind w:left="890" w:right="1689"/>
        <w:jc w:val="center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 xml:space="preserve">56    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126   </w:t>
      </w:r>
      <w:r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196                      </w:t>
      </w:r>
      <w:r>
        <w:rPr>
          <w:rFonts w:ascii="Arial" w:eastAsia="Arial" w:hAnsi="Arial" w:cs="Arial"/>
          <w:spacing w:val="3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392   </w:t>
      </w:r>
      <w:r>
        <w:rPr>
          <w:rFonts w:ascii="Arial" w:eastAsia="Arial" w:hAnsi="Arial" w:cs="Arial"/>
          <w:spacing w:val="3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56    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126   </w:t>
      </w:r>
      <w:r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196                      </w:t>
      </w:r>
      <w:r>
        <w:rPr>
          <w:rFonts w:ascii="Arial" w:eastAsia="Arial" w:hAnsi="Arial" w:cs="Arial"/>
          <w:spacing w:val="3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392   </w:t>
      </w:r>
      <w:r>
        <w:rPr>
          <w:rFonts w:ascii="Arial" w:eastAsia="Arial" w:hAnsi="Arial" w:cs="Arial"/>
          <w:spacing w:val="3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56    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126   </w:t>
      </w:r>
      <w:r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196                      </w:t>
      </w:r>
      <w:r>
        <w:rPr>
          <w:rFonts w:ascii="Arial" w:eastAsia="Arial" w:hAnsi="Arial" w:cs="Arial"/>
          <w:spacing w:val="36"/>
          <w:sz w:val="14"/>
          <w:szCs w:val="14"/>
        </w:rPr>
        <w:t xml:space="preserve"> </w:t>
      </w:r>
      <w:r>
        <w:rPr>
          <w:rFonts w:ascii="Arial" w:eastAsia="Arial" w:hAnsi="Arial" w:cs="Arial"/>
          <w:w w:val="103"/>
          <w:sz w:val="14"/>
          <w:szCs w:val="14"/>
        </w:rPr>
        <w:t>392</w:t>
      </w:r>
    </w:p>
    <w:p w14:paraId="4E602E79" w14:textId="77777777" w:rsidR="001204D4" w:rsidRDefault="00213659">
      <w:pPr>
        <w:spacing w:line="180" w:lineRule="exact"/>
        <w:ind w:left="3928" w:right="4767"/>
        <w:jc w:val="center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w w:val="101"/>
          <w:sz w:val="17"/>
          <w:szCs w:val="17"/>
        </w:rPr>
        <w:t>Exposures</w:t>
      </w:r>
    </w:p>
    <w:p w14:paraId="5AE3AFB2" w14:textId="77777777" w:rsidR="001204D4" w:rsidRDefault="001204D4">
      <w:pPr>
        <w:spacing w:line="200" w:lineRule="exact"/>
      </w:pPr>
    </w:p>
    <w:p w14:paraId="6BD83466" w14:textId="77777777" w:rsidR="001204D4" w:rsidRDefault="001204D4">
      <w:pPr>
        <w:spacing w:before="12" w:line="200" w:lineRule="exact"/>
      </w:pPr>
    </w:p>
    <w:p w14:paraId="605F2D1B" w14:textId="77777777" w:rsidR="001204D4" w:rsidRDefault="00213659">
      <w:pPr>
        <w:spacing w:before="21" w:line="415" w:lineRule="auto"/>
        <w:ind w:left="120" w:right="63"/>
        <w:rPr>
          <w:sz w:val="24"/>
          <w:szCs w:val="24"/>
        </w:rPr>
      </w:pPr>
      <w:r>
        <w:rPr>
          <w:spacing w:val="-11"/>
          <w:sz w:val="24"/>
          <w:szCs w:val="24"/>
        </w:rPr>
        <w:t>F</w:t>
      </w:r>
      <w:r>
        <w:rPr>
          <w:sz w:val="24"/>
          <w:szCs w:val="24"/>
        </w:rPr>
        <w:t>igu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5.</w:t>
      </w:r>
      <w:r>
        <w:rPr>
          <w:spacing w:val="12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Experiments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results.</w:t>
      </w:r>
      <w:proofErr w:type="gramEnd"/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plot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measure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(memor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similarit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 referent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assignment).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ranged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-1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1.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Points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means,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error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bars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</w:p>
    <w:p w14:paraId="3E524EFB" w14:textId="77777777" w:rsidR="001204D4" w:rsidRDefault="00213659">
      <w:pPr>
        <w:spacing w:before="7"/>
        <w:ind w:left="120"/>
        <w:rPr>
          <w:sz w:val="24"/>
          <w:szCs w:val="24"/>
        </w:rPr>
      </w:pPr>
      <w:r>
        <w:rPr>
          <w:sz w:val="24"/>
          <w:szCs w:val="24"/>
        </w:rPr>
        <w:t>95%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CIs,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dashed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lines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best-fitting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linear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trend.</w:t>
      </w:r>
      <w:r>
        <w:rPr>
          <w:spacing w:val="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comparison,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also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include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</w:p>
    <w:p w14:paraId="76ACDBC8" w14:textId="77777777" w:rsidR="001204D4" w:rsidRDefault="001204D4">
      <w:pPr>
        <w:spacing w:before="2" w:line="200" w:lineRule="exact"/>
      </w:pPr>
    </w:p>
    <w:p w14:paraId="6078775F" w14:textId="77777777" w:rsidR="001204D4" w:rsidRDefault="00213659">
      <w:pPr>
        <w:ind w:left="120"/>
        <w:rPr>
          <w:sz w:val="24"/>
          <w:szCs w:val="24"/>
        </w:rPr>
      </w:pPr>
      <w:r>
        <w:rPr>
          <w:sz w:val="24"/>
          <w:szCs w:val="24"/>
        </w:rPr>
        <w:t>3/3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condition</w:t>
      </w:r>
      <w:proofErr w:type="gramEnd"/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1.</w:t>
      </w:r>
    </w:p>
    <w:p w14:paraId="08887120" w14:textId="77777777" w:rsidR="001204D4" w:rsidRDefault="001204D4">
      <w:pPr>
        <w:spacing w:line="140" w:lineRule="exact"/>
        <w:rPr>
          <w:sz w:val="15"/>
          <w:szCs w:val="15"/>
        </w:rPr>
      </w:pPr>
    </w:p>
    <w:p w14:paraId="75688488" w14:textId="77777777" w:rsidR="001204D4" w:rsidRDefault="001204D4">
      <w:pPr>
        <w:spacing w:line="200" w:lineRule="exact"/>
      </w:pPr>
    </w:p>
    <w:p w14:paraId="45B1402E" w14:textId="77777777" w:rsidR="001204D4" w:rsidRDefault="001204D4">
      <w:pPr>
        <w:spacing w:line="200" w:lineRule="exact"/>
      </w:pPr>
    </w:p>
    <w:p w14:paraId="3BF7F868" w14:textId="77777777" w:rsidR="001204D4" w:rsidRDefault="001204D4">
      <w:pPr>
        <w:spacing w:line="200" w:lineRule="exact"/>
      </w:pPr>
    </w:p>
    <w:p w14:paraId="33018380" w14:textId="77777777" w:rsidR="001204D4" w:rsidRDefault="00213659">
      <w:pPr>
        <w:ind w:left="120"/>
        <w:rPr>
          <w:sz w:val="24"/>
          <w:szCs w:val="24"/>
        </w:rPr>
      </w:pPr>
      <w:r>
        <w:rPr>
          <w:rFonts w:ascii="Batang" w:eastAsia="Batang" w:hAnsi="Batang" w:cs="Batang"/>
          <w:sz w:val="24"/>
          <w:szCs w:val="24"/>
        </w:rPr>
        <w:t>×</w:t>
      </w:r>
      <w:r>
        <w:rPr>
          <w:rFonts w:ascii="Batang" w:eastAsia="Batang" w:hAnsi="Batang" w:cs="Batang"/>
          <w:spacing w:val="-30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condition</w:t>
      </w:r>
      <w:proofErr w:type="gramEnd"/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interaction,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compared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phonological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0/3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</w:p>
    <w:p w14:paraId="5C1E978C" w14:textId="77777777" w:rsidR="001204D4" w:rsidRDefault="001204D4">
      <w:pPr>
        <w:spacing w:before="2" w:line="200" w:lineRule="exact"/>
      </w:pPr>
    </w:p>
    <w:p w14:paraId="1CA8ABBB" w14:textId="77777777" w:rsidR="001204D4" w:rsidRDefault="00213659">
      <w:pPr>
        <w:ind w:left="120"/>
        <w:rPr>
          <w:sz w:val="24"/>
          <w:szCs w:val="24"/>
        </w:rPr>
      </w:pP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gression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able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2).</w:t>
      </w:r>
    </w:p>
    <w:p w14:paraId="0DD0DE8F" w14:textId="77777777" w:rsidR="001204D4" w:rsidRDefault="001204D4">
      <w:pPr>
        <w:spacing w:before="13" w:line="220" w:lineRule="exact"/>
        <w:rPr>
          <w:sz w:val="22"/>
          <w:szCs w:val="22"/>
        </w:rPr>
      </w:pPr>
    </w:p>
    <w:p w14:paraId="20F6BB37" w14:textId="77777777" w:rsidR="001204D4" w:rsidRDefault="00213659">
      <w:pPr>
        <w:spacing w:line="415" w:lineRule="auto"/>
        <w:ind w:left="120" w:right="738" w:firstLine="576"/>
        <w:rPr>
          <w:sz w:val="24"/>
          <w:szCs w:val="24"/>
        </w:rPr>
      </w:pPr>
      <w:r>
        <w:rPr>
          <w:sz w:val="24"/>
          <w:szCs w:val="24"/>
        </w:rPr>
        <w:t>Memor</w:t>
      </w:r>
      <w:r>
        <w:rPr>
          <w:spacing w:val="-17"/>
          <w:sz w:val="24"/>
          <w:szCs w:val="24"/>
        </w:rPr>
        <w:t>y</w:t>
      </w:r>
      <w:r>
        <w:rPr>
          <w:sz w:val="24"/>
          <w:szCs w:val="24"/>
        </w:rPr>
        <w:t xml:space="preserve">.   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main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also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main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 condition—none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phonological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0/3 scores.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None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interaction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terms</w:t>
      </w:r>
      <w:r>
        <w:rPr>
          <w:spacing w:val="-5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were</w:t>
      </w:r>
      <w:proofErr w:type="gramEnd"/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significant.</w:t>
      </w:r>
    </w:p>
    <w:p w14:paraId="3478E75A" w14:textId="77777777" w:rsidR="001204D4" w:rsidRDefault="00213659">
      <w:pPr>
        <w:spacing w:before="38" w:line="415" w:lineRule="auto"/>
        <w:ind w:left="120" w:right="239" w:firstLine="576"/>
        <w:rPr>
          <w:sz w:val="24"/>
          <w:szCs w:val="24"/>
        </w:rPr>
      </w:pPr>
      <w:r>
        <w:rPr>
          <w:sz w:val="24"/>
          <w:szCs w:val="24"/>
        </w:rPr>
        <w:t>Similarit</w:t>
      </w:r>
      <w:r>
        <w:rPr>
          <w:spacing w:val="-17"/>
          <w:sz w:val="24"/>
          <w:szCs w:val="24"/>
        </w:rPr>
        <w:t>y</w:t>
      </w:r>
      <w:r>
        <w:rPr>
          <w:sz w:val="24"/>
          <w:szCs w:val="24"/>
        </w:rPr>
        <w:t xml:space="preserve">.   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ain,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found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main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condition.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interaction term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significant: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appeared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greater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statistical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syllable count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0/3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condition.</w:t>
      </w:r>
    </w:p>
    <w:p w14:paraId="1D502E48" w14:textId="77777777" w:rsidR="001204D4" w:rsidRDefault="00213659">
      <w:pPr>
        <w:spacing w:before="38" w:line="415" w:lineRule="auto"/>
        <w:ind w:left="120" w:right="111" w:firstLine="576"/>
        <w:rPr>
          <w:sz w:val="24"/>
          <w:szCs w:val="24"/>
        </w:rPr>
      </w:pPr>
      <w:proofErr w:type="gramStart"/>
      <w:r>
        <w:rPr>
          <w:sz w:val="24"/>
          <w:szCs w:val="24"/>
        </w:rPr>
        <w:t>Refe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 xml:space="preserve">ent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assignment</w:t>
      </w:r>
      <w:proofErr w:type="gramEnd"/>
      <w:r>
        <w:rPr>
          <w:sz w:val="24"/>
          <w:szCs w:val="24"/>
        </w:rPr>
        <w:t xml:space="preserve">.   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ain,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found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main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condition.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None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 the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xposure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interaction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terms</w:t>
      </w:r>
      <w:r>
        <w:rPr>
          <w:spacing w:val="-5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were</w:t>
      </w:r>
      <w:proofErr w:type="gramEnd"/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significant.</w:t>
      </w:r>
    </w:p>
    <w:p w14:paraId="280C37AE" w14:textId="77777777" w:rsidR="001204D4" w:rsidRDefault="00213659">
      <w:pPr>
        <w:spacing w:before="22" w:line="415" w:lineRule="auto"/>
        <w:ind w:left="120" w:right="172" w:firstLine="576"/>
        <w:rPr>
          <w:sz w:val="24"/>
          <w:szCs w:val="24"/>
        </w:rPr>
        <w:sectPr w:rsidR="001204D4">
          <w:type w:val="continuous"/>
          <w:pgSz w:w="12240" w:h="15840"/>
          <w:pgMar w:top="960" w:right="1340" w:bottom="280" w:left="1320" w:header="720" w:footer="720" w:gutter="0"/>
          <w:cols w:space="720"/>
        </w:sectPr>
      </w:pPr>
      <w:r>
        <w:rPr>
          <w:sz w:val="24"/>
          <w:szCs w:val="24"/>
        </w:rPr>
        <w:t>Across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three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models,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significant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predictors,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interaction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term 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syllable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count</w:t>
      </w:r>
      <w:r>
        <w:rPr>
          <w:spacing w:val="-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ersus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0/3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similarity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measure,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plausibly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attri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 chance.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suggests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phonological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virtually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indistinguishable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0/3 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terms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f</w:t>
      </w:r>
      <w:r>
        <w:rPr>
          <w:sz w:val="24"/>
          <w:szCs w:val="24"/>
        </w:rPr>
        <w:t>acilitating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learning.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indicates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phonological 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what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dr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3,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consider</w:t>
      </w:r>
    </w:p>
    <w:p w14:paraId="77C0D889" w14:textId="77777777" w:rsidR="001204D4" w:rsidRDefault="001204D4">
      <w:pPr>
        <w:spacing w:before="5" w:line="120" w:lineRule="exact"/>
        <w:rPr>
          <w:sz w:val="12"/>
          <w:szCs w:val="12"/>
        </w:rPr>
      </w:pPr>
    </w:p>
    <w:p w14:paraId="3C40072A" w14:textId="77777777" w:rsidR="001204D4" w:rsidRDefault="001204D4">
      <w:pPr>
        <w:spacing w:line="200" w:lineRule="exact"/>
      </w:pPr>
    </w:p>
    <w:p w14:paraId="7F5FB8C9" w14:textId="77777777" w:rsidR="001204D4" w:rsidRDefault="001204D4">
      <w:pPr>
        <w:spacing w:line="200" w:lineRule="exact"/>
      </w:pPr>
    </w:p>
    <w:p w14:paraId="1640F1C1" w14:textId="77777777" w:rsidR="001204D4" w:rsidRDefault="00213659">
      <w:pPr>
        <w:spacing w:before="19"/>
        <w:ind w:left="120"/>
        <w:rPr>
          <w:sz w:val="24"/>
          <w:szCs w:val="24"/>
        </w:rPr>
      </w:pPr>
      <w:proofErr w:type="gramStart"/>
      <w:r>
        <w:rPr>
          <w:sz w:val="24"/>
          <w:szCs w:val="24"/>
        </w:rPr>
        <w:t>whether</w:t>
      </w:r>
      <w:proofErr w:type="gramEnd"/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presence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f</w:t>
      </w:r>
      <w:r>
        <w:rPr>
          <w:sz w:val="24"/>
          <w:szCs w:val="24"/>
        </w:rPr>
        <w:t>amiliar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baseline)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aids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learning.</w:t>
      </w:r>
    </w:p>
    <w:p w14:paraId="548740F8" w14:textId="77777777" w:rsidR="001204D4" w:rsidRDefault="001204D4">
      <w:pPr>
        <w:spacing w:line="200" w:lineRule="exact"/>
      </w:pPr>
    </w:p>
    <w:p w14:paraId="63D44B59" w14:textId="77777777" w:rsidR="001204D4" w:rsidRDefault="001204D4">
      <w:pPr>
        <w:spacing w:before="1" w:line="260" w:lineRule="exact"/>
        <w:rPr>
          <w:sz w:val="26"/>
          <w:szCs w:val="26"/>
        </w:rPr>
      </w:pPr>
    </w:p>
    <w:p w14:paraId="625B8CB1" w14:textId="77777777" w:rsidR="001204D4" w:rsidRDefault="00213659">
      <w:pPr>
        <w:ind w:left="3116"/>
        <w:rPr>
          <w:sz w:val="24"/>
          <w:szCs w:val="24"/>
        </w:rPr>
      </w:pPr>
      <w:r>
        <w:rPr>
          <w:w w:val="108"/>
          <w:sz w:val="24"/>
          <w:szCs w:val="24"/>
        </w:rPr>
        <w:t>Experiment</w:t>
      </w:r>
      <w:r>
        <w:rPr>
          <w:spacing w:val="-5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3: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45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baseline</w:t>
      </w:r>
    </w:p>
    <w:p w14:paraId="6D3149B3" w14:textId="77777777" w:rsidR="001204D4" w:rsidRDefault="001204D4">
      <w:pPr>
        <w:spacing w:before="8" w:line="140" w:lineRule="exact"/>
        <w:rPr>
          <w:sz w:val="15"/>
          <w:szCs w:val="15"/>
        </w:rPr>
      </w:pPr>
    </w:p>
    <w:p w14:paraId="16E54B58" w14:textId="77777777" w:rsidR="001204D4" w:rsidRDefault="001204D4">
      <w:pPr>
        <w:spacing w:line="200" w:lineRule="exact"/>
      </w:pPr>
    </w:p>
    <w:p w14:paraId="7588376C" w14:textId="77777777" w:rsidR="001204D4" w:rsidRDefault="00213659">
      <w:pPr>
        <w:spacing w:line="415" w:lineRule="auto"/>
        <w:ind w:left="120" w:right="107" w:firstLine="576"/>
        <w:rPr>
          <w:sz w:val="24"/>
          <w:szCs w:val="24"/>
        </w:rPr>
      </w:pP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1,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Ms</w:t>
      </w:r>
      <w:proofErr w:type="spellEnd"/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f</w:t>
      </w:r>
      <w:r>
        <w:rPr>
          <w:sz w:val="24"/>
          <w:szCs w:val="24"/>
        </w:rPr>
        <w:t>amiliar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ob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taxonomic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anization.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 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3,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xplored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amiliar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anization—that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is, whether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baseline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acilitates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learning.</w:t>
      </w:r>
      <w:r>
        <w:rPr>
          <w:spacing w:val="6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might</w:t>
      </w:r>
      <w:r>
        <w:rPr>
          <w:spacing w:val="-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xpect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this baseline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f</w:t>
      </w:r>
      <w:r>
        <w:rPr>
          <w:sz w:val="24"/>
          <w:szCs w:val="24"/>
        </w:rPr>
        <w:t>acilitate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due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demands—kn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1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tax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 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less,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might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free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identify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gularities.</w:t>
      </w:r>
    </w:p>
    <w:p w14:paraId="05C31CE1" w14:textId="77777777" w:rsidR="001204D4" w:rsidRDefault="001204D4">
      <w:pPr>
        <w:spacing w:before="6" w:line="260" w:lineRule="exact"/>
        <w:rPr>
          <w:sz w:val="26"/>
          <w:szCs w:val="26"/>
        </w:rPr>
      </w:pPr>
    </w:p>
    <w:p w14:paraId="293793EB" w14:textId="77777777" w:rsidR="001204D4" w:rsidRDefault="00213659">
      <w:pPr>
        <w:ind w:left="120"/>
        <w:rPr>
          <w:sz w:val="24"/>
          <w:szCs w:val="24"/>
        </w:rPr>
      </w:pPr>
      <w:r>
        <w:rPr>
          <w:w w:val="106"/>
          <w:sz w:val="24"/>
          <w:szCs w:val="24"/>
        </w:rPr>
        <w:t>Methods</w:t>
      </w:r>
    </w:p>
    <w:p w14:paraId="54327057" w14:textId="77777777" w:rsidR="001204D4" w:rsidRDefault="001204D4">
      <w:pPr>
        <w:spacing w:before="8" w:line="140" w:lineRule="exact"/>
        <w:rPr>
          <w:sz w:val="15"/>
          <w:szCs w:val="15"/>
        </w:rPr>
      </w:pPr>
    </w:p>
    <w:p w14:paraId="2E0CAEDF" w14:textId="77777777" w:rsidR="001204D4" w:rsidRDefault="001204D4">
      <w:pPr>
        <w:spacing w:line="200" w:lineRule="exact"/>
      </w:pPr>
    </w:p>
    <w:p w14:paraId="379D5EC1" w14:textId="77777777" w:rsidR="001204D4" w:rsidRDefault="00213659">
      <w:pPr>
        <w:ind w:left="696"/>
        <w:rPr>
          <w:sz w:val="24"/>
          <w:szCs w:val="24"/>
        </w:rPr>
      </w:pPr>
      <w:r>
        <w:rPr>
          <w:spacing w:val="-2"/>
          <w:w w:val="109"/>
          <w:sz w:val="24"/>
          <w:szCs w:val="24"/>
        </w:rPr>
        <w:t>P</w:t>
      </w:r>
      <w:r>
        <w:rPr>
          <w:w w:val="109"/>
          <w:sz w:val="24"/>
          <w:szCs w:val="24"/>
        </w:rPr>
        <w:t xml:space="preserve">articipants.  </w:t>
      </w:r>
      <w:r>
        <w:rPr>
          <w:spacing w:val="43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162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>T</w:t>
      </w:r>
      <w:r>
        <w:rPr>
          <w:sz w:val="24"/>
          <w:szCs w:val="24"/>
        </w:rPr>
        <w:t>urk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ers,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recruited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1.</w:t>
      </w:r>
    </w:p>
    <w:p w14:paraId="2B48DF5E" w14:textId="77777777" w:rsidR="001204D4" w:rsidRDefault="001204D4">
      <w:pPr>
        <w:spacing w:before="3" w:line="200" w:lineRule="exact"/>
      </w:pPr>
    </w:p>
    <w:p w14:paraId="25ADD70B" w14:textId="77777777" w:rsidR="001204D4" w:rsidRDefault="00213659">
      <w:pPr>
        <w:spacing w:line="415" w:lineRule="auto"/>
        <w:ind w:left="120" w:right="178" w:firstLine="576"/>
        <w:rPr>
          <w:sz w:val="24"/>
          <w:szCs w:val="24"/>
        </w:rPr>
      </w:pPr>
      <w:r>
        <w:rPr>
          <w:w w:val="108"/>
          <w:sz w:val="24"/>
          <w:szCs w:val="24"/>
        </w:rPr>
        <w:t xml:space="preserve">Materials.  </w:t>
      </w:r>
      <w:r>
        <w:rPr>
          <w:spacing w:val="45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baseline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language,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specific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dr</w:t>
      </w:r>
      <w:r>
        <w:rPr>
          <w:spacing w:val="-4"/>
          <w:sz w:val="24"/>
          <w:szCs w:val="24"/>
        </w:rPr>
        <w:t>a</w:t>
      </w:r>
      <w:r>
        <w:rPr>
          <w:sz w:val="24"/>
          <w:szCs w:val="24"/>
        </w:rPr>
        <w:t>wn randomly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participant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pool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{shelf,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gl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ve,</w:t>
      </w:r>
      <w:r>
        <w:rPr>
          <w:spacing w:val="-19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ain,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leash,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ca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d,</w:t>
      </w:r>
      <w:r>
        <w:rPr>
          <w:spacing w:val="22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ball</w:t>
      </w:r>
      <w:proofErr w:type="gramEnd"/>
      <w:r>
        <w:rPr>
          <w:sz w:val="24"/>
          <w:szCs w:val="24"/>
        </w:rPr>
        <w:t>}.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referent assignment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task,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paired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images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vious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referents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ca</w:t>
      </w:r>
      <w:r>
        <w:rPr>
          <w:spacing w:val="-9"/>
          <w:w w:val="108"/>
          <w:sz w:val="24"/>
          <w:szCs w:val="24"/>
        </w:rPr>
        <w:t>r</w:t>
      </w:r>
      <w:r>
        <w:rPr>
          <w:w w:val="99"/>
          <w:sz w:val="24"/>
          <w:szCs w:val="24"/>
        </w:rPr>
        <w:t xml:space="preserve">d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picture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card).</w:t>
      </w:r>
    </w:p>
    <w:p w14:paraId="191F75D3" w14:textId="77777777" w:rsidR="001204D4" w:rsidRDefault="00213659">
      <w:pPr>
        <w:spacing w:before="8"/>
        <w:ind w:left="696"/>
        <w:rPr>
          <w:sz w:val="24"/>
          <w:szCs w:val="24"/>
        </w:rPr>
      </w:pPr>
      <w:proofErr w:type="gramStart"/>
      <w:r>
        <w:rPr>
          <w:sz w:val="24"/>
          <w:szCs w:val="24"/>
        </w:rPr>
        <w:t>Design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spacing w:val="-4"/>
          <w:w w:val="108"/>
          <w:sz w:val="24"/>
          <w:szCs w:val="24"/>
        </w:rPr>
        <w:t>r</w:t>
      </w:r>
      <w:r>
        <w:rPr>
          <w:w w:val="108"/>
          <w:sz w:val="24"/>
          <w:szCs w:val="24"/>
        </w:rPr>
        <w:t>ocedu</w:t>
      </w:r>
      <w:r>
        <w:rPr>
          <w:spacing w:val="-4"/>
          <w:w w:val="108"/>
          <w:sz w:val="24"/>
          <w:szCs w:val="24"/>
        </w:rPr>
        <w:t>r</w:t>
      </w:r>
      <w:r>
        <w:rPr>
          <w:w w:val="108"/>
          <w:sz w:val="24"/>
          <w:szCs w:val="24"/>
        </w:rPr>
        <w:t>e.</w:t>
      </w:r>
      <w:proofErr w:type="gramEnd"/>
      <w:r>
        <w:rPr>
          <w:w w:val="108"/>
          <w:sz w:val="24"/>
          <w:szCs w:val="24"/>
        </w:rPr>
        <w:t xml:space="preserve">  </w:t>
      </w:r>
      <w:r>
        <w:rPr>
          <w:spacing w:val="46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method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identical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1.</w:t>
      </w:r>
    </w:p>
    <w:p w14:paraId="66F7D54D" w14:textId="77777777" w:rsidR="001204D4" w:rsidRDefault="001204D4">
      <w:pPr>
        <w:spacing w:line="200" w:lineRule="exact"/>
      </w:pPr>
    </w:p>
    <w:p w14:paraId="4CBEC6E9" w14:textId="77777777" w:rsidR="001204D4" w:rsidRDefault="001204D4">
      <w:pPr>
        <w:spacing w:before="1" w:line="260" w:lineRule="exact"/>
        <w:rPr>
          <w:sz w:val="26"/>
          <w:szCs w:val="26"/>
        </w:rPr>
      </w:pPr>
    </w:p>
    <w:p w14:paraId="4DE1AD9D" w14:textId="77777777" w:rsidR="001204D4" w:rsidRDefault="00213659">
      <w:pPr>
        <w:ind w:left="120"/>
        <w:rPr>
          <w:sz w:val="24"/>
          <w:szCs w:val="24"/>
        </w:rPr>
      </w:pPr>
      <w:r>
        <w:rPr>
          <w:sz w:val="24"/>
          <w:szCs w:val="24"/>
        </w:rPr>
        <w:t>Results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8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Discussion</w:t>
      </w:r>
    </w:p>
    <w:p w14:paraId="65CE391F" w14:textId="77777777" w:rsidR="001204D4" w:rsidRDefault="001204D4">
      <w:pPr>
        <w:spacing w:before="8" w:line="140" w:lineRule="exact"/>
        <w:rPr>
          <w:sz w:val="15"/>
          <w:szCs w:val="15"/>
        </w:rPr>
      </w:pPr>
    </w:p>
    <w:p w14:paraId="33725957" w14:textId="77777777" w:rsidR="001204D4" w:rsidRDefault="001204D4">
      <w:pPr>
        <w:spacing w:line="200" w:lineRule="exact"/>
      </w:pPr>
    </w:p>
    <w:p w14:paraId="44DA3AD8" w14:textId="77777777" w:rsidR="001204D4" w:rsidRDefault="00213659">
      <w:pPr>
        <w:ind w:left="696"/>
        <w:rPr>
          <w:sz w:val="24"/>
          <w:szCs w:val="24"/>
        </w:rPr>
      </w:pP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discarded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18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who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did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pass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catch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trials.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graphed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</w:p>
    <w:p w14:paraId="03103AF4" w14:textId="77777777" w:rsidR="001204D4" w:rsidRDefault="001204D4">
      <w:pPr>
        <w:spacing w:before="2" w:line="200" w:lineRule="exact"/>
      </w:pPr>
    </w:p>
    <w:p w14:paraId="20B244E3" w14:textId="77777777" w:rsidR="001204D4" w:rsidRDefault="00213659">
      <w:pPr>
        <w:ind w:left="120"/>
        <w:rPr>
          <w:sz w:val="24"/>
          <w:szCs w:val="24"/>
        </w:rPr>
      </w:pPr>
      <w:r>
        <w:rPr>
          <w:sz w:val="24"/>
          <w:szCs w:val="24"/>
        </w:rPr>
        <w:t>Figure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5.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See</w:t>
      </w:r>
      <w:r>
        <w:rPr>
          <w:spacing w:val="-3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able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gression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results.</w:t>
      </w:r>
    </w:p>
    <w:p w14:paraId="72096C51" w14:textId="77777777" w:rsidR="001204D4" w:rsidRDefault="001204D4">
      <w:pPr>
        <w:spacing w:before="3" w:line="200" w:lineRule="exact"/>
      </w:pPr>
    </w:p>
    <w:p w14:paraId="6E8D4494" w14:textId="77777777" w:rsidR="001204D4" w:rsidRDefault="00213659">
      <w:pPr>
        <w:spacing w:line="415" w:lineRule="auto"/>
        <w:ind w:left="120" w:right="399" w:firstLine="576"/>
        <w:rPr>
          <w:sz w:val="24"/>
          <w:szCs w:val="24"/>
        </w:rPr>
      </w:pPr>
      <w:r>
        <w:rPr>
          <w:sz w:val="24"/>
          <w:szCs w:val="24"/>
        </w:rPr>
        <w:t>Memor</w:t>
      </w:r>
      <w:r>
        <w:rPr>
          <w:spacing w:val="-17"/>
          <w:sz w:val="24"/>
          <w:szCs w:val="24"/>
        </w:rPr>
        <w:t>y</w:t>
      </w:r>
      <w:r>
        <w:rPr>
          <w:sz w:val="24"/>
          <w:szCs w:val="24"/>
        </w:rPr>
        <w:t xml:space="preserve">.   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Baseline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0/3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baseline 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</w:t>
      </w:r>
      <w:r>
        <w:rPr>
          <w:spacing w:val="-2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0/3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</w:t>
      </w:r>
      <w:r>
        <w:rPr>
          <w:spacing w:val="-4"/>
          <w:sz w:val="24"/>
          <w:szCs w:val="24"/>
        </w:rPr>
        <w:t>c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.</w:t>
      </w:r>
    </w:p>
    <w:p w14:paraId="3C8CC3FF" w14:textId="77777777" w:rsidR="001204D4" w:rsidRDefault="00213659">
      <w:pPr>
        <w:spacing w:before="8" w:line="415" w:lineRule="auto"/>
        <w:ind w:left="120" w:right="252" w:firstLine="576"/>
        <w:rPr>
          <w:sz w:val="24"/>
          <w:szCs w:val="24"/>
        </w:rPr>
      </w:pPr>
      <w:r>
        <w:rPr>
          <w:sz w:val="24"/>
          <w:szCs w:val="24"/>
        </w:rPr>
        <w:t>Similarit</w:t>
      </w:r>
      <w:r>
        <w:rPr>
          <w:spacing w:val="-17"/>
          <w:sz w:val="24"/>
          <w:szCs w:val="24"/>
        </w:rPr>
        <w:t>y</w:t>
      </w:r>
      <w:r>
        <w:rPr>
          <w:sz w:val="24"/>
          <w:szCs w:val="24"/>
        </w:rPr>
        <w:t xml:space="preserve">.   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Baseline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0/3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baseline 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</w:t>
      </w:r>
      <w:r>
        <w:rPr>
          <w:spacing w:val="-2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0/3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</w:t>
      </w:r>
      <w:r>
        <w:rPr>
          <w:spacing w:val="-4"/>
          <w:sz w:val="24"/>
          <w:szCs w:val="24"/>
        </w:rPr>
        <w:t>c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.</w:t>
      </w:r>
    </w:p>
    <w:p w14:paraId="7F47EC91" w14:textId="77777777" w:rsidR="001204D4" w:rsidRDefault="00213659">
      <w:pPr>
        <w:spacing w:before="8" w:line="415" w:lineRule="auto"/>
        <w:ind w:left="120" w:right="419" w:firstLine="576"/>
        <w:rPr>
          <w:sz w:val="24"/>
          <w:szCs w:val="24"/>
        </w:rPr>
      </w:pPr>
      <w:proofErr w:type="gramStart"/>
      <w:r>
        <w:rPr>
          <w:sz w:val="24"/>
          <w:szCs w:val="24"/>
        </w:rPr>
        <w:t>Refe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 xml:space="preserve">ent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assignment</w:t>
      </w:r>
      <w:proofErr w:type="gramEnd"/>
      <w:r>
        <w:rPr>
          <w:sz w:val="24"/>
          <w:szCs w:val="24"/>
        </w:rPr>
        <w:t xml:space="preserve">.   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Baseline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scores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0/3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scores 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baseline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</w:t>
      </w:r>
      <w:r>
        <w:rPr>
          <w:spacing w:val="-2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significantly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0/3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</w:t>
      </w:r>
      <w:r>
        <w:rPr>
          <w:spacing w:val="-4"/>
          <w:sz w:val="24"/>
          <w:szCs w:val="24"/>
        </w:rPr>
        <w:t>c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.</w:t>
      </w:r>
    </w:p>
    <w:p w14:paraId="054B7C34" w14:textId="77777777" w:rsidR="001204D4" w:rsidRDefault="00213659">
      <w:pPr>
        <w:spacing w:before="7" w:line="415" w:lineRule="auto"/>
        <w:ind w:left="120" w:right="205" w:firstLine="576"/>
        <w:rPr>
          <w:sz w:val="24"/>
          <w:szCs w:val="24"/>
        </w:rPr>
        <w:sectPr w:rsidR="001204D4">
          <w:pgSz w:w="12240" w:h="15840"/>
          <w:pgMar w:top="960" w:right="1340" w:bottom="280" w:left="1320" w:header="736" w:footer="0" w:gutter="0"/>
          <w:cols w:space="720"/>
        </w:sectPr>
      </w:pPr>
      <w:r>
        <w:rPr>
          <w:sz w:val="24"/>
          <w:szCs w:val="24"/>
        </w:rPr>
        <w:t>Apparentl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baseline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input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appeared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vided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benefit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compared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 xml:space="preserve">el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0/3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condition,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suggesting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presence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itself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does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aid</w:t>
      </w:r>
    </w:p>
    <w:p w14:paraId="3BE87E61" w14:textId="77777777" w:rsidR="001204D4" w:rsidRDefault="001204D4">
      <w:pPr>
        <w:spacing w:before="5" w:line="120" w:lineRule="exact"/>
        <w:rPr>
          <w:sz w:val="12"/>
          <w:szCs w:val="12"/>
        </w:rPr>
      </w:pPr>
    </w:p>
    <w:p w14:paraId="61451E83" w14:textId="77777777" w:rsidR="001204D4" w:rsidRDefault="001204D4">
      <w:pPr>
        <w:spacing w:line="200" w:lineRule="exact"/>
      </w:pPr>
    </w:p>
    <w:p w14:paraId="33B0682C" w14:textId="77777777" w:rsidR="001204D4" w:rsidRDefault="001204D4">
      <w:pPr>
        <w:spacing w:line="200" w:lineRule="exact"/>
      </w:pPr>
    </w:p>
    <w:p w14:paraId="11993EFF" w14:textId="77777777" w:rsidR="001204D4" w:rsidRDefault="00213659">
      <w:pPr>
        <w:spacing w:before="19"/>
        <w:ind w:left="100"/>
        <w:rPr>
          <w:sz w:val="24"/>
          <w:szCs w:val="24"/>
        </w:rPr>
      </w:pP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learning.</w:t>
      </w:r>
    </w:p>
    <w:p w14:paraId="3F127C67" w14:textId="77777777" w:rsidR="001204D4" w:rsidRDefault="001204D4">
      <w:pPr>
        <w:spacing w:line="200" w:lineRule="exact"/>
      </w:pPr>
    </w:p>
    <w:p w14:paraId="433B44FF" w14:textId="77777777" w:rsidR="001204D4" w:rsidRDefault="001204D4">
      <w:pPr>
        <w:spacing w:before="8" w:line="220" w:lineRule="exact"/>
        <w:rPr>
          <w:sz w:val="22"/>
          <w:szCs w:val="22"/>
        </w:rPr>
      </w:pPr>
    </w:p>
    <w:p w14:paraId="53D2D2B6" w14:textId="77777777" w:rsidR="001204D4" w:rsidRDefault="00213659">
      <w:pPr>
        <w:spacing w:before="12"/>
        <w:ind w:left="3762" w:right="3762"/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General </w:t>
      </w:r>
      <w:r>
        <w:rPr>
          <w:spacing w:val="1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Discussion</w:t>
      </w:r>
      <w:proofErr w:type="gramEnd"/>
    </w:p>
    <w:p w14:paraId="59EA756B" w14:textId="77777777" w:rsidR="001204D4" w:rsidRDefault="001204D4">
      <w:pPr>
        <w:spacing w:before="7" w:line="140" w:lineRule="exact"/>
        <w:rPr>
          <w:sz w:val="14"/>
          <w:szCs w:val="14"/>
        </w:rPr>
      </w:pPr>
    </w:p>
    <w:p w14:paraId="12A779E4" w14:textId="77777777" w:rsidR="001204D4" w:rsidRDefault="001204D4">
      <w:pPr>
        <w:spacing w:line="200" w:lineRule="exact"/>
      </w:pPr>
    </w:p>
    <w:p w14:paraId="3DFBE882" w14:textId="77777777" w:rsidR="001204D4" w:rsidRDefault="00213659">
      <w:pPr>
        <w:spacing w:line="415" w:lineRule="auto"/>
        <w:ind w:left="100" w:right="78" w:firstLine="576"/>
        <w:rPr>
          <w:sz w:val="24"/>
          <w:szCs w:val="24"/>
        </w:rPr>
      </w:pP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pape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xplored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whether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people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might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learn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language itself,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13"/>
          <w:sz w:val="24"/>
          <w:szCs w:val="24"/>
        </w:rPr>
        <w:t>’</w:t>
      </w:r>
      <w:r>
        <w:rPr>
          <w:sz w:val="24"/>
          <w:szCs w:val="24"/>
        </w:rPr>
        <w:t>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patterns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clue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6"/>
          <w:sz w:val="24"/>
          <w:szCs w:val="24"/>
        </w:rPr>
        <w:t>o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ards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meaning. Pr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vious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presented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paradox: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while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computational</w:t>
      </w:r>
      <w:r>
        <w:rPr>
          <w:spacing w:val="-14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models suggest</w:t>
      </w:r>
      <w:r>
        <w:rPr>
          <w:sz w:val="24"/>
          <w:szCs w:val="24"/>
        </w:rPr>
        <w:t xml:space="preserve"> 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statistics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werful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source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information,</w:t>
      </w:r>
      <w:r>
        <w:rPr>
          <w:spacing w:val="-1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</w:p>
    <w:p w14:paraId="0413A46A" w14:textId="77777777" w:rsidR="001204D4" w:rsidRDefault="00213659">
      <w:pPr>
        <w:spacing w:before="7" w:line="415" w:lineRule="auto"/>
        <w:ind w:left="100" w:right="59"/>
        <w:rPr>
          <w:sz w:val="24"/>
          <w:szCs w:val="24"/>
        </w:rPr>
      </w:pPr>
      <w:proofErr w:type="gramStart"/>
      <w:r>
        <w:rPr>
          <w:sz w:val="24"/>
          <w:szCs w:val="24"/>
        </w:rPr>
        <w:t>humans</w:t>
      </w:r>
      <w:proofErr w:type="gramEnd"/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consistent</w:t>
      </w:r>
      <w:r>
        <w:rPr>
          <w:spacing w:val="-1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ailures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without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correlated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sources,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such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natural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gender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(Braine,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1987) 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phonology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Frigo</w:t>
      </w:r>
      <w:proofErr w:type="spellEnd"/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McDonald,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1998;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</w:t>
      </w:r>
      <w:proofErr w:type="spellEnd"/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fran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2010;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Monaghan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et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al.,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2005).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our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found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also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acilitates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meaning; 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Alice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associates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tells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something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about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Alice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only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are already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meaningful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us.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Additionall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appears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dr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by 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conjunction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f</w:t>
      </w:r>
      <w:r>
        <w:rPr>
          <w:sz w:val="24"/>
          <w:szCs w:val="24"/>
        </w:rPr>
        <w:t>amiliar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coherent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anization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rem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ving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either</w:t>
      </w:r>
      <w:r>
        <w:rPr>
          <w:spacing w:val="-5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component rem</w:t>
      </w:r>
      <w:r>
        <w:rPr>
          <w:spacing w:val="-4"/>
          <w:w w:val="99"/>
          <w:sz w:val="24"/>
          <w:szCs w:val="24"/>
        </w:rPr>
        <w:t>ov</w:t>
      </w:r>
      <w:r>
        <w:rPr>
          <w:w w:val="99"/>
          <w:sz w:val="24"/>
          <w:szCs w:val="24"/>
        </w:rPr>
        <w:t>ed</w:t>
      </w:r>
      <w:r>
        <w:rPr>
          <w:sz w:val="24"/>
          <w:szCs w:val="24"/>
        </w:rPr>
        <w:t xml:space="preserve"> the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acilitation.</w:t>
      </w:r>
    </w:p>
    <w:p w14:paraId="00971A2E" w14:textId="77777777" w:rsidR="001204D4" w:rsidRDefault="00213659">
      <w:pPr>
        <w:spacing w:before="7" w:line="415" w:lineRule="auto"/>
        <w:ind w:left="100" w:right="280" w:firstLine="576"/>
        <w:rPr>
          <w:sz w:val="24"/>
          <w:szCs w:val="24"/>
        </w:rPr>
      </w:pPr>
      <w:r>
        <w:rPr>
          <w:sz w:val="24"/>
          <w:szCs w:val="24"/>
        </w:rPr>
        <w:t>Our</w:t>
      </w:r>
      <w:r>
        <w:rPr>
          <w:spacing w:val="-4"/>
          <w:sz w:val="24"/>
          <w:szCs w:val="24"/>
        </w:rPr>
        <w:t xml:space="preserve"> e</w:t>
      </w:r>
      <w:r>
        <w:rPr>
          <w:sz w:val="24"/>
          <w:szCs w:val="24"/>
        </w:rPr>
        <w:t>xperiments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highlight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shortcoming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artificial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paradigms. Researchers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entirely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artificial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languages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erely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limiting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wer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 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learning.</w:t>
      </w:r>
      <w:r>
        <w:rPr>
          <w:spacing w:val="6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better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match</w:t>
      </w:r>
      <w:r>
        <w:rPr>
          <w:spacing w:val="-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settings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conditions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real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language 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find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themsel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in,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gue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research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5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“semi-artificial”</w:t>
      </w:r>
      <w:r>
        <w:rPr>
          <w:spacing w:val="1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languages.</w:t>
      </w:r>
    </w:p>
    <w:p w14:paraId="3FD3F582" w14:textId="77777777" w:rsidR="001204D4" w:rsidRDefault="00213659">
      <w:pPr>
        <w:spacing w:before="7" w:line="415" w:lineRule="auto"/>
        <w:ind w:left="100" w:right="59"/>
        <w:rPr>
          <w:sz w:val="24"/>
          <w:szCs w:val="24"/>
        </w:rPr>
      </w:pPr>
      <w:r>
        <w:rPr>
          <w:sz w:val="24"/>
          <w:szCs w:val="24"/>
        </w:rPr>
        <w:t>Alternat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el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possible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mimic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anization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entirely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artificial</w:t>
      </w:r>
      <w:r>
        <w:rPr>
          <w:spacing w:val="-17"/>
          <w:sz w:val="24"/>
          <w:szCs w:val="24"/>
        </w:rPr>
        <w:t xml:space="preserve"> </w:t>
      </w:r>
      <w:r>
        <w:rPr>
          <w:sz w:val="24"/>
          <w:szCs w:val="24"/>
        </w:rPr>
        <w:t>languages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by seeding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sentences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nonce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topics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“the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sentence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about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hear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about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hylu</w:t>
      </w:r>
      <w:proofErr w:type="spellEnd"/>
      <w:r>
        <w:rPr>
          <w:sz w:val="24"/>
          <w:szCs w:val="24"/>
        </w:rPr>
        <w:t>”).</w:t>
      </w:r>
    </w:p>
    <w:p w14:paraId="417E48CE" w14:textId="77777777" w:rsidR="001204D4" w:rsidRDefault="001204D4">
      <w:pPr>
        <w:spacing w:before="6" w:line="240" w:lineRule="exact"/>
        <w:rPr>
          <w:sz w:val="24"/>
          <w:szCs w:val="24"/>
        </w:rPr>
      </w:pPr>
    </w:p>
    <w:p w14:paraId="24BBDE34" w14:textId="77777777" w:rsidR="001204D4" w:rsidRDefault="00213659">
      <w:pPr>
        <w:ind w:left="100"/>
        <w:rPr>
          <w:sz w:val="24"/>
          <w:szCs w:val="24"/>
        </w:rPr>
      </w:pPr>
      <w:r>
        <w:rPr>
          <w:w w:val="107"/>
          <w:sz w:val="24"/>
          <w:szCs w:val="24"/>
        </w:rPr>
        <w:t>Limitations</w:t>
      </w:r>
    </w:p>
    <w:p w14:paraId="564842C9" w14:textId="77777777" w:rsidR="001204D4" w:rsidRDefault="001204D4">
      <w:pPr>
        <w:spacing w:before="7" w:line="140" w:lineRule="exact"/>
        <w:rPr>
          <w:sz w:val="14"/>
          <w:szCs w:val="14"/>
        </w:rPr>
      </w:pPr>
    </w:p>
    <w:p w14:paraId="2D370751" w14:textId="77777777" w:rsidR="001204D4" w:rsidRDefault="001204D4">
      <w:pPr>
        <w:spacing w:line="200" w:lineRule="exact"/>
      </w:pPr>
    </w:p>
    <w:p w14:paraId="3320704A" w14:textId="77777777" w:rsidR="001204D4" w:rsidRDefault="00213659">
      <w:pPr>
        <w:spacing w:line="415" w:lineRule="auto"/>
        <w:ind w:left="100" w:right="59" w:firstLine="576"/>
        <w:rPr>
          <w:sz w:val="24"/>
          <w:szCs w:val="24"/>
        </w:rPr>
        <w:sectPr w:rsidR="001204D4">
          <w:pgSz w:w="12240" w:h="15840"/>
          <w:pgMar w:top="960" w:right="1340" w:bottom="280" w:left="1340" w:header="736" w:footer="0" w:gutter="0"/>
          <w:cols w:space="720"/>
        </w:sectPr>
      </w:pPr>
      <w:commentRangeStart w:id="7"/>
      <w:r>
        <w:rPr>
          <w:sz w:val="24"/>
          <w:szCs w:val="24"/>
        </w:rPr>
        <w:t>It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orth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pointing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some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limitations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approach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ser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future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First,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xplored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single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artificial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language,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MNPQ.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ast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research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has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focused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this language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gely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resistant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learning.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While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less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about other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languages,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Reeder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et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al.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(2009)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found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successful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Q)AXB</w:t>
      </w:r>
      <w:proofErr w:type="gramEnd"/>
      <w:r>
        <w:rPr>
          <w:sz w:val="24"/>
          <w:szCs w:val="24"/>
        </w:rPr>
        <w:t>(R) language,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fi</w:t>
      </w:r>
      <w:r>
        <w:rPr>
          <w:spacing w:val="-4"/>
          <w:sz w:val="24"/>
          <w:szCs w:val="24"/>
        </w:rPr>
        <w:t>x</w:t>
      </w:r>
      <w:r>
        <w:rPr>
          <w:sz w:val="24"/>
          <w:szCs w:val="24"/>
        </w:rPr>
        <w:t>es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positional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confound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MNPQ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Ms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>lw</w:t>
      </w:r>
      <w:r>
        <w:rPr>
          <w:sz w:val="24"/>
          <w:szCs w:val="24"/>
        </w:rPr>
        <w:t>ays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sentence-initial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and Ns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>lw</w:t>
      </w:r>
      <w:r>
        <w:rPr>
          <w:sz w:val="24"/>
          <w:szCs w:val="24"/>
        </w:rPr>
        <w:t>ays</w:t>
      </w:r>
      <w:r>
        <w:rPr>
          <w:spacing w:val="-7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sentence-final),</w:t>
      </w:r>
      <w:r>
        <w:rPr>
          <w:spacing w:val="1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suggesting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sensit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</w:p>
    <w:p w14:paraId="7E8093C1" w14:textId="77777777" w:rsidR="001204D4" w:rsidRDefault="001204D4">
      <w:pPr>
        <w:spacing w:before="5" w:line="120" w:lineRule="exact"/>
        <w:rPr>
          <w:sz w:val="12"/>
          <w:szCs w:val="12"/>
        </w:rPr>
      </w:pPr>
    </w:p>
    <w:p w14:paraId="25B16141" w14:textId="77777777" w:rsidR="001204D4" w:rsidRDefault="001204D4">
      <w:pPr>
        <w:spacing w:line="200" w:lineRule="exact"/>
      </w:pPr>
    </w:p>
    <w:p w14:paraId="20ECC41F" w14:textId="77777777" w:rsidR="001204D4" w:rsidRDefault="001204D4">
      <w:pPr>
        <w:spacing w:line="200" w:lineRule="exact"/>
      </w:pPr>
    </w:p>
    <w:p w14:paraId="362C9402" w14:textId="77777777" w:rsidR="001204D4" w:rsidRDefault="00213659">
      <w:pPr>
        <w:spacing w:before="19" w:line="415" w:lineRule="auto"/>
        <w:ind w:left="120" w:right="73"/>
        <w:rPr>
          <w:sz w:val="24"/>
          <w:szCs w:val="24"/>
        </w:rPr>
      </w:pPr>
      <w:proofErr w:type="gramStart"/>
      <w:r>
        <w:rPr>
          <w:sz w:val="24"/>
          <w:szCs w:val="24"/>
        </w:rPr>
        <w:t>structure</w:t>
      </w:r>
      <w:proofErr w:type="gramEnd"/>
      <w:r>
        <w:rPr>
          <w:sz w:val="24"/>
          <w:szCs w:val="24"/>
        </w:rPr>
        <w:t>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Thus,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findings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generalize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anothe</w:t>
      </w:r>
      <w:r>
        <w:rPr>
          <w:spacing w:val="-5"/>
          <w:sz w:val="24"/>
          <w:szCs w:val="24"/>
        </w:rPr>
        <w:t>r</w:t>
      </w:r>
      <w:r>
        <w:rPr>
          <w:sz w:val="24"/>
          <w:szCs w:val="24"/>
        </w:rPr>
        <w:t>—it</w:t>
      </w:r>
      <w:r>
        <w:rPr>
          <w:spacing w:val="-1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ould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useful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 i</w:t>
      </w:r>
      <w:r>
        <w:rPr>
          <w:spacing w:val="-10"/>
          <w:sz w:val="24"/>
          <w:szCs w:val="24"/>
        </w:rPr>
        <w:t>n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esti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ate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languages.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Second,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0"/>
          <w:sz w:val="24"/>
          <w:szCs w:val="24"/>
        </w:rPr>
        <w:t>n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esti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ated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single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type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 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coherence: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fell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into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taxonomic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Future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 should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0"/>
          <w:sz w:val="24"/>
          <w:szCs w:val="24"/>
        </w:rPr>
        <w:t>n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esti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ate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kinds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coherence,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such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thematic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coherence.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Third,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0"/>
          <w:sz w:val="24"/>
          <w:szCs w:val="24"/>
        </w:rPr>
        <w:t>n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esti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ated 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single</w:t>
      </w:r>
      <w:r>
        <w:rPr>
          <w:spacing w:val="-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syntactico</w:t>
      </w:r>
      <w:proofErr w:type="spellEnd"/>
      <w:r>
        <w:rPr>
          <w:sz w:val="24"/>
          <w:szCs w:val="24"/>
        </w:rPr>
        <w:t>-semantic</w:t>
      </w:r>
      <w:r>
        <w:rPr>
          <w:spacing w:val="-19"/>
          <w:sz w:val="24"/>
          <w:szCs w:val="24"/>
        </w:rPr>
        <w:t xml:space="preserve"> </w:t>
      </w:r>
      <w:r>
        <w:rPr>
          <w:sz w:val="24"/>
          <w:szCs w:val="24"/>
        </w:rPr>
        <w:t>construction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biases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interpretation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6"/>
          <w:sz w:val="24"/>
          <w:szCs w:val="24"/>
        </w:rPr>
        <w:t>o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ards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concrete nouns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“cat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wug</w:t>
      </w:r>
      <w:proofErr w:type="spellEnd"/>
      <w:r>
        <w:rPr>
          <w:sz w:val="24"/>
          <w:szCs w:val="24"/>
        </w:rPr>
        <w:t>”).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Future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should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0"/>
          <w:sz w:val="24"/>
          <w:szCs w:val="24"/>
        </w:rPr>
        <w:t>n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esti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ate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kinds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-5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aried linguistic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structures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wug</w:t>
      </w:r>
      <w:proofErr w:type="spellEnd"/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cat”).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presence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semantic 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might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particularly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erbs,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adject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prepositions (</w:t>
      </w:r>
      <w:proofErr w:type="spellStart"/>
      <w:r>
        <w:rPr>
          <w:sz w:val="24"/>
          <w:szCs w:val="24"/>
        </w:rPr>
        <w:t>Redington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et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al.,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1998),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where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visual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referent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less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predict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meaning.</w:t>
      </w:r>
    </w:p>
    <w:commentRangeEnd w:id="7"/>
    <w:p w14:paraId="6736D3C9" w14:textId="77777777" w:rsidR="001204D4" w:rsidRDefault="003C0DF2">
      <w:pPr>
        <w:spacing w:line="200" w:lineRule="exact"/>
      </w:pPr>
      <w:r>
        <w:rPr>
          <w:rStyle w:val="CommentReference"/>
        </w:rPr>
        <w:commentReference w:id="7"/>
      </w:r>
    </w:p>
    <w:p w14:paraId="3D67B5AA" w14:textId="77777777" w:rsidR="001204D4" w:rsidRDefault="001204D4">
      <w:pPr>
        <w:spacing w:before="18" w:line="260" w:lineRule="exact"/>
        <w:rPr>
          <w:sz w:val="26"/>
          <w:szCs w:val="26"/>
        </w:rPr>
      </w:pPr>
    </w:p>
    <w:p w14:paraId="4EB106F6" w14:textId="77777777" w:rsidR="001204D4" w:rsidRDefault="00213659">
      <w:pPr>
        <w:ind w:left="120"/>
        <w:rPr>
          <w:sz w:val="24"/>
          <w:szCs w:val="24"/>
        </w:rPr>
      </w:pPr>
      <w:r>
        <w:rPr>
          <w:w w:val="108"/>
          <w:sz w:val="24"/>
          <w:szCs w:val="24"/>
        </w:rPr>
        <w:t>Cohe</w:t>
      </w:r>
      <w:r>
        <w:rPr>
          <w:spacing w:val="-4"/>
          <w:w w:val="108"/>
          <w:sz w:val="24"/>
          <w:szCs w:val="24"/>
        </w:rPr>
        <w:t>r</w:t>
      </w:r>
      <w:r>
        <w:rPr>
          <w:w w:val="102"/>
          <w:sz w:val="24"/>
          <w:szCs w:val="24"/>
        </w:rPr>
        <w:t>ence</w:t>
      </w:r>
    </w:p>
    <w:p w14:paraId="7864DACA" w14:textId="77777777" w:rsidR="001204D4" w:rsidRDefault="001204D4">
      <w:pPr>
        <w:spacing w:line="200" w:lineRule="exact"/>
      </w:pPr>
    </w:p>
    <w:p w14:paraId="502A65E7" w14:textId="77777777" w:rsidR="001204D4" w:rsidRDefault="001204D4">
      <w:pPr>
        <w:spacing w:before="18" w:line="280" w:lineRule="exact"/>
        <w:rPr>
          <w:sz w:val="28"/>
          <w:szCs w:val="28"/>
        </w:rPr>
      </w:pPr>
    </w:p>
    <w:p w14:paraId="059425C4" w14:textId="77777777" w:rsidR="001204D4" w:rsidRDefault="00213659">
      <w:pPr>
        <w:spacing w:line="415" w:lineRule="auto"/>
        <w:ind w:left="99" w:right="114" w:firstLine="133"/>
        <w:jc w:val="center"/>
        <w:rPr>
          <w:sz w:val="24"/>
          <w:szCs w:val="24"/>
        </w:rPr>
      </w:pPr>
      <w:r>
        <w:rPr>
          <w:sz w:val="24"/>
          <w:szCs w:val="24"/>
        </w:rPr>
        <w:t>Phonological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 xml:space="preserve">coherence.   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finding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phonological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does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acilitate</w:t>
      </w:r>
      <w:r>
        <w:rPr>
          <w:spacing w:val="-9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learning</w:t>
      </w:r>
      <w:r>
        <w:rPr>
          <w:sz w:val="24"/>
          <w:szCs w:val="24"/>
        </w:rPr>
        <w:t xml:space="preserve"> </w:t>
      </w:r>
      <w:del w:id="8" w:author="lera boroditsky" w:date="2013-12-16T10:47:00Z">
        <w:r w:rsidDel="003C0DF2">
          <w:rPr>
            <w:sz w:val="24"/>
            <w:szCs w:val="24"/>
          </w:rPr>
          <w:delText>is</w:delText>
        </w:r>
        <w:r w:rsidDel="003C0DF2">
          <w:rPr>
            <w:spacing w:val="-2"/>
            <w:sz w:val="24"/>
            <w:szCs w:val="24"/>
          </w:rPr>
          <w:delText xml:space="preserve"> </w:delText>
        </w:r>
      </w:del>
      <w:r>
        <w:rPr>
          <w:sz w:val="24"/>
          <w:szCs w:val="24"/>
        </w:rPr>
        <w:t>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appear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odds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e</w:t>
      </w:r>
      <w:r>
        <w:rPr>
          <w:sz w:val="24"/>
          <w:szCs w:val="24"/>
        </w:rPr>
        <w:t>xperiments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reached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opposite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conclusion</w:t>
      </w:r>
      <w:r>
        <w:rPr>
          <w:spacing w:val="-10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(</w:t>
      </w:r>
      <w:proofErr w:type="spellStart"/>
      <w:r>
        <w:rPr>
          <w:w w:val="99"/>
          <w:sz w:val="24"/>
          <w:szCs w:val="24"/>
        </w:rPr>
        <w:t>Frigo</w:t>
      </w:r>
      <w:proofErr w:type="spellEnd"/>
    </w:p>
    <w:p w14:paraId="1F797153" w14:textId="77777777" w:rsidR="001204D4" w:rsidRDefault="00213659">
      <w:pPr>
        <w:spacing w:before="7" w:line="415" w:lineRule="auto"/>
        <w:ind w:left="120" w:right="169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McDonald,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1998;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</w:t>
      </w:r>
      <w:proofErr w:type="spellEnd"/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fran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2010;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Monaghan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et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al.,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2005).</w:t>
      </w:r>
      <w:proofErr w:type="gramEnd"/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whereas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 xml:space="preserve">vious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applied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phonological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-9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et</w:t>
      </w:r>
      <w:r>
        <w:rPr>
          <w:spacing w:val="2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(i.e.,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e</w:t>
      </w:r>
      <w:r>
        <w:rPr>
          <w:sz w:val="24"/>
          <w:szCs w:val="24"/>
        </w:rPr>
        <w:t>xperimenters measure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for),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applied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5"/>
          <w:sz w:val="24"/>
          <w:szCs w:val="24"/>
        </w:rPr>
        <w:t>e</w:t>
      </w:r>
      <w:r>
        <w:rPr>
          <w:sz w:val="24"/>
          <w:szCs w:val="24"/>
        </w:rPr>
        <w:t>xt</w:t>
      </w:r>
      <w:r>
        <w:rPr>
          <w:spacing w:val="-1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(i.e.,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</w:p>
    <w:p w14:paraId="10FD3B92" w14:textId="77777777" w:rsidR="001204D4" w:rsidRDefault="00213659">
      <w:pPr>
        <w:spacing w:before="7" w:line="415" w:lineRule="auto"/>
        <w:ind w:left="120" w:right="120"/>
        <w:rPr>
          <w:sz w:val="24"/>
          <w:szCs w:val="24"/>
        </w:rPr>
      </w:pPr>
      <w:proofErr w:type="gramStart"/>
      <w:r>
        <w:rPr>
          <w:sz w:val="24"/>
          <w:szCs w:val="24"/>
        </w:rPr>
        <w:t>co</w:t>
      </w:r>
      <w:proofErr w:type="gramEnd"/>
      <w:r>
        <w:rPr>
          <w:sz w:val="24"/>
          <w:szCs w:val="24"/>
        </w:rPr>
        <w:t>-occurred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get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ords)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order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permit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comparison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 conditions.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operationalization</w:t>
      </w:r>
      <w:r>
        <w:rPr>
          <w:spacing w:val="-1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phonological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therefore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 xml:space="preserve">vious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get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had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second-o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der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phonological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coherence;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 ta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themsel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did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phonological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gularity</w:t>
      </w:r>
      <w:r>
        <w:rPr>
          <w:spacing w:val="-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reliably</w:t>
      </w:r>
      <w:r>
        <w:rPr>
          <w:spacing w:val="-7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co-occu</w:t>
      </w:r>
      <w:ins w:id="9" w:author="lera boroditsky" w:date="2013-12-16T11:02:00Z">
        <w:r w:rsidR="00DF1B00">
          <w:rPr>
            <w:w w:val="99"/>
            <w:sz w:val="24"/>
            <w:szCs w:val="24"/>
          </w:rPr>
          <w:t>r</w:t>
        </w:r>
      </w:ins>
      <w:r>
        <w:rPr>
          <w:w w:val="99"/>
          <w:sz w:val="24"/>
          <w:szCs w:val="24"/>
        </w:rPr>
        <w:t>red with</w:t>
      </w:r>
      <w:r>
        <w:rPr>
          <w:sz w:val="24"/>
          <w:szCs w:val="24"/>
        </w:rPr>
        <w:t xml:space="preserve"> 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did.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contrast,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vious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La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</w:t>
      </w:r>
      <w:proofErr w:type="spellEnd"/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fran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2010), ta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had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fi</w:t>
      </w:r>
      <w:r>
        <w:rPr>
          <w:spacing w:val="-2"/>
          <w:sz w:val="24"/>
          <w:szCs w:val="24"/>
        </w:rPr>
        <w:t>r</w:t>
      </w:r>
      <w:r>
        <w:rPr>
          <w:sz w:val="24"/>
          <w:szCs w:val="24"/>
        </w:rPr>
        <w:t>st-o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der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coherence: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themsel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had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phonological 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gularities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(and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did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not).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Both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types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 xml:space="preserve">theoretical </w:t>
      </w:r>
      <w:bookmarkStart w:id="10" w:name="_GoBack"/>
      <w:bookmarkEnd w:id="10"/>
      <w:r>
        <w:rPr>
          <w:w w:val="99"/>
          <w:sz w:val="24"/>
          <w:szCs w:val="24"/>
        </w:rPr>
        <w:t>mot</w:t>
      </w:r>
      <w:r>
        <w:rPr>
          <w:spacing w:val="-6"/>
          <w:w w:val="99"/>
          <w:sz w:val="24"/>
          <w:szCs w:val="24"/>
        </w:rPr>
        <w:t>iv</w:t>
      </w:r>
      <w:r>
        <w:rPr>
          <w:w w:val="99"/>
          <w:sz w:val="24"/>
          <w:szCs w:val="24"/>
        </w:rPr>
        <w:t>ations.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Braine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(1987)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obser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first-order</w:t>
      </w:r>
      <w:r>
        <w:rPr>
          <w:spacing w:val="-1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occurs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languages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li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Spanish 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Italian,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where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gender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mar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noun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-o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tend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masculine).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second-order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occurs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languages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li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Russian,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mark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noun</w:t>
      </w:r>
      <w:r>
        <w:rPr>
          <w:spacing w:val="-13"/>
          <w:sz w:val="24"/>
          <w:szCs w:val="24"/>
        </w:rPr>
        <w:t>’</w:t>
      </w:r>
      <w:r>
        <w:rPr>
          <w:sz w:val="24"/>
          <w:szCs w:val="24"/>
        </w:rPr>
        <w:t>s</w:t>
      </w:r>
    </w:p>
    <w:p w14:paraId="5DE30F47" w14:textId="77777777" w:rsidR="001204D4" w:rsidRDefault="00213659">
      <w:pPr>
        <w:spacing w:before="7"/>
        <w:ind w:left="120"/>
        <w:rPr>
          <w:sz w:val="24"/>
          <w:szCs w:val="24"/>
        </w:rPr>
        <w:sectPr w:rsidR="001204D4">
          <w:pgSz w:w="12240" w:h="15840"/>
          <w:pgMar w:top="960" w:right="1340" w:bottom="280" w:left="1320" w:header="736" w:footer="0" w:gutter="0"/>
          <w:cols w:space="720"/>
        </w:sectPr>
      </w:pPr>
      <w:commentRangeStart w:id="11"/>
      <w:proofErr w:type="gramStart"/>
      <w:r>
        <w:rPr>
          <w:sz w:val="24"/>
          <w:szCs w:val="24"/>
        </w:rPr>
        <w:t>gender</w:t>
      </w:r>
      <w:proofErr w:type="gram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</w:t>
      </w:r>
      <w:r>
        <w:rPr>
          <w:spacing w:val="-10"/>
          <w:sz w:val="24"/>
          <w:szCs w:val="24"/>
        </w:rPr>
        <w:t>b</w:t>
      </w:r>
      <w:commentRangeEnd w:id="11"/>
      <w:r w:rsidR="003C0DF2">
        <w:rPr>
          <w:rStyle w:val="CommentReference"/>
        </w:rPr>
        <w:commentReference w:id="11"/>
      </w:r>
      <w:r>
        <w:rPr>
          <w:sz w:val="24"/>
          <w:szCs w:val="24"/>
        </w:rPr>
        <w:t>.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Thus,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sensit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ferences</w:t>
      </w:r>
    </w:p>
    <w:p w14:paraId="6ACDFC52" w14:textId="77777777" w:rsidR="001204D4" w:rsidRDefault="001204D4">
      <w:pPr>
        <w:spacing w:before="5" w:line="120" w:lineRule="exact"/>
        <w:rPr>
          <w:sz w:val="12"/>
          <w:szCs w:val="12"/>
        </w:rPr>
      </w:pPr>
    </w:p>
    <w:p w14:paraId="7B55B458" w14:textId="77777777" w:rsidR="001204D4" w:rsidRDefault="001204D4">
      <w:pPr>
        <w:spacing w:line="200" w:lineRule="exact"/>
      </w:pPr>
    </w:p>
    <w:p w14:paraId="21F49D2A" w14:textId="77777777" w:rsidR="001204D4" w:rsidRDefault="001204D4">
      <w:pPr>
        <w:spacing w:line="200" w:lineRule="exact"/>
      </w:pPr>
    </w:p>
    <w:p w14:paraId="403E1E36" w14:textId="77777777" w:rsidR="001204D4" w:rsidRDefault="00213659">
      <w:pPr>
        <w:spacing w:before="19"/>
        <w:ind w:left="100"/>
        <w:rPr>
          <w:sz w:val="24"/>
          <w:szCs w:val="24"/>
        </w:rPr>
      </w:pPr>
      <w:proofErr w:type="gramStart"/>
      <w:r>
        <w:rPr>
          <w:sz w:val="24"/>
          <w:szCs w:val="24"/>
        </w:rPr>
        <w:t>in</w:t>
      </w:r>
      <w:proofErr w:type="gramEnd"/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kind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phonological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coherence.</w:t>
      </w:r>
    </w:p>
    <w:p w14:paraId="2A19E22C" w14:textId="77777777" w:rsidR="001204D4" w:rsidRDefault="001204D4">
      <w:pPr>
        <w:spacing w:before="3" w:line="180" w:lineRule="exact"/>
        <w:rPr>
          <w:sz w:val="18"/>
          <w:szCs w:val="18"/>
        </w:rPr>
      </w:pPr>
    </w:p>
    <w:p w14:paraId="3E0682AF" w14:textId="77777777" w:rsidR="001204D4" w:rsidRDefault="001204D4">
      <w:pPr>
        <w:spacing w:line="200" w:lineRule="exact"/>
      </w:pPr>
    </w:p>
    <w:p w14:paraId="1AD03F1B" w14:textId="77777777" w:rsidR="001204D4" w:rsidRDefault="00213659">
      <w:pPr>
        <w:spacing w:line="415" w:lineRule="auto"/>
        <w:ind w:left="100" w:right="59" w:firstLine="576"/>
        <w:rPr>
          <w:sz w:val="24"/>
          <w:szCs w:val="24"/>
        </w:rPr>
      </w:pPr>
      <w:r>
        <w:rPr>
          <w:sz w:val="24"/>
          <w:szCs w:val="24"/>
        </w:rPr>
        <w:t>Semantic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 xml:space="preserve">coherence.   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analyses,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significant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(partial)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mediator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 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similarity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referent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assignment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scores,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suggesting</w:t>
      </w:r>
      <w:r>
        <w:rPr>
          <w:spacing w:val="-10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that semantic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reduce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demands.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consistent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vious</w:t>
      </w:r>
      <w:r>
        <w:rPr>
          <w:spacing w:val="-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wing 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artificial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languages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impose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high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urdens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acilitating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memory impr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(Frank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Gibson,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2011).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interesting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baseline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language 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anization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acilitate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memor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salad”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not 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ficient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learning—rathe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1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must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ob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coherent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anization.</w:t>
      </w:r>
    </w:p>
    <w:p w14:paraId="4211A5E2" w14:textId="77777777" w:rsidR="001204D4" w:rsidRDefault="00213659">
      <w:pPr>
        <w:spacing w:before="94" w:line="415" w:lineRule="auto"/>
        <w:ind w:left="100" w:right="59" w:firstLine="576"/>
        <w:rPr>
          <w:sz w:val="24"/>
          <w:szCs w:val="24"/>
        </w:rPr>
      </w:pPr>
      <w:r>
        <w:rPr>
          <w:sz w:val="24"/>
          <w:szCs w:val="24"/>
        </w:rPr>
        <w:t>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mentioned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introduction,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useful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acquisition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 both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syntax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semantics.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xample,</w:t>
      </w:r>
      <w:r>
        <w:rPr>
          <w:spacing w:val="-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Redington</w:t>
      </w:r>
      <w:proofErr w:type="spellEnd"/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et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al.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(1998)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eloped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 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syntactic</w:t>
      </w:r>
      <w:r>
        <w:rPr>
          <w:spacing w:val="-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proofErr w:type="gramEnd"/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ertheless</w:t>
      </w:r>
      <w:r>
        <w:rPr>
          <w:spacing w:val="-1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xtracted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relationships; statistical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ser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common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foundation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some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aspects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syntax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 semantics.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Thus,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also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acilitates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syntactic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</w:p>
    <w:p w14:paraId="3A1595FC" w14:textId="77777777" w:rsidR="001204D4" w:rsidRDefault="00213659">
      <w:pPr>
        <w:spacing w:before="7"/>
        <w:ind w:left="100"/>
        <w:rPr>
          <w:sz w:val="24"/>
          <w:szCs w:val="24"/>
        </w:rPr>
      </w:pPr>
      <w:proofErr w:type="gramStart"/>
      <w:r>
        <w:rPr>
          <w:sz w:val="24"/>
          <w:szCs w:val="24"/>
        </w:rPr>
        <w:t>a</w:t>
      </w:r>
      <w:proofErr w:type="gram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possibility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le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future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ork.</w:t>
      </w:r>
    </w:p>
    <w:p w14:paraId="6927B7F1" w14:textId="77777777" w:rsidR="001204D4" w:rsidRDefault="001204D4">
      <w:pPr>
        <w:spacing w:before="9" w:line="280" w:lineRule="exact"/>
        <w:rPr>
          <w:sz w:val="28"/>
          <w:szCs w:val="28"/>
        </w:rPr>
      </w:pPr>
    </w:p>
    <w:p w14:paraId="33C878C3" w14:textId="77777777" w:rsidR="001204D4" w:rsidRDefault="00213659">
      <w:pPr>
        <w:spacing w:line="415" w:lineRule="auto"/>
        <w:ind w:left="100" w:right="59" w:firstLine="576"/>
        <w:rPr>
          <w:sz w:val="24"/>
          <w:szCs w:val="24"/>
        </w:rPr>
      </w:pPr>
      <w:commentRangeStart w:id="12"/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suspect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benefits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airly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general,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limited</w:t>
      </w:r>
      <w:r>
        <w:rPr>
          <w:spacing w:val="-7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to distri</w:t>
      </w:r>
      <w:r>
        <w:rPr>
          <w:spacing w:val="-5"/>
          <w:w w:val="99"/>
          <w:sz w:val="24"/>
          <w:szCs w:val="24"/>
        </w:rPr>
        <w:t>b</w:t>
      </w:r>
      <w:r>
        <w:rPr>
          <w:w w:val="99"/>
          <w:sz w:val="24"/>
          <w:szCs w:val="24"/>
        </w:rPr>
        <w:t>utional</w:t>
      </w:r>
      <w:r>
        <w:rPr>
          <w:sz w:val="24"/>
          <w:szCs w:val="24"/>
        </w:rPr>
        <w:t xml:space="preserve"> learning.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xample,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aid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based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syntax. Compare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“the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brusod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glorped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ylu</w:t>
      </w:r>
      <w:proofErr w:type="spellEnd"/>
      <w:r>
        <w:rPr>
          <w:sz w:val="24"/>
          <w:szCs w:val="24"/>
        </w:rPr>
        <w:t>”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“the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rabbit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glorped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duck”.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both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cases,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use 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wledge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morphology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infer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glorp</w:t>
      </w:r>
      <w:proofErr w:type="spellEnd"/>
      <w:r>
        <w:rPr>
          <w:sz w:val="24"/>
          <w:szCs w:val="24"/>
        </w:rPr>
        <w:t>”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erb;</w:t>
      </w:r>
      <w:r>
        <w:rPr>
          <w:spacing w:val="-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erbs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typically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denote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actions,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can guess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glorp</w:t>
      </w:r>
      <w:proofErr w:type="spellEnd"/>
      <w:r>
        <w:rPr>
          <w:sz w:val="24"/>
          <w:szCs w:val="24"/>
        </w:rPr>
        <w:t>”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does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refer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object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eliminating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space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possible meanings.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brusod</w:t>
      </w:r>
      <w:proofErr w:type="spellEnd"/>
      <w:r>
        <w:rPr>
          <w:sz w:val="24"/>
          <w:szCs w:val="24"/>
        </w:rPr>
        <w:t>”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case,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seems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inference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about</w:t>
      </w:r>
      <w:r>
        <w:rPr>
          <w:spacing w:val="-5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meaning, whereas</w:t>
      </w:r>
      <w:r>
        <w:rPr>
          <w:sz w:val="24"/>
          <w:szCs w:val="24"/>
        </w:rPr>
        <w:t xml:space="preserve"> 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“rabbit”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case,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animals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participate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action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further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constrains 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glorped</w:t>
      </w:r>
      <w:proofErr w:type="spellEnd"/>
      <w:r>
        <w:rPr>
          <w:sz w:val="24"/>
          <w:szCs w:val="24"/>
        </w:rPr>
        <w:t>”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li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ely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syno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ym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“reim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ursed”,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uilt”,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“pr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ed”).</w:t>
      </w:r>
      <w:commentRangeEnd w:id="12"/>
      <w:r w:rsidR="003C0DF2">
        <w:rPr>
          <w:rStyle w:val="CommentReference"/>
        </w:rPr>
        <w:commentReference w:id="12"/>
      </w:r>
    </w:p>
    <w:p w14:paraId="2CCD8D02" w14:textId="77777777" w:rsidR="001204D4" w:rsidRDefault="00213659">
      <w:pPr>
        <w:spacing w:before="94" w:line="378" w:lineRule="auto"/>
        <w:ind w:left="100" w:right="223" w:firstLine="576"/>
        <w:rPr>
          <w:sz w:val="24"/>
          <w:szCs w:val="24"/>
        </w:rPr>
      </w:pPr>
      <w:r>
        <w:rPr>
          <w:sz w:val="24"/>
          <w:szCs w:val="24"/>
        </w:rPr>
        <w:t>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another</w:t>
      </w:r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xample,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aid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purely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linguistic</w:t>
      </w:r>
      <w:r>
        <w:rPr>
          <w:spacing w:val="-9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xplanations.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Consider 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dialog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CHILDES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corpus</w:t>
      </w:r>
      <w:r>
        <w:rPr>
          <w:spacing w:val="-6"/>
          <w:sz w:val="24"/>
          <w:szCs w:val="24"/>
        </w:rPr>
        <w:t xml:space="preserve"> </w:t>
      </w:r>
      <w:r>
        <w:rPr>
          <w:rFonts w:ascii="Batang" w:eastAsia="Batang" w:hAnsi="Batang" w:cs="Batang"/>
          <w:w w:val="67"/>
          <w:sz w:val="24"/>
          <w:szCs w:val="24"/>
        </w:rPr>
        <w:t>h</w:t>
      </w:r>
      <w:r>
        <w:rPr>
          <w:w w:val="117"/>
        </w:rPr>
        <w:t>macwhinney00</w:t>
      </w:r>
      <w:r>
        <w:rPr>
          <w:rFonts w:ascii="Batang" w:eastAsia="Batang" w:hAnsi="Batang" w:cs="Batang"/>
          <w:w w:val="134"/>
          <w:sz w:val="24"/>
          <w:szCs w:val="24"/>
        </w:rPr>
        <w:t>i</w:t>
      </w:r>
      <w:r>
        <w:rPr>
          <w:w w:val="99"/>
          <w:sz w:val="24"/>
          <w:szCs w:val="24"/>
        </w:rPr>
        <w:t>:</w:t>
      </w:r>
    </w:p>
    <w:p w14:paraId="64A75A18" w14:textId="77777777" w:rsidR="001204D4" w:rsidRDefault="001204D4">
      <w:pPr>
        <w:spacing w:before="5" w:line="160" w:lineRule="exact"/>
        <w:rPr>
          <w:sz w:val="17"/>
          <w:szCs w:val="17"/>
        </w:rPr>
      </w:pPr>
    </w:p>
    <w:p w14:paraId="033838CB" w14:textId="77777777" w:rsidR="001204D4" w:rsidRDefault="001204D4">
      <w:pPr>
        <w:spacing w:line="200" w:lineRule="exact"/>
      </w:pPr>
    </w:p>
    <w:p w14:paraId="1EE770B5" w14:textId="77777777" w:rsidR="001204D4" w:rsidRDefault="00213659">
      <w:pPr>
        <w:spacing w:line="415" w:lineRule="auto"/>
        <w:ind w:left="676" w:right="6375"/>
        <w:rPr>
          <w:sz w:val="24"/>
          <w:szCs w:val="24"/>
        </w:rPr>
        <w:sectPr w:rsidR="001204D4">
          <w:pgSz w:w="12240" w:h="15840"/>
          <w:pgMar w:top="960" w:right="1340" w:bottom="280" w:left="1340" w:header="736" w:footer="0" w:gutter="0"/>
          <w:cols w:space="720"/>
        </w:sectPr>
      </w:pPr>
      <w:r>
        <w:rPr>
          <w:sz w:val="24"/>
          <w:szCs w:val="24"/>
        </w:rPr>
        <w:t>Child: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What</w:t>
      </w:r>
      <w:r>
        <w:rPr>
          <w:spacing w:val="-13"/>
          <w:sz w:val="24"/>
          <w:szCs w:val="24"/>
        </w:rPr>
        <w:t>’</w:t>
      </w:r>
      <w:r>
        <w:rPr>
          <w:sz w:val="24"/>
          <w:szCs w:val="24"/>
        </w:rPr>
        <w:t>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pl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 xml:space="preserve">er?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ather: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3"/>
          <w:sz w:val="24"/>
          <w:szCs w:val="24"/>
        </w:rPr>
        <w:t>’</w:t>
      </w:r>
      <w:r>
        <w:rPr>
          <w:sz w:val="24"/>
          <w:szCs w:val="24"/>
        </w:rPr>
        <w:t>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kind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bird.</w:t>
      </w:r>
    </w:p>
    <w:p w14:paraId="2FDB82A2" w14:textId="77777777" w:rsidR="001204D4" w:rsidRDefault="001204D4">
      <w:pPr>
        <w:spacing w:before="5" w:line="120" w:lineRule="exact"/>
        <w:rPr>
          <w:sz w:val="12"/>
          <w:szCs w:val="12"/>
        </w:rPr>
      </w:pPr>
    </w:p>
    <w:p w14:paraId="132F5825" w14:textId="77777777" w:rsidR="001204D4" w:rsidRDefault="001204D4">
      <w:pPr>
        <w:spacing w:line="200" w:lineRule="exact"/>
      </w:pPr>
    </w:p>
    <w:p w14:paraId="1A554E5F" w14:textId="77777777" w:rsidR="001204D4" w:rsidRDefault="001204D4">
      <w:pPr>
        <w:spacing w:line="200" w:lineRule="exact"/>
      </w:pPr>
    </w:p>
    <w:p w14:paraId="55AC5E90" w14:textId="77777777" w:rsidR="001204D4" w:rsidRDefault="00213659">
      <w:pPr>
        <w:spacing w:before="19" w:line="415" w:lineRule="auto"/>
        <w:ind w:left="100" w:right="59"/>
        <w:rPr>
          <w:sz w:val="24"/>
          <w:szCs w:val="24"/>
        </w:rPr>
      </w:pPr>
      <w:commentRangeStart w:id="13"/>
      <w:r>
        <w:rPr>
          <w:sz w:val="24"/>
          <w:szCs w:val="24"/>
        </w:rPr>
        <w:t>The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success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ather</w:t>
      </w:r>
      <w:r>
        <w:rPr>
          <w:spacing w:val="-13"/>
          <w:sz w:val="24"/>
          <w:szCs w:val="24"/>
        </w:rPr>
        <w:t>’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answer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depends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child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(among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things)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what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bird is.</w:t>
      </w:r>
      <w:r>
        <w:rPr>
          <w:spacing w:val="12"/>
          <w:sz w:val="24"/>
          <w:szCs w:val="24"/>
        </w:rPr>
        <w:t xml:space="preserve"> </w:t>
      </w:r>
      <w:commentRangeEnd w:id="13"/>
      <w:r w:rsidR="003C0DF2">
        <w:rPr>
          <w:rStyle w:val="CommentReference"/>
        </w:rPr>
        <w:commentReference w:id="13"/>
      </w:r>
      <w:r>
        <w:rPr>
          <w:sz w:val="24"/>
          <w:szCs w:val="24"/>
        </w:rPr>
        <w:t>Contrast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ypothetical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dialog:</w:t>
      </w:r>
    </w:p>
    <w:p w14:paraId="50B4A22A" w14:textId="77777777" w:rsidR="001204D4" w:rsidRDefault="001204D4">
      <w:pPr>
        <w:spacing w:before="13" w:line="260" w:lineRule="exact"/>
        <w:rPr>
          <w:sz w:val="26"/>
          <w:szCs w:val="26"/>
        </w:rPr>
      </w:pPr>
    </w:p>
    <w:p w14:paraId="3CBDF5A8" w14:textId="77777777" w:rsidR="001204D4" w:rsidRDefault="00213659">
      <w:pPr>
        <w:ind w:left="676"/>
        <w:rPr>
          <w:sz w:val="24"/>
          <w:szCs w:val="24"/>
        </w:rPr>
      </w:pPr>
      <w:r>
        <w:rPr>
          <w:sz w:val="24"/>
          <w:szCs w:val="24"/>
        </w:rPr>
        <w:t>Child: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What</w:t>
      </w:r>
      <w:r>
        <w:rPr>
          <w:spacing w:val="-13"/>
          <w:sz w:val="24"/>
          <w:szCs w:val="24"/>
        </w:rPr>
        <w:t>’</w:t>
      </w:r>
      <w:r>
        <w:rPr>
          <w:sz w:val="24"/>
          <w:szCs w:val="24"/>
        </w:rPr>
        <w:t>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monoid</w:t>
      </w:r>
      <w:proofErr w:type="spellEnd"/>
      <w:r>
        <w:rPr>
          <w:sz w:val="24"/>
          <w:szCs w:val="24"/>
        </w:rPr>
        <w:t>?</w:t>
      </w:r>
    </w:p>
    <w:p w14:paraId="5E86040C" w14:textId="77777777" w:rsidR="001204D4" w:rsidRDefault="001204D4">
      <w:pPr>
        <w:spacing w:before="2" w:line="200" w:lineRule="exact"/>
      </w:pPr>
    </w:p>
    <w:p w14:paraId="56562E47" w14:textId="77777777" w:rsidR="001204D4" w:rsidRDefault="00213659">
      <w:pPr>
        <w:ind w:left="676"/>
        <w:rPr>
          <w:sz w:val="24"/>
          <w:szCs w:val="24"/>
        </w:rPr>
      </w:pP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ather: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3"/>
          <w:sz w:val="24"/>
          <w:szCs w:val="24"/>
        </w:rPr>
        <w:t>’</w:t>
      </w:r>
      <w:r>
        <w:rPr>
          <w:sz w:val="24"/>
          <w:szCs w:val="24"/>
        </w:rPr>
        <w:t>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kind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semigroup</w:t>
      </w:r>
      <w:proofErr w:type="spellEnd"/>
      <w:r>
        <w:rPr>
          <w:sz w:val="24"/>
          <w:szCs w:val="24"/>
        </w:rPr>
        <w:t>.</w:t>
      </w:r>
    </w:p>
    <w:p w14:paraId="433A458A" w14:textId="77777777" w:rsidR="001204D4" w:rsidRDefault="001204D4">
      <w:pPr>
        <w:spacing w:before="3" w:line="280" w:lineRule="exact"/>
        <w:rPr>
          <w:sz w:val="28"/>
          <w:szCs w:val="28"/>
        </w:rPr>
      </w:pPr>
    </w:p>
    <w:p w14:paraId="2D8AA09E" w14:textId="77777777" w:rsidR="001204D4" w:rsidRDefault="00213659">
      <w:pPr>
        <w:spacing w:line="460" w:lineRule="exact"/>
        <w:ind w:left="100" w:right="147"/>
        <w:rPr>
          <w:sz w:val="24"/>
          <w:szCs w:val="24"/>
        </w:rPr>
      </w:pPr>
      <w:r>
        <w:rPr>
          <w:sz w:val="24"/>
          <w:szCs w:val="24"/>
        </w:rPr>
        <w:t>Not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what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semigroup</w:t>
      </w:r>
      <w:proofErr w:type="spellEnd"/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is,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child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learned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little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about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what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monoids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are.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The linguistic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must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f</w:t>
      </w:r>
      <w:r>
        <w:rPr>
          <w:sz w:val="24"/>
          <w:szCs w:val="24"/>
        </w:rPr>
        <w:t>amiliar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commentRangeStart w:id="14"/>
      <w:r>
        <w:rPr>
          <w:sz w:val="24"/>
          <w:szCs w:val="24"/>
        </w:rPr>
        <w:t>coherent</w:t>
      </w:r>
      <w:commentRangeEnd w:id="14"/>
      <w:r w:rsidR="003C0DF2">
        <w:rPr>
          <w:rStyle w:val="CommentReference"/>
        </w:rPr>
        <w:commentReference w:id="14"/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ser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erage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unkn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 xml:space="preserve">wn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respect,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consistent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body</w:t>
      </w:r>
      <w:r>
        <w:rPr>
          <w:spacing w:val="-5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of literature</w:t>
      </w:r>
      <w:r>
        <w:rPr>
          <w:sz w:val="24"/>
          <w:szCs w:val="24"/>
        </w:rPr>
        <w:t xml:space="preserve"> which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has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enhanced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consisten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with prior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wledge,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including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phonology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pacing w:val="-8"/>
          <w:sz w:val="24"/>
          <w:szCs w:val="24"/>
        </w:rPr>
        <w:t>T</w:t>
      </w:r>
      <w:r>
        <w:rPr>
          <w:sz w:val="24"/>
          <w:szCs w:val="24"/>
        </w:rPr>
        <w:t>reiman</w:t>
      </w:r>
      <w:proofErr w:type="spellEnd"/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Danis</w:t>
      </w:r>
      <w:proofErr w:type="spellEnd"/>
      <w:r>
        <w:rPr>
          <w:sz w:val="24"/>
          <w:szCs w:val="24"/>
        </w:rPr>
        <w:t>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1988),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narrat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 xml:space="preserve">es </w:t>
      </w:r>
      <w:r>
        <w:rPr>
          <w:rFonts w:ascii="Batang" w:eastAsia="Batang" w:hAnsi="Batang" w:cs="Batang"/>
          <w:w w:val="67"/>
          <w:sz w:val="24"/>
          <w:szCs w:val="24"/>
        </w:rPr>
        <w:t>h</w:t>
      </w:r>
      <w:r>
        <w:rPr>
          <w:w w:val="156"/>
        </w:rPr>
        <w:t>bartlett32</w:t>
      </w:r>
      <w:r>
        <w:rPr>
          <w:rFonts w:ascii="Batang" w:eastAsia="Batang" w:hAnsi="Batang" w:cs="Batang"/>
          <w:w w:val="134"/>
          <w:sz w:val="24"/>
          <w:szCs w:val="24"/>
        </w:rPr>
        <w:t>i</w:t>
      </w:r>
      <w:r>
        <w:rPr>
          <w:w w:val="99"/>
          <w:sz w:val="24"/>
          <w:szCs w:val="24"/>
        </w:rPr>
        <w:t>,</w:t>
      </w:r>
      <w:r>
        <w:rPr>
          <w:sz w:val="24"/>
          <w:szCs w:val="24"/>
        </w:rPr>
        <w:t xml:space="preserve"> declarat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acts</w:t>
      </w:r>
      <w:r>
        <w:rPr>
          <w:spacing w:val="-5"/>
          <w:sz w:val="24"/>
          <w:szCs w:val="24"/>
        </w:rPr>
        <w:t xml:space="preserve"> </w:t>
      </w:r>
      <w:r>
        <w:rPr>
          <w:rFonts w:ascii="Batang" w:eastAsia="Batang" w:hAnsi="Batang" w:cs="Batang"/>
          <w:w w:val="67"/>
          <w:sz w:val="24"/>
          <w:szCs w:val="24"/>
        </w:rPr>
        <w:t>h</w:t>
      </w:r>
      <w:r>
        <w:rPr>
          <w:w w:val="127"/>
        </w:rPr>
        <w:t>anderson1981</w:t>
      </w:r>
      <w:r>
        <w:rPr>
          <w:rFonts w:ascii="Batang" w:eastAsia="Batang" w:hAnsi="Batang" w:cs="Batang"/>
          <w:w w:val="134"/>
          <w:sz w:val="24"/>
          <w:szCs w:val="24"/>
        </w:rPr>
        <w:t>i</w:t>
      </w:r>
      <w:r>
        <w:rPr>
          <w:w w:val="99"/>
          <w:sz w:val="24"/>
          <w:szCs w:val="24"/>
        </w:rPr>
        <w:t>,</w:t>
      </w:r>
      <w:r>
        <w:rPr>
          <w:sz w:val="24"/>
          <w:szCs w:val="24"/>
        </w:rPr>
        <w:t xml:space="preserve"> source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rFonts w:ascii="Batang" w:eastAsia="Batang" w:hAnsi="Batang" w:cs="Batang"/>
          <w:w w:val="67"/>
          <w:sz w:val="24"/>
          <w:szCs w:val="24"/>
        </w:rPr>
        <w:t>h</w:t>
      </w:r>
      <w:r>
        <w:rPr>
          <w:w w:val="132"/>
        </w:rPr>
        <w:t>dewitt2012</w:t>
      </w:r>
      <w:r>
        <w:rPr>
          <w:rFonts w:ascii="Batang" w:eastAsia="Batang" w:hAnsi="Batang" w:cs="Batang"/>
          <w:w w:val="134"/>
          <w:sz w:val="24"/>
          <w:szCs w:val="24"/>
        </w:rPr>
        <w:t>i</w:t>
      </w:r>
      <w:r>
        <w:rPr>
          <w:w w:val="99"/>
          <w:sz w:val="24"/>
          <w:szCs w:val="24"/>
        </w:rPr>
        <w:t>,</w:t>
      </w:r>
      <w:r>
        <w:rPr>
          <w:sz w:val="24"/>
          <w:szCs w:val="24"/>
        </w:rPr>
        <w:t xml:space="preserve"> 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compl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 skills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li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chess</w:t>
      </w:r>
      <w:r>
        <w:rPr>
          <w:spacing w:val="-5"/>
          <w:sz w:val="24"/>
          <w:szCs w:val="24"/>
        </w:rPr>
        <w:t xml:space="preserve"> </w:t>
      </w:r>
      <w:r>
        <w:rPr>
          <w:rFonts w:ascii="Batang" w:eastAsia="Batang" w:hAnsi="Batang" w:cs="Batang"/>
          <w:w w:val="67"/>
          <w:sz w:val="24"/>
          <w:szCs w:val="24"/>
        </w:rPr>
        <w:t>h</w:t>
      </w:r>
      <w:r>
        <w:rPr>
          <w:w w:val="127"/>
        </w:rPr>
        <w:t>chase1973</w:t>
      </w:r>
      <w:r>
        <w:rPr>
          <w:rFonts w:ascii="Batang" w:eastAsia="Batang" w:hAnsi="Batang" w:cs="Batang"/>
          <w:w w:val="134"/>
          <w:sz w:val="24"/>
          <w:szCs w:val="24"/>
        </w:rPr>
        <w:t>i</w:t>
      </w:r>
      <w:r>
        <w:rPr>
          <w:w w:val="99"/>
          <w:sz w:val="24"/>
          <w:szCs w:val="24"/>
        </w:rPr>
        <w:t>.</w:t>
      </w:r>
    </w:p>
    <w:p w14:paraId="3A408CF0" w14:textId="77777777" w:rsidR="001204D4" w:rsidRDefault="001204D4">
      <w:pPr>
        <w:spacing w:before="10" w:line="160" w:lineRule="exact"/>
        <w:rPr>
          <w:sz w:val="17"/>
          <w:szCs w:val="17"/>
        </w:rPr>
      </w:pPr>
    </w:p>
    <w:p w14:paraId="596BAE39" w14:textId="77777777" w:rsidR="001204D4" w:rsidRDefault="001204D4">
      <w:pPr>
        <w:spacing w:line="200" w:lineRule="exact"/>
      </w:pPr>
    </w:p>
    <w:p w14:paraId="1307B526" w14:textId="77777777" w:rsidR="001204D4" w:rsidRDefault="001204D4">
      <w:pPr>
        <w:spacing w:line="200" w:lineRule="exact"/>
      </w:pPr>
    </w:p>
    <w:p w14:paraId="29BD309F" w14:textId="77777777" w:rsidR="001204D4" w:rsidRDefault="00213659">
      <w:pPr>
        <w:ind w:left="100"/>
        <w:rPr>
          <w:sz w:val="24"/>
          <w:szCs w:val="24"/>
        </w:rPr>
      </w:pPr>
      <w:r>
        <w:rPr>
          <w:w w:val="107"/>
          <w:sz w:val="24"/>
          <w:szCs w:val="24"/>
        </w:rPr>
        <w:t>Distri</w:t>
      </w:r>
      <w:r>
        <w:rPr>
          <w:spacing w:val="-5"/>
          <w:w w:val="107"/>
          <w:sz w:val="24"/>
          <w:szCs w:val="24"/>
        </w:rPr>
        <w:t>b</w:t>
      </w:r>
      <w:r>
        <w:rPr>
          <w:w w:val="107"/>
          <w:sz w:val="24"/>
          <w:szCs w:val="24"/>
        </w:rPr>
        <w:t>utional</w:t>
      </w:r>
      <w:r>
        <w:rPr>
          <w:spacing w:val="-4"/>
          <w:w w:val="107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lea</w:t>
      </w:r>
      <w:r>
        <w:rPr>
          <w:spacing w:val="-4"/>
          <w:w w:val="110"/>
          <w:sz w:val="24"/>
          <w:szCs w:val="24"/>
        </w:rPr>
        <w:t>r</w:t>
      </w:r>
      <w:r>
        <w:rPr>
          <w:w w:val="105"/>
          <w:sz w:val="24"/>
          <w:szCs w:val="24"/>
        </w:rPr>
        <w:t>ning</w:t>
      </w:r>
    </w:p>
    <w:p w14:paraId="59FF17FB" w14:textId="77777777" w:rsidR="001204D4" w:rsidRDefault="001204D4">
      <w:pPr>
        <w:spacing w:before="2" w:line="260" w:lineRule="exact"/>
        <w:rPr>
          <w:sz w:val="26"/>
          <w:szCs w:val="26"/>
        </w:rPr>
      </w:pPr>
    </w:p>
    <w:p w14:paraId="2A47D851" w14:textId="77777777" w:rsidR="001204D4" w:rsidRDefault="00213659">
      <w:pPr>
        <w:spacing w:line="480" w:lineRule="atLeast"/>
        <w:ind w:left="100" w:right="105" w:firstLine="576"/>
        <w:rPr>
          <w:sz w:val="24"/>
          <w:szCs w:val="24"/>
        </w:rPr>
      </w:pPr>
      <w:r>
        <w:rPr>
          <w:sz w:val="24"/>
          <w:szCs w:val="24"/>
        </w:rPr>
        <w:t>Me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 xml:space="preserve">hanism.   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does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acilitate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learning—what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 mechanism?</w:t>
      </w:r>
      <w:r>
        <w:rPr>
          <w:spacing w:val="2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speculate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learners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might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infer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topic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 discourse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attach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el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basis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co-occurrences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these topics.</w:t>
      </w:r>
      <w:r>
        <w:rPr>
          <w:spacing w:val="1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xample,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highest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condition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participants 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learned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topic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discourse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either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animal-related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ehicle-related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then trac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between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topics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ov</w:t>
      </w:r>
      <w:r>
        <w:rPr>
          <w:sz w:val="24"/>
          <w:szCs w:val="24"/>
        </w:rPr>
        <w:t>el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If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mechanism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were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at</w:t>
      </w:r>
      <w:r>
        <w:rPr>
          <w:spacing w:val="-2"/>
          <w:sz w:val="24"/>
          <w:szCs w:val="24"/>
        </w:rPr>
        <w:t xml:space="preserve"> </w:t>
      </w:r>
      <w:r>
        <w:rPr>
          <w:spacing w:val="-2"/>
          <w:w w:val="99"/>
          <w:sz w:val="24"/>
          <w:szCs w:val="24"/>
        </w:rPr>
        <w:t>w</w:t>
      </w:r>
      <w:r>
        <w:rPr>
          <w:w w:val="99"/>
          <w:sz w:val="24"/>
          <w:szCs w:val="24"/>
        </w:rPr>
        <w:t>ork, it</w:t>
      </w:r>
      <w:r>
        <w:rPr>
          <w:sz w:val="24"/>
          <w:szCs w:val="24"/>
        </w:rPr>
        <w:t xml:space="preserve"> might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also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predict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ould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“contiguous”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characte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aster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learning for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occur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coherent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xts.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Future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should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reconcile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 research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function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net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properties</w:t>
      </w:r>
      <w:r>
        <w:rPr>
          <w:spacing w:val="-10"/>
          <w:sz w:val="24"/>
          <w:szCs w:val="24"/>
        </w:rPr>
        <w:t xml:space="preserve"> </w:t>
      </w:r>
      <w:proofErr w:type="spellStart"/>
      <w:r>
        <w:rPr>
          <w:rFonts w:ascii="Batang" w:eastAsia="Batang" w:hAnsi="Batang" w:cs="Batang"/>
          <w:w w:val="67"/>
          <w:sz w:val="24"/>
          <w:szCs w:val="24"/>
        </w:rPr>
        <w:t>h</w:t>
      </w:r>
      <w:r>
        <w:rPr>
          <w:w w:val="176"/>
        </w:rPr>
        <w:t>e.g</w:t>
      </w:r>
      <w:proofErr w:type="spellEnd"/>
      <w:proofErr w:type="gramStart"/>
      <w:r>
        <w:rPr>
          <w:w w:val="176"/>
        </w:rPr>
        <w:t>.,</w:t>
      </w:r>
      <w:proofErr w:type="gramEnd"/>
      <w:r>
        <w:t xml:space="preserve"> </w:t>
      </w:r>
      <w:r>
        <w:rPr>
          <w:spacing w:val="20"/>
        </w:rPr>
        <w:t xml:space="preserve"> </w:t>
      </w:r>
      <w:r>
        <w:rPr>
          <w:w w:val="150"/>
        </w:rPr>
        <w:t xml:space="preserve">hills2009, </w:t>
      </w:r>
      <w:r>
        <w:rPr>
          <w:w w:val="144"/>
        </w:rPr>
        <w:t>hills2010</w:t>
      </w:r>
      <w:r>
        <w:rPr>
          <w:rFonts w:ascii="Batang" w:eastAsia="Batang" w:hAnsi="Batang" w:cs="Batang"/>
          <w:w w:val="134"/>
          <w:sz w:val="24"/>
          <w:szCs w:val="24"/>
        </w:rPr>
        <w:t>i</w:t>
      </w:r>
      <w:r>
        <w:rPr>
          <w:w w:val="99"/>
          <w:sz w:val="24"/>
          <w:szCs w:val="24"/>
        </w:rPr>
        <w:t>.</w:t>
      </w:r>
    </w:p>
    <w:p w14:paraId="214276FE" w14:textId="77777777" w:rsidR="001204D4" w:rsidRDefault="001204D4">
      <w:pPr>
        <w:spacing w:before="18" w:line="240" w:lineRule="exact"/>
        <w:rPr>
          <w:sz w:val="24"/>
          <w:szCs w:val="24"/>
        </w:rPr>
      </w:pPr>
    </w:p>
    <w:p w14:paraId="0DDBA067" w14:textId="77777777" w:rsidR="001204D4" w:rsidRDefault="00213659">
      <w:pPr>
        <w:spacing w:line="415" w:lineRule="auto"/>
        <w:ind w:left="100" w:right="435" w:firstLine="576"/>
        <w:rPr>
          <w:sz w:val="24"/>
          <w:szCs w:val="24"/>
        </w:rPr>
        <w:sectPr w:rsidR="001204D4">
          <w:pgSz w:w="12240" w:h="15840"/>
          <w:pgMar w:top="960" w:right="1340" w:bottom="280" w:left="1340" w:header="736" w:footer="0" w:gutter="0"/>
          <w:cols w:space="720"/>
        </w:sectPr>
      </w:pPr>
      <w:proofErr w:type="gramStart"/>
      <w:r>
        <w:rPr>
          <w:sz w:val="24"/>
          <w:szCs w:val="24"/>
        </w:rPr>
        <w:t>In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wild.</w:t>
      </w:r>
      <w:proofErr w:type="gramEnd"/>
      <w:r>
        <w:rPr>
          <w:sz w:val="24"/>
          <w:szCs w:val="24"/>
        </w:rPr>
        <w:t xml:space="preserve">  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What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our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tell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about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real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learners?</w:t>
      </w:r>
      <w:r>
        <w:rPr>
          <w:spacing w:val="5"/>
          <w:sz w:val="24"/>
          <w:szCs w:val="24"/>
        </w:rPr>
        <w:t xml:space="preserve"> </w:t>
      </w:r>
      <w:commentRangeStart w:id="15"/>
      <w:r>
        <w:rPr>
          <w:sz w:val="24"/>
          <w:szCs w:val="24"/>
        </w:rPr>
        <w:t>First,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we beli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play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crucial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role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earliest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stages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learning 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naming</w:t>
      </w:r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xplosion).</w:t>
      </w:r>
      <w:commentRangeEnd w:id="15"/>
      <w:r w:rsidR="00887739">
        <w:rPr>
          <w:rStyle w:val="CommentReference"/>
        </w:rPr>
        <w:commentReference w:id="15"/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earliest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stages,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ants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heard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less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language,</w:t>
      </w:r>
    </w:p>
    <w:p w14:paraId="3DA556C0" w14:textId="77777777" w:rsidR="001204D4" w:rsidRDefault="001204D4">
      <w:pPr>
        <w:spacing w:before="5" w:line="120" w:lineRule="exact"/>
        <w:rPr>
          <w:sz w:val="12"/>
          <w:szCs w:val="12"/>
        </w:rPr>
      </w:pPr>
    </w:p>
    <w:p w14:paraId="0AFDDA98" w14:textId="77777777" w:rsidR="001204D4" w:rsidRDefault="001204D4">
      <w:pPr>
        <w:spacing w:line="200" w:lineRule="exact"/>
      </w:pPr>
    </w:p>
    <w:p w14:paraId="47B7C0B3" w14:textId="77777777" w:rsidR="001204D4" w:rsidRDefault="001204D4">
      <w:pPr>
        <w:spacing w:line="200" w:lineRule="exact"/>
      </w:pPr>
    </w:p>
    <w:p w14:paraId="6F6877CE" w14:textId="77777777" w:rsidR="001204D4" w:rsidRDefault="00213659">
      <w:pPr>
        <w:spacing w:before="19" w:line="415" w:lineRule="auto"/>
        <w:ind w:left="120" w:right="266"/>
        <w:rPr>
          <w:sz w:val="24"/>
          <w:szCs w:val="24"/>
        </w:rPr>
      </w:pPr>
      <w:proofErr w:type="gramStart"/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proofErr w:type="gramEnd"/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wer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commentRangeStart w:id="16"/>
      <w:r>
        <w:rPr>
          <w:sz w:val="24"/>
          <w:szCs w:val="24"/>
        </w:rPr>
        <w:t>and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thus,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hear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less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semantically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coherent</w:t>
      </w:r>
      <w:commentRangeEnd w:id="16"/>
      <w:r w:rsidR="00887739">
        <w:rPr>
          <w:rStyle w:val="CommentReference"/>
        </w:rPr>
        <w:commentReference w:id="16"/>
      </w:r>
      <w:r>
        <w:rPr>
          <w:sz w:val="24"/>
          <w:szCs w:val="24"/>
        </w:rPr>
        <w:t>),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 visual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referent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a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ailable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predict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(Riordan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Jones,</w:t>
      </w:r>
    </w:p>
    <w:p w14:paraId="15C8FF71" w14:textId="77777777" w:rsidR="001204D4" w:rsidRDefault="00213659">
      <w:pPr>
        <w:spacing w:before="7" w:line="400" w:lineRule="auto"/>
        <w:ind w:left="120" w:right="131"/>
        <w:rPr>
          <w:sz w:val="24"/>
          <w:szCs w:val="24"/>
        </w:rPr>
      </w:pPr>
      <w:r>
        <w:rPr>
          <w:sz w:val="24"/>
          <w:szCs w:val="24"/>
        </w:rPr>
        <w:t>2010).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ants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gr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olde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their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database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co-occurrence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statistics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gr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 car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increasingly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abstract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rFonts w:ascii="Batang" w:eastAsia="Batang" w:hAnsi="Batang" w:cs="Batang"/>
          <w:w w:val="67"/>
          <w:sz w:val="24"/>
          <w:szCs w:val="24"/>
        </w:rPr>
        <w:t>h</w:t>
      </w:r>
      <w:r>
        <w:rPr>
          <w:w w:val="130"/>
        </w:rPr>
        <w:t>bergelson+swingley2013</w:t>
      </w:r>
      <w:r>
        <w:rPr>
          <w:rFonts w:ascii="Batang" w:eastAsia="Batang" w:hAnsi="Batang" w:cs="Batang"/>
          <w:w w:val="134"/>
          <w:sz w:val="24"/>
          <w:szCs w:val="24"/>
        </w:rPr>
        <w:t>i</w:t>
      </w:r>
      <w:r>
        <w:rPr>
          <w:w w:val="99"/>
          <w:sz w:val="24"/>
          <w:szCs w:val="24"/>
        </w:rPr>
        <w:t>,</w:t>
      </w:r>
      <w:r>
        <w:rPr>
          <w:sz w:val="24"/>
          <w:szCs w:val="24"/>
        </w:rPr>
        <w:t xml:space="preserve"> which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require 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(cf</w:t>
      </w:r>
      <w:proofErr w:type="gramStart"/>
      <w:r>
        <w:rPr>
          <w:sz w:val="24"/>
          <w:szCs w:val="24"/>
        </w:rPr>
        <w:t xml:space="preserve">. 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Andr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ws</w:t>
      </w:r>
      <w:proofErr w:type="gramEnd"/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proofErr w:type="spellStart"/>
      <w:r>
        <w:rPr>
          <w:spacing w:val="-14"/>
          <w:sz w:val="24"/>
          <w:szCs w:val="24"/>
        </w:rPr>
        <w:t>V</w:t>
      </w:r>
      <w:r>
        <w:rPr>
          <w:sz w:val="24"/>
          <w:szCs w:val="24"/>
        </w:rPr>
        <w:t>igliocco</w:t>
      </w:r>
      <w:proofErr w:type="spellEnd"/>
      <w:r>
        <w:rPr>
          <w:sz w:val="24"/>
          <w:szCs w:val="24"/>
        </w:rPr>
        <w:t>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pacing w:val="-14"/>
          <w:sz w:val="24"/>
          <w:szCs w:val="24"/>
        </w:rPr>
        <w:t>V</w:t>
      </w:r>
      <w:r>
        <w:rPr>
          <w:sz w:val="24"/>
          <w:szCs w:val="24"/>
        </w:rPr>
        <w:t>inson,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2009).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Thus,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 (for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nouns)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useful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relational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terms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w w:val="96"/>
          <w:sz w:val="24"/>
          <w:szCs w:val="24"/>
        </w:rPr>
        <w:t>employee)</w:t>
      </w:r>
      <w:r>
        <w:rPr>
          <w:spacing w:val="5"/>
          <w:w w:val="96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concrete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terms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whose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referents 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a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ailable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-5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ta</w:t>
      </w:r>
      <w:r>
        <w:rPr>
          <w:spacing w:val="-11"/>
          <w:w w:val="110"/>
          <w:sz w:val="24"/>
          <w:szCs w:val="24"/>
        </w:rPr>
        <w:t>r</w:t>
      </w:r>
      <w:r>
        <w:rPr>
          <w:w w:val="99"/>
          <w:sz w:val="24"/>
          <w:szCs w:val="24"/>
        </w:rPr>
        <w:t>o).</w:t>
      </w:r>
    </w:p>
    <w:p w14:paraId="5AFC5137" w14:textId="77777777" w:rsidR="001204D4" w:rsidRDefault="00213659">
      <w:pPr>
        <w:spacing w:before="24"/>
        <w:ind w:left="696"/>
        <w:rPr>
          <w:sz w:val="24"/>
          <w:szCs w:val="24"/>
        </w:rPr>
      </w:pPr>
      <w:r>
        <w:rPr>
          <w:sz w:val="24"/>
          <w:szCs w:val="24"/>
        </w:rPr>
        <w:t>Additional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research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blind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(cf.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Bed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</w:t>
      </w:r>
      <w:proofErr w:type="spellEnd"/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et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al.,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2012;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Shepard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Cooper,</w:t>
      </w:r>
    </w:p>
    <w:p w14:paraId="1CC4898B" w14:textId="77777777" w:rsidR="001204D4" w:rsidRDefault="001204D4">
      <w:pPr>
        <w:spacing w:before="2" w:line="200" w:lineRule="exact"/>
      </w:pPr>
    </w:p>
    <w:p w14:paraId="3ADD55D0" w14:textId="77777777" w:rsidR="001204D4" w:rsidRDefault="00213659">
      <w:pPr>
        <w:spacing w:line="415" w:lineRule="auto"/>
        <w:ind w:left="120" w:right="109"/>
        <w:rPr>
          <w:sz w:val="24"/>
          <w:szCs w:val="24"/>
        </w:rPr>
      </w:pPr>
      <w:r>
        <w:rPr>
          <w:sz w:val="24"/>
          <w:szCs w:val="24"/>
        </w:rPr>
        <w:t>1992)</w:t>
      </w:r>
      <w:r>
        <w:rPr>
          <w:spacing w:val="-6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could</w:t>
      </w:r>
      <w:proofErr w:type="gramEnd"/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help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better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characterize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role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throughout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6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elopment;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 xml:space="preserve">it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ould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informat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(e.g.,)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wledge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color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terms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depends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age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blind learners.</w:t>
      </w:r>
    </w:p>
    <w:p w14:paraId="5831EEDE" w14:textId="77777777" w:rsidR="001204D4" w:rsidRDefault="001204D4">
      <w:pPr>
        <w:spacing w:before="5" w:line="260" w:lineRule="exact"/>
        <w:rPr>
          <w:sz w:val="26"/>
          <w:szCs w:val="26"/>
        </w:rPr>
      </w:pPr>
    </w:p>
    <w:p w14:paraId="0EA5A07B" w14:textId="77777777" w:rsidR="001204D4" w:rsidRDefault="00213659">
      <w:pPr>
        <w:ind w:left="120"/>
        <w:rPr>
          <w:sz w:val="24"/>
          <w:szCs w:val="24"/>
        </w:rPr>
      </w:pPr>
      <w:r>
        <w:rPr>
          <w:w w:val="104"/>
          <w:sz w:val="24"/>
          <w:szCs w:val="24"/>
        </w:rPr>
        <w:t>Conclusion</w:t>
      </w:r>
    </w:p>
    <w:p w14:paraId="030A3C65" w14:textId="77777777" w:rsidR="001204D4" w:rsidRDefault="001204D4">
      <w:pPr>
        <w:spacing w:before="7" w:line="140" w:lineRule="exact"/>
        <w:rPr>
          <w:sz w:val="15"/>
          <w:szCs w:val="15"/>
        </w:rPr>
      </w:pPr>
    </w:p>
    <w:p w14:paraId="3ABB9A86" w14:textId="77777777" w:rsidR="001204D4" w:rsidRDefault="001204D4">
      <w:pPr>
        <w:spacing w:line="200" w:lineRule="exact"/>
      </w:pPr>
    </w:p>
    <w:p w14:paraId="4A23EA7C" w14:textId="77777777" w:rsidR="001204D4" w:rsidRDefault="00213659">
      <w:pPr>
        <w:spacing w:line="415" w:lineRule="auto"/>
        <w:ind w:left="120" w:right="86" w:firstLine="576"/>
        <w:rPr>
          <w:sz w:val="24"/>
          <w:szCs w:val="24"/>
        </w:rPr>
        <w:sectPr w:rsidR="001204D4">
          <w:pgSz w:w="12240" w:h="15840"/>
          <w:pgMar w:top="960" w:right="1340" w:bottom="280" w:left="1320" w:header="736" w:footer="0" w:gutter="0"/>
          <w:cols w:space="720"/>
        </w:sectPr>
      </w:pPr>
      <w:r>
        <w:rPr>
          <w:sz w:val="24"/>
          <w:szCs w:val="24"/>
        </w:rPr>
        <w:t>Since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Firth</w:t>
      </w:r>
      <w:r>
        <w:rPr>
          <w:spacing w:val="-13"/>
          <w:sz w:val="24"/>
          <w:szCs w:val="24"/>
        </w:rPr>
        <w:t>’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edict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shall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“by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compa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eeps”,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lines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 research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yielded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apparently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conflicting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results.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Although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computational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models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suggest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that 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werful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cue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6"/>
          <w:sz w:val="24"/>
          <w:szCs w:val="24"/>
        </w:rPr>
        <w:t>o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ards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meaning,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artificial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 suggested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dubious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outlook.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coherence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close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ap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between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 xml:space="preserve">computational: </w:t>
      </w:r>
      <w:commentRangeStart w:id="17"/>
      <w:r>
        <w:rPr>
          <w:sz w:val="24"/>
          <w:szCs w:val="24"/>
        </w:rPr>
        <w:t>you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shall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if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-18"/>
          <w:sz w:val="24"/>
          <w:szCs w:val="24"/>
        </w:rPr>
        <w:t xml:space="preserve"> </w:t>
      </w:r>
      <w:r>
        <w:rPr>
          <w:w w:val="94"/>
          <w:sz w:val="24"/>
          <w:szCs w:val="24"/>
        </w:rPr>
        <w:t>know</w:t>
      </w:r>
      <w:r>
        <w:rPr>
          <w:spacing w:val="4"/>
          <w:w w:val="9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company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eeps</w:t>
      </w:r>
      <w:commentRangeEnd w:id="17"/>
      <w:r w:rsidR="00887739">
        <w:rPr>
          <w:rStyle w:val="CommentReference"/>
        </w:rPr>
        <w:commentReference w:id="17"/>
      </w:r>
      <w:r>
        <w:rPr>
          <w:sz w:val="24"/>
          <w:szCs w:val="24"/>
        </w:rPr>
        <w:t>.</w:t>
      </w:r>
    </w:p>
    <w:p w14:paraId="5EE785CA" w14:textId="77777777" w:rsidR="001204D4" w:rsidRDefault="001204D4">
      <w:pPr>
        <w:spacing w:line="200" w:lineRule="exact"/>
      </w:pPr>
    </w:p>
    <w:p w14:paraId="7304820D" w14:textId="77777777" w:rsidR="001204D4" w:rsidRDefault="001204D4">
      <w:pPr>
        <w:spacing w:line="200" w:lineRule="exact"/>
      </w:pPr>
    </w:p>
    <w:p w14:paraId="0EFE2D9A" w14:textId="77777777" w:rsidR="001204D4" w:rsidRDefault="001204D4">
      <w:pPr>
        <w:spacing w:before="17" w:line="200" w:lineRule="exact"/>
      </w:pPr>
    </w:p>
    <w:p w14:paraId="4828309B" w14:textId="77777777" w:rsidR="001204D4" w:rsidRDefault="00213659">
      <w:pPr>
        <w:spacing w:before="19"/>
        <w:ind w:left="100"/>
        <w:rPr>
          <w:sz w:val="24"/>
          <w:szCs w:val="24"/>
        </w:rPr>
      </w:pP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able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1</w:t>
      </w:r>
    </w:p>
    <w:p w14:paraId="48DD84F9" w14:textId="77777777" w:rsidR="001204D4" w:rsidRDefault="001204D4">
      <w:pPr>
        <w:spacing w:before="2" w:line="200" w:lineRule="exact"/>
      </w:pPr>
    </w:p>
    <w:p w14:paraId="7543160D" w14:textId="77777777" w:rsidR="001204D4" w:rsidRDefault="00213659">
      <w:pPr>
        <w:ind w:left="100"/>
        <w:rPr>
          <w:sz w:val="24"/>
          <w:szCs w:val="24"/>
        </w:rPr>
      </w:pPr>
      <w:proofErr w:type="gramStart"/>
      <w:r>
        <w:rPr>
          <w:sz w:val="24"/>
          <w:szCs w:val="24"/>
        </w:rPr>
        <w:t>R</w:t>
      </w:r>
      <w:r>
        <w:rPr>
          <w:spacing w:val="-10"/>
          <w:sz w:val="24"/>
          <w:szCs w:val="24"/>
        </w:rPr>
        <w:t>e</w:t>
      </w:r>
      <w:r>
        <w:rPr>
          <w:sz w:val="24"/>
          <w:szCs w:val="24"/>
        </w:rPr>
        <w:t>g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ession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1.</w:t>
      </w:r>
      <w:proofErr w:type="gramEnd"/>
      <w:r>
        <w:rPr>
          <w:spacing w:val="12"/>
          <w:sz w:val="24"/>
          <w:szCs w:val="24"/>
        </w:rPr>
        <w:t xml:space="preserve"> </w:t>
      </w:r>
      <w:r>
        <w:rPr>
          <w:spacing w:val="-25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24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eadabilit</w:t>
      </w:r>
      <w:r>
        <w:rPr>
          <w:spacing w:val="-13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2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e</w:t>
      </w:r>
      <w:r>
        <w:rPr>
          <w:sz w:val="24"/>
          <w:szCs w:val="24"/>
        </w:rPr>
        <w:t>xposu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values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have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been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divided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1000.</w:t>
      </w:r>
    </w:p>
    <w:p w14:paraId="29B1E982" w14:textId="77777777" w:rsidR="001204D4" w:rsidRDefault="001204D4">
      <w:pPr>
        <w:spacing w:line="200" w:lineRule="exact"/>
      </w:pPr>
    </w:p>
    <w:p w14:paraId="2957F293" w14:textId="77777777" w:rsidR="001204D4" w:rsidRDefault="001204D4">
      <w:pPr>
        <w:spacing w:line="200" w:lineRule="exact"/>
      </w:pPr>
    </w:p>
    <w:p w14:paraId="2E01BCC8" w14:textId="77777777" w:rsidR="001204D4" w:rsidRDefault="001204D4">
      <w:pPr>
        <w:spacing w:before="2" w:line="220" w:lineRule="exact"/>
        <w:rPr>
          <w:sz w:val="22"/>
          <w:szCs w:val="22"/>
        </w:rPr>
      </w:pPr>
    </w:p>
    <w:p w14:paraId="13B41428" w14:textId="77777777" w:rsidR="001204D4" w:rsidRDefault="00887739">
      <w:pPr>
        <w:spacing w:before="26"/>
        <w:ind w:left="190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470" behindDoc="1" locked="0" layoutInCell="1" allowOverlap="1" wp14:anchorId="5CB16E94" wp14:editId="1DEC19DB">
                <wp:simplePos x="0" y="0"/>
                <wp:positionH relativeFrom="page">
                  <wp:posOffset>1985645</wp:posOffset>
                </wp:positionH>
                <wp:positionV relativeFrom="paragraph">
                  <wp:posOffset>-43180</wp:posOffset>
                </wp:positionV>
                <wp:extent cx="3800475" cy="0"/>
                <wp:effectExtent l="0" t="45720" r="1998980" b="0"/>
                <wp:wrapNone/>
                <wp:docPr id="798" name="Group 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00475" cy="0"/>
                          <a:chOff x="3127" y="-68"/>
                          <a:chExt cx="5986" cy="0"/>
                        </a:xfrm>
                      </wpg:grpSpPr>
                      <wps:wsp>
                        <wps:cNvPr id="799" name="Freeform 795"/>
                        <wps:cNvSpPr>
                          <a:spLocks noEditPoints="1"/>
                        </wps:cNvSpPr>
                        <wps:spPr bwMode="auto">
                          <a:xfrm>
                            <a:off x="6254" y="-136"/>
                            <a:ext cx="5986" cy="0"/>
                          </a:xfrm>
                          <a:custGeom>
                            <a:avLst/>
                            <a:gdLst>
                              <a:gd name="T0" fmla="+- 0 3127 3127"/>
                              <a:gd name="T1" fmla="*/ T0 w 5986"/>
                              <a:gd name="T2" fmla="+- 0 9113 3127"/>
                              <a:gd name="T3" fmla="*/ T2 w 598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986">
                                <a:moveTo>
                                  <a:pt x="0" y="0"/>
                                </a:moveTo>
                                <a:lnTo>
                                  <a:pt x="5986" y="0"/>
                                </a:lnTo>
                              </a:path>
                            </a:pathLst>
                          </a:custGeom>
                          <a:noFill/>
                          <a:ln w="50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94" o:spid="_x0000_s1026" style="position:absolute;margin-left:156.35pt;margin-top:-3.35pt;width:299.25pt;height:0;z-index:-3010;mso-position-horizontal-relative:page" coordorigin="3127,-68" coordsize="5986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">
                <v:polyline id="Freeform 795" o:spid="_x0000_s1027" style="position:absolute;visibility:visible;mso-wrap-style:square;v-text-anchor:top" points="6254,-136,12240,-136" coordsize="598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J9ktwwAA&#10;ANwAAAAPAAAAZHJzL2Rvd25yZXYueG1sRI9Ba8JAFITvBf/D8gRvdaNo1OgqUqp4KmgLXh/Zl2ww&#10;+zZk15j++64g9DjMzDfMZtfbWnTU+sqxgsk4AUGcO11xqeDn+/C+BOEDssbaMSn4JQ+77eBtg5l2&#10;Dz5TdwmliBD2GSowITSZlD43ZNGPXUMcvcK1FkOUbSl1i48It7WcJkkqLVYcFww29GEov13uVkFx&#10;v3116UIeT+mnKeb1eSb5OlNqNOz3axCB+vAffrVPWsFitYLnmXgE5PY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oJ9ktwwAAANwAAAAPAAAAAAAAAAAAAAAAAJcCAABkcnMvZG93&#10;bnJldi54bWxQSwUGAAAAAAQABAD1AAAAhwMAAAAA&#10;" filled="f" strokeweight="5054emu">
                  <v:path arrowok="t" o:connecttype="custom" o:connectlocs="0,0;5986,0" o:connectangles="0,0"/>
                  <o:lock v:ext="edit" verticies="t"/>
                </v:polyline>
                <w10:wrap anchorx="page"/>
              </v:group>
            </w:pict>
          </mc:Fallback>
        </mc:AlternateContent>
      </w:r>
      <w:proofErr w:type="spellStart"/>
      <w:r w:rsidR="00213659">
        <w:t>R</w:t>
      </w:r>
      <w:r w:rsidR="00213659">
        <w:rPr>
          <w:spacing w:val="-3"/>
        </w:rPr>
        <w:t>e</w:t>
      </w:r>
      <w:r w:rsidR="00213659">
        <w:t>gressor</w:t>
      </w:r>
      <w:proofErr w:type="spellEnd"/>
      <w:r w:rsidR="00213659">
        <w:t xml:space="preserve">                                            </w:t>
      </w:r>
      <w:r w:rsidR="00213659">
        <w:rPr>
          <w:spacing w:val="43"/>
        </w:rPr>
        <w:t xml:space="preserve"> </w:t>
      </w:r>
      <w:r w:rsidR="00213659">
        <w:t xml:space="preserve">β    </w:t>
      </w:r>
      <w:r w:rsidR="00213659">
        <w:rPr>
          <w:spacing w:val="11"/>
        </w:rPr>
        <w:t xml:space="preserve"> </w:t>
      </w:r>
      <w:proofErr w:type="spellStart"/>
      <w:r w:rsidR="00213659">
        <w:t>Std</w:t>
      </w:r>
      <w:proofErr w:type="spellEnd"/>
      <w:r w:rsidR="00213659">
        <w:rPr>
          <w:spacing w:val="-3"/>
        </w:rPr>
        <w:t xml:space="preserve"> </w:t>
      </w:r>
      <w:r w:rsidR="00213659">
        <w:t xml:space="preserve">Error          </w:t>
      </w:r>
      <w:r w:rsidR="00213659">
        <w:rPr>
          <w:spacing w:val="28"/>
        </w:rPr>
        <w:t xml:space="preserve"> </w:t>
      </w:r>
      <w:r w:rsidR="00213659">
        <w:rPr>
          <w:w w:val="129"/>
        </w:rPr>
        <w:t xml:space="preserve">t           </w:t>
      </w:r>
      <w:r w:rsidR="00213659">
        <w:rPr>
          <w:spacing w:val="25"/>
          <w:w w:val="129"/>
        </w:rPr>
        <w:t xml:space="preserve"> </w:t>
      </w:r>
      <w:r w:rsidR="00213659">
        <w:t>p</w:t>
      </w:r>
    </w:p>
    <w:p w14:paraId="7E7611A7" w14:textId="77777777" w:rsidR="001204D4" w:rsidRDefault="001204D4">
      <w:pPr>
        <w:spacing w:before="3" w:line="80" w:lineRule="exact"/>
        <w:rPr>
          <w:sz w:val="8"/>
          <w:szCs w:val="8"/>
        </w:rPr>
      </w:pPr>
    </w:p>
    <w:tbl>
      <w:tblPr>
        <w:tblW w:w="0" w:type="auto"/>
        <w:tblInd w:w="17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4"/>
        <w:gridCol w:w="1046"/>
        <w:gridCol w:w="831"/>
        <w:gridCol w:w="654"/>
        <w:gridCol w:w="900"/>
      </w:tblGrid>
      <w:tr w:rsidR="001204D4" w14:paraId="41F9CD62" w14:textId="77777777">
        <w:trPr>
          <w:trHeight w:hRule="exact" w:val="422"/>
        </w:trPr>
        <w:tc>
          <w:tcPr>
            <w:tcW w:w="255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12902CAE" w14:textId="77777777" w:rsidR="001204D4" w:rsidRDefault="001204D4"/>
        </w:tc>
        <w:tc>
          <w:tcPr>
            <w:tcW w:w="104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400ED02D" w14:textId="77777777" w:rsidR="001204D4" w:rsidRDefault="00213659">
            <w:pPr>
              <w:spacing w:before="90"/>
              <w:ind w:left="70"/>
            </w:pPr>
            <w:r>
              <w:t>Memory</w:t>
            </w:r>
          </w:p>
        </w:tc>
        <w:tc>
          <w:tcPr>
            <w:tcW w:w="2385" w:type="dxa"/>
            <w:gridSpan w:val="3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13551455" w14:textId="77777777" w:rsidR="001204D4" w:rsidRDefault="001204D4"/>
        </w:tc>
      </w:tr>
      <w:tr w:rsidR="001204D4" w14:paraId="4C1C2897" w14:textId="77777777">
        <w:trPr>
          <w:trHeight w:hRule="exact" w:val="396"/>
        </w:trPr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2748ED8A" w14:textId="77777777" w:rsidR="001204D4" w:rsidRDefault="00213659">
            <w:pPr>
              <w:spacing w:before="64"/>
              <w:ind w:left="120"/>
            </w:pPr>
            <w:r>
              <w:t>Intercept</w:t>
            </w: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14:paraId="33CD7ECE" w14:textId="77777777" w:rsidR="001204D4" w:rsidRDefault="00213659">
            <w:pPr>
              <w:spacing w:before="64"/>
              <w:ind w:left="235"/>
            </w:pPr>
            <w:r>
              <w:t>0.0359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14:paraId="6D867D19" w14:textId="77777777" w:rsidR="001204D4" w:rsidRDefault="00213659">
            <w:pPr>
              <w:spacing w:before="64"/>
              <w:ind w:left="263"/>
            </w:pPr>
            <w:r>
              <w:t>0.018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5B7A273C" w14:textId="77777777" w:rsidR="001204D4" w:rsidRDefault="00213659">
            <w:pPr>
              <w:spacing w:before="64"/>
              <w:ind w:left="186"/>
            </w:pPr>
            <w:r>
              <w:t>1.91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</w:tcPr>
          <w:p w14:paraId="78400C13" w14:textId="77777777" w:rsidR="001204D4" w:rsidRDefault="00213659">
            <w:pPr>
              <w:spacing w:before="64"/>
              <w:ind w:left="232"/>
            </w:pPr>
            <w:r>
              <w:t>0.056</w:t>
            </w:r>
          </w:p>
        </w:tc>
      </w:tr>
      <w:tr w:rsidR="001204D4" w14:paraId="5CD06E7F" w14:textId="77777777">
        <w:trPr>
          <w:trHeight w:hRule="exact" w:val="396"/>
        </w:trPr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6F4E1413" w14:textId="77777777" w:rsidR="001204D4" w:rsidRDefault="00213659">
            <w:pPr>
              <w:spacing w:before="64"/>
              <w:ind w:left="120"/>
            </w:pPr>
            <w:r>
              <w:t>Condition:</w:t>
            </w:r>
            <w:r>
              <w:rPr>
                <w:spacing w:val="3"/>
              </w:rPr>
              <w:t xml:space="preserve"> </w:t>
            </w:r>
            <w:r>
              <w:t>1/3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(0/3)</w:t>
            </w: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14:paraId="21651A56" w14:textId="77777777" w:rsidR="001204D4" w:rsidRDefault="00213659">
            <w:pPr>
              <w:spacing w:before="64"/>
              <w:ind w:left="169"/>
            </w:pPr>
            <w:r>
              <w:t>-0.0005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14:paraId="3EB00B6A" w14:textId="77777777" w:rsidR="001204D4" w:rsidRDefault="00213659">
            <w:pPr>
              <w:spacing w:before="64"/>
              <w:ind w:left="263"/>
            </w:pPr>
            <w:r>
              <w:t>0.027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02B2C7DD" w14:textId="77777777" w:rsidR="001204D4" w:rsidRDefault="00213659">
            <w:pPr>
              <w:spacing w:before="64"/>
              <w:ind w:left="120"/>
            </w:pPr>
            <w:r>
              <w:t>-0.01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</w:tcPr>
          <w:p w14:paraId="1FAA2169" w14:textId="77777777" w:rsidR="001204D4" w:rsidRDefault="00213659">
            <w:pPr>
              <w:spacing w:before="64"/>
              <w:ind w:left="232"/>
            </w:pPr>
            <w:r>
              <w:t>0.984</w:t>
            </w:r>
          </w:p>
        </w:tc>
      </w:tr>
      <w:tr w:rsidR="001204D4" w14:paraId="0EB2D3EA" w14:textId="77777777">
        <w:trPr>
          <w:trHeight w:hRule="exact" w:val="396"/>
        </w:trPr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432BD534" w14:textId="77777777" w:rsidR="001204D4" w:rsidRDefault="00213659">
            <w:pPr>
              <w:spacing w:before="64"/>
              <w:ind w:left="120"/>
            </w:pPr>
            <w:r>
              <w:t>Condition:</w:t>
            </w:r>
            <w:r>
              <w:rPr>
                <w:spacing w:val="3"/>
              </w:rPr>
              <w:t xml:space="preserve"> </w:t>
            </w:r>
            <w:r>
              <w:t>2/3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(0/3,1/3)</w:t>
            </w: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14:paraId="039F0848" w14:textId="77777777" w:rsidR="001204D4" w:rsidRDefault="00213659">
            <w:pPr>
              <w:spacing w:before="64"/>
              <w:ind w:left="235"/>
            </w:pPr>
            <w:r>
              <w:t>0.0309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14:paraId="070D6436" w14:textId="77777777" w:rsidR="001204D4" w:rsidRDefault="00213659">
            <w:pPr>
              <w:spacing w:before="64"/>
              <w:ind w:left="263"/>
            </w:pPr>
            <w:r>
              <w:t>0.014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27CA2BFB" w14:textId="77777777" w:rsidR="001204D4" w:rsidRDefault="00213659">
            <w:pPr>
              <w:spacing w:before="64"/>
              <w:ind w:left="186"/>
            </w:pPr>
            <w:r>
              <w:t>2.09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</w:tcPr>
          <w:p w14:paraId="12061726" w14:textId="77777777" w:rsidR="001204D4" w:rsidRDefault="00213659">
            <w:pPr>
              <w:spacing w:before="64"/>
              <w:ind w:left="219"/>
            </w:pPr>
            <w:r>
              <w:t>&lt;0.05*</w:t>
            </w:r>
          </w:p>
        </w:tc>
      </w:tr>
      <w:tr w:rsidR="001204D4" w14:paraId="1773536A" w14:textId="77777777">
        <w:trPr>
          <w:trHeight w:hRule="exact" w:val="396"/>
        </w:trPr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7D7879F1" w14:textId="77777777" w:rsidR="001204D4" w:rsidRDefault="00213659">
            <w:pPr>
              <w:spacing w:before="64"/>
              <w:ind w:left="120"/>
            </w:pPr>
            <w:r>
              <w:t>Condition:</w:t>
            </w:r>
            <w:r>
              <w:rPr>
                <w:spacing w:val="3"/>
              </w:rPr>
              <w:t xml:space="preserve"> </w:t>
            </w:r>
            <w:r>
              <w:t>3/3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(0/3,1/3,2/3)</w:t>
            </w: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14:paraId="11EB0CC3" w14:textId="77777777" w:rsidR="001204D4" w:rsidRDefault="00213659">
            <w:pPr>
              <w:spacing w:before="64"/>
              <w:ind w:left="235"/>
            </w:pPr>
            <w:r>
              <w:t>0.0396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14:paraId="01555236" w14:textId="77777777" w:rsidR="001204D4" w:rsidRDefault="00213659">
            <w:pPr>
              <w:spacing w:before="64"/>
              <w:ind w:left="263"/>
            </w:pPr>
            <w:r>
              <w:t>0.010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413F8C07" w14:textId="77777777" w:rsidR="001204D4" w:rsidRDefault="00213659">
            <w:pPr>
              <w:spacing w:before="64"/>
              <w:ind w:left="186"/>
            </w:pPr>
            <w:r>
              <w:t>3.65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</w:tcPr>
          <w:p w14:paraId="3DEBBB0A" w14:textId="77777777" w:rsidR="001204D4" w:rsidRDefault="00213659">
            <w:pPr>
              <w:spacing w:before="64"/>
              <w:ind w:left="120"/>
            </w:pPr>
            <w:r>
              <w:t>&lt;0.001*</w:t>
            </w:r>
          </w:p>
        </w:tc>
      </w:tr>
      <w:tr w:rsidR="001204D4" w14:paraId="65AA029C" w14:textId="77777777">
        <w:trPr>
          <w:trHeight w:hRule="exact" w:val="396"/>
        </w:trPr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3E53C8BF" w14:textId="77777777" w:rsidR="001204D4" w:rsidRDefault="00213659">
            <w:pPr>
              <w:spacing w:before="64"/>
              <w:ind w:left="120"/>
            </w:pPr>
            <w:r>
              <w:t>Exposures</w:t>
            </w: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14:paraId="2F492CEA" w14:textId="77777777" w:rsidR="001204D4" w:rsidRDefault="00213659">
            <w:pPr>
              <w:spacing w:before="64"/>
              <w:ind w:left="235"/>
            </w:pPr>
            <w:r>
              <w:t>0.2346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14:paraId="254CEB92" w14:textId="77777777" w:rsidR="001204D4" w:rsidRDefault="00213659">
            <w:pPr>
              <w:spacing w:before="64"/>
              <w:ind w:left="263"/>
            </w:pPr>
            <w:r>
              <w:t>0.083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12F5FC5C" w14:textId="77777777" w:rsidR="001204D4" w:rsidRDefault="00213659">
            <w:pPr>
              <w:spacing w:before="64"/>
              <w:ind w:left="186"/>
            </w:pPr>
            <w:r>
              <w:t>2.81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</w:tcPr>
          <w:p w14:paraId="01DF115E" w14:textId="77777777" w:rsidR="001204D4" w:rsidRDefault="00213659">
            <w:pPr>
              <w:spacing w:before="64"/>
              <w:ind w:left="120"/>
            </w:pPr>
            <w:r>
              <w:t>&lt;0.005*</w:t>
            </w:r>
          </w:p>
        </w:tc>
      </w:tr>
      <w:tr w:rsidR="001204D4" w14:paraId="32CE3C9C" w14:textId="77777777">
        <w:trPr>
          <w:trHeight w:hRule="exact" w:val="428"/>
        </w:trPr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4633151B" w14:textId="77777777" w:rsidR="001204D4" w:rsidRDefault="00213659">
            <w:pPr>
              <w:spacing w:before="28"/>
              <w:ind w:left="120"/>
            </w:pPr>
            <w:r>
              <w:t>E</w:t>
            </w:r>
            <w:r>
              <w:rPr>
                <w:spacing w:val="-1"/>
              </w:rPr>
              <w:t xml:space="preserve"> </w:t>
            </w:r>
            <w:r>
              <w:rPr>
                <w:rFonts w:ascii="Batang" w:eastAsia="Batang" w:hAnsi="Batang" w:cs="Batang"/>
              </w:rPr>
              <w:t>×</w:t>
            </w:r>
            <w:r>
              <w:rPr>
                <w:rFonts w:ascii="Batang" w:eastAsia="Batang" w:hAnsi="Batang" w:cs="Batang"/>
                <w:spacing w:val="-25"/>
              </w:rPr>
              <w:t xml:space="preserve"> </w:t>
            </w:r>
            <w:r>
              <w:t>C:</w:t>
            </w:r>
            <w:r>
              <w:rPr>
                <w:spacing w:val="-2"/>
              </w:rPr>
              <w:t xml:space="preserve"> </w:t>
            </w:r>
            <w:r>
              <w:t>1/3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(0/3)</w:t>
            </w: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14:paraId="30BD9602" w14:textId="77777777" w:rsidR="001204D4" w:rsidRDefault="00213659">
            <w:pPr>
              <w:spacing w:before="64"/>
              <w:ind w:left="235"/>
            </w:pPr>
            <w:r>
              <w:t>0.0033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14:paraId="7430A576" w14:textId="77777777" w:rsidR="001204D4" w:rsidRDefault="00213659">
            <w:pPr>
              <w:spacing w:before="64"/>
              <w:ind w:left="263"/>
            </w:pPr>
            <w:r>
              <w:t>0.120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09489ECD" w14:textId="77777777" w:rsidR="001204D4" w:rsidRDefault="00213659">
            <w:pPr>
              <w:spacing w:before="64"/>
              <w:ind w:left="186"/>
            </w:pPr>
            <w:r>
              <w:t>0.02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</w:tcPr>
          <w:p w14:paraId="4200C68F" w14:textId="77777777" w:rsidR="001204D4" w:rsidRDefault="00213659">
            <w:pPr>
              <w:spacing w:before="64"/>
              <w:ind w:left="232"/>
            </w:pPr>
            <w:r>
              <w:t>0.977</w:t>
            </w:r>
          </w:p>
        </w:tc>
      </w:tr>
      <w:tr w:rsidR="001204D4" w14:paraId="57FCB71A" w14:textId="77777777">
        <w:trPr>
          <w:trHeight w:hRule="exact" w:val="429"/>
        </w:trPr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2CF7EC4A" w14:textId="77777777" w:rsidR="001204D4" w:rsidRDefault="00213659">
            <w:pPr>
              <w:spacing w:line="260" w:lineRule="exact"/>
              <w:ind w:left="120"/>
            </w:pPr>
            <w:r>
              <w:rPr>
                <w:position w:val="-1"/>
              </w:rPr>
              <w:t>E</w:t>
            </w:r>
            <w:r>
              <w:rPr>
                <w:spacing w:val="-1"/>
                <w:position w:val="-1"/>
              </w:rPr>
              <w:t xml:space="preserve"> </w:t>
            </w:r>
            <w:r>
              <w:rPr>
                <w:rFonts w:ascii="Batang" w:eastAsia="Batang" w:hAnsi="Batang" w:cs="Batang"/>
                <w:position w:val="-1"/>
              </w:rPr>
              <w:t>×</w:t>
            </w:r>
            <w:r>
              <w:rPr>
                <w:rFonts w:ascii="Batang" w:eastAsia="Batang" w:hAnsi="Batang" w:cs="Batang"/>
                <w:spacing w:val="-25"/>
                <w:position w:val="-1"/>
              </w:rPr>
              <w:t xml:space="preserve"> </w:t>
            </w:r>
            <w:r>
              <w:rPr>
                <w:position w:val="-1"/>
              </w:rPr>
              <w:t>C:</w:t>
            </w:r>
            <w:r>
              <w:rPr>
                <w:spacing w:val="-2"/>
                <w:position w:val="-1"/>
              </w:rPr>
              <w:t xml:space="preserve"> </w:t>
            </w:r>
            <w:r>
              <w:rPr>
                <w:position w:val="-1"/>
              </w:rPr>
              <w:t>2/3</w:t>
            </w:r>
            <w:r>
              <w:rPr>
                <w:spacing w:val="-3"/>
                <w:position w:val="-1"/>
              </w:rPr>
              <w:t xml:space="preserve"> </w:t>
            </w:r>
            <w:r>
              <w:rPr>
                <w:position w:val="-1"/>
              </w:rPr>
              <w:t>–</w:t>
            </w:r>
            <w:r>
              <w:rPr>
                <w:spacing w:val="-1"/>
                <w:position w:val="-1"/>
              </w:rPr>
              <w:t xml:space="preserve"> </w:t>
            </w:r>
            <w:r>
              <w:rPr>
                <w:position w:val="-1"/>
              </w:rPr>
              <w:t>(0/3,1/3)</w:t>
            </w: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14:paraId="3E308E87" w14:textId="77777777" w:rsidR="001204D4" w:rsidRDefault="00213659">
            <w:pPr>
              <w:spacing w:before="32"/>
              <w:ind w:left="169"/>
            </w:pPr>
            <w:r>
              <w:t>-0.0215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14:paraId="67D89AFF" w14:textId="77777777" w:rsidR="001204D4" w:rsidRDefault="00213659">
            <w:pPr>
              <w:spacing w:before="32"/>
              <w:ind w:left="263"/>
            </w:pPr>
            <w:r>
              <w:t>0.065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7BBF0D30" w14:textId="77777777" w:rsidR="001204D4" w:rsidRDefault="00213659">
            <w:pPr>
              <w:spacing w:before="32"/>
              <w:ind w:left="120"/>
            </w:pPr>
            <w:r>
              <w:t>-0.32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</w:tcPr>
          <w:p w14:paraId="6B69E17F" w14:textId="77777777" w:rsidR="001204D4" w:rsidRDefault="00213659">
            <w:pPr>
              <w:spacing w:before="32"/>
              <w:ind w:left="232"/>
            </w:pPr>
            <w:r>
              <w:t>0.743</w:t>
            </w:r>
          </w:p>
        </w:tc>
      </w:tr>
    </w:tbl>
    <w:p w14:paraId="150944ED" w14:textId="77777777" w:rsidR="001204D4" w:rsidRDefault="00213659">
      <w:pPr>
        <w:spacing w:line="220" w:lineRule="exact"/>
        <w:ind w:left="1747" w:right="1747"/>
        <w:jc w:val="center"/>
      </w:pPr>
      <w:r>
        <w:rPr>
          <w:w w:val="99"/>
          <w:u w:val="single" w:color="000000"/>
        </w:rPr>
        <w:t xml:space="preserve"> </w:t>
      </w:r>
      <w:r>
        <w:rPr>
          <w:spacing w:val="20"/>
          <w:u w:val="single" w:color="000000"/>
        </w:rPr>
        <w:t xml:space="preserve"> </w:t>
      </w:r>
      <w:r>
        <w:rPr>
          <w:w w:val="99"/>
          <w:u w:val="single" w:color="000000"/>
        </w:rPr>
        <w:t xml:space="preserve">E </w:t>
      </w:r>
      <w:r>
        <w:rPr>
          <w:rFonts w:ascii="Batang" w:eastAsia="Batang" w:hAnsi="Batang" w:cs="Batang"/>
          <w:w w:val="95"/>
          <w:u w:val="single" w:color="000000"/>
        </w:rPr>
        <w:t>×</w:t>
      </w:r>
      <w:r>
        <w:rPr>
          <w:rFonts w:ascii="Batang" w:eastAsia="Batang" w:hAnsi="Batang" w:cs="Batang"/>
          <w:spacing w:val="-149"/>
          <w:w w:val="83"/>
          <w:u w:val="single" w:color="000000"/>
        </w:rPr>
        <w:t xml:space="preserve"> </w:t>
      </w:r>
      <w:r>
        <w:rPr>
          <w:w w:val="99"/>
          <w:u w:val="single" w:color="000000"/>
        </w:rPr>
        <w:t>C: 3/3 – (0/3,1/3,2/3</w:t>
      </w:r>
      <w:proofErr w:type="gramStart"/>
      <w:r>
        <w:rPr>
          <w:w w:val="99"/>
          <w:u w:val="single" w:color="000000"/>
        </w:rPr>
        <w:t xml:space="preserve">) </w:t>
      </w:r>
      <w:r>
        <w:rPr>
          <w:u w:val="single" w:color="000000"/>
        </w:rPr>
        <w:t xml:space="preserve">          </w:t>
      </w:r>
      <w:r>
        <w:rPr>
          <w:spacing w:val="6"/>
          <w:u w:val="single" w:color="000000"/>
        </w:rPr>
        <w:t xml:space="preserve"> </w:t>
      </w:r>
      <w:r>
        <w:rPr>
          <w:w w:val="99"/>
          <w:u w:val="single" w:color="000000"/>
        </w:rPr>
        <w:t>0.1326</w:t>
      </w:r>
      <w:proofErr w:type="gramEnd"/>
      <w:r>
        <w:rPr>
          <w:w w:val="99"/>
          <w:u w:val="single" w:color="000000"/>
        </w:rPr>
        <w:t xml:space="preserve"> </w:t>
      </w:r>
      <w:r>
        <w:rPr>
          <w:u w:val="single" w:color="000000"/>
        </w:rPr>
        <w:t xml:space="preserve">         </w:t>
      </w:r>
      <w:r>
        <w:rPr>
          <w:spacing w:val="-23"/>
          <w:u w:val="single" w:color="000000"/>
        </w:rPr>
        <w:t xml:space="preserve"> </w:t>
      </w:r>
      <w:r>
        <w:rPr>
          <w:w w:val="99"/>
          <w:u w:val="single" w:color="000000"/>
        </w:rPr>
        <w:t xml:space="preserve">0.048 </w:t>
      </w:r>
      <w:r>
        <w:rPr>
          <w:u w:val="single" w:color="000000"/>
        </w:rPr>
        <w:t xml:space="preserve">    </w:t>
      </w:r>
      <w:r>
        <w:rPr>
          <w:spacing w:val="6"/>
          <w:u w:val="single" w:color="000000"/>
        </w:rPr>
        <w:t xml:space="preserve"> </w:t>
      </w:r>
      <w:r>
        <w:rPr>
          <w:w w:val="99"/>
          <w:u w:val="single" w:color="000000"/>
        </w:rPr>
        <w:t xml:space="preserve">2.73 </w:t>
      </w:r>
      <w:r>
        <w:rPr>
          <w:u w:val="single" w:color="000000"/>
        </w:rPr>
        <w:t xml:space="preserve">     </w:t>
      </w:r>
      <w:r>
        <w:rPr>
          <w:spacing w:val="-11"/>
          <w:u w:val="single" w:color="000000"/>
        </w:rPr>
        <w:t xml:space="preserve"> </w:t>
      </w:r>
      <w:r>
        <w:rPr>
          <w:w w:val="99"/>
          <w:u w:val="single" w:color="000000"/>
        </w:rPr>
        <w:t xml:space="preserve">&lt;0.01* </w:t>
      </w:r>
      <w:r>
        <w:rPr>
          <w:spacing w:val="20"/>
          <w:u w:val="single" w:color="000000"/>
        </w:rPr>
        <w:t xml:space="preserve"> </w:t>
      </w:r>
    </w:p>
    <w:p w14:paraId="1FA601D4" w14:textId="77777777" w:rsidR="001204D4" w:rsidRDefault="001204D4">
      <w:pPr>
        <w:spacing w:before="4" w:line="160" w:lineRule="exact"/>
        <w:rPr>
          <w:sz w:val="17"/>
          <w:szCs w:val="17"/>
        </w:rPr>
      </w:pPr>
    </w:p>
    <w:p w14:paraId="3EA0F1AA" w14:textId="77777777" w:rsidR="001204D4" w:rsidRDefault="00213659">
      <w:pPr>
        <w:ind w:left="4322" w:right="4371"/>
        <w:jc w:val="center"/>
      </w:pPr>
      <w:r>
        <w:rPr>
          <w:w w:val="99"/>
        </w:rPr>
        <w:t>Similarity</w:t>
      </w:r>
    </w:p>
    <w:p w14:paraId="3F63E3D2" w14:textId="77777777" w:rsidR="001204D4" w:rsidRDefault="001204D4">
      <w:pPr>
        <w:spacing w:before="6" w:line="160" w:lineRule="exact"/>
        <w:rPr>
          <w:sz w:val="16"/>
          <w:szCs w:val="16"/>
        </w:rPr>
      </w:pPr>
    </w:p>
    <w:p w14:paraId="7627B9B1" w14:textId="77777777" w:rsidR="001204D4" w:rsidRDefault="00213659">
      <w:pPr>
        <w:spacing w:line="413" w:lineRule="auto"/>
        <w:ind w:left="1907" w:right="1872"/>
      </w:pPr>
      <w:r>
        <w:t xml:space="preserve">Intercept                                      </w:t>
      </w:r>
      <w:r>
        <w:rPr>
          <w:spacing w:val="5"/>
        </w:rPr>
        <w:t xml:space="preserve"> </w:t>
      </w:r>
      <w:r>
        <w:t xml:space="preserve">0.0501         </w:t>
      </w:r>
      <w:r>
        <w:rPr>
          <w:spacing w:val="22"/>
        </w:rPr>
        <w:t xml:space="preserve"> </w:t>
      </w:r>
      <w:r>
        <w:t xml:space="preserve">0.018      2.64     </w:t>
      </w:r>
      <w:r>
        <w:rPr>
          <w:spacing w:val="35"/>
        </w:rPr>
        <w:t xml:space="preserve"> </w:t>
      </w:r>
      <w:r>
        <w:t>&lt;0.01* Condition:</w:t>
      </w:r>
      <w:r>
        <w:rPr>
          <w:spacing w:val="3"/>
        </w:rPr>
        <w:t xml:space="preserve"> </w:t>
      </w:r>
      <w:r>
        <w:t>1/3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 xml:space="preserve">(0/3)               </w:t>
      </w:r>
      <w:r>
        <w:rPr>
          <w:spacing w:val="44"/>
        </w:rPr>
        <w:t xml:space="preserve"> </w:t>
      </w:r>
      <w:r>
        <w:t xml:space="preserve">-0.0070         </w:t>
      </w:r>
      <w:r>
        <w:rPr>
          <w:spacing w:val="21"/>
        </w:rPr>
        <w:t xml:space="preserve"> </w:t>
      </w:r>
      <w:r>
        <w:t xml:space="preserve">0.027   </w:t>
      </w:r>
      <w:r>
        <w:rPr>
          <w:spacing w:val="34"/>
        </w:rPr>
        <w:t xml:space="preserve"> </w:t>
      </w:r>
      <w:r>
        <w:t xml:space="preserve">-0.25     </w:t>
      </w:r>
      <w:r>
        <w:rPr>
          <w:spacing w:val="47"/>
        </w:rPr>
        <w:t xml:space="preserve"> </w:t>
      </w:r>
      <w:r>
        <w:t>0.798</w:t>
      </w:r>
    </w:p>
    <w:p w14:paraId="6D0BA34C" w14:textId="77777777" w:rsidR="001204D4" w:rsidRDefault="00213659">
      <w:pPr>
        <w:spacing w:before="6"/>
        <w:ind w:left="1907"/>
      </w:pPr>
      <w:r>
        <w:t>Condition:</w:t>
      </w:r>
      <w:r>
        <w:rPr>
          <w:spacing w:val="3"/>
        </w:rPr>
        <w:t xml:space="preserve"> </w:t>
      </w:r>
      <w:r>
        <w:t>2/3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(0/3,1/3</w:t>
      </w:r>
      <w:proofErr w:type="gramStart"/>
      <w:r>
        <w:t xml:space="preserve">)           </w:t>
      </w:r>
      <w:r>
        <w:rPr>
          <w:spacing w:val="3"/>
        </w:rPr>
        <w:t xml:space="preserve"> </w:t>
      </w:r>
      <w:r>
        <w:t>0.0237</w:t>
      </w:r>
      <w:proofErr w:type="gramEnd"/>
      <w:r>
        <w:t xml:space="preserve">         </w:t>
      </w:r>
      <w:r>
        <w:rPr>
          <w:spacing w:val="22"/>
        </w:rPr>
        <w:t xml:space="preserve"> </w:t>
      </w:r>
      <w:r>
        <w:t xml:space="preserve">0.014      1.59     </w:t>
      </w:r>
      <w:r>
        <w:rPr>
          <w:spacing w:val="47"/>
        </w:rPr>
        <w:t xml:space="preserve"> </w:t>
      </w:r>
      <w:r>
        <w:t>0.112</w:t>
      </w:r>
    </w:p>
    <w:p w14:paraId="72849F4E" w14:textId="77777777" w:rsidR="001204D4" w:rsidRDefault="001204D4">
      <w:pPr>
        <w:spacing w:before="6" w:line="160" w:lineRule="exact"/>
        <w:rPr>
          <w:sz w:val="16"/>
          <w:szCs w:val="16"/>
        </w:rPr>
      </w:pPr>
    </w:p>
    <w:p w14:paraId="64E0678C" w14:textId="77777777" w:rsidR="001204D4" w:rsidRDefault="00213659">
      <w:pPr>
        <w:spacing w:line="413" w:lineRule="auto"/>
        <w:ind w:left="1907" w:right="1872"/>
      </w:pPr>
      <w:r>
        <w:t>Condition:</w:t>
      </w:r>
      <w:r>
        <w:rPr>
          <w:spacing w:val="3"/>
        </w:rPr>
        <w:t xml:space="preserve"> </w:t>
      </w:r>
      <w:r>
        <w:t>3/3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(0/3,1/3,2/3</w:t>
      </w:r>
      <w:proofErr w:type="gramStart"/>
      <w:r>
        <w:t xml:space="preserve">)    </w:t>
      </w:r>
      <w:r>
        <w:rPr>
          <w:spacing w:val="45"/>
        </w:rPr>
        <w:t xml:space="preserve"> </w:t>
      </w:r>
      <w:r>
        <w:t>0.0224</w:t>
      </w:r>
      <w:proofErr w:type="gramEnd"/>
      <w:r>
        <w:t xml:space="preserve">         </w:t>
      </w:r>
      <w:r>
        <w:rPr>
          <w:spacing w:val="22"/>
        </w:rPr>
        <w:t xml:space="preserve"> </w:t>
      </w:r>
      <w:r>
        <w:t xml:space="preserve">0.010      2.04     </w:t>
      </w:r>
      <w:r>
        <w:rPr>
          <w:spacing w:val="35"/>
        </w:rPr>
        <w:t xml:space="preserve"> </w:t>
      </w:r>
      <w:r>
        <w:t xml:space="preserve">&lt;0.05* Exposures                                   </w:t>
      </w:r>
      <w:r>
        <w:rPr>
          <w:spacing w:val="32"/>
        </w:rPr>
        <w:t xml:space="preserve"> </w:t>
      </w:r>
      <w:r>
        <w:t xml:space="preserve">0.1487         </w:t>
      </w:r>
      <w:r>
        <w:rPr>
          <w:spacing w:val="22"/>
        </w:rPr>
        <w:t xml:space="preserve"> </w:t>
      </w:r>
      <w:r>
        <w:t xml:space="preserve">0.084      1.77     </w:t>
      </w:r>
      <w:r>
        <w:rPr>
          <w:spacing w:val="47"/>
        </w:rPr>
        <w:t xml:space="preserve"> </w:t>
      </w:r>
      <w:r>
        <w:t>0.077</w:t>
      </w:r>
    </w:p>
    <w:p w14:paraId="0FF15B93" w14:textId="77777777" w:rsidR="001204D4" w:rsidRDefault="00213659">
      <w:pPr>
        <w:spacing w:line="220" w:lineRule="exact"/>
        <w:ind w:left="1907"/>
      </w:pPr>
      <w:r>
        <w:t>E</w:t>
      </w:r>
      <w:r>
        <w:rPr>
          <w:spacing w:val="-1"/>
        </w:rPr>
        <w:t xml:space="preserve"> </w:t>
      </w:r>
      <w:r>
        <w:rPr>
          <w:rFonts w:ascii="Batang" w:eastAsia="Batang" w:hAnsi="Batang" w:cs="Batang"/>
        </w:rPr>
        <w:t>×</w:t>
      </w:r>
      <w:r>
        <w:rPr>
          <w:rFonts w:ascii="Batang" w:eastAsia="Batang" w:hAnsi="Batang" w:cs="Batang"/>
          <w:spacing w:val="-25"/>
        </w:rPr>
        <w:t xml:space="preserve"> </w:t>
      </w:r>
      <w:r>
        <w:t>C:</w:t>
      </w:r>
      <w:r>
        <w:rPr>
          <w:spacing w:val="-2"/>
        </w:rPr>
        <w:t xml:space="preserve"> </w:t>
      </w:r>
      <w:r>
        <w:t>1/3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(0/3</w:t>
      </w:r>
      <w:proofErr w:type="gramStart"/>
      <w:r>
        <w:t xml:space="preserve">)                       </w:t>
      </w:r>
      <w:r>
        <w:rPr>
          <w:spacing w:val="10"/>
        </w:rPr>
        <w:t xml:space="preserve"> </w:t>
      </w:r>
      <w:r>
        <w:t>0.0514</w:t>
      </w:r>
      <w:proofErr w:type="gramEnd"/>
      <w:r>
        <w:t xml:space="preserve">         </w:t>
      </w:r>
      <w:r>
        <w:rPr>
          <w:spacing w:val="22"/>
        </w:rPr>
        <w:t xml:space="preserve"> </w:t>
      </w:r>
      <w:r>
        <w:t xml:space="preserve">0.121      0.42     </w:t>
      </w:r>
      <w:r>
        <w:rPr>
          <w:spacing w:val="47"/>
        </w:rPr>
        <w:t xml:space="preserve"> </w:t>
      </w:r>
      <w:r>
        <w:t>0.671</w:t>
      </w:r>
    </w:p>
    <w:p w14:paraId="3952D797" w14:textId="77777777" w:rsidR="001204D4" w:rsidRDefault="001204D4">
      <w:pPr>
        <w:spacing w:before="9" w:line="120" w:lineRule="exact"/>
        <w:rPr>
          <w:sz w:val="12"/>
          <w:szCs w:val="12"/>
        </w:rPr>
      </w:pPr>
    </w:p>
    <w:p w14:paraId="3A2596BF" w14:textId="77777777" w:rsidR="001204D4" w:rsidRDefault="00213659">
      <w:pPr>
        <w:ind w:left="1907"/>
      </w:pPr>
      <w:r>
        <w:t>E</w:t>
      </w:r>
      <w:r>
        <w:rPr>
          <w:spacing w:val="-1"/>
        </w:rPr>
        <w:t xml:space="preserve"> </w:t>
      </w:r>
      <w:r>
        <w:rPr>
          <w:rFonts w:ascii="Batang" w:eastAsia="Batang" w:hAnsi="Batang" w:cs="Batang"/>
        </w:rPr>
        <w:t>×</w:t>
      </w:r>
      <w:r>
        <w:rPr>
          <w:rFonts w:ascii="Batang" w:eastAsia="Batang" w:hAnsi="Batang" w:cs="Batang"/>
          <w:spacing w:val="-25"/>
        </w:rPr>
        <w:t xml:space="preserve"> </w:t>
      </w:r>
      <w:r>
        <w:t>C:</w:t>
      </w:r>
      <w:r>
        <w:rPr>
          <w:spacing w:val="-2"/>
        </w:rPr>
        <w:t xml:space="preserve"> </w:t>
      </w:r>
      <w:r>
        <w:t>2/3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(0/3,1/3</w:t>
      </w:r>
      <w:proofErr w:type="gramStart"/>
      <w:r>
        <w:t xml:space="preserve">)                 </w:t>
      </w:r>
      <w:r>
        <w:rPr>
          <w:spacing w:val="3"/>
        </w:rPr>
        <w:t xml:space="preserve"> </w:t>
      </w:r>
      <w:r>
        <w:t>0.0208</w:t>
      </w:r>
      <w:proofErr w:type="gramEnd"/>
      <w:r>
        <w:t xml:space="preserve">         </w:t>
      </w:r>
      <w:r>
        <w:rPr>
          <w:spacing w:val="22"/>
        </w:rPr>
        <w:t xml:space="preserve"> </w:t>
      </w:r>
      <w:r>
        <w:t xml:space="preserve">0.066      0.31     </w:t>
      </w:r>
      <w:r>
        <w:rPr>
          <w:spacing w:val="47"/>
        </w:rPr>
        <w:t xml:space="preserve"> </w:t>
      </w:r>
      <w:r>
        <w:t>0.754</w:t>
      </w:r>
    </w:p>
    <w:p w14:paraId="4F14DD86" w14:textId="77777777" w:rsidR="001204D4" w:rsidRDefault="001204D4">
      <w:pPr>
        <w:spacing w:before="9" w:line="120" w:lineRule="exact"/>
        <w:rPr>
          <w:sz w:val="12"/>
          <w:szCs w:val="12"/>
        </w:rPr>
      </w:pPr>
    </w:p>
    <w:p w14:paraId="6E834A19" w14:textId="77777777" w:rsidR="001204D4" w:rsidRDefault="00213659">
      <w:pPr>
        <w:spacing w:line="396" w:lineRule="auto"/>
        <w:ind w:left="3939" w:right="1748" w:hanging="2152"/>
      </w:pPr>
      <w:r>
        <w:rPr>
          <w:w w:val="99"/>
          <w:u w:val="single" w:color="000000"/>
        </w:rPr>
        <w:t xml:space="preserve"> </w:t>
      </w:r>
      <w:r>
        <w:rPr>
          <w:spacing w:val="20"/>
          <w:u w:val="single" w:color="000000"/>
        </w:rPr>
        <w:t xml:space="preserve"> </w:t>
      </w:r>
      <w:r>
        <w:rPr>
          <w:u w:val="single" w:color="000000"/>
        </w:rPr>
        <w:t>E</w:t>
      </w:r>
      <w:r>
        <w:rPr>
          <w:spacing w:val="-2"/>
          <w:u w:val="single" w:color="000000"/>
        </w:rPr>
        <w:t xml:space="preserve"> </w:t>
      </w:r>
      <w:r>
        <w:rPr>
          <w:rFonts w:ascii="Batang" w:eastAsia="Batang" w:hAnsi="Batang" w:cs="Batang"/>
          <w:w w:val="95"/>
          <w:u w:val="single" w:color="000000"/>
        </w:rPr>
        <w:t>×</w:t>
      </w:r>
      <w:r>
        <w:rPr>
          <w:rFonts w:ascii="Batang" w:eastAsia="Batang" w:hAnsi="Batang" w:cs="Batang"/>
          <w:spacing w:val="-149"/>
          <w:w w:val="83"/>
          <w:u w:val="single" w:color="000000"/>
        </w:rPr>
        <w:t xml:space="preserve"> </w:t>
      </w:r>
      <w:r>
        <w:rPr>
          <w:u w:val="single" w:color="000000"/>
        </w:rPr>
        <w:t>C:</w:t>
      </w:r>
      <w:r>
        <w:rPr>
          <w:spacing w:val="-2"/>
          <w:u w:val="single" w:color="000000"/>
        </w:rPr>
        <w:t xml:space="preserve"> </w:t>
      </w:r>
      <w:r>
        <w:rPr>
          <w:u w:val="single" w:color="000000"/>
        </w:rPr>
        <w:t>3/3</w:t>
      </w:r>
      <w:r>
        <w:rPr>
          <w:spacing w:val="-3"/>
          <w:u w:val="single" w:color="000000"/>
        </w:rPr>
        <w:t xml:space="preserve"> </w:t>
      </w:r>
      <w:r>
        <w:rPr>
          <w:u w:val="single" w:color="000000"/>
        </w:rPr>
        <w:t>–</w:t>
      </w:r>
      <w:r>
        <w:rPr>
          <w:spacing w:val="-1"/>
          <w:u w:val="single" w:color="000000"/>
        </w:rPr>
        <w:t xml:space="preserve"> </w:t>
      </w:r>
      <w:r>
        <w:rPr>
          <w:u w:val="single" w:color="000000"/>
        </w:rPr>
        <w:t>(0/3,1/3,2/3</w:t>
      </w:r>
      <w:proofErr w:type="gramStart"/>
      <w:r>
        <w:rPr>
          <w:u w:val="single" w:color="000000"/>
        </w:rPr>
        <w:t xml:space="preserve">)          </w:t>
      </w:r>
      <w:r>
        <w:rPr>
          <w:spacing w:val="45"/>
          <w:u w:val="single" w:color="000000"/>
        </w:rPr>
        <w:t xml:space="preserve"> </w:t>
      </w:r>
      <w:r>
        <w:rPr>
          <w:u w:val="single" w:color="000000"/>
        </w:rPr>
        <w:t>0.1373</w:t>
      </w:r>
      <w:proofErr w:type="gramEnd"/>
      <w:r>
        <w:rPr>
          <w:u w:val="single" w:color="000000"/>
        </w:rPr>
        <w:t xml:space="preserve">         </w:t>
      </w:r>
      <w:r>
        <w:rPr>
          <w:spacing w:val="21"/>
          <w:u w:val="single" w:color="000000"/>
        </w:rPr>
        <w:t xml:space="preserve"> </w:t>
      </w:r>
      <w:r>
        <w:rPr>
          <w:u w:val="single" w:color="000000"/>
        </w:rPr>
        <w:t xml:space="preserve">0.048     </w:t>
      </w:r>
      <w:r>
        <w:rPr>
          <w:spacing w:val="1"/>
          <w:u w:val="single" w:color="000000"/>
        </w:rPr>
        <w:t xml:space="preserve"> </w:t>
      </w:r>
      <w:r>
        <w:rPr>
          <w:u w:val="single" w:color="000000"/>
        </w:rPr>
        <w:t xml:space="preserve">2.80     </w:t>
      </w:r>
      <w:r>
        <w:rPr>
          <w:spacing w:val="35"/>
          <w:u w:val="single" w:color="000000"/>
        </w:rPr>
        <w:t xml:space="preserve"> </w:t>
      </w:r>
      <w:r>
        <w:rPr>
          <w:u w:val="single" w:color="000000"/>
        </w:rPr>
        <w:t xml:space="preserve">&lt;0.01* </w:t>
      </w:r>
      <w:r>
        <w:rPr>
          <w:spacing w:val="20"/>
          <w:u w:val="single" w:color="000000"/>
        </w:rPr>
        <w:t xml:space="preserve"> </w:t>
      </w:r>
      <w:r>
        <w:rPr>
          <w:spacing w:val="20"/>
        </w:rPr>
        <w:t xml:space="preserve"> </w:t>
      </w:r>
      <w:r>
        <w:t>Referent</w:t>
      </w:r>
      <w:r>
        <w:rPr>
          <w:spacing w:val="-7"/>
        </w:rPr>
        <w:t xml:space="preserve"> </w:t>
      </w:r>
      <w:r>
        <w:t>assignment</w:t>
      </w:r>
    </w:p>
    <w:p w14:paraId="3DBE9AEA" w14:textId="77777777" w:rsidR="001204D4" w:rsidRDefault="00213659">
      <w:pPr>
        <w:spacing w:before="21" w:line="413" w:lineRule="auto"/>
        <w:ind w:left="1907" w:right="1872"/>
      </w:pPr>
      <w:r>
        <w:t xml:space="preserve">Intercept                                      </w:t>
      </w:r>
      <w:r>
        <w:rPr>
          <w:spacing w:val="5"/>
        </w:rPr>
        <w:t xml:space="preserve"> </w:t>
      </w:r>
      <w:r>
        <w:t xml:space="preserve">0.1087         </w:t>
      </w:r>
      <w:r>
        <w:rPr>
          <w:spacing w:val="22"/>
        </w:rPr>
        <w:t xml:space="preserve"> </w:t>
      </w:r>
      <w:r>
        <w:t xml:space="preserve">0.036      3.01   </w:t>
      </w:r>
      <w:r>
        <w:rPr>
          <w:spacing w:val="35"/>
        </w:rPr>
        <w:t xml:space="preserve"> </w:t>
      </w:r>
      <w:r>
        <w:t>&lt;0.005* Condition:</w:t>
      </w:r>
      <w:r>
        <w:rPr>
          <w:spacing w:val="3"/>
        </w:rPr>
        <w:t xml:space="preserve"> </w:t>
      </w:r>
      <w:r>
        <w:t>1/3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(0/3</w:t>
      </w:r>
      <w:proofErr w:type="gramStart"/>
      <w:r>
        <w:t xml:space="preserve">)                 </w:t>
      </w:r>
      <w:r>
        <w:rPr>
          <w:spacing w:val="10"/>
        </w:rPr>
        <w:t xml:space="preserve"> </w:t>
      </w:r>
      <w:r>
        <w:t>0.0664</w:t>
      </w:r>
      <w:proofErr w:type="gramEnd"/>
      <w:r>
        <w:t xml:space="preserve">         </w:t>
      </w:r>
      <w:r>
        <w:rPr>
          <w:spacing w:val="22"/>
        </w:rPr>
        <w:t xml:space="preserve"> </w:t>
      </w:r>
      <w:r>
        <w:t xml:space="preserve">0.052      1.26     </w:t>
      </w:r>
      <w:r>
        <w:rPr>
          <w:spacing w:val="47"/>
        </w:rPr>
        <w:t xml:space="preserve"> </w:t>
      </w:r>
      <w:r>
        <w:t>0.208</w:t>
      </w:r>
    </w:p>
    <w:p w14:paraId="5449EA55" w14:textId="77777777" w:rsidR="001204D4" w:rsidRDefault="00213659">
      <w:pPr>
        <w:spacing w:before="6" w:line="413" w:lineRule="auto"/>
        <w:ind w:left="1907" w:right="1872"/>
      </w:pPr>
      <w:r>
        <w:t>Condition:</w:t>
      </w:r>
      <w:r>
        <w:rPr>
          <w:spacing w:val="3"/>
        </w:rPr>
        <w:t xml:space="preserve"> </w:t>
      </w:r>
      <w:r>
        <w:t>2/3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(0/3,1/3</w:t>
      </w:r>
      <w:proofErr w:type="gramStart"/>
      <w:r>
        <w:t xml:space="preserve">)           </w:t>
      </w:r>
      <w:r>
        <w:rPr>
          <w:spacing w:val="3"/>
        </w:rPr>
        <w:t xml:space="preserve"> </w:t>
      </w:r>
      <w:r>
        <w:t>0.0616</w:t>
      </w:r>
      <w:proofErr w:type="gramEnd"/>
      <w:r>
        <w:t xml:space="preserve">         </w:t>
      </w:r>
      <w:r>
        <w:rPr>
          <w:spacing w:val="22"/>
        </w:rPr>
        <w:t xml:space="preserve"> </w:t>
      </w:r>
      <w:r>
        <w:t xml:space="preserve">0.028      2.17     </w:t>
      </w:r>
      <w:r>
        <w:rPr>
          <w:spacing w:val="35"/>
        </w:rPr>
        <w:t xml:space="preserve"> </w:t>
      </w:r>
      <w:r>
        <w:t>&lt;0.05* Condition:</w:t>
      </w:r>
      <w:r>
        <w:rPr>
          <w:spacing w:val="3"/>
        </w:rPr>
        <w:t xml:space="preserve"> </w:t>
      </w:r>
      <w:r>
        <w:t>3/3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 xml:space="preserve">(0/3,1/3,2/3)    </w:t>
      </w:r>
      <w:r>
        <w:rPr>
          <w:spacing w:val="45"/>
        </w:rPr>
        <w:t xml:space="preserve"> </w:t>
      </w:r>
      <w:r>
        <w:t xml:space="preserve">0.0359         </w:t>
      </w:r>
      <w:r>
        <w:rPr>
          <w:spacing w:val="22"/>
        </w:rPr>
        <w:t xml:space="preserve"> </w:t>
      </w:r>
      <w:r>
        <w:t xml:space="preserve">0.020      1.72     </w:t>
      </w:r>
      <w:r>
        <w:rPr>
          <w:spacing w:val="47"/>
        </w:rPr>
        <w:t xml:space="preserve"> </w:t>
      </w:r>
      <w:r>
        <w:t>0.084</w:t>
      </w:r>
    </w:p>
    <w:p w14:paraId="32AFAB3A" w14:textId="77777777" w:rsidR="001204D4" w:rsidRDefault="00213659">
      <w:pPr>
        <w:spacing w:before="6" w:line="375" w:lineRule="auto"/>
        <w:ind w:left="1907" w:right="1867"/>
      </w:pPr>
      <w:r>
        <w:t xml:space="preserve">Exposures                                   </w:t>
      </w:r>
      <w:r>
        <w:rPr>
          <w:spacing w:val="32"/>
        </w:rPr>
        <w:t xml:space="preserve"> </w:t>
      </w:r>
      <w:r>
        <w:t xml:space="preserve">0.4577         </w:t>
      </w:r>
      <w:r>
        <w:rPr>
          <w:spacing w:val="22"/>
        </w:rPr>
        <w:t xml:space="preserve"> </w:t>
      </w:r>
      <w:r>
        <w:t xml:space="preserve">0.159      2.86   </w:t>
      </w:r>
      <w:r>
        <w:rPr>
          <w:spacing w:val="35"/>
        </w:rPr>
        <w:t xml:space="preserve"> </w:t>
      </w:r>
      <w:r>
        <w:t>&lt;0.005* E</w:t>
      </w:r>
      <w:r>
        <w:rPr>
          <w:spacing w:val="-1"/>
        </w:rPr>
        <w:t xml:space="preserve"> </w:t>
      </w:r>
      <w:r>
        <w:rPr>
          <w:rFonts w:ascii="Batang" w:eastAsia="Batang" w:hAnsi="Batang" w:cs="Batang"/>
        </w:rPr>
        <w:t>×</w:t>
      </w:r>
      <w:r>
        <w:rPr>
          <w:rFonts w:ascii="Batang" w:eastAsia="Batang" w:hAnsi="Batang" w:cs="Batang"/>
          <w:spacing w:val="-25"/>
        </w:rPr>
        <w:t xml:space="preserve"> </w:t>
      </w:r>
      <w:r>
        <w:t>C:</w:t>
      </w:r>
      <w:r>
        <w:rPr>
          <w:spacing w:val="-2"/>
        </w:rPr>
        <w:t xml:space="preserve"> </w:t>
      </w:r>
      <w:r>
        <w:t>1/3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 xml:space="preserve">(0/3)                     </w:t>
      </w:r>
      <w:r>
        <w:rPr>
          <w:spacing w:val="44"/>
        </w:rPr>
        <w:t xml:space="preserve"> </w:t>
      </w:r>
      <w:r>
        <w:t xml:space="preserve">-0.0919         </w:t>
      </w:r>
      <w:r>
        <w:rPr>
          <w:spacing w:val="21"/>
        </w:rPr>
        <w:t xml:space="preserve"> </w:t>
      </w:r>
      <w:r>
        <w:t xml:space="preserve">0.230   </w:t>
      </w:r>
      <w:r>
        <w:rPr>
          <w:spacing w:val="34"/>
        </w:rPr>
        <w:t xml:space="preserve"> </w:t>
      </w:r>
      <w:r>
        <w:t xml:space="preserve">-0.39     </w:t>
      </w:r>
      <w:r>
        <w:rPr>
          <w:spacing w:val="47"/>
        </w:rPr>
        <w:t xml:space="preserve"> </w:t>
      </w:r>
      <w:r>
        <w:t>0.690</w:t>
      </w:r>
    </w:p>
    <w:p w14:paraId="18489C93" w14:textId="77777777" w:rsidR="001204D4" w:rsidRDefault="00213659">
      <w:pPr>
        <w:spacing w:before="4"/>
        <w:ind w:left="1907"/>
      </w:pPr>
      <w:r>
        <w:t>E</w:t>
      </w:r>
      <w:r>
        <w:rPr>
          <w:spacing w:val="-1"/>
        </w:rPr>
        <w:t xml:space="preserve"> </w:t>
      </w:r>
      <w:r>
        <w:rPr>
          <w:rFonts w:ascii="Batang" w:eastAsia="Batang" w:hAnsi="Batang" w:cs="Batang"/>
        </w:rPr>
        <w:t>×</w:t>
      </w:r>
      <w:r>
        <w:rPr>
          <w:rFonts w:ascii="Batang" w:eastAsia="Batang" w:hAnsi="Batang" w:cs="Batang"/>
          <w:spacing w:val="-25"/>
        </w:rPr>
        <w:t xml:space="preserve"> </w:t>
      </w:r>
      <w:r>
        <w:t>C:</w:t>
      </w:r>
      <w:r>
        <w:rPr>
          <w:spacing w:val="-2"/>
        </w:rPr>
        <w:t xml:space="preserve"> </w:t>
      </w:r>
      <w:r>
        <w:t>2/3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 xml:space="preserve">(0/3,1/3)               </w:t>
      </w:r>
      <w:r>
        <w:rPr>
          <w:spacing w:val="36"/>
        </w:rPr>
        <w:t xml:space="preserve"> </w:t>
      </w:r>
      <w:r>
        <w:t xml:space="preserve">-0.1257         </w:t>
      </w:r>
      <w:r>
        <w:rPr>
          <w:spacing w:val="21"/>
        </w:rPr>
        <w:t xml:space="preserve"> </w:t>
      </w:r>
      <w:r>
        <w:t xml:space="preserve">0.126   </w:t>
      </w:r>
      <w:r>
        <w:rPr>
          <w:spacing w:val="34"/>
        </w:rPr>
        <w:t xml:space="preserve"> </w:t>
      </w:r>
      <w:r>
        <w:t xml:space="preserve">-0.99     </w:t>
      </w:r>
      <w:r>
        <w:rPr>
          <w:spacing w:val="47"/>
        </w:rPr>
        <w:t xml:space="preserve"> </w:t>
      </w:r>
      <w:r>
        <w:t>0.319</w:t>
      </w:r>
    </w:p>
    <w:p w14:paraId="34AB7856" w14:textId="77777777" w:rsidR="001204D4" w:rsidRDefault="001204D4">
      <w:pPr>
        <w:spacing w:before="9" w:line="120" w:lineRule="exact"/>
        <w:rPr>
          <w:sz w:val="12"/>
          <w:szCs w:val="12"/>
        </w:rPr>
      </w:pPr>
    </w:p>
    <w:p w14:paraId="31345947" w14:textId="77777777" w:rsidR="001204D4" w:rsidRDefault="00213659">
      <w:pPr>
        <w:tabs>
          <w:tab w:val="left" w:pos="7720"/>
        </w:tabs>
        <w:ind w:left="1747" w:right="1747"/>
        <w:jc w:val="center"/>
        <w:sectPr w:rsidR="001204D4">
          <w:pgSz w:w="12240" w:h="15840"/>
          <w:pgMar w:top="960" w:right="1340" w:bottom="280" w:left="1340" w:header="736" w:footer="0" w:gutter="0"/>
          <w:cols w:space="720"/>
        </w:sectPr>
      </w:pPr>
      <w:r>
        <w:rPr>
          <w:w w:val="99"/>
          <w:u w:val="single" w:color="000000"/>
        </w:rPr>
        <w:t xml:space="preserve"> </w:t>
      </w:r>
      <w:r>
        <w:rPr>
          <w:spacing w:val="20"/>
          <w:u w:val="single" w:color="000000"/>
        </w:rPr>
        <w:t xml:space="preserve"> </w:t>
      </w:r>
      <w:r>
        <w:rPr>
          <w:w w:val="99"/>
          <w:u w:val="single" w:color="000000"/>
        </w:rPr>
        <w:t xml:space="preserve">E </w:t>
      </w:r>
      <w:r>
        <w:rPr>
          <w:rFonts w:ascii="Batang" w:eastAsia="Batang" w:hAnsi="Batang" w:cs="Batang"/>
          <w:w w:val="95"/>
          <w:u w:val="single" w:color="000000"/>
        </w:rPr>
        <w:t>×</w:t>
      </w:r>
      <w:r>
        <w:rPr>
          <w:rFonts w:ascii="Batang" w:eastAsia="Batang" w:hAnsi="Batang" w:cs="Batang"/>
          <w:spacing w:val="-149"/>
          <w:w w:val="83"/>
          <w:u w:val="single" w:color="000000"/>
        </w:rPr>
        <w:t xml:space="preserve"> </w:t>
      </w:r>
      <w:r>
        <w:rPr>
          <w:w w:val="99"/>
          <w:u w:val="single" w:color="000000"/>
        </w:rPr>
        <w:t>C: 3/3 – (0/3,1/3,2/3</w:t>
      </w:r>
      <w:proofErr w:type="gramStart"/>
      <w:r>
        <w:rPr>
          <w:w w:val="99"/>
          <w:u w:val="single" w:color="000000"/>
        </w:rPr>
        <w:t xml:space="preserve">) </w:t>
      </w:r>
      <w:r>
        <w:rPr>
          <w:u w:val="single" w:color="000000"/>
        </w:rPr>
        <w:t xml:space="preserve">          </w:t>
      </w:r>
      <w:r>
        <w:rPr>
          <w:spacing w:val="6"/>
          <w:u w:val="single" w:color="000000"/>
        </w:rPr>
        <w:t xml:space="preserve"> </w:t>
      </w:r>
      <w:r>
        <w:rPr>
          <w:w w:val="99"/>
          <w:u w:val="single" w:color="000000"/>
        </w:rPr>
        <w:t>0.1292</w:t>
      </w:r>
      <w:proofErr w:type="gramEnd"/>
      <w:r>
        <w:rPr>
          <w:w w:val="99"/>
          <w:u w:val="single" w:color="000000"/>
        </w:rPr>
        <w:t xml:space="preserve"> </w:t>
      </w:r>
      <w:r>
        <w:rPr>
          <w:u w:val="single" w:color="000000"/>
        </w:rPr>
        <w:t xml:space="preserve">         </w:t>
      </w:r>
      <w:r>
        <w:rPr>
          <w:spacing w:val="-23"/>
          <w:u w:val="single" w:color="000000"/>
        </w:rPr>
        <w:t xml:space="preserve"> </w:t>
      </w:r>
      <w:r>
        <w:rPr>
          <w:w w:val="99"/>
          <w:u w:val="single" w:color="000000"/>
        </w:rPr>
        <w:t xml:space="preserve">0.093 </w:t>
      </w:r>
      <w:r>
        <w:rPr>
          <w:u w:val="single" w:color="000000"/>
        </w:rPr>
        <w:t xml:space="preserve">    </w:t>
      </w:r>
      <w:r>
        <w:rPr>
          <w:spacing w:val="6"/>
          <w:u w:val="single" w:color="000000"/>
        </w:rPr>
        <w:t xml:space="preserve"> </w:t>
      </w:r>
      <w:r>
        <w:rPr>
          <w:w w:val="99"/>
          <w:u w:val="single" w:color="000000"/>
        </w:rPr>
        <w:t xml:space="preserve">1.38 </w:t>
      </w:r>
      <w:r>
        <w:rPr>
          <w:u w:val="single" w:color="000000"/>
        </w:rPr>
        <w:t xml:space="preserve">     </w:t>
      </w:r>
      <w:r>
        <w:rPr>
          <w:spacing w:val="2"/>
          <w:u w:val="single" w:color="000000"/>
        </w:rPr>
        <w:t xml:space="preserve"> </w:t>
      </w:r>
      <w:r>
        <w:rPr>
          <w:w w:val="99"/>
          <w:u w:val="single" w:color="000000"/>
        </w:rPr>
        <w:t xml:space="preserve">0.167 </w:t>
      </w:r>
      <w:r>
        <w:rPr>
          <w:u w:val="single" w:color="000000"/>
        </w:rPr>
        <w:tab/>
      </w:r>
    </w:p>
    <w:p w14:paraId="4051D10F" w14:textId="77777777" w:rsidR="001204D4" w:rsidRDefault="001204D4">
      <w:pPr>
        <w:spacing w:before="3" w:line="180" w:lineRule="exact"/>
        <w:rPr>
          <w:sz w:val="19"/>
          <w:szCs w:val="19"/>
        </w:rPr>
      </w:pPr>
    </w:p>
    <w:p w14:paraId="1DCE053E" w14:textId="77777777" w:rsidR="001204D4" w:rsidRDefault="001204D4">
      <w:pPr>
        <w:spacing w:line="200" w:lineRule="exact"/>
      </w:pPr>
    </w:p>
    <w:p w14:paraId="03ABD85F" w14:textId="77777777" w:rsidR="001204D4" w:rsidRDefault="001204D4">
      <w:pPr>
        <w:spacing w:line="200" w:lineRule="exact"/>
      </w:pPr>
    </w:p>
    <w:p w14:paraId="72985481" w14:textId="77777777" w:rsidR="001204D4" w:rsidRDefault="00213659">
      <w:pPr>
        <w:spacing w:before="19"/>
        <w:ind w:left="100"/>
        <w:rPr>
          <w:sz w:val="24"/>
          <w:szCs w:val="24"/>
        </w:rPr>
      </w:pP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able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2</w:t>
      </w:r>
    </w:p>
    <w:p w14:paraId="58EEC835" w14:textId="77777777" w:rsidR="001204D4" w:rsidRDefault="001204D4">
      <w:pPr>
        <w:spacing w:before="2" w:line="200" w:lineRule="exact"/>
      </w:pPr>
    </w:p>
    <w:p w14:paraId="5B837018" w14:textId="77777777" w:rsidR="001204D4" w:rsidRDefault="00213659">
      <w:pPr>
        <w:ind w:left="100"/>
        <w:rPr>
          <w:sz w:val="24"/>
          <w:szCs w:val="24"/>
        </w:rPr>
      </w:pPr>
      <w:proofErr w:type="gramStart"/>
      <w:r>
        <w:rPr>
          <w:sz w:val="24"/>
          <w:szCs w:val="24"/>
        </w:rPr>
        <w:t>R</w:t>
      </w:r>
      <w:r>
        <w:rPr>
          <w:spacing w:val="-10"/>
          <w:sz w:val="24"/>
          <w:szCs w:val="24"/>
        </w:rPr>
        <w:t>e</w:t>
      </w:r>
      <w:r>
        <w:rPr>
          <w:sz w:val="24"/>
          <w:szCs w:val="24"/>
        </w:rPr>
        <w:t>g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ession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Experiments</w:t>
      </w:r>
      <w:r>
        <w:rPr>
          <w:spacing w:val="1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3.</w:t>
      </w:r>
      <w:proofErr w:type="gramEnd"/>
      <w:r>
        <w:rPr>
          <w:spacing w:val="12"/>
          <w:sz w:val="24"/>
          <w:szCs w:val="24"/>
        </w:rPr>
        <w:t xml:space="preserve"> </w:t>
      </w:r>
      <w:r>
        <w:rPr>
          <w:spacing w:val="-25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24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eadabilit</w:t>
      </w:r>
      <w:r>
        <w:rPr>
          <w:spacing w:val="-13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2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e</w:t>
      </w:r>
      <w:r>
        <w:rPr>
          <w:sz w:val="24"/>
          <w:szCs w:val="24"/>
        </w:rPr>
        <w:t>xposu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values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have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been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divided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</w:p>
    <w:p w14:paraId="5C703690" w14:textId="77777777" w:rsidR="001204D4" w:rsidRDefault="001204D4">
      <w:pPr>
        <w:spacing w:before="2" w:line="200" w:lineRule="exact"/>
      </w:pPr>
    </w:p>
    <w:p w14:paraId="57EA1717" w14:textId="77777777" w:rsidR="001204D4" w:rsidRDefault="00887739">
      <w:pPr>
        <w:ind w:left="100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471" behindDoc="1" locked="0" layoutInCell="1" allowOverlap="1" wp14:anchorId="05A8A43A" wp14:editId="31B10B5B">
                <wp:simplePos x="0" y="0"/>
                <wp:positionH relativeFrom="page">
                  <wp:posOffset>2153285</wp:posOffset>
                </wp:positionH>
                <wp:positionV relativeFrom="paragraph">
                  <wp:posOffset>526415</wp:posOffset>
                </wp:positionV>
                <wp:extent cx="3464560" cy="0"/>
                <wp:effectExtent l="0" t="0" r="2167255" b="540385"/>
                <wp:wrapNone/>
                <wp:docPr id="796" name="Group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64560" cy="0"/>
                          <a:chOff x="3392" y="830"/>
                          <a:chExt cx="5457" cy="0"/>
                        </a:xfrm>
                      </wpg:grpSpPr>
                      <wps:wsp>
                        <wps:cNvPr id="797" name="Freeform 793"/>
                        <wps:cNvSpPr>
                          <a:spLocks noEditPoints="1"/>
                        </wps:cNvSpPr>
                        <wps:spPr bwMode="auto">
                          <a:xfrm>
                            <a:off x="6784" y="1660"/>
                            <a:ext cx="5456" cy="0"/>
                          </a:xfrm>
                          <a:custGeom>
                            <a:avLst/>
                            <a:gdLst>
                              <a:gd name="T0" fmla="+- 0 3392 3392"/>
                              <a:gd name="T1" fmla="*/ T0 w 5457"/>
                              <a:gd name="T2" fmla="+- 0 8849 3392"/>
                              <a:gd name="T3" fmla="*/ T2 w 545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457">
                                <a:moveTo>
                                  <a:pt x="0" y="0"/>
                                </a:moveTo>
                                <a:lnTo>
                                  <a:pt x="5457" y="0"/>
                                </a:lnTo>
                              </a:path>
                            </a:pathLst>
                          </a:custGeom>
                          <a:noFill/>
                          <a:ln w="50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92" o:spid="_x0000_s1026" style="position:absolute;margin-left:169.55pt;margin-top:41.45pt;width:272.8pt;height:0;z-index:-3009;mso-position-horizontal-relative:page" coordorigin="3392,830" coordsize="5457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">
                <v:shape id="Freeform 793" o:spid="_x0000_s1027" style="position:absolute;left:6784;top:1660;width:5456;height:0;visibility:visible;mso-wrap-style:square;v-text-anchor:top" coordsize="545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MII7xQAA&#10;ANwAAAAPAAAAZHJzL2Rvd25yZXYueG1sRI/NawIxFMTvBf+H8AQvRbN6qLoaxQ8KPbW4Cl4fm7cf&#10;unlZkrhu//umUOhxmJnfMOttbxrRkfO1ZQXTSQKCOLe65lLB5fw+XoDwAVljY5kUfJOH7WbwssZU&#10;2yefqMtCKSKEfYoKqhDaVEqfV2TQT2xLHL3COoMhSldK7fAZ4aaRsyR5kwZrjgsVtnSoKL9nD6Pg&#10;2mW3xk1zWxw+j3v/ui/k8vil1GjY71YgAvXhP/zX/tAK5ss5/J6JR0Buf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swgjvFAAAA3AAAAA8AAAAAAAAAAAAAAAAAlwIAAGRycy9k&#10;b3ducmV2LnhtbFBLBQYAAAAABAAEAPUAAACJAwAAAAA=&#10;" path="m0,0l5457,0e" filled="f" strokeweight="5054emu">
                  <v:path arrowok="t" o:connecttype="custom" o:connectlocs="0,0;5456,0" o:connectangles="0,0"/>
                  <o:lock v:ext="edit" verticies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3472" behindDoc="1" locked="0" layoutInCell="1" allowOverlap="1" wp14:anchorId="700D6411" wp14:editId="4CC4E15A">
                <wp:simplePos x="0" y="0"/>
                <wp:positionH relativeFrom="page">
                  <wp:posOffset>2153285</wp:posOffset>
                </wp:positionH>
                <wp:positionV relativeFrom="paragraph">
                  <wp:posOffset>730885</wp:posOffset>
                </wp:positionV>
                <wp:extent cx="3464560" cy="0"/>
                <wp:effectExtent l="0" t="0" r="2167255" b="742315"/>
                <wp:wrapNone/>
                <wp:docPr id="794" name="Group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64560" cy="0"/>
                          <a:chOff x="3392" y="1151"/>
                          <a:chExt cx="5457" cy="0"/>
                        </a:xfrm>
                      </wpg:grpSpPr>
                      <wps:wsp>
                        <wps:cNvPr id="795" name="Freeform 791"/>
                        <wps:cNvSpPr>
                          <a:spLocks noEditPoints="1"/>
                        </wps:cNvSpPr>
                        <wps:spPr bwMode="auto">
                          <a:xfrm>
                            <a:off x="6784" y="2302"/>
                            <a:ext cx="5456" cy="0"/>
                          </a:xfrm>
                          <a:custGeom>
                            <a:avLst/>
                            <a:gdLst>
                              <a:gd name="T0" fmla="+- 0 3392 3392"/>
                              <a:gd name="T1" fmla="*/ T0 w 5457"/>
                              <a:gd name="T2" fmla="+- 0 8849 3392"/>
                              <a:gd name="T3" fmla="*/ T2 w 545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457">
                                <a:moveTo>
                                  <a:pt x="0" y="0"/>
                                </a:moveTo>
                                <a:lnTo>
                                  <a:pt x="5457" y="0"/>
                                </a:lnTo>
                              </a:path>
                            </a:pathLst>
                          </a:custGeom>
                          <a:noFill/>
                          <a:ln w="50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90" o:spid="_x0000_s1026" style="position:absolute;margin-left:169.55pt;margin-top:57.55pt;width:272.8pt;height:0;z-index:-3008;mso-position-horizontal-relative:page" coordorigin="3392,1151" coordsize="5457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">
                <v:shape id="Freeform 791" o:spid="_x0000_s1027" style="position:absolute;left:6784;top:2302;width:5456;height:0;visibility:visible;mso-wrap-style:square;v-text-anchor:top" coordsize="545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rrnXxQAA&#10;ANwAAAAPAAAAZHJzL2Rvd25yZXYueG1sRI9bawIxFITfC/0P4RR8Ec0qWOvWKF4Q+lRxK/T1sDl7&#10;aTcnSxLX9d+bgtDHYWa+YZbr3jSiI+drywom4wQEcW51zaWC89dh9AbCB2SNjWVScCMP69Xz0xJT&#10;ba98oi4LpYgQ9ikqqEJoUyl9XpFBP7YtcfQK6wyGKF0ptcNrhJtGTpPkVRqsOS5U2NKuovw3uxgF&#10;313207hJbovd537rh9tCLvZHpQYv/eYdRKA+/Icf7Q+tYL6Ywd+ZeATk6g4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SuudfFAAAA3AAAAA8AAAAAAAAAAAAAAAAAlwIAAGRycy9k&#10;b3ducmV2LnhtbFBLBQYAAAAABAAEAPUAAACJAwAAAAA=&#10;" path="m0,0l5457,0e" filled="f" strokeweight="5054emu">
                  <v:path arrowok="t" o:connecttype="custom" o:connectlocs="0,0;5456,0" o:connectangles="0,0"/>
                  <o:lock v:ext="edit" verticies="t"/>
                </v:shape>
                <w10:wrap anchorx="page"/>
              </v:group>
            </w:pict>
          </mc:Fallback>
        </mc:AlternateContent>
      </w:r>
      <w:r w:rsidR="00213659">
        <w:rPr>
          <w:sz w:val="24"/>
          <w:szCs w:val="24"/>
        </w:rPr>
        <w:t>1000.</w:t>
      </w:r>
    </w:p>
    <w:p w14:paraId="4A84B2F5" w14:textId="77777777" w:rsidR="001204D4" w:rsidRDefault="001204D4">
      <w:pPr>
        <w:spacing w:before="8" w:line="140" w:lineRule="exact"/>
        <w:rPr>
          <w:sz w:val="15"/>
          <w:szCs w:val="15"/>
        </w:rPr>
      </w:pPr>
    </w:p>
    <w:p w14:paraId="5FD24688" w14:textId="77777777" w:rsidR="001204D4" w:rsidRDefault="001204D4">
      <w:pPr>
        <w:spacing w:line="200" w:lineRule="exact"/>
      </w:pPr>
    </w:p>
    <w:p w14:paraId="20E8ADF8" w14:textId="77777777" w:rsidR="001204D4" w:rsidRDefault="001204D4">
      <w:pPr>
        <w:spacing w:line="200" w:lineRule="exact"/>
      </w:pPr>
    </w:p>
    <w:tbl>
      <w:tblPr>
        <w:tblW w:w="0" w:type="auto"/>
        <w:tblInd w:w="21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0"/>
        <w:gridCol w:w="731"/>
        <w:gridCol w:w="828"/>
        <w:gridCol w:w="576"/>
        <w:gridCol w:w="683"/>
      </w:tblGrid>
      <w:tr w:rsidR="001204D4" w14:paraId="0A075F70" w14:textId="77777777">
        <w:trPr>
          <w:trHeight w:hRule="exact" w:val="321"/>
        </w:trPr>
        <w:tc>
          <w:tcPr>
            <w:tcW w:w="3291" w:type="dxa"/>
            <w:gridSpan w:val="2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1966BF6A" w14:textId="77777777" w:rsidR="001204D4" w:rsidRDefault="00213659">
            <w:pPr>
              <w:spacing w:before="70"/>
              <w:ind w:left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Predictor                                                           </w:t>
            </w:r>
            <w:r>
              <w:rPr>
                <w:spacing w:val="38"/>
                <w:sz w:val="16"/>
                <w:szCs w:val="16"/>
              </w:rPr>
              <w:t xml:space="preserve"> </w:t>
            </w:r>
            <w:r>
              <w:rPr>
                <w:w w:val="116"/>
                <w:sz w:val="16"/>
                <w:szCs w:val="16"/>
              </w:rPr>
              <w:t>β</w:t>
            </w:r>
          </w:p>
        </w:tc>
        <w:tc>
          <w:tcPr>
            <w:tcW w:w="82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15CA0174" w14:textId="77777777" w:rsidR="001204D4" w:rsidRDefault="00213659">
            <w:pPr>
              <w:spacing w:before="70"/>
              <w:ind w:left="12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Std</w:t>
            </w:r>
            <w:proofErr w:type="spellEnd"/>
            <w:r>
              <w:rPr>
                <w:spacing w:val="-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Error</w:t>
            </w:r>
          </w:p>
        </w:tc>
        <w:tc>
          <w:tcPr>
            <w:tcW w:w="57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01A67E9C" w14:textId="77777777" w:rsidR="001204D4" w:rsidRDefault="00213659">
            <w:pPr>
              <w:spacing w:before="70"/>
              <w:ind w:right="125"/>
              <w:jc w:val="right"/>
              <w:rPr>
                <w:sz w:val="16"/>
                <w:szCs w:val="16"/>
              </w:rPr>
            </w:pPr>
            <w:proofErr w:type="gramStart"/>
            <w:r>
              <w:rPr>
                <w:w w:val="138"/>
                <w:sz w:val="16"/>
                <w:szCs w:val="16"/>
              </w:rPr>
              <w:t>t</w:t>
            </w:r>
            <w:proofErr w:type="gramEnd"/>
          </w:p>
        </w:tc>
        <w:tc>
          <w:tcPr>
            <w:tcW w:w="68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6B53D460" w14:textId="77777777" w:rsidR="001204D4" w:rsidRDefault="00213659">
            <w:pPr>
              <w:spacing w:before="70"/>
              <w:ind w:right="120"/>
              <w:jc w:val="right"/>
              <w:rPr>
                <w:sz w:val="16"/>
                <w:szCs w:val="16"/>
              </w:rPr>
            </w:pPr>
            <w:proofErr w:type="gramStart"/>
            <w:r>
              <w:rPr>
                <w:w w:val="106"/>
                <w:sz w:val="16"/>
                <w:szCs w:val="16"/>
              </w:rPr>
              <w:t>p</w:t>
            </w:r>
            <w:proofErr w:type="gramEnd"/>
          </w:p>
        </w:tc>
      </w:tr>
      <w:tr w:rsidR="001204D4" w14:paraId="0A599AB0" w14:textId="77777777">
        <w:trPr>
          <w:trHeight w:hRule="exact" w:val="333"/>
        </w:trPr>
        <w:tc>
          <w:tcPr>
            <w:tcW w:w="5377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7E514BE" w14:textId="77777777" w:rsidR="001204D4" w:rsidRDefault="00213659">
            <w:pPr>
              <w:spacing w:before="70"/>
              <w:ind w:left="2323" w:right="2442"/>
              <w:jc w:val="center"/>
              <w:rPr>
                <w:sz w:val="16"/>
                <w:szCs w:val="16"/>
              </w:rPr>
            </w:pPr>
            <w:r>
              <w:rPr>
                <w:w w:val="99"/>
                <w:sz w:val="16"/>
                <w:szCs w:val="16"/>
              </w:rPr>
              <w:t>Memory</w:t>
            </w:r>
          </w:p>
        </w:tc>
      </w:tr>
      <w:tr w:rsidR="001204D4" w14:paraId="696005BE" w14:textId="77777777">
        <w:trPr>
          <w:trHeight w:hRule="exact" w:val="313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</w:tcPr>
          <w:p w14:paraId="2A90075D" w14:textId="77777777" w:rsidR="001204D4" w:rsidRDefault="00213659">
            <w:pPr>
              <w:spacing w:before="49"/>
              <w:ind w:left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Intercept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727741D0" w14:textId="77777777" w:rsidR="001204D4" w:rsidRDefault="00213659">
            <w:pPr>
              <w:spacing w:before="49"/>
              <w:ind w:left="1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-0.0341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6424D041" w14:textId="77777777" w:rsidR="001204D4" w:rsidRDefault="00213659">
            <w:pPr>
              <w:spacing w:before="49"/>
              <w:ind w:left="35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0.027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14:paraId="73564C04" w14:textId="77777777" w:rsidR="001204D4" w:rsidRDefault="00213659">
            <w:pPr>
              <w:spacing w:before="49"/>
              <w:ind w:left="1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-1.24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14:paraId="50AF1FB3" w14:textId="77777777" w:rsidR="001204D4" w:rsidRDefault="00213659">
            <w:pPr>
              <w:spacing w:before="49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0.215</w:t>
            </w:r>
          </w:p>
        </w:tc>
      </w:tr>
      <w:tr w:rsidR="001204D4" w14:paraId="53170207" w14:textId="77777777">
        <w:trPr>
          <w:trHeight w:hRule="exact" w:val="313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</w:tcPr>
          <w:p w14:paraId="23C9438F" w14:textId="77777777" w:rsidR="001204D4" w:rsidRDefault="00213659">
            <w:pPr>
              <w:spacing w:before="49"/>
              <w:ind w:left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Condition:</w:t>
            </w:r>
            <w:r>
              <w:rPr>
                <w:spacing w:val="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Onset</w:t>
            </w:r>
            <w:r>
              <w:rPr>
                <w:spacing w:val="-4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7B319040" w14:textId="77777777" w:rsidR="001204D4" w:rsidRDefault="00213659">
            <w:pPr>
              <w:spacing w:before="49"/>
              <w:ind w:left="17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0.0626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3777D625" w14:textId="77777777" w:rsidR="001204D4" w:rsidRDefault="00213659">
            <w:pPr>
              <w:spacing w:before="49"/>
              <w:ind w:left="35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0.038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14:paraId="0B5F1CB1" w14:textId="77777777" w:rsidR="001204D4" w:rsidRDefault="00213659">
            <w:pPr>
              <w:spacing w:before="49"/>
              <w:ind w:left="17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1.64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14:paraId="5ADC5E35" w14:textId="77777777" w:rsidR="001204D4" w:rsidRDefault="00213659">
            <w:pPr>
              <w:spacing w:before="49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0.100</w:t>
            </w:r>
          </w:p>
        </w:tc>
      </w:tr>
      <w:tr w:rsidR="001204D4" w14:paraId="76BDB67E" w14:textId="77777777">
        <w:trPr>
          <w:trHeight w:hRule="exact" w:val="313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</w:tcPr>
          <w:p w14:paraId="34B59A2A" w14:textId="77777777" w:rsidR="001204D4" w:rsidRDefault="00213659">
            <w:pPr>
              <w:spacing w:before="49"/>
              <w:ind w:left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Condition:</w:t>
            </w:r>
            <w:r>
              <w:rPr>
                <w:spacing w:val="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Rime</w:t>
            </w:r>
            <w:r>
              <w:rPr>
                <w:spacing w:val="-3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35E80C02" w14:textId="77777777" w:rsidR="001204D4" w:rsidRDefault="00213659">
            <w:pPr>
              <w:spacing w:before="49"/>
              <w:ind w:left="17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0.0652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22217EE5" w14:textId="77777777" w:rsidR="001204D4" w:rsidRDefault="00213659">
            <w:pPr>
              <w:spacing w:before="49"/>
              <w:ind w:left="35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0.035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14:paraId="7A0DECAE" w14:textId="77777777" w:rsidR="001204D4" w:rsidRDefault="00213659">
            <w:pPr>
              <w:spacing w:before="49"/>
              <w:ind w:left="17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1.82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14:paraId="033DD915" w14:textId="77777777" w:rsidR="001204D4" w:rsidRDefault="00213659">
            <w:pPr>
              <w:spacing w:before="49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0.068</w:t>
            </w:r>
          </w:p>
        </w:tc>
      </w:tr>
      <w:tr w:rsidR="001204D4" w14:paraId="2C6D27D5" w14:textId="77777777">
        <w:trPr>
          <w:trHeight w:hRule="exact" w:val="313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</w:tcPr>
          <w:p w14:paraId="670F04FF" w14:textId="77777777" w:rsidR="001204D4" w:rsidRDefault="00213659">
            <w:pPr>
              <w:spacing w:before="49"/>
              <w:ind w:left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Condition:</w:t>
            </w:r>
            <w:r>
              <w:rPr>
                <w:spacing w:val="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Syllable</w:t>
            </w:r>
            <w:r>
              <w:rPr>
                <w:spacing w:val="-5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count</w:t>
            </w:r>
            <w:r>
              <w:rPr>
                <w:spacing w:val="-4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463F99E8" w14:textId="77777777" w:rsidR="001204D4" w:rsidRDefault="00213659">
            <w:pPr>
              <w:spacing w:before="49"/>
              <w:ind w:left="17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0.0410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11002902" w14:textId="77777777" w:rsidR="001204D4" w:rsidRDefault="00213659">
            <w:pPr>
              <w:spacing w:before="49"/>
              <w:ind w:left="35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0.038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14:paraId="4E31EF64" w14:textId="77777777" w:rsidR="001204D4" w:rsidRDefault="00213659">
            <w:pPr>
              <w:spacing w:before="49"/>
              <w:ind w:left="17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1.06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14:paraId="6CB9BBF9" w14:textId="77777777" w:rsidR="001204D4" w:rsidRDefault="00213659">
            <w:pPr>
              <w:spacing w:before="49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0.287</w:t>
            </w:r>
          </w:p>
        </w:tc>
      </w:tr>
      <w:tr w:rsidR="001204D4" w14:paraId="69A42189" w14:textId="77777777">
        <w:trPr>
          <w:trHeight w:hRule="exact" w:val="313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</w:tcPr>
          <w:p w14:paraId="729DF144" w14:textId="77777777" w:rsidR="001204D4" w:rsidRDefault="00213659">
            <w:pPr>
              <w:spacing w:before="49"/>
              <w:ind w:left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Condition:</w:t>
            </w:r>
            <w:r>
              <w:rPr>
                <w:spacing w:val="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Semantic</w:t>
            </w:r>
            <w:r>
              <w:rPr>
                <w:spacing w:val="-6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incoherent</w:t>
            </w:r>
            <w:r>
              <w:rPr>
                <w:spacing w:val="-7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303DA435" w14:textId="77777777" w:rsidR="001204D4" w:rsidRDefault="00213659">
            <w:pPr>
              <w:spacing w:before="49"/>
              <w:ind w:left="17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0.0055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47D14B50" w14:textId="77777777" w:rsidR="001204D4" w:rsidRDefault="00213659">
            <w:pPr>
              <w:spacing w:before="49"/>
              <w:ind w:left="35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0.038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14:paraId="43430F88" w14:textId="77777777" w:rsidR="001204D4" w:rsidRDefault="00213659">
            <w:pPr>
              <w:spacing w:before="49"/>
              <w:ind w:left="17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0.14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14:paraId="7EB7BB94" w14:textId="77777777" w:rsidR="001204D4" w:rsidRDefault="00213659">
            <w:pPr>
              <w:spacing w:before="49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0.883</w:t>
            </w:r>
          </w:p>
        </w:tc>
      </w:tr>
      <w:tr w:rsidR="001204D4" w14:paraId="552D25E3" w14:textId="77777777">
        <w:trPr>
          <w:trHeight w:hRule="exact" w:val="313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</w:tcPr>
          <w:p w14:paraId="58A77FE0" w14:textId="77777777" w:rsidR="001204D4" w:rsidRDefault="00213659">
            <w:pPr>
              <w:spacing w:before="49"/>
              <w:ind w:left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Exposures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2CE19EED" w14:textId="77777777" w:rsidR="001204D4" w:rsidRDefault="00213659">
            <w:pPr>
              <w:spacing w:before="49"/>
              <w:ind w:left="17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0.1201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669AA8D0" w14:textId="77777777" w:rsidR="001204D4" w:rsidRDefault="00213659">
            <w:pPr>
              <w:spacing w:before="49"/>
              <w:ind w:left="35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0.119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14:paraId="564B0EAD" w14:textId="77777777" w:rsidR="001204D4" w:rsidRDefault="00213659">
            <w:pPr>
              <w:spacing w:before="49"/>
              <w:ind w:left="17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1.00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14:paraId="187ED7E5" w14:textId="77777777" w:rsidR="001204D4" w:rsidRDefault="00213659">
            <w:pPr>
              <w:spacing w:before="49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0.316</w:t>
            </w:r>
          </w:p>
        </w:tc>
      </w:tr>
      <w:tr w:rsidR="001204D4" w14:paraId="468D1C82" w14:textId="77777777">
        <w:trPr>
          <w:trHeight w:hRule="exact" w:val="339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</w:tcPr>
          <w:p w14:paraId="40134A0F" w14:textId="77777777" w:rsidR="001204D4" w:rsidRDefault="00213659">
            <w:pPr>
              <w:spacing w:before="49"/>
              <w:ind w:left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w w:val="146"/>
                <w:sz w:val="16"/>
                <w:szCs w:val="16"/>
              </w:rPr>
              <w:t>×</w:t>
            </w:r>
            <w:r>
              <w:rPr>
                <w:spacing w:val="-18"/>
                <w:w w:val="146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C:</w:t>
            </w:r>
            <w:r>
              <w:rPr>
                <w:spacing w:val="-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Onset</w:t>
            </w:r>
            <w:r>
              <w:rPr>
                <w:spacing w:val="-4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3F0CFE10" w14:textId="77777777" w:rsidR="001204D4" w:rsidRDefault="00213659">
            <w:pPr>
              <w:spacing w:before="49"/>
              <w:ind w:left="1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-0.0948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707B72C4" w14:textId="77777777" w:rsidR="001204D4" w:rsidRDefault="00213659">
            <w:pPr>
              <w:spacing w:before="49"/>
              <w:ind w:left="35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0.170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14:paraId="4AEEC9EE" w14:textId="77777777" w:rsidR="001204D4" w:rsidRDefault="00213659">
            <w:pPr>
              <w:spacing w:before="49"/>
              <w:ind w:left="1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-0.55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14:paraId="45C58BB3" w14:textId="77777777" w:rsidR="001204D4" w:rsidRDefault="00213659">
            <w:pPr>
              <w:spacing w:before="49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0.577</w:t>
            </w:r>
          </w:p>
        </w:tc>
      </w:tr>
      <w:tr w:rsidR="001204D4" w14:paraId="65FE9113" w14:textId="77777777">
        <w:trPr>
          <w:trHeight w:hRule="exact" w:val="313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</w:tcPr>
          <w:p w14:paraId="2E8B6FD5" w14:textId="77777777" w:rsidR="001204D4" w:rsidRDefault="00213659">
            <w:pPr>
              <w:spacing w:before="24"/>
              <w:ind w:left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w w:val="146"/>
                <w:sz w:val="16"/>
                <w:szCs w:val="16"/>
              </w:rPr>
              <w:t>×</w:t>
            </w:r>
            <w:r>
              <w:rPr>
                <w:spacing w:val="-18"/>
                <w:w w:val="146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C:</w:t>
            </w:r>
            <w:r>
              <w:rPr>
                <w:spacing w:val="-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Rime</w:t>
            </w:r>
            <w:r>
              <w:rPr>
                <w:spacing w:val="-3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364E1898" w14:textId="77777777" w:rsidR="001204D4" w:rsidRDefault="00213659">
            <w:pPr>
              <w:spacing w:before="24"/>
              <w:ind w:left="1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-0.1950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6D124D5E" w14:textId="77777777" w:rsidR="001204D4" w:rsidRDefault="00213659">
            <w:pPr>
              <w:spacing w:before="24"/>
              <w:ind w:left="35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0.161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14:paraId="722EFA4B" w14:textId="77777777" w:rsidR="001204D4" w:rsidRDefault="00213659">
            <w:pPr>
              <w:spacing w:before="24"/>
              <w:ind w:left="1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-1.20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14:paraId="0F4505DC" w14:textId="77777777" w:rsidR="001204D4" w:rsidRDefault="00213659">
            <w:pPr>
              <w:spacing w:before="24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0.228</w:t>
            </w:r>
          </w:p>
        </w:tc>
      </w:tr>
      <w:tr w:rsidR="001204D4" w14:paraId="73AFF2ED" w14:textId="77777777">
        <w:trPr>
          <w:trHeight w:hRule="exact" w:val="362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</w:tcPr>
          <w:p w14:paraId="72108308" w14:textId="77777777" w:rsidR="001204D4" w:rsidRDefault="00213659">
            <w:pPr>
              <w:spacing w:before="24"/>
              <w:ind w:left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w w:val="146"/>
                <w:sz w:val="16"/>
                <w:szCs w:val="16"/>
              </w:rPr>
              <w:t>×</w:t>
            </w:r>
            <w:r>
              <w:rPr>
                <w:spacing w:val="-18"/>
                <w:w w:val="146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C:</w:t>
            </w:r>
            <w:r>
              <w:rPr>
                <w:spacing w:val="-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Syllable</w:t>
            </w:r>
            <w:r>
              <w:rPr>
                <w:spacing w:val="-5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count</w:t>
            </w:r>
            <w:r>
              <w:rPr>
                <w:spacing w:val="-4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7E7FB0C8" w14:textId="77777777" w:rsidR="001204D4" w:rsidRDefault="00213659">
            <w:pPr>
              <w:spacing w:before="24"/>
              <w:ind w:left="1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-0.0735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03ADD1A3" w14:textId="77777777" w:rsidR="001204D4" w:rsidRDefault="00213659">
            <w:pPr>
              <w:spacing w:before="24"/>
              <w:ind w:left="35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0.167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14:paraId="3E4FF9C3" w14:textId="77777777" w:rsidR="001204D4" w:rsidRDefault="00213659">
            <w:pPr>
              <w:spacing w:before="24"/>
              <w:ind w:left="1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-0.43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14:paraId="1D2D7360" w14:textId="77777777" w:rsidR="001204D4" w:rsidRDefault="00213659">
            <w:pPr>
              <w:spacing w:before="24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0.660</w:t>
            </w:r>
          </w:p>
        </w:tc>
      </w:tr>
    </w:tbl>
    <w:p w14:paraId="4007721F" w14:textId="77777777" w:rsidR="001204D4" w:rsidRDefault="00213659">
      <w:pPr>
        <w:tabs>
          <w:tab w:val="left" w:pos="7460"/>
        </w:tabs>
        <w:spacing w:line="160" w:lineRule="exact"/>
        <w:ind w:left="2016" w:right="2016"/>
        <w:jc w:val="center"/>
        <w:rPr>
          <w:sz w:val="16"/>
          <w:szCs w:val="16"/>
        </w:rPr>
      </w:pPr>
      <w:r>
        <w:rPr>
          <w:w w:val="99"/>
          <w:sz w:val="16"/>
          <w:szCs w:val="16"/>
          <w:u w:val="single" w:color="000000"/>
        </w:rPr>
        <w:t xml:space="preserve"> </w:t>
      </w:r>
      <w:r>
        <w:rPr>
          <w:sz w:val="16"/>
          <w:szCs w:val="16"/>
          <w:u w:val="single" w:color="000000"/>
        </w:rPr>
        <w:t xml:space="preserve">  </w:t>
      </w:r>
      <w:r>
        <w:rPr>
          <w:w w:val="99"/>
          <w:sz w:val="16"/>
          <w:szCs w:val="16"/>
          <w:u w:val="single" w:color="000000"/>
        </w:rPr>
        <w:t xml:space="preserve">E </w:t>
      </w:r>
      <w:r>
        <w:rPr>
          <w:w w:val="146"/>
          <w:sz w:val="16"/>
          <w:szCs w:val="16"/>
          <w:u w:val="single" w:color="000000"/>
        </w:rPr>
        <w:t>×</w:t>
      </w:r>
      <w:r>
        <w:rPr>
          <w:spacing w:val="-5"/>
          <w:w w:val="111"/>
          <w:sz w:val="16"/>
          <w:szCs w:val="16"/>
          <w:u w:val="single" w:color="000000"/>
        </w:rPr>
        <w:t xml:space="preserve"> </w:t>
      </w:r>
      <w:r>
        <w:rPr>
          <w:w w:val="99"/>
          <w:sz w:val="16"/>
          <w:szCs w:val="16"/>
          <w:u w:val="single" w:color="000000"/>
        </w:rPr>
        <w:t xml:space="preserve">C: Semantic incoherent – 0/3 </w:t>
      </w:r>
      <w:r>
        <w:rPr>
          <w:sz w:val="16"/>
          <w:szCs w:val="16"/>
          <w:u w:val="single" w:color="000000"/>
        </w:rPr>
        <w:t xml:space="preserve">           </w:t>
      </w:r>
      <w:r>
        <w:rPr>
          <w:spacing w:val="4"/>
          <w:sz w:val="16"/>
          <w:szCs w:val="16"/>
          <w:u w:val="single" w:color="000000"/>
        </w:rPr>
        <w:t xml:space="preserve"> </w:t>
      </w:r>
      <w:r>
        <w:rPr>
          <w:w w:val="99"/>
          <w:sz w:val="16"/>
          <w:szCs w:val="16"/>
          <w:u w:val="single" w:color="000000"/>
        </w:rPr>
        <w:t xml:space="preserve">0.0388 </w:t>
      </w:r>
      <w:r>
        <w:rPr>
          <w:sz w:val="16"/>
          <w:szCs w:val="16"/>
          <w:u w:val="single" w:color="000000"/>
        </w:rPr>
        <w:t xml:space="preserve">          </w:t>
      </w:r>
      <w:r>
        <w:rPr>
          <w:spacing w:val="-11"/>
          <w:sz w:val="16"/>
          <w:szCs w:val="16"/>
          <w:u w:val="single" w:color="000000"/>
        </w:rPr>
        <w:t xml:space="preserve"> </w:t>
      </w:r>
      <w:r>
        <w:rPr>
          <w:w w:val="99"/>
          <w:sz w:val="16"/>
          <w:szCs w:val="16"/>
          <w:u w:val="single" w:color="000000"/>
        </w:rPr>
        <w:t xml:space="preserve">0.162 </w:t>
      </w:r>
      <w:r>
        <w:rPr>
          <w:sz w:val="16"/>
          <w:szCs w:val="16"/>
          <w:u w:val="single" w:color="000000"/>
        </w:rPr>
        <w:t xml:space="preserve">     </w:t>
      </w:r>
      <w:r>
        <w:rPr>
          <w:spacing w:val="12"/>
          <w:sz w:val="16"/>
          <w:szCs w:val="16"/>
          <w:u w:val="single" w:color="000000"/>
        </w:rPr>
        <w:t xml:space="preserve"> </w:t>
      </w:r>
      <w:r>
        <w:rPr>
          <w:w w:val="99"/>
          <w:sz w:val="16"/>
          <w:szCs w:val="16"/>
          <w:u w:val="single" w:color="000000"/>
        </w:rPr>
        <w:t xml:space="preserve">0.23 </w:t>
      </w:r>
      <w:r>
        <w:rPr>
          <w:sz w:val="16"/>
          <w:szCs w:val="16"/>
          <w:u w:val="single" w:color="000000"/>
        </w:rPr>
        <w:t xml:space="preserve">    </w:t>
      </w:r>
      <w:r>
        <w:rPr>
          <w:spacing w:val="9"/>
          <w:sz w:val="16"/>
          <w:szCs w:val="16"/>
          <w:u w:val="single" w:color="000000"/>
        </w:rPr>
        <w:t xml:space="preserve"> </w:t>
      </w:r>
      <w:r>
        <w:rPr>
          <w:w w:val="99"/>
          <w:sz w:val="16"/>
          <w:szCs w:val="16"/>
          <w:u w:val="single" w:color="000000"/>
        </w:rPr>
        <w:t xml:space="preserve">0.811 </w:t>
      </w:r>
      <w:r>
        <w:rPr>
          <w:sz w:val="16"/>
          <w:szCs w:val="16"/>
          <w:u w:val="single" w:color="000000"/>
        </w:rPr>
        <w:tab/>
      </w:r>
    </w:p>
    <w:p w14:paraId="78B1EB32" w14:textId="77777777" w:rsidR="001204D4" w:rsidRDefault="001204D4">
      <w:pPr>
        <w:spacing w:before="7" w:line="120" w:lineRule="exact"/>
        <w:rPr>
          <w:sz w:val="13"/>
          <w:szCs w:val="13"/>
        </w:rPr>
      </w:pPr>
    </w:p>
    <w:p w14:paraId="5C98D87F" w14:textId="77777777" w:rsidR="001204D4" w:rsidRDefault="00213659">
      <w:pPr>
        <w:ind w:left="4409" w:right="4449"/>
        <w:jc w:val="center"/>
        <w:rPr>
          <w:sz w:val="16"/>
          <w:szCs w:val="16"/>
        </w:rPr>
      </w:pPr>
      <w:r>
        <w:rPr>
          <w:w w:val="99"/>
          <w:sz w:val="16"/>
          <w:szCs w:val="16"/>
        </w:rPr>
        <w:t>Similarity</w:t>
      </w:r>
    </w:p>
    <w:p w14:paraId="6EB65960" w14:textId="77777777" w:rsidR="001204D4" w:rsidRDefault="001204D4">
      <w:pPr>
        <w:spacing w:before="9" w:line="120" w:lineRule="exact"/>
        <w:rPr>
          <w:sz w:val="12"/>
          <w:szCs w:val="12"/>
        </w:rPr>
      </w:pPr>
    </w:p>
    <w:p w14:paraId="648F9E86" w14:textId="77777777" w:rsidR="001204D4" w:rsidRDefault="00213659">
      <w:pPr>
        <w:ind w:left="2139" w:right="2219"/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Intercept                                                     0.0110          </w:t>
      </w:r>
      <w:r>
        <w:rPr>
          <w:spacing w:val="25"/>
          <w:sz w:val="16"/>
          <w:szCs w:val="16"/>
        </w:rPr>
        <w:t xml:space="preserve"> </w:t>
      </w:r>
      <w:r>
        <w:rPr>
          <w:sz w:val="16"/>
          <w:szCs w:val="16"/>
        </w:rPr>
        <w:t xml:space="preserve">0.025      </w:t>
      </w:r>
      <w:r>
        <w:rPr>
          <w:spacing w:val="8"/>
          <w:sz w:val="16"/>
          <w:szCs w:val="16"/>
        </w:rPr>
        <w:t xml:space="preserve"> </w:t>
      </w:r>
      <w:r>
        <w:rPr>
          <w:sz w:val="16"/>
          <w:szCs w:val="16"/>
        </w:rPr>
        <w:t xml:space="preserve">0.43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0.662</w:t>
      </w:r>
    </w:p>
    <w:p w14:paraId="74C1752F" w14:textId="77777777" w:rsidR="001204D4" w:rsidRDefault="001204D4">
      <w:pPr>
        <w:spacing w:before="9" w:line="120" w:lineRule="exact"/>
        <w:rPr>
          <w:sz w:val="12"/>
          <w:szCs w:val="12"/>
        </w:rPr>
      </w:pPr>
    </w:p>
    <w:p w14:paraId="3CB98B9A" w14:textId="77777777" w:rsidR="001204D4" w:rsidRDefault="00213659">
      <w:pPr>
        <w:ind w:left="2139" w:right="2219"/>
        <w:jc w:val="center"/>
        <w:rPr>
          <w:sz w:val="16"/>
          <w:szCs w:val="16"/>
        </w:rPr>
      </w:pPr>
      <w:r>
        <w:rPr>
          <w:sz w:val="16"/>
          <w:szCs w:val="16"/>
        </w:rPr>
        <w:t>Condition:</w:t>
      </w:r>
      <w:r>
        <w:rPr>
          <w:spacing w:val="2"/>
          <w:sz w:val="16"/>
          <w:szCs w:val="16"/>
        </w:rPr>
        <w:t xml:space="preserve"> </w:t>
      </w:r>
      <w:r>
        <w:rPr>
          <w:sz w:val="16"/>
          <w:szCs w:val="16"/>
        </w:rPr>
        <w:t>Onset</w:t>
      </w:r>
      <w:r>
        <w:rPr>
          <w:spacing w:val="-4"/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>
        <w:rPr>
          <w:spacing w:val="-1"/>
          <w:sz w:val="16"/>
          <w:szCs w:val="16"/>
        </w:rPr>
        <w:t xml:space="preserve"> </w:t>
      </w:r>
      <w:r>
        <w:rPr>
          <w:sz w:val="16"/>
          <w:szCs w:val="16"/>
        </w:rPr>
        <w:t xml:space="preserve">0/3                            </w:t>
      </w:r>
      <w:r>
        <w:rPr>
          <w:spacing w:val="11"/>
          <w:sz w:val="16"/>
          <w:szCs w:val="16"/>
        </w:rPr>
        <w:t xml:space="preserve"> </w:t>
      </w:r>
      <w:r>
        <w:rPr>
          <w:sz w:val="16"/>
          <w:szCs w:val="16"/>
        </w:rPr>
        <w:t xml:space="preserve">-0.0031          </w:t>
      </w:r>
      <w:r>
        <w:rPr>
          <w:spacing w:val="24"/>
          <w:sz w:val="16"/>
          <w:szCs w:val="16"/>
        </w:rPr>
        <w:t xml:space="preserve"> </w:t>
      </w:r>
      <w:r>
        <w:rPr>
          <w:sz w:val="16"/>
          <w:szCs w:val="16"/>
        </w:rPr>
        <w:t xml:space="preserve">0.035    </w:t>
      </w:r>
      <w:r>
        <w:rPr>
          <w:spacing w:val="35"/>
          <w:sz w:val="16"/>
          <w:szCs w:val="16"/>
        </w:rPr>
        <w:t xml:space="preserve"> </w:t>
      </w:r>
      <w:r>
        <w:rPr>
          <w:sz w:val="16"/>
          <w:szCs w:val="16"/>
        </w:rPr>
        <w:t xml:space="preserve">-0.08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0.928</w:t>
      </w:r>
    </w:p>
    <w:p w14:paraId="352D72C8" w14:textId="77777777" w:rsidR="001204D4" w:rsidRDefault="001204D4">
      <w:pPr>
        <w:spacing w:before="9" w:line="120" w:lineRule="exact"/>
        <w:rPr>
          <w:sz w:val="12"/>
          <w:szCs w:val="12"/>
        </w:rPr>
      </w:pPr>
    </w:p>
    <w:p w14:paraId="2B992259" w14:textId="77777777" w:rsidR="001204D4" w:rsidRDefault="00213659">
      <w:pPr>
        <w:ind w:left="2139" w:right="2219"/>
        <w:jc w:val="center"/>
        <w:rPr>
          <w:sz w:val="16"/>
          <w:szCs w:val="16"/>
        </w:rPr>
      </w:pPr>
      <w:r>
        <w:rPr>
          <w:sz w:val="16"/>
          <w:szCs w:val="16"/>
        </w:rPr>
        <w:t>Condition:</w:t>
      </w:r>
      <w:r>
        <w:rPr>
          <w:spacing w:val="2"/>
          <w:sz w:val="16"/>
          <w:szCs w:val="16"/>
        </w:rPr>
        <w:t xml:space="preserve"> </w:t>
      </w:r>
      <w:r>
        <w:rPr>
          <w:sz w:val="16"/>
          <w:szCs w:val="16"/>
        </w:rPr>
        <w:t>Rime</w:t>
      </w:r>
      <w:r>
        <w:rPr>
          <w:spacing w:val="-3"/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>
        <w:rPr>
          <w:spacing w:val="-1"/>
          <w:sz w:val="16"/>
          <w:szCs w:val="16"/>
        </w:rPr>
        <w:t xml:space="preserve"> </w:t>
      </w:r>
      <w:r>
        <w:rPr>
          <w:sz w:val="16"/>
          <w:szCs w:val="16"/>
        </w:rPr>
        <w:t xml:space="preserve">0/3                            </w:t>
      </w:r>
      <w:r>
        <w:rPr>
          <w:spacing w:val="38"/>
          <w:sz w:val="16"/>
          <w:szCs w:val="16"/>
        </w:rPr>
        <w:t xml:space="preserve"> </w:t>
      </w:r>
      <w:r>
        <w:rPr>
          <w:sz w:val="16"/>
          <w:szCs w:val="16"/>
        </w:rPr>
        <w:t xml:space="preserve">-0.0064          </w:t>
      </w:r>
      <w:r>
        <w:rPr>
          <w:spacing w:val="24"/>
          <w:sz w:val="16"/>
          <w:szCs w:val="16"/>
        </w:rPr>
        <w:t xml:space="preserve"> </w:t>
      </w:r>
      <w:r>
        <w:rPr>
          <w:sz w:val="16"/>
          <w:szCs w:val="16"/>
        </w:rPr>
        <w:t xml:space="preserve">0.033    </w:t>
      </w:r>
      <w:r>
        <w:rPr>
          <w:spacing w:val="35"/>
          <w:sz w:val="16"/>
          <w:szCs w:val="16"/>
        </w:rPr>
        <w:t xml:space="preserve"> </w:t>
      </w:r>
      <w:r>
        <w:rPr>
          <w:sz w:val="16"/>
          <w:szCs w:val="16"/>
        </w:rPr>
        <w:t xml:space="preserve">-0.19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0.846</w:t>
      </w:r>
    </w:p>
    <w:p w14:paraId="2CC772F2" w14:textId="77777777" w:rsidR="001204D4" w:rsidRDefault="001204D4">
      <w:pPr>
        <w:spacing w:before="9" w:line="120" w:lineRule="exact"/>
        <w:rPr>
          <w:sz w:val="12"/>
          <w:szCs w:val="12"/>
        </w:rPr>
      </w:pPr>
    </w:p>
    <w:p w14:paraId="7A9173BE" w14:textId="77777777" w:rsidR="001204D4" w:rsidRDefault="00213659">
      <w:pPr>
        <w:ind w:left="2139" w:right="2219"/>
        <w:jc w:val="center"/>
        <w:rPr>
          <w:sz w:val="16"/>
          <w:szCs w:val="16"/>
        </w:rPr>
      </w:pPr>
      <w:r>
        <w:rPr>
          <w:sz w:val="16"/>
          <w:szCs w:val="16"/>
        </w:rPr>
        <w:t>Condition:</w:t>
      </w:r>
      <w:r>
        <w:rPr>
          <w:spacing w:val="2"/>
          <w:sz w:val="16"/>
          <w:szCs w:val="16"/>
        </w:rPr>
        <w:t xml:space="preserve"> </w:t>
      </w:r>
      <w:r>
        <w:rPr>
          <w:sz w:val="16"/>
          <w:szCs w:val="16"/>
        </w:rPr>
        <w:t>Syllable</w:t>
      </w:r>
      <w:r>
        <w:rPr>
          <w:spacing w:val="-5"/>
          <w:sz w:val="16"/>
          <w:szCs w:val="16"/>
        </w:rPr>
        <w:t xml:space="preserve"> </w:t>
      </w:r>
      <w:r>
        <w:rPr>
          <w:sz w:val="16"/>
          <w:szCs w:val="16"/>
        </w:rPr>
        <w:t>count</w:t>
      </w:r>
      <w:r>
        <w:rPr>
          <w:spacing w:val="-4"/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>
        <w:rPr>
          <w:spacing w:val="-1"/>
          <w:sz w:val="16"/>
          <w:szCs w:val="16"/>
        </w:rPr>
        <w:t xml:space="preserve"> </w:t>
      </w:r>
      <w:r>
        <w:rPr>
          <w:sz w:val="16"/>
          <w:szCs w:val="16"/>
        </w:rPr>
        <w:t xml:space="preserve">0/3              </w:t>
      </w:r>
      <w:r>
        <w:rPr>
          <w:spacing w:val="27"/>
          <w:sz w:val="16"/>
          <w:szCs w:val="16"/>
        </w:rPr>
        <w:t xml:space="preserve"> </w:t>
      </w:r>
      <w:r>
        <w:rPr>
          <w:sz w:val="16"/>
          <w:szCs w:val="16"/>
        </w:rPr>
        <w:t xml:space="preserve">-0.0455          </w:t>
      </w:r>
      <w:r>
        <w:rPr>
          <w:spacing w:val="24"/>
          <w:sz w:val="16"/>
          <w:szCs w:val="16"/>
        </w:rPr>
        <w:t xml:space="preserve"> </w:t>
      </w:r>
      <w:r>
        <w:rPr>
          <w:sz w:val="16"/>
          <w:szCs w:val="16"/>
        </w:rPr>
        <w:t xml:space="preserve">0.035    </w:t>
      </w:r>
      <w:r>
        <w:rPr>
          <w:spacing w:val="35"/>
          <w:sz w:val="16"/>
          <w:szCs w:val="16"/>
        </w:rPr>
        <w:t xml:space="preserve"> </w:t>
      </w:r>
      <w:r>
        <w:rPr>
          <w:sz w:val="16"/>
          <w:szCs w:val="16"/>
        </w:rPr>
        <w:t xml:space="preserve">-1.27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0.201</w:t>
      </w:r>
    </w:p>
    <w:p w14:paraId="39124B51" w14:textId="77777777" w:rsidR="001204D4" w:rsidRDefault="001204D4">
      <w:pPr>
        <w:spacing w:before="9" w:line="120" w:lineRule="exact"/>
        <w:rPr>
          <w:sz w:val="12"/>
          <w:szCs w:val="12"/>
        </w:rPr>
      </w:pPr>
    </w:p>
    <w:p w14:paraId="0DE02FAE" w14:textId="77777777" w:rsidR="001204D4" w:rsidRDefault="00213659">
      <w:pPr>
        <w:ind w:left="2139" w:right="2219"/>
        <w:jc w:val="center"/>
        <w:rPr>
          <w:sz w:val="16"/>
          <w:szCs w:val="16"/>
        </w:rPr>
      </w:pPr>
      <w:r>
        <w:rPr>
          <w:sz w:val="16"/>
          <w:szCs w:val="16"/>
        </w:rPr>
        <w:t>Condition:</w:t>
      </w:r>
      <w:r>
        <w:rPr>
          <w:spacing w:val="2"/>
          <w:sz w:val="16"/>
          <w:szCs w:val="16"/>
        </w:rPr>
        <w:t xml:space="preserve"> </w:t>
      </w:r>
      <w:r>
        <w:rPr>
          <w:sz w:val="16"/>
          <w:szCs w:val="16"/>
        </w:rPr>
        <w:t>Semantic</w:t>
      </w:r>
      <w:r>
        <w:rPr>
          <w:spacing w:val="-6"/>
          <w:sz w:val="16"/>
          <w:szCs w:val="16"/>
        </w:rPr>
        <w:t xml:space="preserve"> </w:t>
      </w:r>
      <w:r>
        <w:rPr>
          <w:sz w:val="16"/>
          <w:szCs w:val="16"/>
        </w:rPr>
        <w:t>incoherent</w:t>
      </w:r>
      <w:r>
        <w:rPr>
          <w:spacing w:val="-7"/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>
        <w:rPr>
          <w:spacing w:val="-1"/>
          <w:sz w:val="16"/>
          <w:szCs w:val="16"/>
        </w:rPr>
        <w:t xml:space="preserve"> </w:t>
      </w:r>
      <w:r>
        <w:rPr>
          <w:sz w:val="16"/>
          <w:szCs w:val="16"/>
        </w:rPr>
        <w:t xml:space="preserve">0/3    </w:t>
      </w:r>
      <w:r>
        <w:rPr>
          <w:spacing w:val="37"/>
          <w:sz w:val="16"/>
          <w:szCs w:val="16"/>
        </w:rPr>
        <w:t xml:space="preserve"> </w:t>
      </w:r>
      <w:r>
        <w:rPr>
          <w:sz w:val="16"/>
          <w:szCs w:val="16"/>
        </w:rPr>
        <w:t xml:space="preserve">-0.0007          </w:t>
      </w:r>
      <w:r>
        <w:rPr>
          <w:spacing w:val="24"/>
          <w:sz w:val="16"/>
          <w:szCs w:val="16"/>
        </w:rPr>
        <w:t xml:space="preserve"> </w:t>
      </w:r>
      <w:r>
        <w:rPr>
          <w:sz w:val="16"/>
          <w:szCs w:val="16"/>
        </w:rPr>
        <w:t xml:space="preserve">0.035    </w:t>
      </w:r>
      <w:r>
        <w:rPr>
          <w:spacing w:val="35"/>
          <w:sz w:val="16"/>
          <w:szCs w:val="16"/>
        </w:rPr>
        <w:t xml:space="preserve"> </w:t>
      </w:r>
      <w:r>
        <w:rPr>
          <w:sz w:val="16"/>
          <w:szCs w:val="16"/>
        </w:rPr>
        <w:t xml:space="preserve">-0.02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0.982</w:t>
      </w:r>
    </w:p>
    <w:p w14:paraId="6C91E419" w14:textId="77777777" w:rsidR="001204D4" w:rsidRDefault="001204D4">
      <w:pPr>
        <w:spacing w:before="9" w:line="120" w:lineRule="exact"/>
        <w:rPr>
          <w:sz w:val="12"/>
          <w:szCs w:val="12"/>
        </w:rPr>
      </w:pPr>
    </w:p>
    <w:p w14:paraId="33E894A2" w14:textId="77777777" w:rsidR="001204D4" w:rsidRDefault="00213659">
      <w:pPr>
        <w:ind w:left="2139" w:right="2219"/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Exposures                                                </w:t>
      </w:r>
      <w:r>
        <w:rPr>
          <w:spacing w:val="9"/>
          <w:sz w:val="16"/>
          <w:szCs w:val="16"/>
        </w:rPr>
        <w:t xml:space="preserve"> </w:t>
      </w:r>
      <w:r>
        <w:rPr>
          <w:sz w:val="16"/>
          <w:szCs w:val="16"/>
        </w:rPr>
        <w:t xml:space="preserve">-0.0607          </w:t>
      </w:r>
      <w:r>
        <w:rPr>
          <w:spacing w:val="24"/>
          <w:sz w:val="16"/>
          <w:szCs w:val="16"/>
        </w:rPr>
        <w:t xml:space="preserve"> </w:t>
      </w:r>
      <w:r>
        <w:rPr>
          <w:sz w:val="16"/>
          <w:szCs w:val="16"/>
        </w:rPr>
        <w:t xml:space="preserve">0.110    </w:t>
      </w:r>
      <w:r>
        <w:rPr>
          <w:spacing w:val="35"/>
          <w:sz w:val="16"/>
          <w:szCs w:val="16"/>
        </w:rPr>
        <w:t xml:space="preserve"> </w:t>
      </w:r>
      <w:r>
        <w:rPr>
          <w:sz w:val="16"/>
          <w:szCs w:val="16"/>
        </w:rPr>
        <w:t xml:space="preserve">-0.54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0.582</w:t>
      </w:r>
    </w:p>
    <w:p w14:paraId="7C9AE6EF" w14:textId="77777777" w:rsidR="001204D4" w:rsidRDefault="001204D4">
      <w:pPr>
        <w:spacing w:before="9" w:line="120" w:lineRule="exact"/>
        <w:rPr>
          <w:sz w:val="12"/>
          <w:szCs w:val="12"/>
        </w:rPr>
      </w:pPr>
    </w:p>
    <w:p w14:paraId="5D9A6817" w14:textId="77777777" w:rsidR="001204D4" w:rsidRDefault="00213659">
      <w:pPr>
        <w:ind w:left="2135" w:right="2215"/>
        <w:jc w:val="center"/>
        <w:rPr>
          <w:sz w:val="16"/>
          <w:szCs w:val="16"/>
        </w:rPr>
      </w:pPr>
      <w:r>
        <w:rPr>
          <w:sz w:val="16"/>
          <w:szCs w:val="16"/>
        </w:rPr>
        <w:t>E</w:t>
      </w:r>
      <w:r>
        <w:rPr>
          <w:spacing w:val="-1"/>
          <w:sz w:val="16"/>
          <w:szCs w:val="16"/>
        </w:rPr>
        <w:t xml:space="preserve"> </w:t>
      </w:r>
      <w:r>
        <w:rPr>
          <w:w w:val="146"/>
          <w:sz w:val="16"/>
          <w:szCs w:val="16"/>
        </w:rPr>
        <w:t>×</w:t>
      </w:r>
      <w:r>
        <w:rPr>
          <w:spacing w:val="-18"/>
          <w:w w:val="146"/>
          <w:sz w:val="16"/>
          <w:szCs w:val="16"/>
        </w:rPr>
        <w:t xml:space="preserve"> </w:t>
      </w:r>
      <w:r>
        <w:rPr>
          <w:sz w:val="16"/>
          <w:szCs w:val="16"/>
        </w:rPr>
        <w:t>C:</w:t>
      </w:r>
      <w:r>
        <w:rPr>
          <w:spacing w:val="-2"/>
          <w:sz w:val="16"/>
          <w:szCs w:val="16"/>
        </w:rPr>
        <w:t xml:space="preserve"> </w:t>
      </w:r>
      <w:r>
        <w:rPr>
          <w:sz w:val="16"/>
          <w:szCs w:val="16"/>
        </w:rPr>
        <w:t>Onset</w:t>
      </w:r>
      <w:r>
        <w:rPr>
          <w:spacing w:val="-4"/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>
        <w:rPr>
          <w:spacing w:val="-1"/>
          <w:sz w:val="16"/>
          <w:szCs w:val="16"/>
        </w:rPr>
        <w:t xml:space="preserve"> </w:t>
      </w:r>
      <w:r>
        <w:rPr>
          <w:sz w:val="16"/>
          <w:szCs w:val="16"/>
        </w:rPr>
        <w:t xml:space="preserve">0/3                                  </w:t>
      </w:r>
      <w:r>
        <w:rPr>
          <w:spacing w:val="3"/>
          <w:sz w:val="16"/>
          <w:szCs w:val="16"/>
        </w:rPr>
        <w:t xml:space="preserve"> </w:t>
      </w:r>
      <w:r>
        <w:rPr>
          <w:sz w:val="16"/>
          <w:szCs w:val="16"/>
        </w:rPr>
        <w:t xml:space="preserve">-0.0937          </w:t>
      </w:r>
      <w:r>
        <w:rPr>
          <w:spacing w:val="24"/>
          <w:sz w:val="16"/>
          <w:szCs w:val="16"/>
        </w:rPr>
        <w:t xml:space="preserve"> </w:t>
      </w:r>
      <w:r>
        <w:rPr>
          <w:sz w:val="16"/>
          <w:szCs w:val="16"/>
        </w:rPr>
        <w:t xml:space="preserve">0.157    </w:t>
      </w:r>
      <w:r>
        <w:rPr>
          <w:spacing w:val="35"/>
          <w:sz w:val="16"/>
          <w:szCs w:val="16"/>
        </w:rPr>
        <w:t xml:space="preserve"> </w:t>
      </w:r>
      <w:r>
        <w:rPr>
          <w:sz w:val="16"/>
          <w:szCs w:val="16"/>
        </w:rPr>
        <w:t xml:space="preserve">-0.59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0.550</w:t>
      </w:r>
    </w:p>
    <w:p w14:paraId="07983192" w14:textId="77777777" w:rsidR="001204D4" w:rsidRDefault="001204D4">
      <w:pPr>
        <w:spacing w:before="9" w:line="120" w:lineRule="exact"/>
        <w:rPr>
          <w:sz w:val="12"/>
          <w:szCs w:val="12"/>
        </w:rPr>
      </w:pPr>
    </w:p>
    <w:p w14:paraId="74B26123" w14:textId="77777777" w:rsidR="001204D4" w:rsidRDefault="00213659">
      <w:pPr>
        <w:ind w:left="2135" w:right="2215"/>
        <w:jc w:val="center"/>
        <w:rPr>
          <w:sz w:val="16"/>
          <w:szCs w:val="16"/>
        </w:rPr>
      </w:pPr>
      <w:r>
        <w:rPr>
          <w:sz w:val="16"/>
          <w:szCs w:val="16"/>
        </w:rPr>
        <w:t>E</w:t>
      </w:r>
      <w:r>
        <w:rPr>
          <w:spacing w:val="-1"/>
          <w:sz w:val="16"/>
          <w:szCs w:val="16"/>
        </w:rPr>
        <w:t xml:space="preserve"> </w:t>
      </w:r>
      <w:r>
        <w:rPr>
          <w:w w:val="146"/>
          <w:sz w:val="16"/>
          <w:szCs w:val="16"/>
        </w:rPr>
        <w:t>×</w:t>
      </w:r>
      <w:r>
        <w:rPr>
          <w:spacing w:val="-18"/>
          <w:w w:val="146"/>
          <w:sz w:val="16"/>
          <w:szCs w:val="16"/>
        </w:rPr>
        <w:t xml:space="preserve"> </w:t>
      </w:r>
      <w:r>
        <w:rPr>
          <w:sz w:val="16"/>
          <w:szCs w:val="16"/>
        </w:rPr>
        <w:t>C:</w:t>
      </w:r>
      <w:r>
        <w:rPr>
          <w:spacing w:val="-2"/>
          <w:sz w:val="16"/>
          <w:szCs w:val="16"/>
        </w:rPr>
        <w:t xml:space="preserve"> </w:t>
      </w:r>
      <w:r>
        <w:rPr>
          <w:sz w:val="16"/>
          <w:szCs w:val="16"/>
        </w:rPr>
        <w:t>Rime</w:t>
      </w:r>
      <w:r>
        <w:rPr>
          <w:spacing w:val="-3"/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>
        <w:rPr>
          <w:spacing w:val="-1"/>
          <w:sz w:val="16"/>
          <w:szCs w:val="16"/>
        </w:rPr>
        <w:t xml:space="preserve"> </w:t>
      </w:r>
      <w:r>
        <w:rPr>
          <w:sz w:val="16"/>
          <w:szCs w:val="16"/>
        </w:rPr>
        <w:t xml:space="preserve">0/3                                    </w:t>
      </w:r>
      <w:r>
        <w:rPr>
          <w:spacing w:val="3"/>
          <w:sz w:val="16"/>
          <w:szCs w:val="16"/>
        </w:rPr>
        <w:t xml:space="preserve"> </w:t>
      </w:r>
      <w:r>
        <w:rPr>
          <w:sz w:val="16"/>
          <w:szCs w:val="16"/>
        </w:rPr>
        <w:t xml:space="preserve">0.1951          </w:t>
      </w:r>
      <w:r>
        <w:rPr>
          <w:spacing w:val="25"/>
          <w:sz w:val="16"/>
          <w:szCs w:val="16"/>
        </w:rPr>
        <w:t xml:space="preserve"> </w:t>
      </w:r>
      <w:r>
        <w:rPr>
          <w:sz w:val="16"/>
          <w:szCs w:val="16"/>
        </w:rPr>
        <w:t xml:space="preserve">0.149      </w:t>
      </w:r>
      <w:r>
        <w:rPr>
          <w:spacing w:val="8"/>
          <w:sz w:val="16"/>
          <w:szCs w:val="16"/>
        </w:rPr>
        <w:t xml:space="preserve"> </w:t>
      </w:r>
      <w:r>
        <w:rPr>
          <w:sz w:val="16"/>
          <w:szCs w:val="16"/>
        </w:rPr>
        <w:t xml:space="preserve">1.30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0.191</w:t>
      </w:r>
    </w:p>
    <w:p w14:paraId="7A457745" w14:textId="77777777" w:rsidR="001204D4" w:rsidRDefault="001204D4">
      <w:pPr>
        <w:spacing w:before="9" w:line="120" w:lineRule="exact"/>
        <w:rPr>
          <w:sz w:val="12"/>
          <w:szCs w:val="12"/>
        </w:rPr>
      </w:pPr>
    </w:p>
    <w:p w14:paraId="55FD8023" w14:textId="77777777" w:rsidR="001204D4" w:rsidRDefault="00213659">
      <w:pPr>
        <w:ind w:left="2135" w:right="2135"/>
        <w:jc w:val="center"/>
        <w:rPr>
          <w:sz w:val="16"/>
          <w:szCs w:val="16"/>
        </w:rPr>
      </w:pPr>
      <w:r>
        <w:rPr>
          <w:sz w:val="16"/>
          <w:szCs w:val="16"/>
        </w:rPr>
        <w:t>E</w:t>
      </w:r>
      <w:r>
        <w:rPr>
          <w:spacing w:val="-1"/>
          <w:sz w:val="16"/>
          <w:szCs w:val="16"/>
        </w:rPr>
        <w:t xml:space="preserve"> </w:t>
      </w:r>
      <w:r>
        <w:rPr>
          <w:w w:val="146"/>
          <w:sz w:val="16"/>
          <w:szCs w:val="16"/>
        </w:rPr>
        <w:t>×</w:t>
      </w:r>
      <w:r>
        <w:rPr>
          <w:spacing w:val="-18"/>
          <w:w w:val="146"/>
          <w:sz w:val="16"/>
          <w:szCs w:val="16"/>
        </w:rPr>
        <w:t xml:space="preserve"> </w:t>
      </w:r>
      <w:r>
        <w:rPr>
          <w:sz w:val="16"/>
          <w:szCs w:val="16"/>
        </w:rPr>
        <w:t>C:</w:t>
      </w:r>
      <w:r>
        <w:rPr>
          <w:spacing w:val="-2"/>
          <w:sz w:val="16"/>
          <w:szCs w:val="16"/>
        </w:rPr>
        <w:t xml:space="preserve"> </w:t>
      </w:r>
      <w:r>
        <w:rPr>
          <w:sz w:val="16"/>
          <w:szCs w:val="16"/>
        </w:rPr>
        <w:t>Syllable</w:t>
      </w:r>
      <w:r>
        <w:rPr>
          <w:spacing w:val="-5"/>
          <w:sz w:val="16"/>
          <w:szCs w:val="16"/>
        </w:rPr>
        <w:t xml:space="preserve"> </w:t>
      </w:r>
      <w:r>
        <w:rPr>
          <w:sz w:val="16"/>
          <w:szCs w:val="16"/>
        </w:rPr>
        <w:t>count</w:t>
      </w:r>
      <w:r>
        <w:rPr>
          <w:spacing w:val="-4"/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>
        <w:rPr>
          <w:spacing w:val="-1"/>
          <w:sz w:val="16"/>
          <w:szCs w:val="16"/>
        </w:rPr>
        <w:t xml:space="preserve"> </w:t>
      </w:r>
      <w:r>
        <w:rPr>
          <w:sz w:val="16"/>
          <w:szCs w:val="16"/>
        </w:rPr>
        <w:t xml:space="preserve">0/3                     </w:t>
      </w:r>
      <w:r>
        <w:rPr>
          <w:spacing w:val="32"/>
          <w:sz w:val="16"/>
          <w:szCs w:val="16"/>
        </w:rPr>
        <w:t xml:space="preserve"> </w:t>
      </w:r>
      <w:r>
        <w:rPr>
          <w:sz w:val="16"/>
          <w:szCs w:val="16"/>
        </w:rPr>
        <w:t xml:space="preserve">0.3049          </w:t>
      </w:r>
      <w:r>
        <w:rPr>
          <w:spacing w:val="25"/>
          <w:sz w:val="16"/>
          <w:szCs w:val="16"/>
        </w:rPr>
        <w:t xml:space="preserve"> </w:t>
      </w:r>
      <w:r>
        <w:rPr>
          <w:sz w:val="16"/>
          <w:szCs w:val="16"/>
        </w:rPr>
        <w:t xml:space="preserve">0.154      </w:t>
      </w:r>
      <w:r>
        <w:rPr>
          <w:spacing w:val="8"/>
          <w:sz w:val="16"/>
          <w:szCs w:val="16"/>
        </w:rPr>
        <w:t xml:space="preserve"> </w:t>
      </w:r>
      <w:r>
        <w:rPr>
          <w:sz w:val="16"/>
          <w:szCs w:val="16"/>
        </w:rPr>
        <w:t xml:space="preserve">1.97    </w:t>
      </w:r>
      <w:r>
        <w:rPr>
          <w:spacing w:val="3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&lt;0.05*</w:t>
      </w:r>
    </w:p>
    <w:p w14:paraId="7929921B" w14:textId="77777777" w:rsidR="001204D4" w:rsidRDefault="001204D4">
      <w:pPr>
        <w:spacing w:before="9" w:line="120" w:lineRule="exact"/>
        <w:rPr>
          <w:sz w:val="12"/>
          <w:szCs w:val="12"/>
        </w:rPr>
      </w:pPr>
    </w:p>
    <w:p w14:paraId="4AD71C61" w14:textId="77777777" w:rsidR="001204D4" w:rsidRDefault="00213659">
      <w:pPr>
        <w:tabs>
          <w:tab w:val="left" w:pos="7480"/>
        </w:tabs>
        <w:spacing w:line="419" w:lineRule="auto"/>
        <w:ind w:left="2036" w:right="2036"/>
        <w:jc w:val="center"/>
        <w:rPr>
          <w:sz w:val="16"/>
          <w:szCs w:val="16"/>
        </w:rPr>
      </w:pPr>
      <w:r>
        <w:rPr>
          <w:w w:val="99"/>
          <w:sz w:val="16"/>
          <w:szCs w:val="16"/>
          <w:u w:val="single" w:color="000000"/>
        </w:rPr>
        <w:t xml:space="preserve"> </w:t>
      </w:r>
      <w:r>
        <w:rPr>
          <w:sz w:val="16"/>
          <w:szCs w:val="16"/>
          <w:u w:val="single" w:color="000000"/>
        </w:rPr>
        <w:t xml:space="preserve">  E</w:t>
      </w:r>
      <w:r>
        <w:rPr>
          <w:spacing w:val="-1"/>
          <w:sz w:val="16"/>
          <w:szCs w:val="16"/>
          <w:u w:val="single" w:color="000000"/>
        </w:rPr>
        <w:t xml:space="preserve"> </w:t>
      </w:r>
      <w:r>
        <w:rPr>
          <w:w w:val="146"/>
          <w:sz w:val="16"/>
          <w:szCs w:val="16"/>
          <w:u w:val="single" w:color="000000"/>
        </w:rPr>
        <w:t>×</w:t>
      </w:r>
      <w:r>
        <w:rPr>
          <w:spacing w:val="-19"/>
          <w:w w:val="146"/>
          <w:sz w:val="16"/>
          <w:szCs w:val="16"/>
          <w:u w:val="single" w:color="000000"/>
        </w:rPr>
        <w:t xml:space="preserve"> </w:t>
      </w:r>
      <w:r>
        <w:rPr>
          <w:sz w:val="16"/>
          <w:szCs w:val="16"/>
          <w:u w:val="single" w:color="000000"/>
        </w:rPr>
        <w:t>C:</w:t>
      </w:r>
      <w:r>
        <w:rPr>
          <w:spacing w:val="-2"/>
          <w:sz w:val="16"/>
          <w:szCs w:val="16"/>
          <w:u w:val="single" w:color="000000"/>
        </w:rPr>
        <w:t xml:space="preserve"> </w:t>
      </w:r>
      <w:r>
        <w:rPr>
          <w:sz w:val="16"/>
          <w:szCs w:val="16"/>
          <w:u w:val="single" w:color="000000"/>
        </w:rPr>
        <w:t>Semantic</w:t>
      </w:r>
      <w:r>
        <w:rPr>
          <w:spacing w:val="-6"/>
          <w:sz w:val="16"/>
          <w:szCs w:val="16"/>
          <w:u w:val="single" w:color="000000"/>
        </w:rPr>
        <w:t xml:space="preserve"> </w:t>
      </w:r>
      <w:r>
        <w:rPr>
          <w:sz w:val="16"/>
          <w:szCs w:val="16"/>
          <w:u w:val="single" w:color="000000"/>
        </w:rPr>
        <w:t>incoherent</w:t>
      </w:r>
      <w:r>
        <w:rPr>
          <w:spacing w:val="-7"/>
          <w:sz w:val="16"/>
          <w:szCs w:val="16"/>
          <w:u w:val="single" w:color="000000"/>
        </w:rPr>
        <w:t xml:space="preserve"> </w:t>
      </w:r>
      <w:r>
        <w:rPr>
          <w:sz w:val="16"/>
          <w:szCs w:val="16"/>
          <w:u w:val="single" w:color="000000"/>
        </w:rPr>
        <w:t>–</w:t>
      </w:r>
      <w:r>
        <w:rPr>
          <w:spacing w:val="-1"/>
          <w:sz w:val="16"/>
          <w:szCs w:val="16"/>
          <w:u w:val="single" w:color="000000"/>
        </w:rPr>
        <w:t xml:space="preserve"> </w:t>
      </w:r>
      <w:r>
        <w:rPr>
          <w:sz w:val="16"/>
          <w:szCs w:val="16"/>
          <w:u w:val="single" w:color="000000"/>
        </w:rPr>
        <w:t xml:space="preserve">0/3            </w:t>
      </w:r>
      <w:r>
        <w:rPr>
          <w:spacing w:val="2"/>
          <w:sz w:val="16"/>
          <w:szCs w:val="16"/>
          <w:u w:val="single" w:color="000000"/>
        </w:rPr>
        <w:t xml:space="preserve"> </w:t>
      </w:r>
      <w:r>
        <w:rPr>
          <w:sz w:val="16"/>
          <w:szCs w:val="16"/>
          <w:u w:val="single" w:color="000000"/>
        </w:rPr>
        <w:t xml:space="preserve">0.1401          </w:t>
      </w:r>
      <w:r>
        <w:rPr>
          <w:spacing w:val="24"/>
          <w:sz w:val="16"/>
          <w:szCs w:val="16"/>
          <w:u w:val="single" w:color="000000"/>
        </w:rPr>
        <w:t xml:space="preserve"> </w:t>
      </w:r>
      <w:r>
        <w:rPr>
          <w:sz w:val="16"/>
          <w:szCs w:val="16"/>
          <w:u w:val="single" w:color="000000"/>
        </w:rPr>
        <w:t xml:space="preserve">0.150      </w:t>
      </w:r>
      <w:r>
        <w:rPr>
          <w:spacing w:val="8"/>
          <w:sz w:val="16"/>
          <w:szCs w:val="16"/>
          <w:u w:val="single" w:color="000000"/>
        </w:rPr>
        <w:t xml:space="preserve"> </w:t>
      </w:r>
      <w:r>
        <w:rPr>
          <w:sz w:val="16"/>
          <w:szCs w:val="16"/>
          <w:u w:val="single" w:color="000000"/>
        </w:rPr>
        <w:t xml:space="preserve">0.93     </w:t>
      </w:r>
      <w:r>
        <w:rPr>
          <w:spacing w:val="6"/>
          <w:sz w:val="16"/>
          <w:szCs w:val="16"/>
          <w:u w:val="single" w:color="000000"/>
        </w:rPr>
        <w:t xml:space="preserve"> </w:t>
      </w:r>
      <w:r>
        <w:rPr>
          <w:w w:val="99"/>
          <w:sz w:val="16"/>
          <w:szCs w:val="16"/>
          <w:u w:val="single" w:color="000000"/>
        </w:rPr>
        <w:t xml:space="preserve">0.350 </w:t>
      </w:r>
      <w:r>
        <w:rPr>
          <w:sz w:val="16"/>
          <w:szCs w:val="16"/>
          <w:u w:val="single" w:color="000000"/>
        </w:rPr>
        <w:tab/>
      </w:r>
      <w:r>
        <w:rPr>
          <w:sz w:val="16"/>
          <w:szCs w:val="16"/>
        </w:rPr>
        <w:t xml:space="preserve"> Referent</w:t>
      </w:r>
      <w:r>
        <w:rPr>
          <w:spacing w:val="-5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assignment</w:t>
      </w:r>
    </w:p>
    <w:p w14:paraId="396897C5" w14:textId="77777777" w:rsidR="001204D4" w:rsidRDefault="00213659">
      <w:pPr>
        <w:spacing w:line="180" w:lineRule="exact"/>
        <w:ind w:left="2139" w:right="2219"/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Intercept                                                  </w:t>
      </w:r>
      <w:r>
        <w:rPr>
          <w:spacing w:val="27"/>
          <w:sz w:val="16"/>
          <w:szCs w:val="16"/>
        </w:rPr>
        <w:t xml:space="preserve"> </w:t>
      </w:r>
      <w:r>
        <w:rPr>
          <w:sz w:val="16"/>
          <w:szCs w:val="16"/>
        </w:rPr>
        <w:t xml:space="preserve">-0.0553          </w:t>
      </w:r>
      <w:r>
        <w:rPr>
          <w:spacing w:val="24"/>
          <w:sz w:val="16"/>
          <w:szCs w:val="16"/>
        </w:rPr>
        <w:t xml:space="preserve"> </w:t>
      </w:r>
      <w:r>
        <w:rPr>
          <w:sz w:val="16"/>
          <w:szCs w:val="16"/>
        </w:rPr>
        <w:t xml:space="preserve">0.068    </w:t>
      </w:r>
      <w:r>
        <w:rPr>
          <w:spacing w:val="35"/>
          <w:sz w:val="16"/>
          <w:szCs w:val="16"/>
        </w:rPr>
        <w:t xml:space="preserve"> </w:t>
      </w:r>
      <w:r>
        <w:rPr>
          <w:sz w:val="16"/>
          <w:szCs w:val="16"/>
        </w:rPr>
        <w:t xml:space="preserve">-0.81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0.418</w:t>
      </w:r>
    </w:p>
    <w:p w14:paraId="7C9334EF" w14:textId="77777777" w:rsidR="001204D4" w:rsidRDefault="001204D4">
      <w:pPr>
        <w:spacing w:before="9" w:line="120" w:lineRule="exact"/>
        <w:rPr>
          <w:sz w:val="12"/>
          <w:szCs w:val="12"/>
        </w:rPr>
      </w:pPr>
    </w:p>
    <w:p w14:paraId="3662A2E5" w14:textId="77777777" w:rsidR="001204D4" w:rsidRDefault="00213659">
      <w:pPr>
        <w:ind w:left="2139" w:right="2219"/>
        <w:jc w:val="center"/>
        <w:rPr>
          <w:sz w:val="16"/>
          <w:szCs w:val="16"/>
        </w:rPr>
      </w:pPr>
      <w:r>
        <w:rPr>
          <w:sz w:val="16"/>
          <w:szCs w:val="16"/>
        </w:rPr>
        <w:t>Condition:</w:t>
      </w:r>
      <w:r>
        <w:rPr>
          <w:spacing w:val="2"/>
          <w:sz w:val="16"/>
          <w:szCs w:val="16"/>
        </w:rPr>
        <w:t xml:space="preserve"> </w:t>
      </w:r>
      <w:r>
        <w:rPr>
          <w:sz w:val="16"/>
          <w:szCs w:val="16"/>
        </w:rPr>
        <w:t>Onset</w:t>
      </w:r>
      <w:r>
        <w:rPr>
          <w:spacing w:val="-4"/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>
        <w:rPr>
          <w:spacing w:val="-1"/>
          <w:sz w:val="16"/>
          <w:szCs w:val="16"/>
        </w:rPr>
        <w:t xml:space="preserve"> </w:t>
      </w:r>
      <w:r>
        <w:rPr>
          <w:sz w:val="16"/>
          <w:szCs w:val="16"/>
        </w:rPr>
        <w:t xml:space="preserve">0/3                             </w:t>
      </w:r>
      <w:r>
        <w:rPr>
          <w:spacing w:val="24"/>
          <w:sz w:val="16"/>
          <w:szCs w:val="16"/>
        </w:rPr>
        <w:t xml:space="preserve"> </w:t>
      </w:r>
      <w:r>
        <w:rPr>
          <w:sz w:val="16"/>
          <w:szCs w:val="16"/>
        </w:rPr>
        <w:t xml:space="preserve">0.1776          </w:t>
      </w:r>
      <w:r>
        <w:rPr>
          <w:spacing w:val="25"/>
          <w:sz w:val="16"/>
          <w:szCs w:val="16"/>
        </w:rPr>
        <w:t xml:space="preserve"> </w:t>
      </w:r>
      <w:r>
        <w:rPr>
          <w:sz w:val="16"/>
          <w:szCs w:val="16"/>
        </w:rPr>
        <w:t xml:space="preserve">0.094      </w:t>
      </w:r>
      <w:r>
        <w:rPr>
          <w:spacing w:val="8"/>
          <w:sz w:val="16"/>
          <w:szCs w:val="16"/>
        </w:rPr>
        <w:t xml:space="preserve"> </w:t>
      </w:r>
      <w:r>
        <w:rPr>
          <w:sz w:val="16"/>
          <w:szCs w:val="16"/>
        </w:rPr>
        <w:t xml:space="preserve">1.88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0.060</w:t>
      </w:r>
    </w:p>
    <w:p w14:paraId="010FFE97" w14:textId="77777777" w:rsidR="001204D4" w:rsidRDefault="001204D4">
      <w:pPr>
        <w:spacing w:before="9" w:line="120" w:lineRule="exact"/>
        <w:rPr>
          <w:sz w:val="12"/>
          <w:szCs w:val="12"/>
        </w:rPr>
      </w:pPr>
    </w:p>
    <w:p w14:paraId="5DA6A0B3" w14:textId="77777777" w:rsidR="001204D4" w:rsidRDefault="00213659">
      <w:pPr>
        <w:ind w:left="2139" w:right="2219"/>
        <w:jc w:val="center"/>
        <w:rPr>
          <w:sz w:val="16"/>
          <w:szCs w:val="16"/>
        </w:rPr>
      </w:pPr>
      <w:r>
        <w:rPr>
          <w:sz w:val="16"/>
          <w:szCs w:val="16"/>
        </w:rPr>
        <w:t>Condition:</w:t>
      </w:r>
      <w:r>
        <w:rPr>
          <w:spacing w:val="2"/>
          <w:sz w:val="16"/>
          <w:szCs w:val="16"/>
        </w:rPr>
        <w:t xml:space="preserve"> </w:t>
      </w:r>
      <w:r>
        <w:rPr>
          <w:sz w:val="16"/>
          <w:szCs w:val="16"/>
        </w:rPr>
        <w:t>Rime</w:t>
      </w:r>
      <w:r>
        <w:rPr>
          <w:spacing w:val="-3"/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>
        <w:rPr>
          <w:spacing w:val="-1"/>
          <w:sz w:val="16"/>
          <w:szCs w:val="16"/>
        </w:rPr>
        <w:t xml:space="preserve"> </w:t>
      </w:r>
      <w:r>
        <w:rPr>
          <w:sz w:val="16"/>
          <w:szCs w:val="16"/>
        </w:rPr>
        <w:t xml:space="preserve">0/3                              </w:t>
      </w:r>
      <w:r>
        <w:rPr>
          <w:spacing w:val="11"/>
          <w:sz w:val="16"/>
          <w:szCs w:val="16"/>
        </w:rPr>
        <w:t xml:space="preserve"> </w:t>
      </w:r>
      <w:r>
        <w:rPr>
          <w:sz w:val="16"/>
          <w:szCs w:val="16"/>
        </w:rPr>
        <w:t xml:space="preserve">0.0916          </w:t>
      </w:r>
      <w:r>
        <w:rPr>
          <w:spacing w:val="25"/>
          <w:sz w:val="16"/>
          <w:szCs w:val="16"/>
        </w:rPr>
        <w:t xml:space="preserve"> </w:t>
      </w:r>
      <w:r>
        <w:rPr>
          <w:sz w:val="16"/>
          <w:szCs w:val="16"/>
        </w:rPr>
        <w:t xml:space="preserve">0.088      </w:t>
      </w:r>
      <w:r>
        <w:rPr>
          <w:spacing w:val="8"/>
          <w:sz w:val="16"/>
          <w:szCs w:val="16"/>
        </w:rPr>
        <w:t xml:space="preserve"> </w:t>
      </w:r>
      <w:r>
        <w:rPr>
          <w:sz w:val="16"/>
          <w:szCs w:val="16"/>
        </w:rPr>
        <w:t xml:space="preserve">1.03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0.301</w:t>
      </w:r>
    </w:p>
    <w:p w14:paraId="5C6FD58F" w14:textId="77777777" w:rsidR="001204D4" w:rsidRDefault="001204D4">
      <w:pPr>
        <w:spacing w:before="9" w:line="120" w:lineRule="exact"/>
        <w:rPr>
          <w:sz w:val="12"/>
          <w:szCs w:val="12"/>
        </w:rPr>
      </w:pPr>
    </w:p>
    <w:p w14:paraId="4960AEC8" w14:textId="77777777" w:rsidR="001204D4" w:rsidRDefault="00213659">
      <w:pPr>
        <w:ind w:left="2139" w:right="2219"/>
        <w:jc w:val="center"/>
        <w:rPr>
          <w:sz w:val="16"/>
          <w:szCs w:val="16"/>
        </w:rPr>
      </w:pPr>
      <w:r>
        <w:rPr>
          <w:sz w:val="16"/>
          <w:szCs w:val="16"/>
        </w:rPr>
        <w:t>Condition:</w:t>
      </w:r>
      <w:r>
        <w:rPr>
          <w:spacing w:val="2"/>
          <w:sz w:val="16"/>
          <w:szCs w:val="16"/>
        </w:rPr>
        <w:t xml:space="preserve"> </w:t>
      </w:r>
      <w:r>
        <w:rPr>
          <w:sz w:val="16"/>
          <w:szCs w:val="16"/>
        </w:rPr>
        <w:t>Syllable</w:t>
      </w:r>
      <w:r>
        <w:rPr>
          <w:spacing w:val="-5"/>
          <w:sz w:val="16"/>
          <w:szCs w:val="16"/>
        </w:rPr>
        <w:t xml:space="preserve"> </w:t>
      </w:r>
      <w:r>
        <w:rPr>
          <w:sz w:val="16"/>
          <w:szCs w:val="16"/>
        </w:rPr>
        <w:t>count</w:t>
      </w:r>
      <w:r>
        <w:rPr>
          <w:spacing w:val="-4"/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>
        <w:rPr>
          <w:spacing w:val="-1"/>
          <w:sz w:val="16"/>
          <w:szCs w:val="16"/>
        </w:rPr>
        <w:t xml:space="preserve"> </w:t>
      </w:r>
      <w:r>
        <w:rPr>
          <w:sz w:val="16"/>
          <w:szCs w:val="16"/>
        </w:rPr>
        <w:t xml:space="preserve">0/3               </w:t>
      </w:r>
      <w:r>
        <w:rPr>
          <w:spacing w:val="40"/>
          <w:sz w:val="16"/>
          <w:szCs w:val="16"/>
        </w:rPr>
        <w:t xml:space="preserve"> </w:t>
      </w:r>
      <w:r>
        <w:rPr>
          <w:sz w:val="16"/>
          <w:szCs w:val="16"/>
        </w:rPr>
        <w:t xml:space="preserve">0.0234          </w:t>
      </w:r>
      <w:r>
        <w:rPr>
          <w:spacing w:val="25"/>
          <w:sz w:val="16"/>
          <w:szCs w:val="16"/>
        </w:rPr>
        <w:t xml:space="preserve"> </w:t>
      </w:r>
      <w:r>
        <w:rPr>
          <w:sz w:val="16"/>
          <w:szCs w:val="16"/>
        </w:rPr>
        <w:t xml:space="preserve">0.095      </w:t>
      </w:r>
      <w:r>
        <w:rPr>
          <w:spacing w:val="8"/>
          <w:sz w:val="16"/>
          <w:szCs w:val="16"/>
        </w:rPr>
        <w:t xml:space="preserve"> </w:t>
      </w:r>
      <w:r>
        <w:rPr>
          <w:sz w:val="16"/>
          <w:szCs w:val="16"/>
        </w:rPr>
        <w:t xml:space="preserve">0.24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0.806</w:t>
      </w:r>
    </w:p>
    <w:p w14:paraId="1D1E14B6" w14:textId="77777777" w:rsidR="001204D4" w:rsidRDefault="001204D4">
      <w:pPr>
        <w:spacing w:before="9" w:line="120" w:lineRule="exact"/>
        <w:rPr>
          <w:sz w:val="12"/>
          <w:szCs w:val="12"/>
        </w:rPr>
      </w:pPr>
    </w:p>
    <w:p w14:paraId="260D4CBB" w14:textId="77777777" w:rsidR="001204D4" w:rsidRDefault="00213659">
      <w:pPr>
        <w:ind w:left="2139" w:right="2219"/>
        <w:jc w:val="center"/>
        <w:rPr>
          <w:sz w:val="16"/>
          <w:szCs w:val="16"/>
        </w:rPr>
      </w:pPr>
      <w:r>
        <w:rPr>
          <w:sz w:val="16"/>
          <w:szCs w:val="16"/>
        </w:rPr>
        <w:t>Condition:</w:t>
      </w:r>
      <w:r>
        <w:rPr>
          <w:spacing w:val="2"/>
          <w:sz w:val="16"/>
          <w:szCs w:val="16"/>
        </w:rPr>
        <w:t xml:space="preserve"> </w:t>
      </w:r>
      <w:r>
        <w:rPr>
          <w:sz w:val="16"/>
          <w:szCs w:val="16"/>
        </w:rPr>
        <w:t>Semantic</w:t>
      </w:r>
      <w:r>
        <w:rPr>
          <w:spacing w:val="-6"/>
          <w:sz w:val="16"/>
          <w:szCs w:val="16"/>
        </w:rPr>
        <w:t xml:space="preserve"> </w:t>
      </w:r>
      <w:r>
        <w:rPr>
          <w:sz w:val="16"/>
          <w:szCs w:val="16"/>
        </w:rPr>
        <w:t>incoherent</w:t>
      </w:r>
      <w:r>
        <w:rPr>
          <w:spacing w:val="-7"/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>
        <w:rPr>
          <w:spacing w:val="-1"/>
          <w:sz w:val="16"/>
          <w:szCs w:val="16"/>
        </w:rPr>
        <w:t xml:space="preserve"> </w:t>
      </w:r>
      <w:r>
        <w:rPr>
          <w:sz w:val="16"/>
          <w:szCs w:val="16"/>
        </w:rPr>
        <w:t xml:space="preserve">0/3      </w:t>
      </w:r>
      <w:r>
        <w:rPr>
          <w:spacing w:val="10"/>
          <w:sz w:val="16"/>
          <w:szCs w:val="16"/>
        </w:rPr>
        <w:t xml:space="preserve"> </w:t>
      </w:r>
      <w:r>
        <w:rPr>
          <w:sz w:val="16"/>
          <w:szCs w:val="16"/>
        </w:rPr>
        <w:t xml:space="preserve">0.0868          </w:t>
      </w:r>
      <w:r>
        <w:rPr>
          <w:spacing w:val="25"/>
          <w:sz w:val="16"/>
          <w:szCs w:val="16"/>
        </w:rPr>
        <w:t xml:space="preserve"> </w:t>
      </w:r>
      <w:r>
        <w:rPr>
          <w:sz w:val="16"/>
          <w:szCs w:val="16"/>
        </w:rPr>
        <w:t xml:space="preserve">0.094      </w:t>
      </w:r>
      <w:r>
        <w:rPr>
          <w:spacing w:val="8"/>
          <w:sz w:val="16"/>
          <w:szCs w:val="16"/>
        </w:rPr>
        <w:t xml:space="preserve"> </w:t>
      </w:r>
      <w:r>
        <w:rPr>
          <w:sz w:val="16"/>
          <w:szCs w:val="16"/>
        </w:rPr>
        <w:t xml:space="preserve">0.91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0.359</w:t>
      </w:r>
    </w:p>
    <w:p w14:paraId="674567C4" w14:textId="77777777" w:rsidR="001204D4" w:rsidRDefault="001204D4">
      <w:pPr>
        <w:spacing w:before="9" w:line="120" w:lineRule="exact"/>
        <w:rPr>
          <w:sz w:val="12"/>
          <w:szCs w:val="12"/>
        </w:rPr>
      </w:pPr>
    </w:p>
    <w:p w14:paraId="6CAAAF21" w14:textId="77777777" w:rsidR="001204D4" w:rsidRDefault="00213659">
      <w:pPr>
        <w:ind w:left="2139" w:right="2219"/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Exposures                                                 </w:t>
      </w:r>
      <w:r>
        <w:rPr>
          <w:spacing w:val="22"/>
          <w:sz w:val="16"/>
          <w:szCs w:val="16"/>
        </w:rPr>
        <w:t xml:space="preserve"> </w:t>
      </w:r>
      <w:r>
        <w:rPr>
          <w:sz w:val="16"/>
          <w:szCs w:val="16"/>
        </w:rPr>
        <w:t xml:space="preserve">0.5462          </w:t>
      </w:r>
      <w:r>
        <w:rPr>
          <w:spacing w:val="25"/>
          <w:sz w:val="16"/>
          <w:szCs w:val="16"/>
        </w:rPr>
        <w:t xml:space="preserve"> </w:t>
      </w:r>
      <w:r>
        <w:rPr>
          <w:sz w:val="16"/>
          <w:szCs w:val="16"/>
        </w:rPr>
        <w:t xml:space="preserve">0.296      </w:t>
      </w:r>
      <w:r>
        <w:rPr>
          <w:spacing w:val="8"/>
          <w:sz w:val="16"/>
          <w:szCs w:val="16"/>
        </w:rPr>
        <w:t xml:space="preserve"> </w:t>
      </w:r>
      <w:r>
        <w:rPr>
          <w:sz w:val="16"/>
          <w:szCs w:val="16"/>
        </w:rPr>
        <w:t xml:space="preserve">1.84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0.066</w:t>
      </w:r>
    </w:p>
    <w:p w14:paraId="6B0D7887" w14:textId="77777777" w:rsidR="001204D4" w:rsidRDefault="001204D4">
      <w:pPr>
        <w:spacing w:before="9" w:line="120" w:lineRule="exact"/>
        <w:rPr>
          <w:sz w:val="12"/>
          <w:szCs w:val="12"/>
        </w:rPr>
      </w:pPr>
    </w:p>
    <w:p w14:paraId="7ED5B07A" w14:textId="77777777" w:rsidR="001204D4" w:rsidRDefault="00213659">
      <w:pPr>
        <w:ind w:left="2135" w:right="2215"/>
        <w:jc w:val="center"/>
        <w:rPr>
          <w:sz w:val="16"/>
          <w:szCs w:val="16"/>
        </w:rPr>
      </w:pPr>
      <w:r>
        <w:rPr>
          <w:sz w:val="16"/>
          <w:szCs w:val="16"/>
        </w:rPr>
        <w:t>E</w:t>
      </w:r>
      <w:r>
        <w:rPr>
          <w:spacing w:val="-1"/>
          <w:sz w:val="16"/>
          <w:szCs w:val="16"/>
        </w:rPr>
        <w:t xml:space="preserve"> </w:t>
      </w:r>
      <w:r>
        <w:rPr>
          <w:w w:val="146"/>
          <w:sz w:val="16"/>
          <w:szCs w:val="16"/>
        </w:rPr>
        <w:t>×</w:t>
      </w:r>
      <w:r>
        <w:rPr>
          <w:spacing w:val="-18"/>
          <w:w w:val="146"/>
          <w:sz w:val="16"/>
          <w:szCs w:val="16"/>
        </w:rPr>
        <w:t xml:space="preserve"> </w:t>
      </w:r>
      <w:r>
        <w:rPr>
          <w:sz w:val="16"/>
          <w:szCs w:val="16"/>
        </w:rPr>
        <w:t>C:</w:t>
      </w:r>
      <w:r>
        <w:rPr>
          <w:spacing w:val="-2"/>
          <w:sz w:val="16"/>
          <w:szCs w:val="16"/>
        </w:rPr>
        <w:t xml:space="preserve"> </w:t>
      </w:r>
      <w:r>
        <w:rPr>
          <w:sz w:val="16"/>
          <w:szCs w:val="16"/>
        </w:rPr>
        <w:t>Onset</w:t>
      </w:r>
      <w:r>
        <w:rPr>
          <w:spacing w:val="-4"/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>
        <w:rPr>
          <w:spacing w:val="-1"/>
          <w:sz w:val="16"/>
          <w:szCs w:val="16"/>
        </w:rPr>
        <w:t xml:space="preserve"> </w:t>
      </w:r>
      <w:r>
        <w:rPr>
          <w:sz w:val="16"/>
          <w:szCs w:val="16"/>
        </w:rPr>
        <w:t xml:space="preserve">0/3                                  </w:t>
      </w:r>
      <w:r>
        <w:rPr>
          <w:spacing w:val="3"/>
          <w:sz w:val="16"/>
          <w:szCs w:val="16"/>
        </w:rPr>
        <w:t xml:space="preserve"> </w:t>
      </w:r>
      <w:r>
        <w:rPr>
          <w:sz w:val="16"/>
          <w:szCs w:val="16"/>
        </w:rPr>
        <w:t xml:space="preserve">-0.6122          </w:t>
      </w:r>
      <w:r>
        <w:rPr>
          <w:spacing w:val="24"/>
          <w:sz w:val="16"/>
          <w:szCs w:val="16"/>
        </w:rPr>
        <w:t xml:space="preserve"> </w:t>
      </w:r>
      <w:r>
        <w:rPr>
          <w:sz w:val="16"/>
          <w:szCs w:val="16"/>
        </w:rPr>
        <w:t xml:space="preserve">0.421    </w:t>
      </w:r>
      <w:r>
        <w:rPr>
          <w:spacing w:val="35"/>
          <w:sz w:val="16"/>
          <w:szCs w:val="16"/>
        </w:rPr>
        <w:t xml:space="preserve"> </w:t>
      </w:r>
      <w:r>
        <w:rPr>
          <w:sz w:val="16"/>
          <w:szCs w:val="16"/>
        </w:rPr>
        <w:t xml:space="preserve">-1.45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0.146</w:t>
      </w:r>
    </w:p>
    <w:p w14:paraId="66E025A3" w14:textId="77777777" w:rsidR="001204D4" w:rsidRDefault="001204D4">
      <w:pPr>
        <w:spacing w:before="9" w:line="120" w:lineRule="exact"/>
        <w:rPr>
          <w:sz w:val="12"/>
          <w:szCs w:val="12"/>
        </w:rPr>
      </w:pPr>
    </w:p>
    <w:p w14:paraId="4010DF04" w14:textId="77777777" w:rsidR="001204D4" w:rsidRDefault="00213659">
      <w:pPr>
        <w:ind w:left="2135" w:right="2215"/>
        <w:jc w:val="center"/>
        <w:rPr>
          <w:sz w:val="16"/>
          <w:szCs w:val="16"/>
        </w:rPr>
      </w:pPr>
      <w:r>
        <w:rPr>
          <w:sz w:val="16"/>
          <w:szCs w:val="16"/>
        </w:rPr>
        <w:t>E</w:t>
      </w:r>
      <w:r>
        <w:rPr>
          <w:spacing w:val="-1"/>
          <w:sz w:val="16"/>
          <w:szCs w:val="16"/>
        </w:rPr>
        <w:t xml:space="preserve"> </w:t>
      </w:r>
      <w:r>
        <w:rPr>
          <w:w w:val="146"/>
          <w:sz w:val="16"/>
          <w:szCs w:val="16"/>
        </w:rPr>
        <w:t>×</w:t>
      </w:r>
      <w:r>
        <w:rPr>
          <w:spacing w:val="-18"/>
          <w:w w:val="146"/>
          <w:sz w:val="16"/>
          <w:szCs w:val="16"/>
        </w:rPr>
        <w:t xml:space="preserve"> </w:t>
      </w:r>
      <w:r>
        <w:rPr>
          <w:sz w:val="16"/>
          <w:szCs w:val="16"/>
        </w:rPr>
        <w:t>C:</w:t>
      </w:r>
      <w:r>
        <w:rPr>
          <w:spacing w:val="-2"/>
          <w:sz w:val="16"/>
          <w:szCs w:val="16"/>
        </w:rPr>
        <w:t xml:space="preserve"> </w:t>
      </w:r>
      <w:r>
        <w:rPr>
          <w:sz w:val="16"/>
          <w:szCs w:val="16"/>
        </w:rPr>
        <w:t>Rime</w:t>
      </w:r>
      <w:r>
        <w:rPr>
          <w:spacing w:val="-3"/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>
        <w:rPr>
          <w:spacing w:val="-1"/>
          <w:sz w:val="16"/>
          <w:szCs w:val="16"/>
        </w:rPr>
        <w:t xml:space="preserve"> </w:t>
      </w:r>
      <w:r>
        <w:rPr>
          <w:sz w:val="16"/>
          <w:szCs w:val="16"/>
        </w:rPr>
        <w:t xml:space="preserve">0/3                                  </w:t>
      </w:r>
      <w:r>
        <w:rPr>
          <w:spacing w:val="30"/>
          <w:sz w:val="16"/>
          <w:szCs w:val="16"/>
        </w:rPr>
        <w:t xml:space="preserve"> </w:t>
      </w:r>
      <w:r>
        <w:rPr>
          <w:sz w:val="16"/>
          <w:szCs w:val="16"/>
        </w:rPr>
        <w:t xml:space="preserve">-0.3243          </w:t>
      </w:r>
      <w:r>
        <w:rPr>
          <w:spacing w:val="24"/>
          <w:sz w:val="16"/>
          <w:szCs w:val="16"/>
        </w:rPr>
        <w:t xml:space="preserve"> </w:t>
      </w:r>
      <w:r>
        <w:rPr>
          <w:sz w:val="16"/>
          <w:szCs w:val="16"/>
        </w:rPr>
        <w:t xml:space="preserve">0.400    </w:t>
      </w:r>
      <w:r>
        <w:rPr>
          <w:spacing w:val="35"/>
          <w:sz w:val="16"/>
          <w:szCs w:val="16"/>
        </w:rPr>
        <w:t xml:space="preserve"> </w:t>
      </w:r>
      <w:r>
        <w:rPr>
          <w:sz w:val="16"/>
          <w:szCs w:val="16"/>
        </w:rPr>
        <w:t xml:space="preserve">-0.80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0.418</w:t>
      </w:r>
    </w:p>
    <w:p w14:paraId="62487F82" w14:textId="77777777" w:rsidR="001204D4" w:rsidRDefault="001204D4">
      <w:pPr>
        <w:spacing w:before="9" w:line="120" w:lineRule="exact"/>
        <w:rPr>
          <w:sz w:val="12"/>
          <w:szCs w:val="12"/>
        </w:rPr>
      </w:pPr>
    </w:p>
    <w:p w14:paraId="12507D04" w14:textId="77777777" w:rsidR="001204D4" w:rsidRDefault="00213659">
      <w:pPr>
        <w:ind w:left="2135" w:right="2215"/>
        <w:jc w:val="center"/>
        <w:rPr>
          <w:sz w:val="16"/>
          <w:szCs w:val="16"/>
        </w:rPr>
      </w:pPr>
      <w:r>
        <w:rPr>
          <w:sz w:val="16"/>
          <w:szCs w:val="16"/>
        </w:rPr>
        <w:t>E</w:t>
      </w:r>
      <w:r>
        <w:rPr>
          <w:spacing w:val="-1"/>
          <w:sz w:val="16"/>
          <w:szCs w:val="16"/>
        </w:rPr>
        <w:t xml:space="preserve"> </w:t>
      </w:r>
      <w:r>
        <w:rPr>
          <w:w w:val="146"/>
          <w:sz w:val="16"/>
          <w:szCs w:val="16"/>
        </w:rPr>
        <w:t>×</w:t>
      </w:r>
      <w:r>
        <w:rPr>
          <w:spacing w:val="-18"/>
          <w:w w:val="146"/>
          <w:sz w:val="16"/>
          <w:szCs w:val="16"/>
        </w:rPr>
        <w:t xml:space="preserve"> </w:t>
      </w:r>
      <w:r>
        <w:rPr>
          <w:sz w:val="16"/>
          <w:szCs w:val="16"/>
        </w:rPr>
        <w:t>C:</w:t>
      </w:r>
      <w:r>
        <w:rPr>
          <w:spacing w:val="-2"/>
          <w:sz w:val="16"/>
          <w:szCs w:val="16"/>
        </w:rPr>
        <w:t xml:space="preserve"> </w:t>
      </w:r>
      <w:r>
        <w:rPr>
          <w:sz w:val="16"/>
          <w:szCs w:val="16"/>
        </w:rPr>
        <w:t>Syllable</w:t>
      </w:r>
      <w:r>
        <w:rPr>
          <w:spacing w:val="-5"/>
          <w:sz w:val="16"/>
          <w:szCs w:val="16"/>
        </w:rPr>
        <w:t xml:space="preserve"> </w:t>
      </w:r>
      <w:r>
        <w:rPr>
          <w:sz w:val="16"/>
          <w:szCs w:val="16"/>
        </w:rPr>
        <w:t>count</w:t>
      </w:r>
      <w:r>
        <w:rPr>
          <w:spacing w:val="-4"/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>
        <w:rPr>
          <w:spacing w:val="-1"/>
          <w:sz w:val="16"/>
          <w:szCs w:val="16"/>
        </w:rPr>
        <w:t xml:space="preserve"> </w:t>
      </w:r>
      <w:r>
        <w:rPr>
          <w:sz w:val="16"/>
          <w:szCs w:val="16"/>
        </w:rPr>
        <w:t xml:space="preserve">0/3                    </w:t>
      </w:r>
      <w:r>
        <w:rPr>
          <w:spacing w:val="19"/>
          <w:sz w:val="16"/>
          <w:szCs w:val="16"/>
        </w:rPr>
        <w:t xml:space="preserve"> </w:t>
      </w:r>
      <w:r>
        <w:rPr>
          <w:sz w:val="16"/>
          <w:szCs w:val="16"/>
        </w:rPr>
        <w:t xml:space="preserve">-0.0692          </w:t>
      </w:r>
      <w:r>
        <w:rPr>
          <w:spacing w:val="24"/>
          <w:sz w:val="16"/>
          <w:szCs w:val="16"/>
        </w:rPr>
        <w:t xml:space="preserve"> </w:t>
      </w:r>
      <w:r>
        <w:rPr>
          <w:sz w:val="16"/>
          <w:szCs w:val="16"/>
        </w:rPr>
        <w:t xml:space="preserve">0.414    </w:t>
      </w:r>
      <w:r>
        <w:rPr>
          <w:spacing w:val="35"/>
          <w:sz w:val="16"/>
          <w:szCs w:val="16"/>
        </w:rPr>
        <w:t xml:space="preserve"> </w:t>
      </w:r>
      <w:r>
        <w:rPr>
          <w:sz w:val="16"/>
          <w:szCs w:val="16"/>
        </w:rPr>
        <w:t xml:space="preserve">-0.16     </w:t>
      </w:r>
      <w:r>
        <w:rPr>
          <w:spacing w:val="6"/>
          <w:sz w:val="16"/>
          <w:szCs w:val="16"/>
        </w:rPr>
        <w:t xml:space="preserve"> </w:t>
      </w:r>
      <w:r>
        <w:rPr>
          <w:w w:val="99"/>
          <w:sz w:val="16"/>
          <w:szCs w:val="16"/>
        </w:rPr>
        <w:t>0.867</w:t>
      </w:r>
    </w:p>
    <w:p w14:paraId="34D8AD50" w14:textId="77777777" w:rsidR="001204D4" w:rsidRDefault="001204D4">
      <w:pPr>
        <w:spacing w:before="9" w:line="120" w:lineRule="exact"/>
        <w:rPr>
          <w:sz w:val="12"/>
          <w:szCs w:val="12"/>
        </w:rPr>
      </w:pPr>
    </w:p>
    <w:p w14:paraId="777DAC01" w14:textId="77777777" w:rsidR="001204D4" w:rsidRDefault="00213659">
      <w:pPr>
        <w:tabs>
          <w:tab w:val="left" w:pos="7460"/>
        </w:tabs>
        <w:ind w:left="2016" w:right="2016"/>
        <w:jc w:val="center"/>
        <w:rPr>
          <w:sz w:val="16"/>
          <w:szCs w:val="16"/>
        </w:rPr>
        <w:sectPr w:rsidR="001204D4">
          <w:pgSz w:w="12240" w:h="15840"/>
          <w:pgMar w:top="960" w:right="1340" w:bottom="280" w:left="1340" w:header="736" w:footer="0" w:gutter="0"/>
          <w:cols w:space="720"/>
        </w:sectPr>
      </w:pPr>
      <w:r>
        <w:rPr>
          <w:w w:val="99"/>
          <w:sz w:val="16"/>
          <w:szCs w:val="16"/>
          <w:u w:val="single" w:color="000000"/>
        </w:rPr>
        <w:t xml:space="preserve"> </w:t>
      </w:r>
      <w:r>
        <w:rPr>
          <w:sz w:val="16"/>
          <w:szCs w:val="16"/>
          <w:u w:val="single" w:color="000000"/>
        </w:rPr>
        <w:t xml:space="preserve">  </w:t>
      </w:r>
      <w:r>
        <w:rPr>
          <w:w w:val="99"/>
          <w:sz w:val="16"/>
          <w:szCs w:val="16"/>
          <w:u w:val="single" w:color="000000"/>
        </w:rPr>
        <w:t xml:space="preserve">E </w:t>
      </w:r>
      <w:r>
        <w:rPr>
          <w:w w:val="146"/>
          <w:sz w:val="16"/>
          <w:szCs w:val="16"/>
          <w:u w:val="single" w:color="000000"/>
        </w:rPr>
        <w:t>×</w:t>
      </w:r>
      <w:r>
        <w:rPr>
          <w:spacing w:val="-5"/>
          <w:w w:val="111"/>
          <w:sz w:val="16"/>
          <w:szCs w:val="16"/>
          <w:u w:val="single" w:color="000000"/>
        </w:rPr>
        <w:t xml:space="preserve"> </w:t>
      </w:r>
      <w:r>
        <w:rPr>
          <w:w w:val="99"/>
          <w:sz w:val="16"/>
          <w:szCs w:val="16"/>
          <w:u w:val="single" w:color="000000"/>
        </w:rPr>
        <w:t xml:space="preserve">C: Semantic incoherent – 0/3 </w:t>
      </w:r>
      <w:r>
        <w:rPr>
          <w:sz w:val="16"/>
          <w:szCs w:val="16"/>
          <w:u w:val="single" w:color="000000"/>
        </w:rPr>
        <w:t xml:space="preserve">          </w:t>
      </w:r>
      <w:r>
        <w:rPr>
          <w:spacing w:val="-9"/>
          <w:sz w:val="16"/>
          <w:szCs w:val="16"/>
          <w:u w:val="single" w:color="000000"/>
        </w:rPr>
        <w:t xml:space="preserve"> </w:t>
      </w:r>
      <w:r>
        <w:rPr>
          <w:w w:val="99"/>
          <w:sz w:val="16"/>
          <w:szCs w:val="16"/>
          <w:u w:val="single" w:color="000000"/>
        </w:rPr>
        <w:t xml:space="preserve">-0.7403 </w:t>
      </w:r>
      <w:r>
        <w:rPr>
          <w:sz w:val="16"/>
          <w:szCs w:val="16"/>
          <w:u w:val="single" w:color="000000"/>
        </w:rPr>
        <w:t xml:space="preserve">          </w:t>
      </w:r>
      <w:r>
        <w:rPr>
          <w:spacing w:val="-11"/>
          <w:sz w:val="16"/>
          <w:szCs w:val="16"/>
          <w:u w:val="single" w:color="000000"/>
        </w:rPr>
        <w:t xml:space="preserve"> </w:t>
      </w:r>
      <w:r>
        <w:rPr>
          <w:w w:val="99"/>
          <w:sz w:val="16"/>
          <w:szCs w:val="16"/>
          <w:u w:val="single" w:color="000000"/>
        </w:rPr>
        <w:t xml:space="preserve">0.402 </w:t>
      </w:r>
      <w:r>
        <w:rPr>
          <w:sz w:val="16"/>
          <w:szCs w:val="16"/>
          <w:u w:val="single" w:color="000000"/>
        </w:rPr>
        <w:t xml:space="preserve">    </w:t>
      </w:r>
      <w:r>
        <w:rPr>
          <w:spacing w:val="-1"/>
          <w:sz w:val="16"/>
          <w:szCs w:val="16"/>
          <w:u w:val="single" w:color="000000"/>
        </w:rPr>
        <w:t xml:space="preserve"> </w:t>
      </w:r>
      <w:r>
        <w:rPr>
          <w:w w:val="99"/>
          <w:sz w:val="16"/>
          <w:szCs w:val="16"/>
          <w:u w:val="single" w:color="000000"/>
        </w:rPr>
        <w:t xml:space="preserve">-1.83 </w:t>
      </w:r>
      <w:r>
        <w:rPr>
          <w:sz w:val="16"/>
          <w:szCs w:val="16"/>
          <w:u w:val="single" w:color="000000"/>
        </w:rPr>
        <w:t xml:space="preserve">    </w:t>
      </w:r>
      <w:r>
        <w:rPr>
          <w:spacing w:val="9"/>
          <w:sz w:val="16"/>
          <w:szCs w:val="16"/>
          <w:u w:val="single" w:color="000000"/>
        </w:rPr>
        <w:t xml:space="preserve"> </w:t>
      </w:r>
      <w:r>
        <w:rPr>
          <w:w w:val="99"/>
          <w:sz w:val="16"/>
          <w:szCs w:val="16"/>
          <w:u w:val="single" w:color="000000"/>
        </w:rPr>
        <w:t xml:space="preserve">0.066 </w:t>
      </w:r>
      <w:r>
        <w:rPr>
          <w:sz w:val="16"/>
          <w:szCs w:val="16"/>
          <w:u w:val="single" w:color="000000"/>
        </w:rPr>
        <w:tab/>
      </w:r>
    </w:p>
    <w:p w14:paraId="2B3C8951" w14:textId="77777777" w:rsidR="001204D4" w:rsidRDefault="001204D4">
      <w:pPr>
        <w:spacing w:before="5" w:line="120" w:lineRule="exact"/>
        <w:rPr>
          <w:sz w:val="12"/>
          <w:szCs w:val="12"/>
        </w:rPr>
      </w:pPr>
    </w:p>
    <w:p w14:paraId="4C6CB214" w14:textId="77777777" w:rsidR="001204D4" w:rsidRDefault="001204D4">
      <w:pPr>
        <w:spacing w:line="200" w:lineRule="exact"/>
      </w:pPr>
    </w:p>
    <w:p w14:paraId="00F89850" w14:textId="77777777" w:rsidR="001204D4" w:rsidRDefault="001204D4">
      <w:pPr>
        <w:spacing w:line="200" w:lineRule="exact"/>
      </w:pPr>
    </w:p>
    <w:p w14:paraId="5BF7EFE1" w14:textId="77777777" w:rsidR="001204D4" w:rsidRDefault="00213659">
      <w:pPr>
        <w:spacing w:before="19"/>
        <w:ind w:left="4231" w:right="4231"/>
        <w:jc w:val="center"/>
        <w:rPr>
          <w:sz w:val="24"/>
          <w:szCs w:val="24"/>
        </w:rPr>
      </w:pPr>
      <w:r>
        <w:rPr>
          <w:w w:val="99"/>
          <w:sz w:val="24"/>
          <w:szCs w:val="24"/>
        </w:rPr>
        <w:t>References</w:t>
      </w:r>
    </w:p>
    <w:p w14:paraId="51BA7B22" w14:textId="77777777" w:rsidR="001204D4" w:rsidRDefault="001204D4">
      <w:pPr>
        <w:spacing w:line="200" w:lineRule="exact"/>
      </w:pPr>
    </w:p>
    <w:p w14:paraId="7A1297F9" w14:textId="77777777" w:rsidR="001204D4" w:rsidRDefault="001204D4">
      <w:pPr>
        <w:spacing w:before="11" w:line="280" w:lineRule="exact"/>
        <w:rPr>
          <w:sz w:val="28"/>
          <w:szCs w:val="28"/>
        </w:rPr>
      </w:pPr>
    </w:p>
    <w:p w14:paraId="365D1661" w14:textId="77777777" w:rsidR="001204D4" w:rsidRDefault="00213659">
      <w:pPr>
        <w:spacing w:line="415" w:lineRule="auto"/>
        <w:ind w:left="705" w:right="102" w:hanging="585"/>
        <w:rPr>
          <w:sz w:val="24"/>
          <w:szCs w:val="24"/>
        </w:rPr>
      </w:pPr>
      <w:proofErr w:type="gramStart"/>
      <w:r>
        <w:rPr>
          <w:sz w:val="24"/>
          <w:szCs w:val="24"/>
        </w:rPr>
        <w:t>Andr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ws,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M.,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14"/>
          <w:sz w:val="24"/>
          <w:szCs w:val="24"/>
        </w:rPr>
        <w:t>V</w:t>
      </w:r>
      <w:r>
        <w:rPr>
          <w:sz w:val="24"/>
          <w:szCs w:val="24"/>
        </w:rPr>
        <w:t>igliocco</w:t>
      </w:r>
      <w:proofErr w:type="spellEnd"/>
      <w:r>
        <w:rPr>
          <w:sz w:val="24"/>
          <w:szCs w:val="24"/>
        </w:rPr>
        <w:t>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G.,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pacing w:val="-14"/>
          <w:sz w:val="24"/>
          <w:szCs w:val="24"/>
        </w:rPr>
        <w:t>V</w:t>
      </w:r>
      <w:r>
        <w:rPr>
          <w:sz w:val="24"/>
          <w:szCs w:val="24"/>
        </w:rPr>
        <w:t>inson,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(2009).</w:t>
      </w:r>
      <w:proofErr w:type="gramEnd"/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grating</w:t>
      </w:r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xperiential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data 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representations.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Psy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hol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gical</w:t>
      </w:r>
      <w:r>
        <w:rPr>
          <w:spacing w:val="1"/>
          <w:sz w:val="24"/>
          <w:szCs w:val="24"/>
        </w:rPr>
        <w:t xml:space="preserve"> </w:t>
      </w:r>
      <w:r>
        <w:rPr>
          <w:w w:val="94"/>
          <w:sz w:val="24"/>
          <w:szCs w:val="24"/>
        </w:rPr>
        <w:t>R</w:t>
      </w:r>
      <w:r>
        <w:rPr>
          <w:spacing w:val="-4"/>
          <w:w w:val="94"/>
          <w:sz w:val="24"/>
          <w:szCs w:val="24"/>
        </w:rPr>
        <w:t>e</w:t>
      </w:r>
      <w:r>
        <w:rPr>
          <w:w w:val="94"/>
          <w:sz w:val="24"/>
          <w:szCs w:val="24"/>
        </w:rPr>
        <w:t>vi</w:t>
      </w:r>
      <w:r>
        <w:rPr>
          <w:spacing w:val="-4"/>
          <w:w w:val="94"/>
          <w:sz w:val="24"/>
          <w:szCs w:val="24"/>
        </w:rPr>
        <w:t>e</w:t>
      </w:r>
      <w:r>
        <w:rPr>
          <w:w w:val="94"/>
          <w:sz w:val="24"/>
          <w:szCs w:val="24"/>
        </w:rPr>
        <w:t>w,</w:t>
      </w:r>
      <w:r>
        <w:rPr>
          <w:spacing w:val="6"/>
          <w:w w:val="94"/>
          <w:sz w:val="24"/>
          <w:szCs w:val="24"/>
        </w:rPr>
        <w:t xml:space="preserve"> </w:t>
      </w:r>
      <w:r>
        <w:rPr>
          <w:sz w:val="24"/>
          <w:szCs w:val="24"/>
        </w:rPr>
        <w:t>11</w:t>
      </w:r>
      <w:r>
        <w:rPr>
          <w:spacing w:val="5"/>
          <w:sz w:val="24"/>
          <w:szCs w:val="24"/>
        </w:rPr>
        <w:t>6</w:t>
      </w:r>
      <w:r>
        <w:rPr>
          <w:sz w:val="24"/>
          <w:szCs w:val="24"/>
        </w:rPr>
        <w:t>(3),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463–498.</w:t>
      </w:r>
    </w:p>
    <w:p w14:paraId="2C3068DF" w14:textId="77777777" w:rsidR="001204D4" w:rsidRDefault="00213659">
      <w:pPr>
        <w:spacing w:before="7" w:line="415" w:lineRule="auto"/>
        <w:ind w:left="705" w:right="210" w:hanging="585"/>
        <w:rPr>
          <w:sz w:val="24"/>
          <w:szCs w:val="24"/>
        </w:rPr>
      </w:pPr>
      <w:proofErr w:type="gramStart"/>
      <w:r>
        <w:rPr>
          <w:sz w:val="24"/>
          <w:szCs w:val="24"/>
        </w:rPr>
        <w:t>Baldwin,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(1993,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September).</w:t>
      </w:r>
      <w:proofErr w:type="gramEnd"/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Early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referential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understanding: In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ants’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ability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recognize referential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acts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what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are.</w:t>
      </w:r>
      <w:r>
        <w:rPr>
          <w:spacing w:val="22"/>
          <w:sz w:val="24"/>
          <w:szCs w:val="24"/>
        </w:rPr>
        <w:t xml:space="preserve"> </w:t>
      </w:r>
      <w:proofErr w:type="gramStart"/>
      <w:r>
        <w:rPr>
          <w:w w:val="98"/>
          <w:sz w:val="24"/>
          <w:szCs w:val="24"/>
        </w:rPr>
        <w:t>D</w:t>
      </w:r>
      <w:r>
        <w:rPr>
          <w:spacing w:val="-4"/>
          <w:w w:val="98"/>
          <w:sz w:val="24"/>
          <w:szCs w:val="24"/>
        </w:rPr>
        <w:t>e</w:t>
      </w:r>
      <w:r>
        <w:rPr>
          <w:w w:val="98"/>
          <w:sz w:val="24"/>
          <w:szCs w:val="24"/>
        </w:rPr>
        <w:t>velopmental</w:t>
      </w:r>
      <w:r>
        <w:rPr>
          <w:spacing w:val="4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Psy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hol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gy,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29(5),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832.</w:t>
      </w:r>
      <w:proofErr w:type="gramEnd"/>
    </w:p>
    <w:p w14:paraId="5834007D" w14:textId="77777777" w:rsidR="001204D4" w:rsidRDefault="00213659">
      <w:pPr>
        <w:spacing w:before="7" w:line="415" w:lineRule="auto"/>
        <w:ind w:left="705" w:right="157" w:hanging="585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Bed</w:t>
      </w:r>
      <w:r>
        <w:rPr>
          <w:spacing w:val="-4"/>
          <w:sz w:val="24"/>
          <w:szCs w:val="24"/>
        </w:rPr>
        <w:t>n</w:t>
      </w:r>
      <w:r>
        <w:rPr>
          <w:spacing w:val="-16"/>
          <w:sz w:val="24"/>
          <w:szCs w:val="24"/>
        </w:rPr>
        <w:t>y</w:t>
      </w:r>
      <w:proofErr w:type="spellEnd"/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M.,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8"/>
          <w:sz w:val="24"/>
          <w:szCs w:val="24"/>
        </w:rPr>
        <w:t>K</w:t>
      </w:r>
      <w:r>
        <w:rPr>
          <w:sz w:val="24"/>
          <w:szCs w:val="24"/>
        </w:rPr>
        <w:t>oste</w:t>
      </w:r>
      <w:r>
        <w:rPr>
          <w:spacing w:val="-5"/>
          <w:sz w:val="24"/>
          <w:szCs w:val="24"/>
        </w:rPr>
        <w:t>r</w:t>
      </w:r>
      <w:proofErr w:type="spellEnd"/>
      <w:r>
        <w:rPr>
          <w:sz w:val="24"/>
          <w:szCs w:val="24"/>
        </w:rPr>
        <w:t>-Hale,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J.,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Johnston,</w:t>
      </w:r>
      <w:r>
        <w:rPr>
          <w:spacing w:val="-9"/>
          <w:sz w:val="24"/>
          <w:szCs w:val="24"/>
        </w:rPr>
        <w:t xml:space="preserve"> </w:t>
      </w:r>
      <w:r>
        <w:rPr>
          <w:spacing w:val="-22"/>
          <w:sz w:val="24"/>
          <w:szCs w:val="24"/>
        </w:rPr>
        <w:t>W</w:t>
      </w:r>
      <w:r>
        <w:rPr>
          <w:sz w:val="24"/>
          <w:szCs w:val="24"/>
        </w:rPr>
        <w:t>.,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24"/>
          <w:sz w:val="24"/>
          <w:szCs w:val="24"/>
        </w:rPr>
        <w:t>Y</w:t>
      </w:r>
      <w:r>
        <w:rPr>
          <w:sz w:val="24"/>
          <w:szCs w:val="24"/>
        </w:rPr>
        <w:t>azzolino</w:t>
      </w:r>
      <w:proofErr w:type="spellEnd"/>
      <w:r>
        <w:rPr>
          <w:sz w:val="24"/>
          <w:szCs w:val="24"/>
        </w:rPr>
        <w:t>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L.,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Sa</w:t>
      </w:r>
      <w:r>
        <w:rPr>
          <w:spacing w:val="-4"/>
          <w:sz w:val="24"/>
          <w:szCs w:val="24"/>
        </w:rPr>
        <w:t>x</w:t>
      </w:r>
      <w:r>
        <w:rPr>
          <w:sz w:val="24"/>
          <w:szCs w:val="24"/>
        </w:rPr>
        <w:t>e,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(2012).</w:t>
      </w:r>
      <w:proofErr w:type="gramEnd"/>
      <w:r>
        <w:rPr>
          <w:spacing w:val="19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peek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peer: “visual”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erb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meanings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gely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una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congenital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blindness.</w:t>
      </w:r>
      <w:r>
        <w:rPr>
          <w:spacing w:val="16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>oceedings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of 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34th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annual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confe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ence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gnitive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science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society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(pp.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1–1).</w:t>
      </w:r>
      <w:proofErr w:type="gramEnd"/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Sapporo.</w:t>
      </w:r>
    </w:p>
    <w:p w14:paraId="5E038E34" w14:textId="77777777" w:rsidR="001204D4" w:rsidRDefault="00213659">
      <w:pPr>
        <w:spacing w:before="7" w:line="415" w:lineRule="auto"/>
        <w:ind w:left="705" w:right="79" w:hanging="585"/>
        <w:rPr>
          <w:sz w:val="24"/>
          <w:szCs w:val="24"/>
        </w:rPr>
      </w:pPr>
      <w:proofErr w:type="gramStart"/>
      <w:r>
        <w:rPr>
          <w:sz w:val="24"/>
          <w:szCs w:val="24"/>
        </w:rPr>
        <w:t>Berry-</w:t>
      </w:r>
      <w:proofErr w:type="spellStart"/>
      <w:r>
        <w:rPr>
          <w:sz w:val="24"/>
          <w:szCs w:val="24"/>
        </w:rPr>
        <w:t>Rogghe</w:t>
      </w:r>
      <w:proofErr w:type="spellEnd"/>
      <w:r>
        <w:rPr>
          <w:sz w:val="24"/>
          <w:szCs w:val="24"/>
        </w:rPr>
        <w:t>,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G.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(1973).</w:t>
      </w:r>
      <w:proofErr w:type="gramEnd"/>
      <w:r>
        <w:rPr>
          <w:spacing w:val="1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Computation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Collocations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their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Rel</w:t>
      </w:r>
      <w:r>
        <w:rPr>
          <w:spacing w:val="-6"/>
          <w:sz w:val="24"/>
          <w:szCs w:val="24"/>
        </w:rPr>
        <w:t>ev</w:t>
      </w:r>
      <w:r>
        <w:rPr>
          <w:sz w:val="24"/>
          <w:szCs w:val="24"/>
        </w:rPr>
        <w:t>ance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xical Studies.</w:t>
      </w:r>
      <w:proofErr w:type="gramEnd"/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Ait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en,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Bail</w:t>
      </w:r>
      <w:r>
        <w:rPr>
          <w:spacing w:val="-4"/>
          <w:sz w:val="24"/>
          <w:szCs w:val="24"/>
        </w:rPr>
        <w:t>e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Hamilton-Smith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(Eds.),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computer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0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lite</w:t>
      </w:r>
      <w:r>
        <w:rPr>
          <w:spacing w:val="-4"/>
          <w:w w:val="103"/>
          <w:sz w:val="24"/>
          <w:szCs w:val="24"/>
        </w:rPr>
        <w:t>r</w:t>
      </w:r>
      <w:r>
        <w:rPr>
          <w:w w:val="104"/>
          <w:sz w:val="24"/>
          <w:szCs w:val="24"/>
        </w:rPr>
        <w:t xml:space="preserve">ary </w:t>
      </w:r>
      <w:r>
        <w:rPr>
          <w:sz w:val="24"/>
          <w:szCs w:val="24"/>
        </w:rPr>
        <w:t>studies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(pp.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103–112).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Edin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gh: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Edin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gh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ersity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Press.</w:t>
      </w:r>
    </w:p>
    <w:p w14:paraId="49735614" w14:textId="77777777" w:rsidR="001204D4" w:rsidRDefault="00213659">
      <w:pPr>
        <w:spacing w:before="7"/>
        <w:ind w:left="120"/>
        <w:rPr>
          <w:sz w:val="24"/>
          <w:szCs w:val="24"/>
        </w:rPr>
      </w:pPr>
      <w:r>
        <w:rPr>
          <w:sz w:val="24"/>
          <w:szCs w:val="24"/>
        </w:rPr>
        <w:t>Braine,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(1966).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positions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w</w:t>
      </w:r>
      <w:r>
        <w:rPr>
          <w:sz w:val="24"/>
          <w:szCs w:val="24"/>
        </w:rPr>
        <w:t>ords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relat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mar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element.</w:t>
      </w:r>
      <w:r>
        <w:rPr>
          <w:spacing w:val="18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J</w:t>
      </w:r>
      <w:r>
        <w:rPr>
          <w:sz w:val="24"/>
          <w:szCs w:val="24"/>
        </w:rPr>
        <w:t>ournal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</w:p>
    <w:p w14:paraId="68BA1A66" w14:textId="77777777" w:rsidR="001204D4" w:rsidRDefault="001204D4">
      <w:pPr>
        <w:spacing w:before="2" w:line="200" w:lineRule="exact"/>
      </w:pPr>
    </w:p>
    <w:p w14:paraId="4693B2CA" w14:textId="77777777" w:rsidR="001204D4" w:rsidRDefault="00213659">
      <w:pPr>
        <w:ind w:left="705"/>
        <w:rPr>
          <w:sz w:val="24"/>
          <w:szCs w:val="24"/>
        </w:rPr>
      </w:pPr>
      <w:r>
        <w:rPr>
          <w:sz w:val="24"/>
          <w:szCs w:val="24"/>
        </w:rPr>
        <w:t>Experimental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Psy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hol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gy,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72(4),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532–540.</w:t>
      </w:r>
    </w:p>
    <w:p w14:paraId="2B3ED344" w14:textId="77777777" w:rsidR="001204D4" w:rsidRDefault="001204D4">
      <w:pPr>
        <w:spacing w:before="2" w:line="200" w:lineRule="exact"/>
      </w:pPr>
    </w:p>
    <w:p w14:paraId="243B900D" w14:textId="77777777" w:rsidR="001204D4" w:rsidRDefault="00213659">
      <w:pPr>
        <w:spacing w:line="415" w:lineRule="auto"/>
        <w:ind w:left="705" w:right="145" w:hanging="585"/>
        <w:rPr>
          <w:sz w:val="24"/>
          <w:szCs w:val="24"/>
        </w:rPr>
      </w:pPr>
      <w:r>
        <w:rPr>
          <w:sz w:val="24"/>
          <w:szCs w:val="24"/>
        </w:rPr>
        <w:t>Braine,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(1987).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What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learned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acquiring</w:t>
      </w:r>
      <w:r>
        <w:rPr>
          <w:spacing w:val="-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classes: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step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6"/>
          <w:sz w:val="24"/>
          <w:szCs w:val="24"/>
        </w:rPr>
        <w:t>o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ard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acquisition theory.</w:t>
      </w:r>
      <w:r>
        <w:rPr>
          <w:spacing w:val="1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Me</w:t>
      </w:r>
      <w:r>
        <w:rPr>
          <w:spacing w:val="-4"/>
          <w:w w:val="97"/>
          <w:sz w:val="24"/>
          <w:szCs w:val="24"/>
        </w:rPr>
        <w:t>c</w:t>
      </w:r>
      <w:r>
        <w:rPr>
          <w:w w:val="97"/>
          <w:sz w:val="24"/>
          <w:szCs w:val="24"/>
        </w:rPr>
        <w:t>hanisms</w:t>
      </w:r>
      <w:r>
        <w:rPr>
          <w:spacing w:val="13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langu</w:t>
      </w:r>
      <w:r>
        <w:rPr>
          <w:spacing w:val="-2"/>
          <w:sz w:val="24"/>
          <w:szCs w:val="24"/>
        </w:rPr>
        <w:t>ag</w:t>
      </w:r>
      <w:r>
        <w:rPr>
          <w:sz w:val="24"/>
          <w:szCs w:val="24"/>
        </w:rPr>
        <w:t>e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acquisition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(pp.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65–87).</w:t>
      </w:r>
      <w:proofErr w:type="gramEnd"/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Hillsdale,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NJ: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a</w:t>
      </w:r>
      <w:r>
        <w:rPr>
          <w:sz w:val="24"/>
          <w:szCs w:val="24"/>
        </w:rPr>
        <w:t>wrence Erlbaum.</w:t>
      </w:r>
    </w:p>
    <w:p w14:paraId="1C120CFB" w14:textId="77777777" w:rsidR="001204D4" w:rsidRDefault="00213659">
      <w:pPr>
        <w:spacing w:before="7"/>
        <w:ind w:left="120"/>
        <w:rPr>
          <w:sz w:val="24"/>
          <w:szCs w:val="24"/>
        </w:rPr>
      </w:pPr>
      <w:proofErr w:type="gramStart"/>
      <w:r>
        <w:rPr>
          <w:sz w:val="24"/>
          <w:szCs w:val="24"/>
        </w:rPr>
        <w:t>Brooks,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J.,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Braine,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Catalano,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Brod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Sudhalte</w:t>
      </w:r>
      <w:r>
        <w:rPr>
          <w:spacing w:val="-10"/>
          <w:sz w:val="24"/>
          <w:szCs w:val="24"/>
        </w:rPr>
        <w:t>r</w:t>
      </w:r>
      <w:proofErr w:type="spellEnd"/>
      <w:r>
        <w:rPr>
          <w:sz w:val="24"/>
          <w:szCs w:val="24"/>
        </w:rPr>
        <w:t>,</w:t>
      </w:r>
      <w:r>
        <w:rPr>
          <w:spacing w:val="-10"/>
          <w:sz w:val="24"/>
          <w:szCs w:val="24"/>
        </w:rPr>
        <w:t xml:space="preserve"> </w:t>
      </w:r>
      <w:r>
        <w:rPr>
          <w:spacing w:val="-31"/>
          <w:sz w:val="24"/>
          <w:szCs w:val="24"/>
        </w:rPr>
        <w:t>V</w:t>
      </w:r>
      <w:r>
        <w:rPr>
          <w:sz w:val="24"/>
          <w:szCs w:val="24"/>
        </w:rPr>
        <w:t>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(1993,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February).</w:t>
      </w:r>
      <w:proofErr w:type="gramEnd"/>
    </w:p>
    <w:p w14:paraId="7B88ACE1" w14:textId="77777777" w:rsidR="001204D4" w:rsidRDefault="001204D4">
      <w:pPr>
        <w:spacing w:before="2" w:line="200" w:lineRule="exact"/>
      </w:pPr>
    </w:p>
    <w:p w14:paraId="455D40AE" w14:textId="77777777" w:rsidR="001204D4" w:rsidRDefault="00213659">
      <w:pPr>
        <w:ind w:left="705"/>
        <w:rPr>
          <w:sz w:val="24"/>
          <w:szCs w:val="24"/>
        </w:rPr>
      </w:pPr>
      <w:r>
        <w:rPr>
          <w:sz w:val="24"/>
          <w:szCs w:val="24"/>
        </w:rPr>
        <w:t>Acquisition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Gende</w:t>
      </w:r>
      <w:r>
        <w:rPr>
          <w:spacing w:val="-5"/>
          <w:sz w:val="24"/>
          <w:szCs w:val="24"/>
        </w:rPr>
        <w:t>r</w:t>
      </w:r>
      <w:r>
        <w:rPr>
          <w:sz w:val="24"/>
          <w:szCs w:val="24"/>
        </w:rPr>
        <w:t>-li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Noun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Subclasses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Artificial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Language: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Contri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</w:p>
    <w:p w14:paraId="25872050" w14:textId="77777777" w:rsidR="001204D4" w:rsidRDefault="001204D4">
      <w:pPr>
        <w:spacing w:before="2" w:line="200" w:lineRule="exact"/>
      </w:pPr>
    </w:p>
    <w:p w14:paraId="4BEF7361" w14:textId="77777777" w:rsidR="001204D4" w:rsidRDefault="00213659">
      <w:pPr>
        <w:spacing w:line="415" w:lineRule="auto"/>
        <w:ind w:left="99" w:right="258" w:firstLine="84"/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Phonological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Mar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ers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Learning.</w:t>
      </w:r>
      <w:proofErr w:type="gramEnd"/>
      <w:r>
        <w:rPr>
          <w:spacing w:val="17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J</w:t>
      </w:r>
      <w:r>
        <w:rPr>
          <w:sz w:val="24"/>
          <w:szCs w:val="24"/>
        </w:rPr>
        <w:t>ournal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w w:val="96"/>
          <w:sz w:val="24"/>
          <w:szCs w:val="24"/>
        </w:rPr>
        <w:t>Memory</w:t>
      </w:r>
      <w:r>
        <w:rPr>
          <w:spacing w:val="2"/>
          <w:w w:val="9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Langu</w:t>
      </w:r>
      <w:r>
        <w:rPr>
          <w:spacing w:val="-2"/>
          <w:sz w:val="24"/>
          <w:szCs w:val="24"/>
        </w:rPr>
        <w:t>ag</w:t>
      </w:r>
      <w:r>
        <w:rPr>
          <w:sz w:val="24"/>
          <w:szCs w:val="24"/>
        </w:rPr>
        <w:t>e,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32(1),</w:t>
      </w:r>
      <w:r>
        <w:rPr>
          <w:spacing w:val="-6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 xml:space="preserve">76–95. </w:t>
      </w:r>
      <w:proofErr w:type="spellStart"/>
      <w:proofErr w:type="gramStart"/>
      <w:r>
        <w:rPr>
          <w:sz w:val="24"/>
          <w:szCs w:val="24"/>
        </w:rPr>
        <w:t>Buhrmeste</w:t>
      </w:r>
      <w:r>
        <w:rPr>
          <w:spacing w:val="-10"/>
          <w:sz w:val="24"/>
          <w:szCs w:val="24"/>
        </w:rPr>
        <w:t>r</w:t>
      </w:r>
      <w:proofErr w:type="spellEnd"/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M.,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ang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pacing w:val="-18"/>
          <w:sz w:val="24"/>
          <w:szCs w:val="24"/>
        </w:rPr>
        <w:t>T</w:t>
      </w:r>
      <w:r>
        <w:rPr>
          <w:sz w:val="24"/>
          <w:szCs w:val="24"/>
        </w:rPr>
        <w:t>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Gosling,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(2010).</w:t>
      </w:r>
      <w:proofErr w:type="gramEnd"/>
      <w:r>
        <w:rPr>
          <w:spacing w:val="1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Amazon</w:t>
      </w:r>
      <w:r>
        <w:rPr>
          <w:spacing w:val="-13"/>
          <w:sz w:val="24"/>
          <w:szCs w:val="24"/>
        </w:rPr>
        <w:t>’</w:t>
      </w:r>
      <w:r>
        <w:rPr>
          <w:sz w:val="24"/>
          <w:szCs w:val="24"/>
        </w:rPr>
        <w:t>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Mechanical</w:t>
      </w:r>
      <w:r>
        <w:rPr>
          <w:spacing w:val="-11"/>
          <w:sz w:val="24"/>
          <w:szCs w:val="24"/>
        </w:rPr>
        <w:t xml:space="preserve"> T</w:t>
      </w:r>
      <w:r>
        <w:rPr>
          <w:sz w:val="24"/>
          <w:szCs w:val="24"/>
        </w:rPr>
        <w:t>urk.</w:t>
      </w:r>
      <w:proofErr w:type="gramEnd"/>
      <w:r>
        <w:rPr>
          <w:spacing w:val="21"/>
          <w:sz w:val="24"/>
          <w:szCs w:val="24"/>
        </w:rPr>
        <w:t xml:space="preserve"> </w:t>
      </w:r>
      <w:r>
        <w:rPr>
          <w:spacing w:val="-19"/>
          <w:w w:val="109"/>
          <w:sz w:val="24"/>
          <w:szCs w:val="24"/>
        </w:rPr>
        <w:t>P</w:t>
      </w:r>
      <w:r>
        <w:rPr>
          <w:w w:val="106"/>
          <w:sz w:val="24"/>
          <w:szCs w:val="24"/>
        </w:rPr>
        <w:t>e</w:t>
      </w:r>
      <w:r>
        <w:rPr>
          <w:spacing w:val="-2"/>
          <w:w w:val="106"/>
          <w:sz w:val="24"/>
          <w:szCs w:val="24"/>
        </w:rPr>
        <w:t>r</w:t>
      </w:r>
      <w:r>
        <w:rPr>
          <w:w w:val="98"/>
          <w:sz w:val="24"/>
          <w:szCs w:val="24"/>
        </w:rPr>
        <w:t>spectives</w:t>
      </w:r>
    </w:p>
    <w:p w14:paraId="3C2A33AB" w14:textId="77777777" w:rsidR="001204D4" w:rsidRDefault="00213659">
      <w:pPr>
        <w:spacing w:before="7"/>
        <w:ind w:left="705"/>
        <w:rPr>
          <w:sz w:val="24"/>
          <w:szCs w:val="24"/>
        </w:rPr>
      </w:pPr>
      <w:proofErr w:type="gramStart"/>
      <w:r>
        <w:rPr>
          <w:sz w:val="24"/>
          <w:szCs w:val="24"/>
        </w:rPr>
        <w:t>on</w:t>
      </w:r>
      <w:proofErr w:type="gramEnd"/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Psy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hol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gical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Science.</w:t>
      </w:r>
    </w:p>
    <w:p w14:paraId="3A0D0262" w14:textId="77777777" w:rsidR="001204D4" w:rsidRDefault="001204D4">
      <w:pPr>
        <w:spacing w:before="2" w:line="200" w:lineRule="exact"/>
      </w:pPr>
    </w:p>
    <w:p w14:paraId="20214C96" w14:textId="77777777" w:rsidR="001204D4" w:rsidRDefault="00213659">
      <w:pPr>
        <w:ind w:left="120"/>
        <w:rPr>
          <w:sz w:val="24"/>
          <w:szCs w:val="24"/>
        </w:rPr>
      </w:pPr>
      <w:r>
        <w:rPr>
          <w:sz w:val="24"/>
          <w:szCs w:val="24"/>
        </w:rPr>
        <w:t>Church,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K.,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Hanks,</w:t>
      </w:r>
      <w:r>
        <w:rPr>
          <w:spacing w:val="-7"/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>P</w:t>
      </w:r>
      <w:r>
        <w:rPr>
          <w:sz w:val="24"/>
          <w:szCs w:val="24"/>
        </w:rPr>
        <w:t>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(1990).</w:t>
      </w:r>
      <w:r>
        <w:rPr>
          <w:spacing w:val="19"/>
          <w:sz w:val="24"/>
          <w:szCs w:val="24"/>
        </w:rPr>
        <w:t xml:space="preserve"> </w:t>
      </w:r>
      <w:proofErr w:type="gramStart"/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association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norms,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mutual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information,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xicograp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y.</w:t>
      </w:r>
      <w:proofErr w:type="gramEnd"/>
    </w:p>
    <w:p w14:paraId="3883C7F2" w14:textId="77777777" w:rsidR="001204D4" w:rsidRDefault="001204D4">
      <w:pPr>
        <w:spacing w:before="2" w:line="200" w:lineRule="exact"/>
      </w:pPr>
    </w:p>
    <w:p w14:paraId="329A6442" w14:textId="77777777" w:rsidR="001204D4" w:rsidRDefault="00213659">
      <w:pPr>
        <w:ind w:left="705"/>
        <w:rPr>
          <w:sz w:val="24"/>
          <w:szCs w:val="24"/>
        </w:rPr>
      </w:pPr>
      <w:r>
        <w:rPr>
          <w:sz w:val="24"/>
          <w:szCs w:val="24"/>
        </w:rPr>
        <w:t>Computational Linguistics,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5"/>
          <w:sz w:val="24"/>
          <w:szCs w:val="24"/>
        </w:rPr>
        <w:t>6</w:t>
      </w:r>
      <w:r>
        <w:rPr>
          <w:sz w:val="24"/>
          <w:szCs w:val="24"/>
        </w:rPr>
        <w:t>(1),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22–29.</w:t>
      </w:r>
    </w:p>
    <w:p w14:paraId="68050D8B" w14:textId="77777777" w:rsidR="001204D4" w:rsidRDefault="001204D4">
      <w:pPr>
        <w:spacing w:before="2" w:line="200" w:lineRule="exact"/>
      </w:pPr>
    </w:p>
    <w:p w14:paraId="24E577F9" w14:textId="77777777" w:rsidR="001204D4" w:rsidRDefault="00213659">
      <w:pPr>
        <w:spacing w:line="415" w:lineRule="auto"/>
        <w:ind w:left="120" w:right="79"/>
        <w:rPr>
          <w:sz w:val="24"/>
          <w:szCs w:val="24"/>
        </w:rPr>
      </w:pPr>
      <w:r>
        <w:rPr>
          <w:sz w:val="24"/>
          <w:szCs w:val="24"/>
        </w:rPr>
        <w:t>Clark,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E.</w:t>
      </w:r>
      <w:r>
        <w:rPr>
          <w:spacing w:val="-2"/>
          <w:sz w:val="24"/>
          <w:szCs w:val="24"/>
        </w:rPr>
        <w:t xml:space="preserve"> </w:t>
      </w:r>
      <w:r>
        <w:rPr>
          <w:spacing w:val="-31"/>
          <w:sz w:val="24"/>
          <w:szCs w:val="24"/>
        </w:rPr>
        <w:t>V</w:t>
      </w:r>
      <w:r>
        <w:rPr>
          <w:sz w:val="24"/>
          <w:szCs w:val="24"/>
        </w:rPr>
        <w:t>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(1988,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June).</w:t>
      </w:r>
      <w:r>
        <w:rPr>
          <w:spacing w:val="20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On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logic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contrast.</w:t>
      </w:r>
      <w:proofErr w:type="gramEnd"/>
      <w:r>
        <w:rPr>
          <w:spacing w:val="18"/>
          <w:sz w:val="24"/>
          <w:szCs w:val="24"/>
        </w:rPr>
        <w:t xml:space="preserve"> </w:t>
      </w:r>
      <w:proofErr w:type="gramStart"/>
      <w:r>
        <w:rPr>
          <w:spacing w:val="-6"/>
          <w:sz w:val="24"/>
          <w:szCs w:val="24"/>
        </w:rPr>
        <w:t>J</w:t>
      </w:r>
      <w:r>
        <w:rPr>
          <w:sz w:val="24"/>
          <w:szCs w:val="24"/>
        </w:rPr>
        <w:t>ournal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Child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Langu</w:t>
      </w:r>
      <w:r>
        <w:rPr>
          <w:spacing w:val="-2"/>
          <w:sz w:val="24"/>
          <w:szCs w:val="24"/>
        </w:rPr>
        <w:t>ag</w:t>
      </w:r>
      <w:r>
        <w:rPr>
          <w:sz w:val="24"/>
          <w:szCs w:val="24"/>
        </w:rPr>
        <w:t>e,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15(02),</w:t>
      </w:r>
      <w:r>
        <w:rPr>
          <w:spacing w:val="-7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317.</w:t>
      </w:r>
      <w:proofErr w:type="gramEnd"/>
      <w:r>
        <w:rPr>
          <w:w w:val="99"/>
          <w:sz w:val="24"/>
          <w:szCs w:val="24"/>
        </w:rPr>
        <w:t xml:space="preserve"> Clark,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(1968).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meaning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prepositions.</w:t>
      </w:r>
      <w:r>
        <w:rPr>
          <w:spacing w:val="9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J</w:t>
      </w:r>
      <w:r>
        <w:rPr>
          <w:sz w:val="24"/>
          <w:szCs w:val="24"/>
        </w:rPr>
        <w:t>ournal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7"/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>V</w:t>
      </w:r>
      <w:r>
        <w:rPr>
          <w:sz w:val="24"/>
          <w:szCs w:val="24"/>
        </w:rPr>
        <w:t>erbal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7"/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>V</w:t>
      </w:r>
      <w:r>
        <w:rPr>
          <w:sz w:val="24"/>
          <w:szCs w:val="24"/>
        </w:rPr>
        <w:t>erbal</w:t>
      </w:r>
    </w:p>
    <w:p w14:paraId="12384335" w14:textId="77777777" w:rsidR="001204D4" w:rsidRDefault="00213659">
      <w:pPr>
        <w:spacing w:before="7"/>
        <w:ind w:left="705"/>
        <w:rPr>
          <w:sz w:val="24"/>
          <w:szCs w:val="24"/>
        </w:rPr>
      </w:pPr>
      <w:r>
        <w:rPr>
          <w:sz w:val="24"/>
          <w:szCs w:val="24"/>
        </w:rPr>
        <w:t>Behavio</w:t>
      </w:r>
      <w:r>
        <w:rPr>
          <w:spacing w:val="5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7</w:t>
      </w:r>
      <w:r>
        <w:rPr>
          <w:sz w:val="24"/>
          <w:szCs w:val="24"/>
        </w:rPr>
        <w:t>(2),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421–431.</w:t>
      </w:r>
    </w:p>
    <w:p w14:paraId="13770121" w14:textId="77777777" w:rsidR="001204D4" w:rsidRDefault="001204D4">
      <w:pPr>
        <w:spacing w:before="2" w:line="200" w:lineRule="exact"/>
      </w:pPr>
    </w:p>
    <w:p w14:paraId="5772FD4B" w14:textId="77777777" w:rsidR="001204D4" w:rsidRDefault="00213659">
      <w:pPr>
        <w:ind w:left="120"/>
        <w:rPr>
          <w:sz w:val="24"/>
          <w:szCs w:val="24"/>
        </w:rPr>
        <w:sectPr w:rsidR="001204D4">
          <w:pgSz w:w="12240" w:h="15840"/>
          <w:pgMar w:top="960" w:right="1320" w:bottom="280" w:left="1320" w:header="736" w:footer="0" w:gutter="0"/>
          <w:cols w:space="720"/>
        </w:sectPr>
      </w:pPr>
      <w:proofErr w:type="gramStart"/>
      <w:r>
        <w:rPr>
          <w:sz w:val="24"/>
          <w:szCs w:val="24"/>
        </w:rPr>
        <w:t>Crump,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J.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McDonnell,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J.</w:t>
      </w:r>
      <w:r>
        <w:rPr>
          <w:spacing w:val="-2"/>
          <w:sz w:val="24"/>
          <w:szCs w:val="24"/>
        </w:rPr>
        <w:t xml:space="preserve"> </w:t>
      </w:r>
      <w:r>
        <w:rPr>
          <w:spacing w:val="-31"/>
          <w:sz w:val="24"/>
          <w:szCs w:val="24"/>
        </w:rPr>
        <w:t>V</w:t>
      </w:r>
      <w:r>
        <w:rPr>
          <w:sz w:val="24"/>
          <w:szCs w:val="24"/>
        </w:rPr>
        <w:t>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Gureckis</w:t>
      </w:r>
      <w:proofErr w:type="spellEnd"/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(2013,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March).</w:t>
      </w:r>
      <w:proofErr w:type="gramEnd"/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aluating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Amazon</w:t>
      </w:r>
      <w:r>
        <w:rPr>
          <w:spacing w:val="-13"/>
          <w:sz w:val="24"/>
          <w:szCs w:val="24"/>
        </w:rPr>
        <w:t>’</w:t>
      </w:r>
      <w:r>
        <w:rPr>
          <w:sz w:val="24"/>
          <w:szCs w:val="24"/>
        </w:rPr>
        <w:t>s</w:t>
      </w:r>
    </w:p>
    <w:p w14:paraId="716C09D3" w14:textId="77777777" w:rsidR="001204D4" w:rsidRDefault="001204D4">
      <w:pPr>
        <w:spacing w:before="3" w:line="120" w:lineRule="exact"/>
        <w:rPr>
          <w:sz w:val="12"/>
          <w:szCs w:val="12"/>
        </w:rPr>
      </w:pPr>
    </w:p>
    <w:p w14:paraId="58C1CCDA" w14:textId="77777777" w:rsidR="001204D4" w:rsidRDefault="001204D4">
      <w:pPr>
        <w:spacing w:line="200" w:lineRule="exact"/>
      </w:pPr>
    </w:p>
    <w:p w14:paraId="1DDCA1F0" w14:textId="77777777" w:rsidR="001204D4" w:rsidRDefault="001204D4">
      <w:pPr>
        <w:spacing w:line="200" w:lineRule="exact"/>
      </w:pPr>
    </w:p>
    <w:p w14:paraId="343D2664" w14:textId="77777777" w:rsidR="001204D4" w:rsidRDefault="00213659">
      <w:pPr>
        <w:spacing w:before="21" w:line="415" w:lineRule="auto"/>
        <w:ind w:left="120" w:right="137" w:firstLine="585"/>
        <w:rPr>
          <w:sz w:val="24"/>
          <w:szCs w:val="24"/>
        </w:rPr>
      </w:pPr>
      <w:proofErr w:type="gramStart"/>
      <w:r>
        <w:rPr>
          <w:sz w:val="24"/>
          <w:szCs w:val="24"/>
        </w:rPr>
        <w:t>Mechanical</w:t>
      </w:r>
      <w:r>
        <w:rPr>
          <w:spacing w:val="-12"/>
          <w:sz w:val="24"/>
          <w:szCs w:val="24"/>
        </w:rPr>
        <w:t xml:space="preserve"> </w:t>
      </w:r>
      <w:r>
        <w:rPr>
          <w:spacing w:val="-11"/>
          <w:sz w:val="24"/>
          <w:szCs w:val="24"/>
        </w:rPr>
        <w:t>T</w:t>
      </w:r>
      <w:r>
        <w:rPr>
          <w:sz w:val="24"/>
          <w:szCs w:val="24"/>
        </w:rPr>
        <w:t>urk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ool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Experimental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Beh</w:t>
      </w:r>
      <w:r>
        <w:rPr>
          <w:spacing w:val="-5"/>
          <w:sz w:val="24"/>
          <w:szCs w:val="24"/>
        </w:rPr>
        <w:t>a</w:t>
      </w:r>
      <w:r>
        <w:rPr>
          <w:sz w:val="24"/>
          <w:szCs w:val="24"/>
        </w:rPr>
        <w:t>vioral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Research.</w:t>
      </w:r>
      <w:proofErr w:type="gramEnd"/>
      <w:r>
        <w:rPr>
          <w:spacing w:val="1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PloS</w:t>
      </w:r>
      <w:proofErr w:type="spellEnd"/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One,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8(3),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 xml:space="preserve">e57410. </w:t>
      </w:r>
      <w:proofErr w:type="gramStart"/>
      <w:r>
        <w:rPr>
          <w:sz w:val="24"/>
          <w:szCs w:val="24"/>
        </w:rPr>
        <w:t>Firth,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J.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(1957).</w:t>
      </w:r>
      <w:proofErr w:type="gramEnd"/>
      <w:r>
        <w:rPr>
          <w:spacing w:val="1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Synopsis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Linguistic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Theory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1930-1955.</w:t>
      </w:r>
      <w:proofErr w:type="gramEnd"/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Studies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linguistic</w:t>
      </w:r>
      <w:r>
        <w:rPr>
          <w:spacing w:val="-9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analysis</w:t>
      </w:r>
    </w:p>
    <w:p w14:paraId="28F698A1" w14:textId="77777777" w:rsidR="001204D4" w:rsidRDefault="00213659">
      <w:pPr>
        <w:spacing w:before="7"/>
        <w:ind w:left="705"/>
        <w:rPr>
          <w:sz w:val="24"/>
          <w:szCs w:val="24"/>
        </w:rPr>
      </w:pPr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pp</w:t>
      </w:r>
      <w:proofErr w:type="gramEnd"/>
      <w:r>
        <w:rPr>
          <w:sz w:val="24"/>
          <w:szCs w:val="24"/>
        </w:rPr>
        <w:t>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1–32).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Oxford: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Blackwell.</w:t>
      </w:r>
    </w:p>
    <w:p w14:paraId="174A2B36" w14:textId="77777777" w:rsidR="001204D4" w:rsidRDefault="001204D4">
      <w:pPr>
        <w:spacing w:before="2" w:line="200" w:lineRule="exact"/>
      </w:pPr>
    </w:p>
    <w:p w14:paraId="13687E7A" w14:textId="77777777" w:rsidR="001204D4" w:rsidRDefault="00213659">
      <w:pPr>
        <w:ind w:left="120"/>
        <w:rPr>
          <w:sz w:val="24"/>
          <w:szCs w:val="24"/>
        </w:rPr>
      </w:pPr>
      <w:proofErr w:type="gramStart"/>
      <w:r>
        <w:rPr>
          <w:sz w:val="24"/>
          <w:szCs w:val="24"/>
        </w:rPr>
        <w:t>Frank,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Gibson,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E.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(2011).</w:t>
      </w:r>
      <w:proofErr w:type="gramEnd"/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ercoming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limitations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rule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learning.</w:t>
      </w:r>
      <w:r>
        <w:rPr>
          <w:spacing w:val="18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Langu</w:t>
      </w:r>
      <w:r>
        <w:rPr>
          <w:spacing w:val="-2"/>
          <w:w w:val="101"/>
          <w:sz w:val="24"/>
          <w:szCs w:val="24"/>
        </w:rPr>
        <w:t>a</w:t>
      </w:r>
      <w:r>
        <w:rPr>
          <w:spacing w:val="-2"/>
          <w:w w:val="99"/>
          <w:sz w:val="24"/>
          <w:szCs w:val="24"/>
        </w:rPr>
        <w:t>g</w:t>
      </w:r>
      <w:r>
        <w:rPr>
          <w:w w:val="99"/>
          <w:sz w:val="24"/>
          <w:szCs w:val="24"/>
        </w:rPr>
        <w:t>e</w:t>
      </w:r>
    </w:p>
    <w:p w14:paraId="2AC8C937" w14:textId="77777777" w:rsidR="001204D4" w:rsidRDefault="001204D4">
      <w:pPr>
        <w:spacing w:before="2" w:line="200" w:lineRule="exact"/>
      </w:pPr>
    </w:p>
    <w:p w14:paraId="73DC13FA" w14:textId="77777777" w:rsidR="001204D4" w:rsidRDefault="00213659">
      <w:pPr>
        <w:ind w:left="705"/>
        <w:rPr>
          <w:sz w:val="24"/>
          <w:szCs w:val="24"/>
        </w:rPr>
      </w:pPr>
      <w:r>
        <w:rPr>
          <w:sz w:val="24"/>
          <w:szCs w:val="24"/>
        </w:rPr>
        <w:t>Learning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0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D</w:t>
      </w:r>
      <w:r>
        <w:rPr>
          <w:spacing w:val="-4"/>
          <w:w w:val="97"/>
          <w:sz w:val="24"/>
          <w:szCs w:val="24"/>
        </w:rPr>
        <w:t>e</w:t>
      </w:r>
      <w:r>
        <w:rPr>
          <w:w w:val="97"/>
          <w:sz w:val="24"/>
          <w:szCs w:val="24"/>
        </w:rPr>
        <w:t>velopmen</w:t>
      </w:r>
      <w:r>
        <w:rPr>
          <w:spacing w:val="4"/>
          <w:w w:val="97"/>
          <w:sz w:val="24"/>
          <w:szCs w:val="24"/>
        </w:rPr>
        <w:t>t</w:t>
      </w:r>
      <w:r>
        <w:rPr>
          <w:w w:val="97"/>
          <w:sz w:val="24"/>
          <w:szCs w:val="24"/>
        </w:rPr>
        <w:t>,</w:t>
      </w:r>
      <w:r>
        <w:rPr>
          <w:spacing w:val="9"/>
          <w:w w:val="97"/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7</w:t>
      </w:r>
      <w:r>
        <w:rPr>
          <w:sz w:val="24"/>
          <w:szCs w:val="24"/>
        </w:rPr>
        <w:t>(2),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130–148.</w:t>
      </w:r>
    </w:p>
    <w:p w14:paraId="5CF74538" w14:textId="77777777" w:rsidR="001204D4" w:rsidRDefault="001204D4">
      <w:pPr>
        <w:spacing w:before="2" w:line="200" w:lineRule="exact"/>
      </w:pPr>
    </w:p>
    <w:p w14:paraId="152768A9" w14:textId="77777777" w:rsidR="001204D4" w:rsidRDefault="00213659">
      <w:pPr>
        <w:ind w:left="120"/>
        <w:rPr>
          <w:sz w:val="24"/>
          <w:szCs w:val="24"/>
        </w:rPr>
      </w:pPr>
      <w:proofErr w:type="spellStart"/>
      <w:r>
        <w:rPr>
          <w:sz w:val="24"/>
          <w:szCs w:val="24"/>
        </w:rPr>
        <w:t>Frigo</w:t>
      </w:r>
      <w:proofErr w:type="spellEnd"/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L.,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McDonald,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J.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L.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(1998,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August).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Properties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Phonological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Mar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ers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</w:p>
    <w:p w14:paraId="23E6E3C7" w14:textId="77777777" w:rsidR="001204D4" w:rsidRDefault="001204D4">
      <w:pPr>
        <w:spacing w:before="2" w:line="200" w:lineRule="exact"/>
      </w:pPr>
    </w:p>
    <w:p w14:paraId="6BBD0E99" w14:textId="77777777" w:rsidR="001204D4" w:rsidRDefault="00213659">
      <w:pPr>
        <w:ind w:left="705"/>
        <w:rPr>
          <w:sz w:val="24"/>
          <w:szCs w:val="24"/>
        </w:rPr>
      </w:pPr>
      <w:proofErr w:type="gramStart"/>
      <w:r>
        <w:rPr>
          <w:sz w:val="24"/>
          <w:szCs w:val="24"/>
        </w:rPr>
        <w:t>Acquisition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Gende</w:t>
      </w:r>
      <w:r>
        <w:rPr>
          <w:spacing w:val="-5"/>
          <w:sz w:val="24"/>
          <w:szCs w:val="24"/>
        </w:rPr>
        <w:t>r</w:t>
      </w:r>
      <w:r>
        <w:rPr>
          <w:sz w:val="24"/>
          <w:szCs w:val="24"/>
        </w:rPr>
        <w:t>-Li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Subclasses.</w:t>
      </w:r>
      <w:proofErr w:type="gramEnd"/>
      <w:r>
        <w:rPr>
          <w:spacing w:val="15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J</w:t>
      </w:r>
      <w:r>
        <w:rPr>
          <w:sz w:val="24"/>
          <w:szCs w:val="24"/>
        </w:rPr>
        <w:t>ournal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w w:val="96"/>
          <w:sz w:val="24"/>
          <w:szCs w:val="24"/>
        </w:rPr>
        <w:t>Memory</w:t>
      </w:r>
      <w:r>
        <w:rPr>
          <w:spacing w:val="2"/>
          <w:w w:val="9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Langu</w:t>
      </w:r>
      <w:r>
        <w:rPr>
          <w:spacing w:val="-2"/>
          <w:sz w:val="24"/>
          <w:szCs w:val="24"/>
        </w:rPr>
        <w:t>ag</w:t>
      </w:r>
      <w:r>
        <w:rPr>
          <w:sz w:val="24"/>
          <w:szCs w:val="24"/>
        </w:rPr>
        <w:t>e,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39(2),</w:t>
      </w:r>
    </w:p>
    <w:p w14:paraId="4EE60475" w14:textId="77777777" w:rsidR="001204D4" w:rsidRDefault="001204D4">
      <w:pPr>
        <w:spacing w:before="2" w:line="200" w:lineRule="exact"/>
      </w:pPr>
    </w:p>
    <w:p w14:paraId="6945E686" w14:textId="77777777" w:rsidR="001204D4" w:rsidRDefault="00213659">
      <w:pPr>
        <w:ind w:left="705"/>
        <w:rPr>
          <w:sz w:val="24"/>
          <w:szCs w:val="24"/>
        </w:rPr>
      </w:pPr>
      <w:r>
        <w:rPr>
          <w:sz w:val="24"/>
          <w:szCs w:val="24"/>
        </w:rPr>
        <w:t>218–245.</w:t>
      </w:r>
    </w:p>
    <w:p w14:paraId="39A9A3B5" w14:textId="77777777" w:rsidR="001204D4" w:rsidRDefault="001204D4">
      <w:pPr>
        <w:spacing w:before="2" w:line="200" w:lineRule="exact"/>
      </w:pPr>
    </w:p>
    <w:p w14:paraId="3BFA285A" w14:textId="77777777" w:rsidR="001204D4" w:rsidRDefault="00213659">
      <w:pPr>
        <w:spacing w:line="415" w:lineRule="auto"/>
        <w:ind w:left="705" w:right="428" w:hanging="585"/>
        <w:rPr>
          <w:sz w:val="24"/>
          <w:szCs w:val="24"/>
        </w:rPr>
      </w:pPr>
      <w:proofErr w:type="spellStart"/>
      <w:r>
        <w:rPr>
          <w:sz w:val="24"/>
          <w:szCs w:val="24"/>
        </w:rPr>
        <w:t>Ge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fr</w:t>
      </w:r>
      <w:r>
        <w:rPr>
          <w:spacing w:val="-2"/>
          <w:sz w:val="24"/>
          <w:szCs w:val="24"/>
        </w:rPr>
        <w:t>o</w:t>
      </w:r>
      <w:r>
        <w:rPr>
          <w:spacing w:val="-16"/>
          <w:sz w:val="24"/>
          <w:szCs w:val="24"/>
        </w:rPr>
        <w:t>y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A.,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Lafon</w:t>
      </w:r>
      <w:proofErr w:type="spellEnd"/>
      <w:r>
        <w:rPr>
          <w:sz w:val="24"/>
          <w:szCs w:val="24"/>
        </w:rPr>
        <w:t>,</w:t>
      </w:r>
      <w:r>
        <w:rPr>
          <w:spacing w:val="-6"/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>P</w:t>
      </w:r>
      <w:r>
        <w:rPr>
          <w:sz w:val="24"/>
          <w:szCs w:val="24"/>
        </w:rPr>
        <w:t>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Seidel,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G.,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ournie</w:t>
      </w:r>
      <w:r>
        <w:rPr>
          <w:spacing w:val="-10"/>
          <w:sz w:val="24"/>
          <w:szCs w:val="24"/>
        </w:rPr>
        <w:t>r</w:t>
      </w:r>
      <w:proofErr w:type="spellEnd"/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(1973).</w:t>
      </w:r>
      <w:r>
        <w:rPr>
          <w:spacing w:val="19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xicometric</w:t>
      </w:r>
      <w:proofErr w:type="spellEnd"/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analysis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 xml:space="preserve">of </w:t>
      </w:r>
      <w:proofErr w:type="spellStart"/>
      <w:r>
        <w:rPr>
          <w:sz w:val="24"/>
          <w:szCs w:val="24"/>
        </w:rPr>
        <w:t>cooccurrences</w:t>
      </w:r>
      <w:proofErr w:type="spellEnd"/>
      <w:r>
        <w:rPr>
          <w:sz w:val="24"/>
          <w:szCs w:val="24"/>
        </w:rPr>
        <w:t>.</w:t>
      </w:r>
      <w:proofErr w:type="gramEnd"/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Ait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en,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Bail</w:t>
      </w:r>
      <w:r>
        <w:rPr>
          <w:spacing w:val="-4"/>
          <w:sz w:val="24"/>
          <w:szCs w:val="24"/>
        </w:rPr>
        <w:t>e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Hamilton-Smith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(Eds.),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computer</w:t>
      </w:r>
      <w:r>
        <w:rPr>
          <w:spacing w:val="-9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 xml:space="preserve">and </w:t>
      </w:r>
      <w:r>
        <w:rPr>
          <w:sz w:val="24"/>
          <w:szCs w:val="24"/>
        </w:rPr>
        <w:t>lite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ary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studies.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Edin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gh: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Edin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gh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ersity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Press.</w:t>
      </w:r>
    </w:p>
    <w:p w14:paraId="06EAD71F" w14:textId="77777777" w:rsidR="001204D4" w:rsidRDefault="00213659">
      <w:pPr>
        <w:spacing w:before="7" w:line="415" w:lineRule="auto"/>
        <w:ind w:left="705" w:right="149" w:hanging="585"/>
        <w:rPr>
          <w:sz w:val="24"/>
          <w:szCs w:val="24"/>
        </w:rPr>
      </w:pPr>
      <w:proofErr w:type="spellStart"/>
      <w:r>
        <w:rPr>
          <w:sz w:val="24"/>
          <w:szCs w:val="24"/>
        </w:rPr>
        <w:t>Ger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L.,</w:t>
      </w:r>
      <w:r>
        <w:rPr>
          <w:spacing w:val="-3"/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>W</w:t>
      </w:r>
      <w:r>
        <w:rPr>
          <w:sz w:val="24"/>
          <w:szCs w:val="24"/>
        </w:rPr>
        <w:t>ilson,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R.,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wis,</w:t>
      </w:r>
      <w:r>
        <w:rPr>
          <w:spacing w:val="-6"/>
          <w:sz w:val="24"/>
          <w:szCs w:val="24"/>
        </w:rPr>
        <w:t xml:space="preserve"> </w:t>
      </w:r>
      <w:r>
        <w:rPr>
          <w:spacing w:val="-22"/>
          <w:sz w:val="24"/>
          <w:szCs w:val="24"/>
        </w:rPr>
        <w:t>W</w:t>
      </w:r>
      <w:r>
        <w:rPr>
          <w:sz w:val="24"/>
          <w:szCs w:val="24"/>
        </w:rPr>
        <w:t>.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(2005).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ants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cues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form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syntactic 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gories.</w:t>
      </w:r>
      <w:r>
        <w:rPr>
          <w:spacing w:val="16"/>
          <w:sz w:val="24"/>
          <w:szCs w:val="24"/>
        </w:rPr>
        <w:t xml:space="preserve"> </w:t>
      </w:r>
      <w:proofErr w:type="gramStart"/>
      <w:r>
        <w:rPr>
          <w:spacing w:val="-6"/>
          <w:sz w:val="24"/>
          <w:szCs w:val="24"/>
        </w:rPr>
        <w:t>J</w:t>
      </w:r>
      <w:r>
        <w:rPr>
          <w:sz w:val="24"/>
          <w:szCs w:val="24"/>
        </w:rPr>
        <w:t>ournal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Child</w:t>
      </w:r>
      <w:r>
        <w:rPr>
          <w:spacing w:val="-5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Langu</w:t>
      </w:r>
      <w:r>
        <w:rPr>
          <w:spacing w:val="-2"/>
          <w:w w:val="101"/>
          <w:sz w:val="24"/>
          <w:szCs w:val="24"/>
        </w:rPr>
        <w:t>a</w:t>
      </w:r>
      <w:r>
        <w:rPr>
          <w:spacing w:val="-2"/>
          <w:w w:val="99"/>
          <w:sz w:val="24"/>
          <w:szCs w:val="24"/>
        </w:rPr>
        <w:t>g</w:t>
      </w:r>
      <w:r>
        <w:rPr>
          <w:w w:val="99"/>
          <w:sz w:val="24"/>
          <w:szCs w:val="24"/>
        </w:rPr>
        <w:t>e.</w:t>
      </w:r>
      <w:proofErr w:type="gramEnd"/>
    </w:p>
    <w:p w14:paraId="7A4B6C3E" w14:textId="77777777" w:rsidR="001204D4" w:rsidRDefault="00213659">
      <w:pPr>
        <w:spacing w:before="7"/>
        <w:ind w:left="120"/>
        <w:rPr>
          <w:sz w:val="24"/>
          <w:szCs w:val="24"/>
        </w:rPr>
      </w:pPr>
      <w:proofErr w:type="spellStart"/>
      <w:r>
        <w:rPr>
          <w:sz w:val="24"/>
          <w:szCs w:val="24"/>
        </w:rPr>
        <w:t>Gleitman</w:t>
      </w:r>
      <w:proofErr w:type="spellEnd"/>
      <w:r>
        <w:rPr>
          <w:sz w:val="24"/>
          <w:szCs w:val="24"/>
        </w:rPr>
        <w:t>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L.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(1990,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January).</w:t>
      </w:r>
      <w:r>
        <w:rPr>
          <w:spacing w:val="17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Structural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Sources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>V</w:t>
      </w:r>
      <w:r>
        <w:rPr>
          <w:sz w:val="24"/>
          <w:szCs w:val="24"/>
        </w:rPr>
        <w:t>erb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Meanings.</w:t>
      </w:r>
      <w:proofErr w:type="gramEnd"/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Langu</w:t>
      </w:r>
      <w:r>
        <w:rPr>
          <w:spacing w:val="-2"/>
          <w:sz w:val="24"/>
          <w:szCs w:val="24"/>
        </w:rPr>
        <w:t>ag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Acquisition,</w:t>
      </w:r>
    </w:p>
    <w:p w14:paraId="3A847844" w14:textId="77777777" w:rsidR="001204D4" w:rsidRDefault="001204D4">
      <w:pPr>
        <w:spacing w:before="2" w:line="200" w:lineRule="exact"/>
      </w:pPr>
    </w:p>
    <w:p w14:paraId="0706985B" w14:textId="77777777" w:rsidR="001204D4" w:rsidRDefault="00213659">
      <w:pPr>
        <w:ind w:left="705"/>
        <w:rPr>
          <w:sz w:val="24"/>
          <w:szCs w:val="24"/>
        </w:rPr>
      </w:pPr>
      <w:r>
        <w:rPr>
          <w:sz w:val="24"/>
          <w:szCs w:val="24"/>
        </w:rPr>
        <w:t>1(1),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3–55.</w:t>
      </w:r>
    </w:p>
    <w:p w14:paraId="230F91C2" w14:textId="77777777" w:rsidR="001204D4" w:rsidRDefault="001204D4">
      <w:pPr>
        <w:spacing w:before="2" w:line="200" w:lineRule="exact"/>
      </w:pPr>
    </w:p>
    <w:p w14:paraId="275789E2" w14:textId="77777777" w:rsidR="001204D4" w:rsidRDefault="00213659">
      <w:pPr>
        <w:spacing w:line="415" w:lineRule="auto"/>
        <w:ind w:left="120" w:right="459"/>
        <w:rPr>
          <w:sz w:val="24"/>
          <w:szCs w:val="24"/>
        </w:rPr>
      </w:pPr>
      <w:r>
        <w:rPr>
          <w:sz w:val="24"/>
          <w:szCs w:val="24"/>
        </w:rPr>
        <w:t>Harris,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Z.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(1951).</w:t>
      </w:r>
      <w:r>
        <w:rPr>
          <w:spacing w:val="1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Methods</w:t>
      </w:r>
      <w:r>
        <w:rPr>
          <w:spacing w:val="-1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structu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al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linguistics.</w:t>
      </w:r>
      <w:proofErr w:type="gramEnd"/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Chicago: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ersity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Chicago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 xml:space="preserve">Press. </w:t>
      </w:r>
      <w:proofErr w:type="spellStart"/>
      <w:r>
        <w:rPr>
          <w:sz w:val="24"/>
          <w:szCs w:val="24"/>
        </w:rPr>
        <w:t>Hollich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G.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J.,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Hirsh-</w:t>
      </w:r>
      <w:proofErr w:type="spellStart"/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asek</w:t>
      </w:r>
      <w:proofErr w:type="spellEnd"/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K.,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Golin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o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</w:t>
      </w:r>
      <w:proofErr w:type="spellEnd"/>
      <w:r>
        <w:rPr>
          <w:sz w:val="24"/>
          <w:szCs w:val="24"/>
        </w:rPr>
        <w:t>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R.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(2000,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January).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Breaking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</w:p>
    <w:p w14:paraId="645164BD" w14:textId="77777777" w:rsidR="001204D4" w:rsidRDefault="00213659">
      <w:pPr>
        <w:spacing w:before="7" w:line="415" w:lineRule="auto"/>
        <w:ind w:left="705" w:right="78"/>
        <w:rPr>
          <w:sz w:val="24"/>
          <w:szCs w:val="24"/>
        </w:rPr>
      </w:pPr>
      <w:r>
        <w:rPr>
          <w:sz w:val="24"/>
          <w:szCs w:val="24"/>
        </w:rPr>
        <w:t>Barrier: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Eme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gentist</w:t>
      </w:r>
      <w:proofErr w:type="spellEnd"/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Coalition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Origins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4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Learning.</w:t>
      </w:r>
      <w:r>
        <w:rPr>
          <w:spacing w:val="13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Mon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aphs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 the</w:t>
      </w:r>
      <w:r>
        <w:rPr>
          <w:spacing w:val="-3"/>
          <w:sz w:val="24"/>
          <w:szCs w:val="24"/>
        </w:rPr>
        <w:t xml:space="preserve"> </w:t>
      </w:r>
      <w:r>
        <w:rPr>
          <w:w w:val="96"/>
          <w:sz w:val="24"/>
          <w:szCs w:val="24"/>
        </w:rPr>
        <w:t>Society</w:t>
      </w:r>
      <w:r>
        <w:rPr>
          <w:spacing w:val="2"/>
          <w:w w:val="96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Resea</w:t>
      </w:r>
      <w:r>
        <w:rPr>
          <w:spacing w:val="-9"/>
          <w:sz w:val="24"/>
          <w:szCs w:val="24"/>
        </w:rPr>
        <w:t>r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Child</w:t>
      </w:r>
      <w:r>
        <w:rPr>
          <w:spacing w:val="-5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D</w:t>
      </w:r>
      <w:r>
        <w:rPr>
          <w:spacing w:val="-4"/>
          <w:w w:val="97"/>
          <w:sz w:val="24"/>
          <w:szCs w:val="24"/>
        </w:rPr>
        <w:t>e</w:t>
      </w:r>
      <w:r>
        <w:rPr>
          <w:w w:val="97"/>
          <w:sz w:val="24"/>
          <w:szCs w:val="24"/>
        </w:rPr>
        <w:t>velopmen</w:t>
      </w:r>
      <w:r>
        <w:rPr>
          <w:spacing w:val="4"/>
          <w:w w:val="97"/>
          <w:sz w:val="24"/>
          <w:szCs w:val="24"/>
        </w:rPr>
        <w:t>t</w:t>
      </w:r>
      <w:r>
        <w:rPr>
          <w:w w:val="97"/>
          <w:sz w:val="24"/>
          <w:szCs w:val="24"/>
        </w:rPr>
        <w:t>,</w:t>
      </w:r>
      <w:r>
        <w:rPr>
          <w:spacing w:val="9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65(3),</w:t>
      </w:r>
      <w:r>
        <w:rPr>
          <w:spacing w:val="-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–135.</w:t>
      </w:r>
      <w:proofErr w:type="gramEnd"/>
    </w:p>
    <w:p w14:paraId="219284FF" w14:textId="77777777" w:rsidR="001204D4" w:rsidRDefault="00213659">
      <w:pPr>
        <w:spacing w:before="7"/>
        <w:ind w:left="120"/>
        <w:rPr>
          <w:sz w:val="24"/>
          <w:szCs w:val="24"/>
        </w:rPr>
      </w:pPr>
      <w:r>
        <w:rPr>
          <w:sz w:val="24"/>
          <w:szCs w:val="24"/>
        </w:rPr>
        <w:t>Johns,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B.</w:t>
      </w:r>
      <w:r>
        <w:rPr>
          <w:spacing w:val="-2"/>
          <w:sz w:val="24"/>
          <w:szCs w:val="24"/>
        </w:rPr>
        <w:t xml:space="preserve"> </w:t>
      </w:r>
      <w:r>
        <w:rPr>
          <w:spacing w:val="-18"/>
          <w:sz w:val="24"/>
          <w:szCs w:val="24"/>
        </w:rPr>
        <w:t>T</w:t>
      </w:r>
      <w:r>
        <w:rPr>
          <w:sz w:val="24"/>
          <w:szCs w:val="24"/>
        </w:rPr>
        <w:t>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Jones,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(2012).</w:t>
      </w:r>
      <w:r>
        <w:rPr>
          <w:spacing w:val="1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Perceptual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Inference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Through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Global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xical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Similarity.</w:t>
      </w:r>
      <w:proofErr w:type="gramEnd"/>
    </w:p>
    <w:p w14:paraId="0D04F86A" w14:textId="77777777" w:rsidR="001204D4" w:rsidRDefault="001204D4">
      <w:pPr>
        <w:spacing w:before="2" w:line="200" w:lineRule="exact"/>
      </w:pPr>
    </w:p>
    <w:p w14:paraId="12BAC2D1" w14:textId="77777777" w:rsidR="001204D4" w:rsidRDefault="00213659">
      <w:pPr>
        <w:ind w:left="705"/>
        <w:rPr>
          <w:sz w:val="24"/>
          <w:szCs w:val="24"/>
        </w:rPr>
      </w:pPr>
      <w:r>
        <w:rPr>
          <w:spacing w:val="-22"/>
          <w:sz w:val="24"/>
          <w:szCs w:val="24"/>
        </w:rPr>
        <w:t>T</w:t>
      </w:r>
      <w:r>
        <w:rPr>
          <w:sz w:val="24"/>
          <w:szCs w:val="24"/>
        </w:rPr>
        <w:t>opics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gnitive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Science,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4(1),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103–120.</w:t>
      </w:r>
    </w:p>
    <w:p w14:paraId="21D08A45" w14:textId="77777777" w:rsidR="001204D4" w:rsidRDefault="001204D4">
      <w:pPr>
        <w:spacing w:before="2" w:line="200" w:lineRule="exact"/>
      </w:pPr>
    </w:p>
    <w:p w14:paraId="58553156" w14:textId="77777777" w:rsidR="001204D4" w:rsidRDefault="00213659">
      <w:pPr>
        <w:spacing w:line="380" w:lineRule="auto"/>
        <w:ind w:left="705" w:right="751" w:hanging="585"/>
        <w:rPr>
          <w:sz w:val="24"/>
          <w:szCs w:val="24"/>
        </w:rPr>
      </w:pPr>
      <w:proofErr w:type="spellStart"/>
      <w:proofErr w:type="gramStart"/>
      <w:r>
        <w:rPr>
          <w:spacing w:val="-6"/>
          <w:sz w:val="24"/>
          <w:szCs w:val="24"/>
        </w:rPr>
        <w:t>K</w:t>
      </w:r>
      <w:r>
        <w:rPr>
          <w:sz w:val="24"/>
          <w:szCs w:val="24"/>
        </w:rPr>
        <w:t>empe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pacing w:val="-31"/>
          <w:sz w:val="24"/>
          <w:szCs w:val="24"/>
        </w:rPr>
        <w:t>V</w:t>
      </w:r>
      <w:r>
        <w:rPr>
          <w:sz w:val="24"/>
          <w:szCs w:val="24"/>
        </w:rPr>
        <w:t>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Brooks,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J.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(2001).</w:t>
      </w:r>
      <w:proofErr w:type="gramEnd"/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Role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Diminut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Acquisition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Russian Gender: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Elements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Childâ</w:t>
      </w:r>
      <w:r>
        <w:rPr>
          <w:spacing w:val="-126"/>
          <w:sz w:val="24"/>
          <w:szCs w:val="24"/>
        </w:rPr>
        <w:t>A</w:t>
      </w:r>
      <w:proofErr w:type="spellEnd"/>
      <w:r>
        <w:rPr>
          <w:position w:val="5"/>
          <w:sz w:val="24"/>
          <w:szCs w:val="24"/>
        </w:rPr>
        <w:t>˘</w:t>
      </w:r>
      <w:r>
        <w:rPr>
          <w:spacing w:val="-23"/>
          <w:position w:val="5"/>
          <w:sz w:val="24"/>
          <w:szCs w:val="24"/>
        </w:rPr>
        <w:t xml:space="preserve"> </w:t>
      </w:r>
      <w:r>
        <w:rPr>
          <w:spacing w:val="-120"/>
          <w:sz w:val="24"/>
          <w:szCs w:val="24"/>
        </w:rPr>
        <w:t>R</w:t>
      </w:r>
      <w:r>
        <w:rPr>
          <w:position w:val="5"/>
          <w:sz w:val="24"/>
          <w:szCs w:val="24"/>
        </w:rPr>
        <w:t>ˇ</w:t>
      </w:r>
      <w:r>
        <w:rPr>
          <w:spacing w:val="-22"/>
          <w:position w:val="5"/>
          <w:sz w:val="24"/>
          <w:szCs w:val="24"/>
        </w:rPr>
        <w:t xml:space="preserve"> </w:t>
      </w:r>
      <w:r>
        <w:rPr>
          <w:sz w:val="24"/>
          <w:szCs w:val="24"/>
        </w:rPr>
        <w:t>Directed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Speech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Aid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Morphology? Langu</w:t>
      </w:r>
      <w:r>
        <w:rPr>
          <w:spacing w:val="-2"/>
          <w:sz w:val="24"/>
          <w:szCs w:val="24"/>
        </w:rPr>
        <w:t>ag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Learning,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51(2),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221–256.</w:t>
      </w:r>
    </w:p>
    <w:p w14:paraId="575299E4" w14:textId="77777777" w:rsidR="001204D4" w:rsidRDefault="00213659">
      <w:pPr>
        <w:spacing w:before="46" w:line="415" w:lineRule="auto"/>
        <w:ind w:left="705" w:right="811" w:hanging="585"/>
        <w:jc w:val="both"/>
        <w:rPr>
          <w:sz w:val="24"/>
          <w:szCs w:val="24"/>
        </w:rPr>
        <w:sectPr w:rsidR="001204D4">
          <w:pgSz w:w="12240" w:h="15840"/>
          <w:pgMar w:top="960" w:right="1320" w:bottom="280" w:left="1320" w:header="736" w:footer="0" w:gutter="0"/>
          <w:cols w:space="720"/>
        </w:sectPr>
      </w:pPr>
      <w:proofErr w:type="spellStart"/>
      <w:proofErr w:type="gramStart"/>
      <w:r>
        <w:rPr>
          <w:sz w:val="24"/>
          <w:szCs w:val="24"/>
        </w:rPr>
        <w:t>Landaue</w:t>
      </w:r>
      <w:r>
        <w:rPr>
          <w:spacing w:val="-10"/>
          <w:sz w:val="24"/>
          <w:szCs w:val="24"/>
        </w:rPr>
        <w:t>r</w:t>
      </w:r>
      <w:proofErr w:type="spellEnd"/>
      <w:r>
        <w:rPr>
          <w:sz w:val="24"/>
          <w:szCs w:val="24"/>
        </w:rPr>
        <w:t>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Dumais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S.</w:t>
      </w:r>
      <w:r>
        <w:rPr>
          <w:spacing w:val="-2"/>
          <w:sz w:val="24"/>
          <w:szCs w:val="24"/>
        </w:rPr>
        <w:t xml:space="preserve"> </w:t>
      </w:r>
      <w:r>
        <w:rPr>
          <w:spacing w:val="-18"/>
          <w:sz w:val="24"/>
          <w:szCs w:val="24"/>
        </w:rPr>
        <w:t>T</w:t>
      </w:r>
      <w:r>
        <w:rPr>
          <w:sz w:val="24"/>
          <w:szCs w:val="24"/>
        </w:rPr>
        <w:t>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(1997,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April).</w:t>
      </w:r>
      <w:proofErr w:type="gramEnd"/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solution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Plato</w:t>
      </w:r>
      <w:r>
        <w:rPr>
          <w:spacing w:val="-13"/>
          <w:sz w:val="24"/>
          <w:szCs w:val="24"/>
        </w:rPr>
        <w:t>’</w:t>
      </w:r>
      <w:r>
        <w:rPr>
          <w:sz w:val="24"/>
          <w:szCs w:val="24"/>
        </w:rPr>
        <w:t>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problem: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latent 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analysis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theory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acquisition,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induction,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representation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 xml:space="preserve">wledge. </w:t>
      </w:r>
      <w:proofErr w:type="gramStart"/>
      <w:r>
        <w:rPr>
          <w:sz w:val="24"/>
          <w:szCs w:val="24"/>
        </w:rPr>
        <w:t>Psy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hol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gical</w:t>
      </w:r>
      <w:r>
        <w:rPr>
          <w:spacing w:val="1"/>
          <w:sz w:val="24"/>
          <w:szCs w:val="24"/>
        </w:rPr>
        <w:t xml:space="preserve"> </w:t>
      </w:r>
      <w:r>
        <w:rPr>
          <w:w w:val="94"/>
          <w:sz w:val="24"/>
          <w:szCs w:val="24"/>
        </w:rPr>
        <w:t>R</w:t>
      </w:r>
      <w:r>
        <w:rPr>
          <w:spacing w:val="-4"/>
          <w:w w:val="94"/>
          <w:sz w:val="24"/>
          <w:szCs w:val="24"/>
        </w:rPr>
        <w:t>e</w:t>
      </w:r>
      <w:r>
        <w:rPr>
          <w:w w:val="94"/>
          <w:sz w:val="24"/>
          <w:szCs w:val="24"/>
        </w:rPr>
        <w:t>vi</w:t>
      </w:r>
      <w:r>
        <w:rPr>
          <w:spacing w:val="-4"/>
          <w:w w:val="94"/>
          <w:sz w:val="24"/>
          <w:szCs w:val="24"/>
        </w:rPr>
        <w:t>e</w:t>
      </w:r>
      <w:r>
        <w:rPr>
          <w:w w:val="94"/>
          <w:sz w:val="24"/>
          <w:szCs w:val="24"/>
        </w:rPr>
        <w:t>w,</w:t>
      </w:r>
      <w:r>
        <w:rPr>
          <w:spacing w:val="6"/>
          <w:w w:val="94"/>
          <w:sz w:val="24"/>
          <w:szCs w:val="24"/>
        </w:rPr>
        <w:t xml:space="preserve"> </w:t>
      </w:r>
      <w:r>
        <w:rPr>
          <w:sz w:val="24"/>
          <w:szCs w:val="24"/>
        </w:rPr>
        <w:t>104(2),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211.</w:t>
      </w:r>
      <w:proofErr w:type="gramEnd"/>
    </w:p>
    <w:p w14:paraId="16E69E04" w14:textId="77777777" w:rsidR="001204D4" w:rsidRDefault="001204D4">
      <w:pPr>
        <w:spacing w:before="5" w:line="120" w:lineRule="exact"/>
        <w:rPr>
          <w:sz w:val="12"/>
          <w:szCs w:val="12"/>
        </w:rPr>
      </w:pPr>
    </w:p>
    <w:p w14:paraId="2848BF4B" w14:textId="77777777" w:rsidR="001204D4" w:rsidRDefault="001204D4">
      <w:pPr>
        <w:spacing w:line="200" w:lineRule="exact"/>
      </w:pPr>
    </w:p>
    <w:p w14:paraId="09DF70CC" w14:textId="77777777" w:rsidR="001204D4" w:rsidRDefault="001204D4">
      <w:pPr>
        <w:spacing w:line="200" w:lineRule="exact"/>
      </w:pPr>
    </w:p>
    <w:p w14:paraId="5BF6FFB3" w14:textId="77777777" w:rsidR="001204D4" w:rsidRDefault="00213659">
      <w:pPr>
        <w:spacing w:before="19"/>
        <w:ind w:left="120"/>
        <w:rPr>
          <w:sz w:val="24"/>
          <w:szCs w:val="24"/>
        </w:rPr>
      </w:pPr>
      <w:proofErr w:type="spellStart"/>
      <w:r>
        <w:rPr>
          <w:sz w:val="24"/>
          <w:szCs w:val="24"/>
        </w:rPr>
        <w:t>La</w:t>
      </w:r>
      <w:r>
        <w:rPr>
          <w:spacing w:val="-4"/>
          <w:sz w:val="24"/>
          <w:szCs w:val="24"/>
        </w:rPr>
        <w:t>n</w:t>
      </w:r>
      <w:r>
        <w:rPr>
          <w:spacing w:val="-16"/>
          <w:sz w:val="24"/>
          <w:szCs w:val="24"/>
        </w:rPr>
        <w:t>y</w:t>
      </w:r>
      <w:proofErr w:type="spellEnd"/>
      <w:r>
        <w:rPr>
          <w:sz w:val="24"/>
          <w:szCs w:val="24"/>
        </w:rPr>
        <w:t>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J.,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fran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J.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(2010).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Statistics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Meaning: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ants’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Acquisition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xical</w:t>
      </w:r>
    </w:p>
    <w:p w14:paraId="2DBC5BB5" w14:textId="77777777" w:rsidR="001204D4" w:rsidRDefault="001204D4">
      <w:pPr>
        <w:spacing w:before="2" w:line="200" w:lineRule="exact"/>
      </w:pPr>
    </w:p>
    <w:p w14:paraId="2E16F4E3" w14:textId="77777777" w:rsidR="001204D4" w:rsidRDefault="00213659">
      <w:pPr>
        <w:ind w:left="705"/>
        <w:rPr>
          <w:sz w:val="24"/>
          <w:szCs w:val="24"/>
        </w:rPr>
      </w:pP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gories.</w:t>
      </w:r>
      <w:r>
        <w:rPr>
          <w:spacing w:val="15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Psy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hol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gical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Science,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21(2),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284.</w:t>
      </w:r>
      <w:proofErr w:type="gramEnd"/>
    </w:p>
    <w:p w14:paraId="41BD82E7" w14:textId="77777777" w:rsidR="001204D4" w:rsidRDefault="001204D4">
      <w:pPr>
        <w:spacing w:before="2" w:line="200" w:lineRule="exact"/>
      </w:pPr>
    </w:p>
    <w:p w14:paraId="1E53BAFA" w14:textId="77777777" w:rsidR="001204D4" w:rsidRDefault="00213659">
      <w:pPr>
        <w:spacing w:line="415" w:lineRule="auto"/>
        <w:ind w:left="705" w:right="402" w:hanging="585"/>
        <w:rPr>
          <w:sz w:val="24"/>
          <w:szCs w:val="24"/>
        </w:rPr>
      </w:pPr>
      <w:proofErr w:type="spellStart"/>
      <w:r>
        <w:rPr>
          <w:sz w:val="24"/>
          <w:szCs w:val="24"/>
        </w:rPr>
        <w:t>Maratsos</w:t>
      </w:r>
      <w:proofErr w:type="spellEnd"/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-3"/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>P</w:t>
      </w:r>
      <w:r>
        <w:rPr>
          <w:sz w:val="24"/>
          <w:szCs w:val="24"/>
        </w:rPr>
        <w:t>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Chalkl</w:t>
      </w:r>
      <w:r>
        <w:rPr>
          <w:spacing w:val="-4"/>
          <w:sz w:val="24"/>
          <w:szCs w:val="24"/>
        </w:rPr>
        <w:t>e</w:t>
      </w:r>
      <w:r>
        <w:rPr>
          <w:spacing w:val="-16"/>
          <w:sz w:val="24"/>
          <w:szCs w:val="24"/>
        </w:rPr>
        <w:t>y</w:t>
      </w:r>
      <w:proofErr w:type="spellEnd"/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(1980).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internal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children</w:t>
      </w:r>
      <w:r>
        <w:rPr>
          <w:spacing w:val="-13"/>
          <w:sz w:val="24"/>
          <w:szCs w:val="24"/>
        </w:rPr>
        <w:t>’</w:t>
      </w:r>
      <w:r>
        <w:rPr>
          <w:sz w:val="24"/>
          <w:szCs w:val="24"/>
        </w:rPr>
        <w:t>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syntax: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The ontogenesis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representation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syntactic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gories.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Nelson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(Ed.),</w:t>
      </w:r>
      <w:r>
        <w:rPr>
          <w:spacing w:val="-5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Child</w:t>
      </w:r>
      <w:r>
        <w:rPr>
          <w:spacing w:val="-9"/>
          <w:w w:val="101"/>
          <w:sz w:val="24"/>
          <w:szCs w:val="24"/>
        </w:rPr>
        <w:t>r</w:t>
      </w:r>
      <w:r>
        <w:rPr>
          <w:w w:val="99"/>
          <w:sz w:val="24"/>
          <w:szCs w:val="24"/>
        </w:rPr>
        <w:t>en</w:t>
      </w:r>
      <w:r>
        <w:rPr>
          <w:spacing w:val="-10"/>
          <w:w w:val="99"/>
          <w:sz w:val="24"/>
          <w:szCs w:val="24"/>
        </w:rPr>
        <w:t>’</w:t>
      </w:r>
      <w:r>
        <w:rPr>
          <w:w w:val="99"/>
          <w:sz w:val="24"/>
          <w:szCs w:val="24"/>
        </w:rPr>
        <w:t xml:space="preserve">s </w:t>
      </w:r>
      <w:r>
        <w:rPr>
          <w:sz w:val="24"/>
          <w:szCs w:val="24"/>
        </w:rPr>
        <w:t>langu</w:t>
      </w:r>
      <w:r>
        <w:rPr>
          <w:spacing w:val="-2"/>
          <w:sz w:val="24"/>
          <w:szCs w:val="24"/>
        </w:rPr>
        <w:t>ag</w:t>
      </w:r>
      <w:r>
        <w:rPr>
          <w:sz w:val="24"/>
          <w:szCs w:val="24"/>
        </w:rPr>
        <w:t>e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(pp.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127–214).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Gardner.</w:t>
      </w:r>
    </w:p>
    <w:p w14:paraId="0D38C13F" w14:textId="77777777" w:rsidR="001204D4" w:rsidRDefault="00213659">
      <w:pPr>
        <w:spacing w:before="7"/>
        <w:ind w:left="120"/>
        <w:rPr>
          <w:sz w:val="24"/>
          <w:szCs w:val="24"/>
        </w:rPr>
      </w:pPr>
      <w:proofErr w:type="spellStart"/>
      <w:r>
        <w:rPr>
          <w:sz w:val="24"/>
          <w:szCs w:val="24"/>
        </w:rPr>
        <w:t>Markman</w:t>
      </w:r>
      <w:proofErr w:type="spellEnd"/>
      <w:r>
        <w:rPr>
          <w:sz w:val="24"/>
          <w:szCs w:val="24"/>
        </w:rPr>
        <w:t>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E.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(1991).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10"/>
          <w:sz w:val="24"/>
          <w:szCs w:val="24"/>
        </w:rPr>
        <w:t>e</w:t>
      </w:r>
      <w:r>
        <w:rPr>
          <w:sz w:val="24"/>
          <w:szCs w:val="24"/>
        </w:rPr>
        <w:t>gorization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naming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hild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en: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>oblems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induction.</w:t>
      </w:r>
    </w:p>
    <w:p w14:paraId="555A38BF" w14:textId="77777777" w:rsidR="001204D4" w:rsidRDefault="001204D4">
      <w:pPr>
        <w:spacing w:before="2" w:line="200" w:lineRule="exact"/>
      </w:pPr>
    </w:p>
    <w:p w14:paraId="013FCD55" w14:textId="77777777" w:rsidR="001204D4" w:rsidRDefault="00213659">
      <w:pPr>
        <w:ind w:left="705"/>
        <w:rPr>
          <w:sz w:val="24"/>
          <w:szCs w:val="24"/>
        </w:rPr>
      </w:pPr>
      <w:r>
        <w:rPr>
          <w:sz w:val="24"/>
          <w:szCs w:val="24"/>
        </w:rPr>
        <w:t>Cambridge,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MA: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MIT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Press.</w:t>
      </w:r>
    </w:p>
    <w:p w14:paraId="07B4F679" w14:textId="77777777" w:rsidR="001204D4" w:rsidRDefault="001204D4">
      <w:pPr>
        <w:spacing w:before="2" w:line="200" w:lineRule="exact"/>
      </w:pPr>
    </w:p>
    <w:p w14:paraId="4460231A" w14:textId="77777777" w:rsidR="001204D4" w:rsidRDefault="00213659">
      <w:pPr>
        <w:spacing w:line="415" w:lineRule="auto"/>
        <w:ind w:left="705" w:right="430" w:hanging="585"/>
        <w:rPr>
          <w:sz w:val="24"/>
          <w:szCs w:val="24"/>
        </w:rPr>
      </w:pPr>
      <w:r>
        <w:rPr>
          <w:sz w:val="24"/>
          <w:szCs w:val="24"/>
        </w:rPr>
        <w:t>Monaghan,</w:t>
      </w:r>
      <w:r>
        <w:rPr>
          <w:spacing w:val="-11"/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>P</w:t>
      </w:r>
      <w:r>
        <w:rPr>
          <w:sz w:val="24"/>
          <w:szCs w:val="24"/>
        </w:rPr>
        <w:t>.,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Chate</w:t>
      </w:r>
      <w:r>
        <w:rPr>
          <w:spacing w:val="-10"/>
          <w:sz w:val="24"/>
          <w:szCs w:val="24"/>
        </w:rPr>
        <w:t>r</w:t>
      </w:r>
      <w:proofErr w:type="spellEnd"/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N.,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Christiansen,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H.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(2005).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ferential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role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phonological 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cues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grammatical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gorisation</w:t>
      </w:r>
      <w:proofErr w:type="spellEnd"/>
      <w:r>
        <w:rPr>
          <w:sz w:val="24"/>
          <w:szCs w:val="24"/>
        </w:rPr>
        <w:t>.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gnition.</w:t>
      </w:r>
    </w:p>
    <w:p w14:paraId="372F62B1" w14:textId="77777777" w:rsidR="001204D4" w:rsidRDefault="00213659">
      <w:pPr>
        <w:spacing w:before="7" w:line="415" w:lineRule="auto"/>
        <w:ind w:left="705" w:right="386" w:hanging="585"/>
        <w:rPr>
          <w:sz w:val="24"/>
          <w:szCs w:val="24"/>
        </w:rPr>
      </w:pPr>
      <w:proofErr w:type="spellStart"/>
      <w:r>
        <w:rPr>
          <w:sz w:val="24"/>
          <w:szCs w:val="24"/>
        </w:rPr>
        <w:t>Redington</w:t>
      </w:r>
      <w:proofErr w:type="spellEnd"/>
      <w:r>
        <w:rPr>
          <w:sz w:val="24"/>
          <w:szCs w:val="24"/>
        </w:rPr>
        <w:t>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M.,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Chate</w:t>
      </w:r>
      <w:r>
        <w:rPr>
          <w:spacing w:val="-10"/>
          <w:sz w:val="24"/>
          <w:szCs w:val="24"/>
        </w:rPr>
        <w:t>r</w:t>
      </w:r>
      <w:proofErr w:type="spellEnd"/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N.,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Finch,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(1998).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information: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werful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cue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for acquiring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syntactic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gories.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gnitive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Science,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22(4),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425–469.</w:t>
      </w:r>
    </w:p>
    <w:p w14:paraId="2FE9F1F9" w14:textId="77777777" w:rsidR="001204D4" w:rsidRDefault="00213659">
      <w:pPr>
        <w:spacing w:before="7" w:line="415" w:lineRule="auto"/>
        <w:ind w:left="705" w:right="341" w:hanging="585"/>
        <w:rPr>
          <w:sz w:val="24"/>
          <w:szCs w:val="24"/>
        </w:rPr>
      </w:pPr>
      <w:proofErr w:type="gramStart"/>
      <w:r>
        <w:rPr>
          <w:sz w:val="24"/>
          <w:szCs w:val="24"/>
        </w:rPr>
        <w:t>Reede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>P</w:t>
      </w:r>
      <w:r>
        <w:rPr>
          <w:sz w:val="24"/>
          <w:szCs w:val="24"/>
        </w:rPr>
        <w:t>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wport,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E.,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Aslin</w:t>
      </w:r>
      <w:proofErr w:type="spellEnd"/>
      <w:r>
        <w:rPr>
          <w:sz w:val="24"/>
          <w:szCs w:val="24"/>
        </w:rPr>
        <w:t>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(2009).</w:t>
      </w:r>
      <w:proofErr w:type="gramEnd"/>
      <w:r>
        <w:rPr>
          <w:spacing w:val="1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role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linguistic cat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formation.</w:t>
      </w:r>
      <w:proofErr w:type="gramEnd"/>
      <w:r>
        <w:rPr>
          <w:spacing w:val="16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P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>oceedings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31st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Annual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Meeting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gnitive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Science Society.</w:t>
      </w:r>
      <w:proofErr w:type="gramEnd"/>
    </w:p>
    <w:p w14:paraId="3CF4B6D9" w14:textId="77777777" w:rsidR="001204D4" w:rsidRDefault="00213659">
      <w:pPr>
        <w:spacing w:before="7" w:line="415" w:lineRule="auto"/>
        <w:ind w:left="705" w:right="354" w:hanging="585"/>
        <w:rPr>
          <w:sz w:val="24"/>
          <w:szCs w:val="24"/>
        </w:rPr>
      </w:pPr>
      <w:r>
        <w:rPr>
          <w:sz w:val="24"/>
          <w:szCs w:val="24"/>
        </w:rPr>
        <w:t>Riordan,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Jones,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(2010).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Redundan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y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perceptual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linguistic</w:t>
      </w:r>
      <w:r>
        <w:rPr>
          <w:spacing w:val="-9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xperience: Comparing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feature-based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models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semantic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representation.</w:t>
      </w:r>
      <w:r>
        <w:rPr>
          <w:spacing w:val="12"/>
          <w:sz w:val="24"/>
          <w:szCs w:val="24"/>
        </w:rPr>
        <w:t xml:space="preserve"> </w:t>
      </w:r>
      <w:r>
        <w:rPr>
          <w:spacing w:val="-22"/>
          <w:sz w:val="24"/>
          <w:szCs w:val="24"/>
        </w:rPr>
        <w:t>T</w:t>
      </w:r>
      <w:r>
        <w:rPr>
          <w:sz w:val="24"/>
          <w:szCs w:val="24"/>
        </w:rPr>
        <w:t>opics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in C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gnitive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Science,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3(2),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303–345.</w:t>
      </w:r>
    </w:p>
    <w:p w14:paraId="1317710F" w14:textId="77777777" w:rsidR="001204D4" w:rsidRDefault="00213659">
      <w:pPr>
        <w:spacing w:before="7" w:line="415" w:lineRule="auto"/>
        <w:ind w:left="705" w:right="155" w:hanging="585"/>
        <w:rPr>
          <w:sz w:val="24"/>
          <w:szCs w:val="24"/>
        </w:rPr>
      </w:pPr>
      <w:r>
        <w:rPr>
          <w:sz w:val="24"/>
          <w:szCs w:val="24"/>
        </w:rPr>
        <w:t>Rubenstein,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H.,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Goodenough</w:t>
      </w:r>
      <w:proofErr w:type="spellEnd"/>
      <w:r>
        <w:rPr>
          <w:sz w:val="24"/>
          <w:szCs w:val="24"/>
        </w:rPr>
        <w:t>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J.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(1965).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Cont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xtual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correlates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syno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ymy.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Communications of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-6"/>
          <w:w w:val="92"/>
          <w:sz w:val="24"/>
          <w:szCs w:val="24"/>
        </w:rPr>
        <w:t>A</w:t>
      </w:r>
      <w:r>
        <w:rPr>
          <w:w w:val="92"/>
          <w:sz w:val="24"/>
          <w:szCs w:val="24"/>
        </w:rPr>
        <w:t>C</w:t>
      </w:r>
      <w:r>
        <w:rPr>
          <w:spacing w:val="9"/>
          <w:w w:val="92"/>
          <w:sz w:val="24"/>
          <w:szCs w:val="24"/>
        </w:rPr>
        <w:t>M</w:t>
      </w:r>
      <w:r>
        <w:rPr>
          <w:w w:val="92"/>
          <w:sz w:val="24"/>
          <w:szCs w:val="24"/>
        </w:rPr>
        <w:t>,</w:t>
      </w:r>
      <w:r>
        <w:rPr>
          <w:spacing w:val="10"/>
          <w:w w:val="92"/>
          <w:sz w:val="24"/>
          <w:szCs w:val="24"/>
        </w:rPr>
        <w:t xml:space="preserve"> </w:t>
      </w:r>
      <w:r>
        <w:rPr>
          <w:sz w:val="24"/>
          <w:szCs w:val="24"/>
        </w:rPr>
        <w:t>8(10),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627–633.</w:t>
      </w:r>
    </w:p>
    <w:p w14:paraId="05591835" w14:textId="77777777" w:rsidR="001204D4" w:rsidRDefault="00213659">
      <w:pPr>
        <w:spacing w:before="7"/>
        <w:ind w:left="120"/>
        <w:rPr>
          <w:sz w:val="24"/>
          <w:szCs w:val="24"/>
        </w:rPr>
      </w:pPr>
      <w:proofErr w:type="spellStart"/>
      <w:r>
        <w:rPr>
          <w:sz w:val="24"/>
          <w:szCs w:val="24"/>
        </w:rPr>
        <w:t>Sa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fran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J.,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Aslin</w:t>
      </w:r>
      <w:proofErr w:type="spellEnd"/>
      <w:r>
        <w:rPr>
          <w:sz w:val="24"/>
          <w:szCs w:val="24"/>
        </w:rPr>
        <w:t>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wport,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E.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(1996).</w:t>
      </w:r>
      <w:r>
        <w:rPr>
          <w:spacing w:val="1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Statistical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8-month-old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ants.</w:t>
      </w:r>
      <w:proofErr w:type="gramEnd"/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Science,</w:t>
      </w:r>
    </w:p>
    <w:p w14:paraId="46024EDE" w14:textId="77777777" w:rsidR="001204D4" w:rsidRDefault="001204D4">
      <w:pPr>
        <w:spacing w:before="2" w:line="200" w:lineRule="exact"/>
      </w:pPr>
    </w:p>
    <w:p w14:paraId="61987B87" w14:textId="77777777" w:rsidR="001204D4" w:rsidRDefault="00213659">
      <w:pPr>
        <w:ind w:left="705"/>
        <w:rPr>
          <w:sz w:val="24"/>
          <w:szCs w:val="24"/>
        </w:rPr>
      </w:pPr>
      <w:r>
        <w:rPr>
          <w:sz w:val="24"/>
          <w:szCs w:val="24"/>
        </w:rPr>
        <w:t>274(5294),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1926–1928.</w:t>
      </w:r>
    </w:p>
    <w:p w14:paraId="31C7E4ED" w14:textId="77777777" w:rsidR="001204D4" w:rsidRDefault="001204D4">
      <w:pPr>
        <w:spacing w:before="2" w:line="200" w:lineRule="exact"/>
      </w:pPr>
    </w:p>
    <w:p w14:paraId="5CA62DBD" w14:textId="77777777" w:rsidR="001204D4" w:rsidRDefault="00213659">
      <w:pPr>
        <w:spacing w:line="415" w:lineRule="auto"/>
        <w:ind w:left="705" w:right="419" w:hanging="585"/>
        <w:rPr>
          <w:sz w:val="24"/>
          <w:szCs w:val="24"/>
        </w:rPr>
      </w:pPr>
      <w:proofErr w:type="spellStart"/>
      <w:r>
        <w:rPr>
          <w:sz w:val="24"/>
          <w:szCs w:val="24"/>
        </w:rPr>
        <w:t>Sa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fran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J.,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wport,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E.,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Aslin</w:t>
      </w:r>
      <w:proofErr w:type="spellEnd"/>
      <w:r>
        <w:rPr>
          <w:sz w:val="24"/>
          <w:szCs w:val="24"/>
        </w:rPr>
        <w:t>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(1996).</w:t>
      </w:r>
      <w:r>
        <w:rPr>
          <w:spacing w:val="19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gmentation: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role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distri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utional cues.</w:t>
      </w:r>
      <w:r>
        <w:rPr>
          <w:spacing w:val="21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J</w:t>
      </w:r>
      <w:r>
        <w:rPr>
          <w:sz w:val="24"/>
          <w:szCs w:val="24"/>
        </w:rPr>
        <w:t>ournal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w w:val="96"/>
          <w:sz w:val="24"/>
          <w:szCs w:val="24"/>
        </w:rPr>
        <w:t>Memory</w:t>
      </w:r>
      <w:r>
        <w:rPr>
          <w:spacing w:val="2"/>
          <w:w w:val="9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Langu</w:t>
      </w:r>
      <w:r>
        <w:rPr>
          <w:spacing w:val="-2"/>
          <w:sz w:val="24"/>
          <w:szCs w:val="24"/>
        </w:rPr>
        <w:t>ag</w:t>
      </w:r>
      <w:r>
        <w:rPr>
          <w:sz w:val="24"/>
          <w:szCs w:val="24"/>
        </w:rPr>
        <w:t>e,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35(4),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606–621.</w:t>
      </w:r>
    </w:p>
    <w:p w14:paraId="6E359D19" w14:textId="77777777" w:rsidR="001204D4" w:rsidRDefault="00213659">
      <w:pPr>
        <w:spacing w:before="7" w:line="415" w:lineRule="auto"/>
        <w:ind w:left="705" w:right="79" w:hanging="585"/>
        <w:rPr>
          <w:sz w:val="24"/>
          <w:szCs w:val="24"/>
        </w:rPr>
      </w:pPr>
      <w:r>
        <w:rPr>
          <w:sz w:val="24"/>
          <w:szCs w:val="24"/>
        </w:rPr>
        <w:t>Salton,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G.,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McGill,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J.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(1983).</w:t>
      </w:r>
      <w:r>
        <w:rPr>
          <w:spacing w:val="16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Int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>oduction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Modern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Information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Retri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val.</w:t>
      </w:r>
      <w:proofErr w:type="gramEnd"/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McGr</w:t>
      </w:r>
      <w:r>
        <w:rPr>
          <w:spacing w:val="-4"/>
          <w:sz w:val="24"/>
          <w:szCs w:val="24"/>
        </w:rPr>
        <w:t>a</w:t>
      </w:r>
      <w:r>
        <w:rPr>
          <w:sz w:val="24"/>
          <w:szCs w:val="24"/>
        </w:rPr>
        <w:t>w-Hill, Inc.</w:t>
      </w:r>
    </w:p>
    <w:p w14:paraId="19D8C870" w14:textId="77777777" w:rsidR="001204D4" w:rsidRDefault="00213659">
      <w:pPr>
        <w:spacing w:before="7"/>
        <w:ind w:left="120"/>
        <w:rPr>
          <w:sz w:val="24"/>
          <w:szCs w:val="24"/>
        </w:rPr>
      </w:pPr>
      <w:proofErr w:type="spellStart"/>
      <w:r>
        <w:rPr>
          <w:sz w:val="24"/>
          <w:szCs w:val="24"/>
        </w:rPr>
        <w:t>Schütze</w:t>
      </w:r>
      <w:proofErr w:type="spellEnd"/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H.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(1992).</w:t>
      </w:r>
      <w:r>
        <w:rPr>
          <w:spacing w:val="1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Dimensions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meaning.</w:t>
      </w:r>
      <w:proofErr w:type="gramEnd"/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>oceedings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1992</w:t>
      </w:r>
      <w:r>
        <w:rPr>
          <w:spacing w:val="-5"/>
          <w:sz w:val="24"/>
          <w:szCs w:val="24"/>
        </w:rPr>
        <w:t xml:space="preserve"> </w:t>
      </w:r>
      <w:r>
        <w:rPr>
          <w:spacing w:val="-7"/>
          <w:w w:val="95"/>
          <w:sz w:val="24"/>
          <w:szCs w:val="24"/>
        </w:rPr>
        <w:t>A</w:t>
      </w:r>
      <w:r>
        <w:rPr>
          <w:w w:val="95"/>
          <w:sz w:val="24"/>
          <w:szCs w:val="24"/>
        </w:rPr>
        <w:t>CM/IEEE</w:t>
      </w:r>
      <w:r>
        <w:rPr>
          <w:spacing w:val="12"/>
          <w:w w:val="95"/>
          <w:sz w:val="24"/>
          <w:szCs w:val="24"/>
        </w:rPr>
        <w:t xml:space="preserve"> </w:t>
      </w:r>
      <w:r>
        <w:rPr>
          <w:sz w:val="24"/>
          <w:szCs w:val="24"/>
        </w:rPr>
        <w:t>confe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ence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</w:p>
    <w:p w14:paraId="2C8E2A02" w14:textId="77777777" w:rsidR="001204D4" w:rsidRDefault="001204D4">
      <w:pPr>
        <w:spacing w:before="2" w:line="200" w:lineRule="exact"/>
      </w:pPr>
    </w:p>
    <w:p w14:paraId="64EE66D7" w14:textId="77777777" w:rsidR="001204D4" w:rsidRDefault="00213659">
      <w:pPr>
        <w:ind w:left="705"/>
        <w:rPr>
          <w:sz w:val="24"/>
          <w:szCs w:val="24"/>
        </w:rPr>
        <w:sectPr w:rsidR="001204D4">
          <w:pgSz w:w="12240" w:h="15840"/>
          <w:pgMar w:top="960" w:right="1320" w:bottom="280" w:left="1320" w:header="736" w:footer="0" w:gutter="0"/>
          <w:cols w:space="720"/>
        </w:sectPr>
      </w:pPr>
      <w:r>
        <w:rPr>
          <w:w w:val="98"/>
          <w:sz w:val="24"/>
          <w:szCs w:val="24"/>
        </w:rPr>
        <w:t>Supe</w:t>
      </w:r>
      <w:r>
        <w:rPr>
          <w:spacing w:val="-9"/>
          <w:w w:val="98"/>
          <w:sz w:val="24"/>
          <w:szCs w:val="24"/>
        </w:rPr>
        <w:t>r</w:t>
      </w:r>
      <w:r>
        <w:rPr>
          <w:w w:val="98"/>
          <w:sz w:val="24"/>
          <w:szCs w:val="24"/>
        </w:rPr>
        <w:t>computing,</w:t>
      </w:r>
      <w:r>
        <w:rPr>
          <w:spacing w:val="7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787–796.</w:t>
      </w:r>
    </w:p>
    <w:p w14:paraId="28EC3753" w14:textId="77777777" w:rsidR="001204D4" w:rsidRDefault="001204D4">
      <w:pPr>
        <w:spacing w:before="5" w:line="120" w:lineRule="exact"/>
        <w:rPr>
          <w:sz w:val="12"/>
          <w:szCs w:val="12"/>
        </w:rPr>
      </w:pPr>
    </w:p>
    <w:p w14:paraId="0913303D" w14:textId="77777777" w:rsidR="001204D4" w:rsidRDefault="001204D4">
      <w:pPr>
        <w:spacing w:line="200" w:lineRule="exact"/>
      </w:pPr>
    </w:p>
    <w:p w14:paraId="402E59C5" w14:textId="77777777" w:rsidR="001204D4" w:rsidRDefault="001204D4">
      <w:pPr>
        <w:spacing w:line="200" w:lineRule="exact"/>
      </w:pPr>
    </w:p>
    <w:p w14:paraId="4D36AA97" w14:textId="77777777" w:rsidR="001204D4" w:rsidRDefault="00213659">
      <w:pPr>
        <w:spacing w:before="19" w:line="415" w:lineRule="auto"/>
        <w:ind w:left="685" w:right="913" w:hanging="585"/>
        <w:rPr>
          <w:sz w:val="24"/>
          <w:szCs w:val="24"/>
        </w:rPr>
      </w:pPr>
      <w:r>
        <w:rPr>
          <w:sz w:val="24"/>
          <w:szCs w:val="24"/>
        </w:rPr>
        <w:t>Shepard,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R.,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Coope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(1992).</w:t>
      </w:r>
      <w:r>
        <w:rPr>
          <w:spacing w:val="1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Representation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colors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blind,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colo</w:t>
      </w:r>
      <w:r>
        <w:rPr>
          <w:spacing w:val="-5"/>
          <w:sz w:val="24"/>
          <w:szCs w:val="24"/>
        </w:rPr>
        <w:t>r</w:t>
      </w:r>
      <w:r>
        <w:rPr>
          <w:sz w:val="24"/>
          <w:szCs w:val="24"/>
        </w:rPr>
        <w:t>-blind,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and normally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sighted.</w:t>
      </w:r>
      <w:proofErr w:type="gramEnd"/>
      <w:r>
        <w:rPr>
          <w:spacing w:val="18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Psy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hol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gical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Science,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3(2),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97.</w:t>
      </w:r>
      <w:proofErr w:type="gramEnd"/>
    </w:p>
    <w:p w14:paraId="453B3C65" w14:textId="77777777" w:rsidR="001204D4" w:rsidRDefault="00213659">
      <w:pPr>
        <w:spacing w:before="7" w:line="415" w:lineRule="auto"/>
        <w:ind w:left="685" w:right="499" w:hanging="585"/>
        <w:rPr>
          <w:sz w:val="24"/>
          <w:szCs w:val="24"/>
        </w:rPr>
      </w:pPr>
      <w:r>
        <w:rPr>
          <w:sz w:val="24"/>
          <w:szCs w:val="24"/>
        </w:rPr>
        <w:t>Smith,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K.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(1966).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Grammatical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intrusions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recall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structured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letter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pairs: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Mediated transfer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position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learning?</w:t>
      </w:r>
      <w:r>
        <w:rPr>
          <w:spacing w:val="31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J</w:t>
      </w:r>
      <w:r>
        <w:rPr>
          <w:sz w:val="24"/>
          <w:szCs w:val="24"/>
        </w:rPr>
        <w:t>ournal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Experimental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Psy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hol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gy,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72(4),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580–588.</w:t>
      </w:r>
    </w:p>
    <w:p w14:paraId="0C88CADB" w14:textId="77777777" w:rsidR="001204D4" w:rsidRDefault="00213659">
      <w:pPr>
        <w:spacing w:before="7" w:line="415" w:lineRule="auto"/>
        <w:ind w:left="685" w:right="1289" w:hanging="585"/>
        <w:rPr>
          <w:sz w:val="24"/>
          <w:szCs w:val="24"/>
        </w:rPr>
      </w:pPr>
      <w:r>
        <w:rPr>
          <w:sz w:val="24"/>
          <w:szCs w:val="24"/>
        </w:rPr>
        <w:t>Smith,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>Y</w:t>
      </w:r>
      <w:r>
        <w:rPr>
          <w:sz w:val="24"/>
          <w:szCs w:val="24"/>
        </w:rPr>
        <w:t>u,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(2008,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March).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ants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rapidly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learn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ord-referent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mappings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via cross-situational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statistics.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gnition,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10</w:t>
      </w:r>
      <w:r>
        <w:rPr>
          <w:spacing w:val="5"/>
          <w:sz w:val="24"/>
          <w:szCs w:val="24"/>
        </w:rPr>
        <w:t>6</w:t>
      </w:r>
      <w:r>
        <w:rPr>
          <w:sz w:val="24"/>
          <w:szCs w:val="24"/>
        </w:rPr>
        <w:t>(3),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1558–1568.</w:t>
      </w:r>
    </w:p>
    <w:p w14:paraId="76DAF711" w14:textId="77777777" w:rsidR="001204D4" w:rsidRDefault="00213659">
      <w:pPr>
        <w:spacing w:before="7" w:line="415" w:lineRule="auto"/>
        <w:ind w:left="685" w:right="77" w:hanging="585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Ste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flre</w:t>
      </w:r>
      <w:proofErr w:type="spellEnd"/>
      <w:r>
        <w:rPr>
          <w:sz w:val="24"/>
          <w:szCs w:val="24"/>
        </w:rPr>
        <w:t>,</w:t>
      </w:r>
      <w:r>
        <w:rPr>
          <w:spacing w:val="-20"/>
          <w:sz w:val="24"/>
          <w:szCs w:val="24"/>
        </w:rPr>
        <w:t xml:space="preserve"> </w:t>
      </w:r>
      <w:r>
        <w:rPr>
          <w:spacing w:val="-31"/>
          <w:sz w:val="24"/>
          <w:szCs w:val="24"/>
        </w:rPr>
        <w:t>V</w:t>
      </w:r>
      <w:r>
        <w:rPr>
          <w:sz w:val="24"/>
          <w:szCs w:val="24"/>
        </w:rPr>
        <w:t>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Reich,</w:t>
      </w:r>
      <w:r>
        <w:rPr>
          <w:spacing w:val="-6"/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>P</w:t>
      </w:r>
      <w:r>
        <w:rPr>
          <w:sz w:val="24"/>
          <w:szCs w:val="24"/>
        </w:rPr>
        <w:t>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(1971).</w:t>
      </w:r>
      <w:proofErr w:type="gramEnd"/>
      <w:r>
        <w:rPr>
          <w:spacing w:val="1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Some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eliciting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computational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procedures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descript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 semantics.</w:t>
      </w:r>
      <w:proofErr w:type="gramEnd"/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>P</w:t>
      </w:r>
      <w:r>
        <w:rPr>
          <w:sz w:val="24"/>
          <w:szCs w:val="24"/>
        </w:rPr>
        <w:t>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Kay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(Ed.),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Explo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ations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mathematical anth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>opol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</w:t>
      </w:r>
      <w:r>
        <w:rPr>
          <w:spacing w:val="-13"/>
          <w:sz w:val="24"/>
          <w:szCs w:val="24"/>
        </w:rPr>
        <w:t>y</w:t>
      </w:r>
      <w:r>
        <w:rPr>
          <w:sz w:val="24"/>
          <w:szCs w:val="24"/>
        </w:rPr>
        <w:t>.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Cambridge,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Mass.: MIT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Press.</w:t>
      </w:r>
    </w:p>
    <w:p w14:paraId="49453A44" w14:textId="77777777" w:rsidR="001204D4" w:rsidRDefault="00213659">
      <w:pPr>
        <w:spacing w:before="7" w:line="415" w:lineRule="auto"/>
        <w:ind w:left="685" w:right="338" w:hanging="585"/>
        <w:rPr>
          <w:sz w:val="24"/>
          <w:szCs w:val="24"/>
        </w:rPr>
      </w:pPr>
      <w:proofErr w:type="spellStart"/>
      <w:r>
        <w:rPr>
          <w:sz w:val="24"/>
          <w:szCs w:val="24"/>
        </w:rPr>
        <w:t>Szala</w:t>
      </w:r>
      <w:r>
        <w:rPr>
          <w:spacing w:val="-16"/>
          <w:sz w:val="24"/>
          <w:szCs w:val="24"/>
        </w:rPr>
        <w:t>y</w:t>
      </w:r>
      <w:proofErr w:type="spellEnd"/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Bryson,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J.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(1974).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Psychological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meaning: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Comparat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analyses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theoretical implications.</w:t>
      </w:r>
      <w:r>
        <w:rPr>
          <w:spacing w:val="14"/>
          <w:sz w:val="24"/>
          <w:szCs w:val="24"/>
        </w:rPr>
        <w:t xml:space="preserve"> </w:t>
      </w:r>
      <w:proofErr w:type="gramStart"/>
      <w:r>
        <w:rPr>
          <w:spacing w:val="-6"/>
          <w:sz w:val="24"/>
          <w:szCs w:val="24"/>
        </w:rPr>
        <w:t>J</w:t>
      </w:r>
      <w:r>
        <w:rPr>
          <w:sz w:val="24"/>
          <w:szCs w:val="24"/>
        </w:rPr>
        <w:t>ournal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P</w:t>
      </w:r>
      <w:r>
        <w:rPr>
          <w:sz w:val="24"/>
          <w:szCs w:val="24"/>
        </w:rPr>
        <w:t>e</w:t>
      </w:r>
      <w:r>
        <w:rPr>
          <w:spacing w:val="-2"/>
          <w:sz w:val="24"/>
          <w:szCs w:val="24"/>
        </w:rPr>
        <w:t>r</w:t>
      </w:r>
      <w:r>
        <w:rPr>
          <w:sz w:val="24"/>
          <w:szCs w:val="24"/>
        </w:rPr>
        <w:t>sonality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Social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Psy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hol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gy.</w:t>
      </w:r>
      <w:proofErr w:type="gramEnd"/>
    </w:p>
    <w:p w14:paraId="7FD91C8A" w14:textId="77777777" w:rsidR="001204D4" w:rsidRDefault="00213659">
      <w:pPr>
        <w:spacing w:before="7" w:line="415" w:lineRule="auto"/>
        <w:ind w:left="685" w:right="192" w:hanging="585"/>
        <w:rPr>
          <w:sz w:val="24"/>
          <w:szCs w:val="24"/>
        </w:rPr>
      </w:pPr>
      <w:proofErr w:type="spellStart"/>
      <w:r>
        <w:rPr>
          <w:spacing w:val="-8"/>
          <w:sz w:val="24"/>
          <w:szCs w:val="24"/>
        </w:rPr>
        <w:t>T</w:t>
      </w:r>
      <w:r>
        <w:rPr>
          <w:sz w:val="24"/>
          <w:szCs w:val="24"/>
        </w:rPr>
        <w:t>reiman</w:t>
      </w:r>
      <w:proofErr w:type="spellEnd"/>
      <w:r>
        <w:rPr>
          <w:sz w:val="24"/>
          <w:szCs w:val="24"/>
        </w:rPr>
        <w:t>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Danis</w:t>
      </w:r>
      <w:proofErr w:type="spellEnd"/>
      <w:r>
        <w:rPr>
          <w:sz w:val="24"/>
          <w:szCs w:val="24"/>
        </w:rPr>
        <w:t>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(1988).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Short-term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memory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errors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spo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syllables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fected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by 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linguistic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structure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syllables.</w:t>
      </w:r>
      <w:r>
        <w:rPr>
          <w:spacing w:val="17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J</w:t>
      </w:r>
      <w:r>
        <w:rPr>
          <w:sz w:val="24"/>
          <w:szCs w:val="24"/>
        </w:rPr>
        <w:t>ournal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Experimental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Psy</w:t>
      </w:r>
      <w:r>
        <w:rPr>
          <w:spacing w:val="-4"/>
          <w:sz w:val="24"/>
          <w:szCs w:val="24"/>
        </w:rPr>
        <w:t>c</w:t>
      </w:r>
      <w:r>
        <w:rPr>
          <w:sz w:val="24"/>
          <w:szCs w:val="24"/>
        </w:rPr>
        <w:t>hol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gy:</w:t>
      </w:r>
      <w:r>
        <w:rPr>
          <w:spacing w:val="2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Learnin</w:t>
      </w:r>
      <w:r>
        <w:rPr>
          <w:spacing w:val="-2"/>
          <w:w w:val="101"/>
          <w:sz w:val="24"/>
          <w:szCs w:val="24"/>
        </w:rPr>
        <w:t>g</w:t>
      </w:r>
      <w:r>
        <w:rPr>
          <w:w w:val="99"/>
          <w:sz w:val="24"/>
          <w:szCs w:val="24"/>
        </w:rPr>
        <w:t xml:space="preserve">, </w:t>
      </w:r>
      <w:r>
        <w:rPr>
          <w:w w:val="96"/>
          <w:sz w:val="24"/>
          <w:szCs w:val="24"/>
        </w:rPr>
        <w:t>Memor</w:t>
      </w:r>
      <w:r>
        <w:rPr>
          <w:spacing w:val="-12"/>
          <w:w w:val="96"/>
          <w:sz w:val="24"/>
          <w:szCs w:val="24"/>
        </w:rPr>
        <w:t>y</w:t>
      </w:r>
      <w:r>
        <w:rPr>
          <w:w w:val="96"/>
          <w:sz w:val="24"/>
          <w:szCs w:val="24"/>
        </w:rPr>
        <w:t>,</w:t>
      </w:r>
      <w:r>
        <w:rPr>
          <w:spacing w:val="4"/>
          <w:w w:val="9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gnition,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14(1),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145–152.</w:t>
      </w:r>
    </w:p>
    <w:p w14:paraId="4728D22B" w14:textId="77777777" w:rsidR="001204D4" w:rsidRDefault="00213659">
      <w:pPr>
        <w:spacing w:before="7" w:line="415" w:lineRule="auto"/>
        <w:ind w:left="685" w:right="838" w:hanging="585"/>
        <w:rPr>
          <w:sz w:val="24"/>
          <w:szCs w:val="24"/>
        </w:rPr>
      </w:pPr>
      <w:proofErr w:type="gramStart"/>
      <w:r>
        <w:rPr>
          <w:spacing w:val="-10"/>
          <w:sz w:val="24"/>
          <w:szCs w:val="24"/>
        </w:rPr>
        <w:t>W</w:t>
      </w:r>
      <w:r>
        <w:rPr>
          <w:sz w:val="24"/>
          <w:szCs w:val="24"/>
        </w:rPr>
        <w:t>ittgenstein,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L.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(1953/1997).</w:t>
      </w:r>
      <w:proofErr w:type="gramEnd"/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Philosophical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0"/>
          <w:sz w:val="24"/>
          <w:szCs w:val="24"/>
        </w:rPr>
        <w:t>n</w:t>
      </w:r>
      <w:r>
        <w:rPr>
          <w:sz w:val="24"/>
          <w:szCs w:val="24"/>
        </w:rPr>
        <w:t>vestigations.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Oxford,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UK;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Malden,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Mass.: Blackwell.</w:t>
      </w:r>
    </w:p>
    <w:p w14:paraId="0413952A" w14:textId="77777777" w:rsidR="001204D4" w:rsidRDefault="00213659">
      <w:pPr>
        <w:spacing w:before="7" w:line="415" w:lineRule="auto"/>
        <w:ind w:left="685" w:right="492" w:hanging="585"/>
        <w:rPr>
          <w:sz w:val="24"/>
          <w:szCs w:val="24"/>
        </w:rPr>
        <w:sectPr w:rsidR="001204D4">
          <w:pgSz w:w="12240" w:h="15840"/>
          <w:pgMar w:top="960" w:right="1340" w:bottom="280" w:left="1340" w:header="736" w:footer="0" w:gutter="0"/>
          <w:cols w:space="720"/>
        </w:sectPr>
      </w:pPr>
      <w:r>
        <w:rPr>
          <w:spacing w:val="-27"/>
          <w:sz w:val="24"/>
          <w:szCs w:val="24"/>
        </w:rPr>
        <w:t>Y</w:t>
      </w:r>
      <w:r>
        <w:rPr>
          <w:sz w:val="24"/>
          <w:szCs w:val="24"/>
        </w:rPr>
        <w:t>u,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C.,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Ballard,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H.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(2007,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August).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unified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early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learning: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grating statistical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social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cues.</w:t>
      </w:r>
      <w:r>
        <w:rPr>
          <w:spacing w:val="21"/>
          <w:sz w:val="24"/>
          <w:szCs w:val="24"/>
        </w:rPr>
        <w:t xml:space="preserve"> </w:t>
      </w:r>
      <w:proofErr w:type="spellStart"/>
      <w:r>
        <w:rPr>
          <w:w w:val="98"/>
          <w:sz w:val="24"/>
          <w:szCs w:val="24"/>
        </w:rPr>
        <w:t>Neu</w:t>
      </w:r>
      <w:r>
        <w:rPr>
          <w:spacing w:val="-11"/>
          <w:w w:val="98"/>
          <w:sz w:val="24"/>
          <w:szCs w:val="24"/>
        </w:rPr>
        <w:t>r</w:t>
      </w:r>
      <w:r>
        <w:rPr>
          <w:w w:val="98"/>
          <w:sz w:val="24"/>
          <w:szCs w:val="24"/>
        </w:rPr>
        <w:t>ocomputing</w:t>
      </w:r>
      <w:proofErr w:type="spellEnd"/>
      <w:r>
        <w:rPr>
          <w:w w:val="98"/>
          <w:sz w:val="24"/>
          <w:szCs w:val="24"/>
        </w:rPr>
        <w:t>,</w:t>
      </w:r>
      <w:r>
        <w:rPr>
          <w:spacing w:val="6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70(13-15),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2149–2165.</w:t>
      </w:r>
    </w:p>
    <w:p w14:paraId="7E4E220E" w14:textId="77777777" w:rsidR="001204D4" w:rsidRDefault="001204D4">
      <w:pPr>
        <w:spacing w:before="5" w:line="120" w:lineRule="exact"/>
        <w:rPr>
          <w:sz w:val="12"/>
          <w:szCs w:val="12"/>
        </w:rPr>
      </w:pPr>
    </w:p>
    <w:p w14:paraId="167D5CF6" w14:textId="77777777" w:rsidR="001204D4" w:rsidRDefault="001204D4">
      <w:pPr>
        <w:spacing w:line="200" w:lineRule="exact"/>
      </w:pPr>
    </w:p>
    <w:p w14:paraId="6264162B" w14:textId="77777777" w:rsidR="001204D4" w:rsidRDefault="001204D4">
      <w:pPr>
        <w:spacing w:line="200" w:lineRule="exact"/>
      </w:pPr>
    </w:p>
    <w:p w14:paraId="34B3506E" w14:textId="77777777" w:rsidR="001204D4" w:rsidRDefault="00213659">
      <w:pPr>
        <w:spacing w:before="19"/>
        <w:ind w:left="4154" w:right="4154"/>
        <w:jc w:val="center"/>
        <w:rPr>
          <w:sz w:val="24"/>
          <w:szCs w:val="24"/>
        </w:rPr>
      </w:pPr>
      <w:r>
        <w:rPr>
          <w:sz w:val="24"/>
          <w:szCs w:val="24"/>
        </w:rPr>
        <w:t>Appendix</w:t>
      </w:r>
      <w:r>
        <w:rPr>
          <w:spacing w:val="-9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A</w:t>
      </w:r>
    </w:p>
    <w:p w14:paraId="5E215983" w14:textId="77777777" w:rsidR="001204D4" w:rsidRDefault="001204D4">
      <w:pPr>
        <w:spacing w:before="2" w:line="200" w:lineRule="exact"/>
      </w:pPr>
    </w:p>
    <w:p w14:paraId="4073D05B" w14:textId="77777777" w:rsidR="001204D4" w:rsidRDefault="00213659">
      <w:pPr>
        <w:ind w:left="3053" w:right="3053"/>
        <w:jc w:val="center"/>
        <w:rPr>
          <w:sz w:val="24"/>
          <w:szCs w:val="24"/>
        </w:rPr>
      </w:pPr>
      <w:r>
        <w:rPr>
          <w:sz w:val="24"/>
          <w:szCs w:val="24"/>
        </w:rPr>
        <w:t>Old</w:t>
      </w:r>
      <w:r>
        <w:rPr>
          <w:spacing w:val="-4"/>
          <w:sz w:val="24"/>
          <w:szCs w:val="24"/>
        </w:rPr>
        <w:t xml:space="preserve"> v</w:t>
      </w:r>
      <w:r>
        <w:rPr>
          <w:sz w:val="24"/>
          <w:szCs w:val="24"/>
        </w:rPr>
        <w:t>ersus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stimuli</w:t>
      </w:r>
      <w:r>
        <w:rPr>
          <w:spacing w:val="-7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comparison</w:t>
      </w:r>
    </w:p>
    <w:p w14:paraId="360CFDC3" w14:textId="77777777" w:rsidR="001204D4" w:rsidRDefault="00213659">
      <w:pPr>
        <w:spacing w:before="44" w:line="460" w:lineRule="exact"/>
        <w:ind w:left="100" w:right="431"/>
        <w:jc w:val="both"/>
        <w:rPr>
          <w:sz w:val="24"/>
          <w:szCs w:val="24"/>
        </w:rPr>
      </w:pP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performed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partial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replication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stimuli.</w:t>
      </w:r>
      <w:r>
        <w:rPr>
          <w:spacing w:val="7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collected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 four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sixteen</w:t>
      </w:r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xperimental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conditions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mirror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those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found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old stimuli:</w:t>
      </w:r>
    </w:p>
    <w:p w14:paraId="2B6FFF5A" w14:textId="77777777" w:rsidR="001204D4" w:rsidRDefault="001204D4">
      <w:pPr>
        <w:spacing w:before="5" w:line="180" w:lineRule="exact"/>
        <w:rPr>
          <w:sz w:val="18"/>
          <w:szCs w:val="18"/>
        </w:rPr>
      </w:pPr>
    </w:p>
    <w:p w14:paraId="02A3ED8D" w14:textId="77777777" w:rsidR="001204D4" w:rsidRDefault="001204D4">
      <w:pPr>
        <w:spacing w:line="200" w:lineRule="exact"/>
        <w:sectPr w:rsidR="001204D4">
          <w:pgSz w:w="12240" w:h="15840"/>
          <w:pgMar w:top="960" w:right="1340" w:bottom="280" w:left="1340" w:header="736" w:footer="0" w:gutter="0"/>
          <w:cols w:space="720"/>
        </w:sectPr>
      </w:pPr>
    </w:p>
    <w:p w14:paraId="65DCE322" w14:textId="77777777" w:rsidR="001204D4" w:rsidRDefault="001204D4">
      <w:pPr>
        <w:spacing w:before="7" w:line="260" w:lineRule="exact"/>
        <w:rPr>
          <w:sz w:val="26"/>
          <w:szCs w:val="26"/>
        </w:rPr>
      </w:pPr>
    </w:p>
    <w:p w14:paraId="66026FEF" w14:textId="77777777" w:rsidR="001204D4" w:rsidRDefault="00213659">
      <w:pPr>
        <w:spacing w:line="160" w:lineRule="exact"/>
        <w:jc w:val="right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101"/>
          <w:position w:val="-1"/>
          <w:sz w:val="15"/>
          <w:szCs w:val="15"/>
        </w:rPr>
        <w:t>2.0</w:t>
      </w:r>
    </w:p>
    <w:p w14:paraId="068D19D7" w14:textId="77777777" w:rsidR="001204D4" w:rsidRDefault="00213659">
      <w:pPr>
        <w:spacing w:before="42"/>
        <w:rPr>
          <w:rFonts w:ascii="Arial" w:eastAsia="Arial" w:hAnsi="Arial" w:cs="Arial"/>
          <w:sz w:val="15"/>
          <w:szCs w:val="15"/>
        </w:rPr>
        <w:sectPr w:rsidR="001204D4">
          <w:type w:val="continuous"/>
          <w:pgSz w:w="12240" w:h="15840"/>
          <w:pgMar w:top="960" w:right="1340" w:bottom="280" w:left="1340" w:header="720" w:footer="720" w:gutter="0"/>
          <w:cols w:num="2" w:space="720" w:equalWidth="0">
            <w:col w:w="2153" w:space="798"/>
            <w:col w:w="6609"/>
          </w:cols>
        </w:sectPr>
      </w:pPr>
      <w:r>
        <w:br w:type="column"/>
      </w:r>
      <w:r>
        <w:rPr>
          <w:rFonts w:ascii="Arial" w:eastAsia="Arial" w:hAnsi="Arial" w:cs="Arial"/>
          <w:sz w:val="15"/>
          <w:szCs w:val="15"/>
        </w:rPr>
        <w:lastRenderedPageBreak/>
        <w:t>N</w:t>
      </w:r>
      <w:r>
        <w:rPr>
          <w:rFonts w:ascii="Arial" w:eastAsia="Arial" w:hAnsi="Arial" w:cs="Arial"/>
          <w:spacing w:val="-3"/>
          <w:sz w:val="15"/>
          <w:szCs w:val="15"/>
        </w:rPr>
        <w:t>e</w:t>
      </w:r>
      <w:r>
        <w:rPr>
          <w:rFonts w:ascii="Arial" w:eastAsia="Arial" w:hAnsi="Arial" w:cs="Arial"/>
          <w:sz w:val="15"/>
          <w:szCs w:val="15"/>
        </w:rPr>
        <w:t>w</w:t>
      </w:r>
      <w:r>
        <w:rPr>
          <w:rFonts w:ascii="Arial" w:eastAsia="Arial" w:hAnsi="Arial" w:cs="Arial"/>
          <w:spacing w:val="4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sti</w:t>
      </w:r>
      <w:r>
        <w:rPr>
          <w:rFonts w:ascii="Arial" w:eastAsia="Arial" w:hAnsi="Arial" w:cs="Arial"/>
          <w:spacing w:val="-2"/>
          <w:sz w:val="15"/>
          <w:szCs w:val="15"/>
        </w:rPr>
        <w:t>m</w:t>
      </w:r>
      <w:r>
        <w:rPr>
          <w:rFonts w:ascii="Arial" w:eastAsia="Arial" w:hAnsi="Arial" w:cs="Arial"/>
          <w:sz w:val="15"/>
          <w:szCs w:val="15"/>
        </w:rPr>
        <w:t xml:space="preserve">uli                                  </w:t>
      </w:r>
      <w:r>
        <w:rPr>
          <w:rFonts w:ascii="Arial" w:eastAsia="Arial" w:hAnsi="Arial" w:cs="Arial"/>
          <w:spacing w:val="19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Old</w:t>
      </w:r>
      <w:r>
        <w:rPr>
          <w:rFonts w:ascii="Arial" w:eastAsia="Arial" w:hAnsi="Arial" w:cs="Arial"/>
          <w:spacing w:val="3"/>
          <w:sz w:val="15"/>
          <w:szCs w:val="15"/>
        </w:rPr>
        <w:t xml:space="preserve"> </w:t>
      </w:r>
      <w:r>
        <w:rPr>
          <w:rFonts w:ascii="Arial" w:eastAsia="Arial" w:hAnsi="Arial" w:cs="Arial"/>
          <w:w w:val="101"/>
          <w:sz w:val="15"/>
          <w:szCs w:val="15"/>
        </w:rPr>
        <w:t>sti</w:t>
      </w:r>
      <w:r>
        <w:rPr>
          <w:rFonts w:ascii="Arial" w:eastAsia="Arial" w:hAnsi="Arial" w:cs="Arial"/>
          <w:spacing w:val="-2"/>
          <w:w w:val="101"/>
          <w:sz w:val="15"/>
          <w:szCs w:val="15"/>
        </w:rPr>
        <w:t>m</w:t>
      </w:r>
      <w:r>
        <w:rPr>
          <w:rFonts w:ascii="Arial" w:eastAsia="Arial" w:hAnsi="Arial" w:cs="Arial"/>
          <w:w w:val="101"/>
          <w:sz w:val="15"/>
          <w:szCs w:val="15"/>
        </w:rPr>
        <w:t>uli</w:t>
      </w:r>
    </w:p>
    <w:p w14:paraId="6E2503CD" w14:textId="77777777" w:rsidR="001204D4" w:rsidRDefault="001204D4">
      <w:pPr>
        <w:spacing w:before="2" w:line="160" w:lineRule="exact"/>
        <w:rPr>
          <w:sz w:val="17"/>
          <w:szCs w:val="17"/>
        </w:rPr>
        <w:sectPr w:rsidR="001204D4">
          <w:type w:val="continuous"/>
          <w:pgSz w:w="12240" w:h="15840"/>
          <w:pgMar w:top="960" w:right="1340" w:bottom="280" w:left="1340" w:header="720" w:footer="720" w:gutter="0"/>
          <w:cols w:space="720"/>
        </w:sectPr>
      </w:pPr>
    </w:p>
    <w:p w14:paraId="1D0FC03E" w14:textId="77777777" w:rsidR="001204D4" w:rsidRDefault="00213659">
      <w:pPr>
        <w:spacing w:before="73"/>
        <w:ind w:left="1910" w:right="1058"/>
        <w:jc w:val="center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101"/>
          <w:sz w:val="15"/>
          <w:szCs w:val="15"/>
        </w:rPr>
        <w:lastRenderedPageBreak/>
        <w:t>1.5</w:t>
      </w:r>
    </w:p>
    <w:p w14:paraId="004ECC3D" w14:textId="77777777" w:rsidR="001204D4" w:rsidRDefault="00213659">
      <w:pPr>
        <w:spacing w:line="200" w:lineRule="exact"/>
        <w:jc w:val="right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w w:val="101"/>
          <w:sz w:val="21"/>
          <w:szCs w:val="21"/>
        </w:rPr>
        <w:t>3</w:t>
      </w:r>
    </w:p>
    <w:p w14:paraId="69FDFF19" w14:textId="77777777" w:rsidR="001204D4" w:rsidRDefault="00213659">
      <w:pPr>
        <w:spacing w:before="37"/>
        <w:rPr>
          <w:rFonts w:ascii="Arial" w:eastAsia="Arial" w:hAnsi="Arial" w:cs="Arial"/>
          <w:sz w:val="15"/>
          <w:szCs w:val="15"/>
        </w:rPr>
        <w:sectPr w:rsidR="001204D4">
          <w:type w:val="continuous"/>
          <w:pgSz w:w="12240" w:h="15840"/>
          <w:pgMar w:top="960" w:right="1340" w:bottom="280" w:left="1340" w:header="720" w:footer="720" w:gutter="0"/>
          <w:cols w:num="2" w:space="720" w:equalWidth="0">
            <w:col w:w="3242" w:space="2089"/>
            <w:col w:w="4229"/>
          </w:cols>
        </w:sectPr>
      </w:pPr>
      <w:r>
        <w:br w:type="column"/>
      </w:r>
      <w:r>
        <w:rPr>
          <w:rFonts w:ascii="Arial" w:eastAsia="Arial" w:hAnsi="Arial" w:cs="Arial"/>
          <w:position w:val="-7"/>
          <w:sz w:val="21"/>
          <w:szCs w:val="21"/>
        </w:rPr>
        <w:lastRenderedPageBreak/>
        <w:t xml:space="preserve">3               </w:t>
      </w:r>
      <w:r>
        <w:rPr>
          <w:rFonts w:ascii="Arial" w:eastAsia="Arial" w:hAnsi="Arial" w:cs="Arial"/>
          <w:spacing w:val="30"/>
          <w:position w:val="-7"/>
          <w:sz w:val="21"/>
          <w:szCs w:val="21"/>
        </w:rPr>
        <w:t xml:space="preserve"> </w:t>
      </w:r>
      <w:r>
        <w:rPr>
          <w:rFonts w:ascii="Arial" w:eastAsia="Arial" w:hAnsi="Arial" w:cs="Arial"/>
          <w:position w:val="3"/>
          <w:sz w:val="21"/>
          <w:szCs w:val="21"/>
        </w:rPr>
        <w:t xml:space="preserve">3    </w:t>
      </w:r>
      <w:r>
        <w:rPr>
          <w:rFonts w:ascii="Arial" w:eastAsia="Arial" w:hAnsi="Arial" w:cs="Arial"/>
          <w:spacing w:val="1"/>
          <w:position w:val="3"/>
          <w:sz w:val="21"/>
          <w:szCs w:val="21"/>
        </w:rPr>
        <w:t xml:space="preserve"> </w:t>
      </w:r>
      <w:r>
        <w:rPr>
          <w:rFonts w:ascii="Arial" w:eastAsia="Arial" w:hAnsi="Arial" w:cs="Arial"/>
          <w:b/>
          <w:spacing w:val="-38"/>
          <w:sz w:val="15"/>
          <w:szCs w:val="15"/>
        </w:rPr>
        <w:t xml:space="preserve"> </w:t>
      </w:r>
      <w:r>
        <w:rPr>
          <w:rFonts w:ascii="Arial" w:eastAsia="Arial" w:hAnsi="Arial" w:cs="Arial"/>
          <w:b/>
          <w:w w:val="101"/>
          <w:sz w:val="15"/>
          <w:szCs w:val="15"/>
          <w:u w:val="dash" w:color="F8766C"/>
        </w:rPr>
        <w:t>Co</w:t>
      </w:r>
      <w:r>
        <w:rPr>
          <w:rFonts w:ascii="Arial" w:eastAsia="Arial" w:hAnsi="Arial" w:cs="Arial"/>
          <w:b/>
          <w:w w:val="101"/>
          <w:sz w:val="15"/>
          <w:szCs w:val="15"/>
        </w:rPr>
        <w:t>herence</w:t>
      </w:r>
    </w:p>
    <w:p w14:paraId="5030521A" w14:textId="77777777" w:rsidR="001204D4" w:rsidRDefault="00213659">
      <w:pPr>
        <w:spacing w:before="23"/>
        <w:ind w:left="1910" w:right="1058"/>
        <w:jc w:val="center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101"/>
          <w:sz w:val="15"/>
          <w:szCs w:val="15"/>
        </w:rPr>
        <w:lastRenderedPageBreak/>
        <w:t>1.0</w:t>
      </w:r>
    </w:p>
    <w:p w14:paraId="68CA8683" w14:textId="77777777" w:rsidR="001204D4" w:rsidRDefault="001204D4">
      <w:pPr>
        <w:spacing w:before="6" w:line="160" w:lineRule="exact"/>
        <w:rPr>
          <w:sz w:val="17"/>
          <w:szCs w:val="17"/>
        </w:rPr>
      </w:pPr>
    </w:p>
    <w:p w14:paraId="3C972BFA" w14:textId="77777777" w:rsidR="001204D4" w:rsidRDefault="00887739">
      <w:pPr>
        <w:ind w:left="1942"/>
        <w:rPr>
          <w:rFonts w:ascii="Arial" w:eastAsia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481" behindDoc="1" locked="0" layoutInCell="1" allowOverlap="1" wp14:anchorId="3806193B" wp14:editId="5D02B69C">
                <wp:simplePos x="0" y="0"/>
                <wp:positionH relativeFrom="page">
                  <wp:posOffset>1886585</wp:posOffset>
                </wp:positionH>
                <wp:positionV relativeFrom="paragraph">
                  <wp:posOffset>-266700</wp:posOffset>
                </wp:positionV>
                <wp:extent cx="140970" cy="445770"/>
                <wp:effectExtent l="0" t="0" r="4445" b="0"/>
                <wp:wrapNone/>
                <wp:docPr id="793" name="Text Box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" cy="445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3FC591" w14:textId="77777777" w:rsidR="003C0DF2" w:rsidRDefault="003C0DF2">
                            <w:pPr>
                              <w:spacing w:line="200" w:lineRule="exact"/>
                              <w:ind w:left="20" w:right="-27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1"/>
                                <w:sz w:val="18"/>
                                <w:szCs w:val="18"/>
                              </w:rPr>
                              <w:t>Memo</w:t>
                            </w:r>
                            <w:r>
                              <w:rPr>
                                <w:rFonts w:ascii="Arial" w:eastAsia="Arial" w:hAnsi="Arial" w:cs="Arial"/>
                                <w:spacing w:val="5"/>
                                <w:w w:val="101"/>
                                <w:sz w:val="18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rFonts w:ascii="Arial" w:eastAsia="Arial" w:hAnsi="Arial" w:cs="Arial"/>
                                <w:w w:val="101"/>
                                <w:sz w:val="18"/>
                                <w:szCs w:val="18"/>
                              </w:rPr>
                              <w:t>y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9" o:spid="_x0000_s1034" type="#_x0000_t202" style="position:absolute;left:0;text-align:left;margin-left:148.55pt;margin-top:-20.95pt;width:11.1pt;height:35.1pt;z-index:-29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" filled="f" stroked="f">
                <v:textbox style="layout-flow:vertical;mso-layout-flow-alt:bottom-to-top" inset="0,0,0,0">
                  <w:txbxContent>
                    <w:p w14:paraId="6E3FC591" w14:textId="77777777" w:rsidR="003C0DF2" w:rsidRDefault="003C0DF2">
                      <w:pPr>
                        <w:spacing w:line="200" w:lineRule="exact"/>
                        <w:ind w:left="20" w:right="-27"/>
                        <w:rPr>
                          <w:rFonts w:ascii="Arial" w:eastAsia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eastAsia="Arial" w:hAnsi="Arial" w:cs="Arial"/>
                          <w:w w:val="101"/>
                          <w:sz w:val="18"/>
                          <w:szCs w:val="18"/>
                        </w:rPr>
                        <w:t>Memo</w:t>
                      </w:r>
                      <w:r>
                        <w:rPr>
                          <w:rFonts w:ascii="Arial" w:eastAsia="Arial" w:hAnsi="Arial" w:cs="Arial"/>
                          <w:spacing w:val="5"/>
                          <w:w w:val="101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Arial" w:eastAsia="Arial" w:hAnsi="Arial" w:cs="Arial"/>
                          <w:w w:val="101"/>
                          <w:sz w:val="18"/>
                          <w:szCs w:val="18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13659">
        <w:rPr>
          <w:rFonts w:ascii="Arial" w:eastAsia="Arial" w:hAnsi="Arial" w:cs="Arial"/>
          <w:sz w:val="15"/>
          <w:szCs w:val="15"/>
        </w:rPr>
        <w:t xml:space="preserve">0.5   </w:t>
      </w:r>
      <w:r w:rsidR="00213659">
        <w:rPr>
          <w:rFonts w:ascii="Arial" w:eastAsia="Arial" w:hAnsi="Arial" w:cs="Arial"/>
          <w:spacing w:val="38"/>
          <w:sz w:val="15"/>
          <w:szCs w:val="15"/>
        </w:rPr>
        <w:t xml:space="preserve"> </w:t>
      </w:r>
      <w:r w:rsidR="00213659">
        <w:rPr>
          <w:rFonts w:ascii="Arial" w:eastAsia="Arial" w:hAnsi="Arial" w:cs="Arial"/>
          <w:w w:val="101"/>
          <w:position w:val="1"/>
          <w:sz w:val="21"/>
          <w:szCs w:val="21"/>
        </w:rPr>
        <w:t>3</w:t>
      </w:r>
    </w:p>
    <w:p w14:paraId="0E7EEE3D" w14:textId="77777777" w:rsidR="001204D4" w:rsidRDefault="00887739">
      <w:pPr>
        <w:spacing w:before="50" w:line="220" w:lineRule="exact"/>
        <w:ind w:right="770"/>
        <w:jc w:val="right"/>
        <w:rPr>
          <w:rFonts w:ascii="Arial" w:eastAsia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482" behindDoc="1" locked="0" layoutInCell="1" allowOverlap="1" wp14:anchorId="4C247821" wp14:editId="2E2174B0">
                <wp:simplePos x="0" y="0"/>
                <wp:positionH relativeFrom="page">
                  <wp:posOffset>2834005</wp:posOffset>
                </wp:positionH>
                <wp:positionV relativeFrom="paragraph">
                  <wp:posOffset>89535</wp:posOffset>
                </wp:positionV>
                <wp:extent cx="74930" cy="134620"/>
                <wp:effectExtent l="1905" t="635" r="0" b="4445"/>
                <wp:wrapNone/>
                <wp:docPr id="792" name="Text Box 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" cy="13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27D3BC" w14:textId="77777777" w:rsidR="003C0DF2" w:rsidRDefault="003C0DF2">
                            <w:pPr>
                              <w:spacing w:line="200" w:lineRule="exact"/>
                              <w:ind w:right="-52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1"/>
                                <w:sz w:val="21"/>
                                <w:szCs w:val="21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8" o:spid="_x0000_s1035" type="#_x0000_t202" style="position:absolute;left:0;text-align:left;margin-left:223.15pt;margin-top:7.05pt;width:5.9pt;height:10.6pt;z-index:-299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" filled="f" stroked="f">
                <v:textbox inset="0,0,0,0">
                  <w:txbxContent>
                    <w:p w14:paraId="3A27D3BC" w14:textId="77777777" w:rsidR="003C0DF2" w:rsidRDefault="003C0DF2">
                      <w:pPr>
                        <w:spacing w:line="200" w:lineRule="exact"/>
                        <w:ind w:right="-52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Arial" w:hAnsi="Arial" w:cs="Arial"/>
                          <w:w w:val="101"/>
                          <w:sz w:val="21"/>
                          <w:szCs w:val="21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13659">
        <w:rPr>
          <w:rFonts w:ascii="Arial" w:eastAsia="Arial" w:hAnsi="Arial" w:cs="Arial"/>
          <w:w w:val="101"/>
          <w:position w:val="-2"/>
          <w:sz w:val="21"/>
          <w:szCs w:val="21"/>
        </w:rPr>
        <w:t>0</w:t>
      </w:r>
    </w:p>
    <w:p w14:paraId="36865A86" w14:textId="77777777" w:rsidR="001204D4" w:rsidRDefault="00213659">
      <w:pPr>
        <w:spacing w:line="120" w:lineRule="exact"/>
        <w:ind w:left="1910" w:right="1058"/>
        <w:jc w:val="center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101"/>
          <w:sz w:val="15"/>
          <w:szCs w:val="15"/>
        </w:rPr>
        <w:t>0.0</w:t>
      </w:r>
    </w:p>
    <w:p w14:paraId="5B4BA1A4" w14:textId="77777777" w:rsidR="001204D4" w:rsidRDefault="001204D4">
      <w:pPr>
        <w:spacing w:before="2" w:line="240" w:lineRule="exact"/>
        <w:rPr>
          <w:sz w:val="24"/>
          <w:szCs w:val="24"/>
        </w:rPr>
      </w:pPr>
    </w:p>
    <w:p w14:paraId="7F84FE0B" w14:textId="77777777" w:rsidR="001204D4" w:rsidRDefault="00213659">
      <w:pPr>
        <w:spacing w:line="160" w:lineRule="exact"/>
        <w:ind w:left="1822" w:right="1058"/>
        <w:jc w:val="center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101"/>
          <w:position w:val="-1"/>
          <w:sz w:val="15"/>
          <w:szCs w:val="15"/>
        </w:rPr>
        <w:t>−0.5</w:t>
      </w:r>
    </w:p>
    <w:p w14:paraId="2C12FAA9" w14:textId="77777777" w:rsidR="001204D4" w:rsidRDefault="00213659">
      <w:pPr>
        <w:spacing w:before="57"/>
        <w:jc w:val="right"/>
        <w:rPr>
          <w:rFonts w:ascii="Arial" w:eastAsia="Arial" w:hAnsi="Arial" w:cs="Arial"/>
          <w:sz w:val="21"/>
          <w:szCs w:val="21"/>
        </w:rPr>
      </w:pPr>
      <w:r>
        <w:br w:type="column"/>
      </w:r>
      <w:r>
        <w:rPr>
          <w:rFonts w:ascii="Arial" w:eastAsia="Arial" w:hAnsi="Arial" w:cs="Arial"/>
          <w:w w:val="101"/>
          <w:sz w:val="21"/>
          <w:szCs w:val="21"/>
        </w:rPr>
        <w:lastRenderedPageBreak/>
        <w:t>3</w:t>
      </w:r>
    </w:p>
    <w:p w14:paraId="6F26F93D" w14:textId="77777777" w:rsidR="001204D4" w:rsidRDefault="00213659">
      <w:pPr>
        <w:spacing w:line="320" w:lineRule="exact"/>
        <w:ind w:right="-68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position w:val="9"/>
          <w:sz w:val="21"/>
          <w:szCs w:val="21"/>
        </w:rPr>
        <w:t xml:space="preserve">3   </w:t>
      </w:r>
      <w:r>
        <w:rPr>
          <w:rFonts w:ascii="Arial" w:eastAsia="Arial" w:hAnsi="Arial" w:cs="Arial"/>
          <w:spacing w:val="35"/>
          <w:position w:val="9"/>
          <w:sz w:val="21"/>
          <w:szCs w:val="21"/>
        </w:rPr>
        <w:t xml:space="preserve"> </w:t>
      </w:r>
      <w:r>
        <w:rPr>
          <w:rFonts w:ascii="Arial" w:eastAsia="Arial" w:hAnsi="Arial" w:cs="Arial"/>
          <w:w w:val="101"/>
          <w:position w:val="-2"/>
          <w:sz w:val="21"/>
          <w:szCs w:val="21"/>
        </w:rPr>
        <w:t>2</w:t>
      </w:r>
    </w:p>
    <w:p w14:paraId="45347CD1" w14:textId="77777777" w:rsidR="001204D4" w:rsidRDefault="00887739">
      <w:pPr>
        <w:spacing w:before="18" w:line="220" w:lineRule="exact"/>
        <w:rPr>
          <w:rFonts w:ascii="Arial" w:eastAsia="Arial" w:hAnsi="Arial" w:cs="Arial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473" behindDoc="1" locked="0" layoutInCell="1" allowOverlap="1" wp14:anchorId="54865097" wp14:editId="3FCE83BA">
                <wp:simplePos x="0" y="0"/>
                <wp:positionH relativeFrom="page">
                  <wp:posOffset>2239645</wp:posOffset>
                </wp:positionH>
                <wp:positionV relativeFrom="paragraph">
                  <wp:posOffset>-1078230</wp:posOffset>
                </wp:positionV>
                <wp:extent cx="2820035" cy="1633220"/>
                <wp:effectExtent l="0" t="1068070" r="4871720" b="511810"/>
                <wp:wrapNone/>
                <wp:docPr id="536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20035" cy="1633220"/>
                          <a:chOff x="3527" y="-1699"/>
                          <a:chExt cx="4441" cy="2573"/>
                        </a:xfrm>
                      </wpg:grpSpPr>
                      <wpg:grpSp>
                        <wpg:cNvPr id="537" name="Group 533"/>
                        <wpg:cNvGrpSpPr>
                          <a:grpSpLocks/>
                        </wpg:cNvGrpSpPr>
                        <wpg:grpSpPr bwMode="auto">
                          <a:xfrm>
                            <a:off x="3600" y="-1690"/>
                            <a:ext cx="2153" cy="218"/>
                            <a:chOff x="3600" y="-1690"/>
                            <a:chExt cx="2153" cy="218"/>
                          </a:xfrm>
                        </wpg:grpSpPr>
                        <wps:wsp>
                          <wps:cNvPr id="538" name="Freeform 787"/>
                          <wps:cNvSpPr>
                            <a:spLocks/>
                          </wps:cNvSpPr>
                          <wps:spPr bwMode="auto">
                            <a:xfrm>
                              <a:off x="3600" y="-1690"/>
                              <a:ext cx="2153" cy="218"/>
                            </a:xfrm>
                            <a:custGeom>
                              <a:avLst/>
                              <a:gdLst>
                                <a:gd name="T0" fmla="+- 0 3600 3600"/>
                                <a:gd name="T1" fmla="*/ T0 w 2153"/>
                                <a:gd name="T2" fmla="+- 0 -1472 -1690"/>
                                <a:gd name="T3" fmla="*/ -1472 h 218"/>
                                <a:gd name="T4" fmla="+- 0 5753 3600"/>
                                <a:gd name="T5" fmla="*/ T4 w 2153"/>
                                <a:gd name="T6" fmla="+- 0 -1472 -1690"/>
                                <a:gd name="T7" fmla="*/ -1472 h 218"/>
                                <a:gd name="T8" fmla="+- 0 5753 3600"/>
                                <a:gd name="T9" fmla="*/ T8 w 2153"/>
                                <a:gd name="T10" fmla="+- 0 -1690 -1690"/>
                                <a:gd name="T11" fmla="*/ -1690 h 218"/>
                                <a:gd name="T12" fmla="+- 0 3600 3600"/>
                                <a:gd name="T13" fmla="*/ T12 w 2153"/>
                                <a:gd name="T14" fmla="+- 0 -1690 -1690"/>
                                <a:gd name="T15" fmla="*/ -1690 h 218"/>
                                <a:gd name="T16" fmla="+- 0 3600 3600"/>
                                <a:gd name="T17" fmla="*/ T16 w 2153"/>
                                <a:gd name="T18" fmla="+- 0 -1472 -1690"/>
                                <a:gd name="T19" fmla="*/ -1472 h 2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153" h="218">
                                  <a:moveTo>
                                    <a:pt x="0" y="218"/>
                                  </a:moveTo>
                                  <a:lnTo>
                                    <a:pt x="2153" y="218"/>
                                  </a:lnTo>
                                  <a:lnTo>
                                    <a:pt x="215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BC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39" name="Group 534"/>
                          <wpg:cNvGrpSpPr>
                            <a:grpSpLocks/>
                          </wpg:cNvGrpSpPr>
                          <wpg:grpSpPr bwMode="auto">
                            <a:xfrm>
                              <a:off x="3600" y="-1690"/>
                              <a:ext cx="2153" cy="218"/>
                              <a:chOff x="3600" y="-1690"/>
                              <a:chExt cx="2153" cy="218"/>
                            </a:xfrm>
                          </wpg:grpSpPr>
                          <wps:wsp>
                            <wps:cNvPr id="540" name="Freeform 786"/>
                            <wps:cNvSpPr>
                              <a:spLocks/>
                            </wps:cNvSpPr>
                            <wps:spPr bwMode="auto">
                              <a:xfrm>
                                <a:off x="3600" y="-1690"/>
                                <a:ext cx="2153" cy="218"/>
                              </a:xfrm>
                              <a:custGeom>
                                <a:avLst/>
                                <a:gdLst>
                                  <a:gd name="T0" fmla="+- 0 3600 3600"/>
                                  <a:gd name="T1" fmla="*/ T0 w 2153"/>
                                  <a:gd name="T2" fmla="+- 0 -1472 -1690"/>
                                  <a:gd name="T3" fmla="*/ -1472 h 218"/>
                                  <a:gd name="T4" fmla="+- 0 5753 3600"/>
                                  <a:gd name="T5" fmla="*/ T4 w 2153"/>
                                  <a:gd name="T6" fmla="+- 0 -1472 -1690"/>
                                  <a:gd name="T7" fmla="*/ -1472 h 218"/>
                                  <a:gd name="T8" fmla="+- 0 5753 3600"/>
                                  <a:gd name="T9" fmla="*/ T8 w 2153"/>
                                  <a:gd name="T10" fmla="+- 0 -1690 -1690"/>
                                  <a:gd name="T11" fmla="*/ -1690 h 218"/>
                                  <a:gd name="T12" fmla="+- 0 3600 3600"/>
                                  <a:gd name="T13" fmla="*/ T12 w 2153"/>
                                  <a:gd name="T14" fmla="+- 0 -1690 -1690"/>
                                  <a:gd name="T15" fmla="*/ -1690 h 218"/>
                                  <a:gd name="T16" fmla="+- 0 3600 3600"/>
                                  <a:gd name="T17" fmla="*/ T16 w 2153"/>
                                  <a:gd name="T18" fmla="+- 0 -1472 -1690"/>
                                  <a:gd name="T19" fmla="*/ -1472 h 218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153" h="218">
                                    <a:moveTo>
                                      <a:pt x="0" y="218"/>
                                    </a:moveTo>
                                    <a:lnTo>
                                      <a:pt x="2153" y="218"/>
                                    </a:lnTo>
                                    <a:lnTo>
                                      <a:pt x="2153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1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0209">
                                <a:solidFill>
                                  <a:srgbClr val="7F7E7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541" name="Group 535"/>
                            <wpg:cNvGrpSpPr>
                              <a:grpSpLocks/>
                            </wpg:cNvGrpSpPr>
                            <wpg:grpSpPr bwMode="auto">
                              <a:xfrm>
                                <a:off x="5808" y="-1690"/>
                                <a:ext cx="2153" cy="218"/>
                                <a:chOff x="5808" y="-1690"/>
                                <a:chExt cx="2153" cy="218"/>
                              </a:xfrm>
                            </wpg:grpSpPr>
                            <wps:wsp>
                              <wps:cNvPr id="542" name="Freeform 78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08" y="-1690"/>
                                  <a:ext cx="2153" cy="218"/>
                                </a:xfrm>
                                <a:custGeom>
                                  <a:avLst/>
                                  <a:gdLst>
                                    <a:gd name="T0" fmla="+- 0 7961 5808"/>
                                    <a:gd name="T1" fmla="*/ T0 w 2153"/>
                                    <a:gd name="T2" fmla="+- 0 -1690 -1690"/>
                                    <a:gd name="T3" fmla="*/ -1690 h 218"/>
                                    <a:gd name="T4" fmla="+- 0 5808 5808"/>
                                    <a:gd name="T5" fmla="*/ T4 w 2153"/>
                                    <a:gd name="T6" fmla="+- 0 -1690 -1690"/>
                                    <a:gd name="T7" fmla="*/ -1690 h 218"/>
                                    <a:gd name="T8" fmla="+- 0 5808 5808"/>
                                    <a:gd name="T9" fmla="*/ T8 w 2153"/>
                                    <a:gd name="T10" fmla="+- 0 -1472 -1690"/>
                                    <a:gd name="T11" fmla="*/ -1472 h 218"/>
                                    <a:gd name="T12" fmla="+- 0 7961 5808"/>
                                    <a:gd name="T13" fmla="*/ T12 w 2153"/>
                                    <a:gd name="T14" fmla="+- 0 -1472 -1690"/>
                                    <a:gd name="T15" fmla="*/ -1472 h 218"/>
                                    <a:gd name="T16" fmla="+- 0 7961 5808"/>
                                    <a:gd name="T17" fmla="*/ T16 w 2153"/>
                                    <a:gd name="T18" fmla="+- 0 -1690 -1690"/>
                                    <a:gd name="T19" fmla="*/ -1690 h 21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153" h="218">
                                      <a:moveTo>
                                        <a:pt x="215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18"/>
                                      </a:lnTo>
                                      <a:lnTo>
                                        <a:pt x="2153" y="218"/>
                                      </a:lnTo>
                                      <a:lnTo>
                                        <a:pt x="21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CBC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543" name="Group 53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808" y="-1690"/>
                                  <a:ext cx="2153" cy="218"/>
                                  <a:chOff x="5808" y="-1690"/>
                                  <a:chExt cx="2153" cy="218"/>
                                </a:xfrm>
                              </wpg:grpSpPr>
                              <wps:wsp>
                                <wps:cNvPr id="544" name="Freeform 784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11616" y="-3380"/>
                                    <a:ext cx="2153" cy="218"/>
                                  </a:xfrm>
                                  <a:custGeom>
                                    <a:avLst/>
                                    <a:gdLst>
                                      <a:gd name="T0" fmla="+- 0 7961 5808"/>
                                      <a:gd name="T1" fmla="*/ T0 w 2153"/>
                                      <a:gd name="T2" fmla="+- 0 -1690 -1690"/>
                                      <a:gd name="T3" fmla="*/ -1690 h 218"/>
                                      <a:gd name="T4" fmla="+- 0 5808 5808"/>
                                      <a:gd name="T5" fmla="*/ T4 w 2153"/>
                                      <a:gd name="T6" fmla="+- 0 -1690 -1690"/>
                                      <a:gd name="T7" fmla="*/ -1690 h 218"/>
                                      <a:gd name="T8" fmla="+- 0 5808 5808"/>
                                      <a:gd name="T9" fmla="*/ T8 w 2153"/>
                                      <a:gd name="T10" fmla="+- 0 -1472 -1690"/>
                                      <a:gd name="T11" fmla="*/ -1472 h 218"/>
                                      <a:gd name="T12" fmla="+- 0 7961 5808"/>
                                      <a:gd name="T13" fmla="*/ T12 w 2153"/>
                                      <a:gd name="T14" fmla="+- 0 -1472 -1690"/>
                                      <a:gd name="T15" fmla="*/ -1472 h 218"/>
                                      <a:gd name="T16" fmla="+- 0 7961 5808"/>
                                      <a:gd name="T17" fmla="*/ T16 w 2153"/>
                                      <a:gd name="T18" fmla="+- 0 -1690 -1690"/>
                                      <a:gd name="T19" fmla="*/ -1690 h 218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2153" h="218">
                                        <a:moveTo>
                                          <a:pt x="2153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0" y="218"/>
                                        </a:lnTo>
                                        <a:lnTo>
                                          <a:pt x="2153" y="218"/>
                                        </a:lnTo>
                                        <a:lnTo>
                                          <a:pt x="2153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0209">
                                    <a:solidFill>
                                      <a:srgbClr val="7F7E7E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545" name="Group 53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600" y="508"/>
                                    <a:ext cx="2153" cy="0"/>
                                    <a:chOff x="3600" y="508"/>
                                    <a:chExt cx="2153" cy="0"/>
                                  </a:xfrm>
                                </wpg:grpSpPr>
                                <wps:wsp>
                                  <wps:cNvPr id="546" name="Freeform 7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200" y="1016"/>
                                      <a:ext cx="2153" cy="0"/>
                                    </a:xfrm>
                                    <a:custGeom>
                                      <a:avLst/>
                                      <a:gdLst>
                                        <a:gd name="T0" fmla="+- 0 3600 3600"/>
                                        <a:gd name="T1" fmla="*/ T0 w 2153"/>
                                        <a:gd name="T2" fmla="+- 0 5753 3600"/>
                                        <a:gd name="T3" fmla="*/ T2 w 2153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2153">
                                          <a:moveTo>
                                            <a:pt x="0" y="0"/>
                                          </a:moveTo>
                                          <a:lnTo>
                                            <a:pt x="2153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10209">
                                      <a:solidFill>
                                        <a:srgbClr val="F9F9F9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547" name="Group 53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600" y="93"/>
                                      <a:ext cx="2153" cy="0"/>
                                      <a:chOff x="3600" y="93"/>
                                      <a:chExt cx="2153" cy="0"/>
                                    </a:xfrm>
                                  </wpg:grpSpPr>
                                  <wps:wsp>
                                    <wps:cNvPr id="548" name="Freeform 782"/>
                                    <wps:cNvSpPr>
                                      <a:spLocks noEditPoints="1"/>
                                    </wps:cNvSpPr>
                                    <wps:spPr bwMode="auto">
                                      <a:xfrm>
                                        <a:off x="7200" y="186"/>
                                        <a:ext cx="2153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3600 3600"/>
                                          <a:gd name="T1" fmla="*/ T0 w 2153"/>
                                          <a:gd name="T2" fmla="+- 0 5753 3600"/>
                                          <a:gd name="T3" fmla="*/ T2 w 2153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153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153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10209">
                                        <a:solidFill>
                                          <a:srgbClr val="F9F9F9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549" name="Group 53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3600" y="-321"/>
                                        <a:ext cx="2153" cy="0"/>
                                        <a:chOff x="3600" y="-321"/>
                                        <a:chExt cx="2153" cy="0"/>
                                      </a:xfrm>
                                    </wpg:grpSpPr>
                                    <wps:wsp>
                                      <wps:cNvPr id="550" name="Freeform 781"/>
                                      <wps:cNvSpPr>
                                        <a:spLocks noEditPoints="1"/>
                                      </wps:cNvSpPr>
                                      <wps:spPr bwMode="auto">
                                        <a:xfrm>
                                          <a:off x="7200" y="-642"/>
                                          <a:ext cx="2153" cy="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3600 3600"/>
                                            <a:gd name="T1" fmla="*/ T0 w 2153"/>
                                            <a:gd name="T2" fmla="+- 0 5753 3600"/>
                                            <a:gd name="T3" fmla="*/ T2 w 2153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0"/>
                                            </a:cxn>
                                            <a:cxn ang="0">
                                              <a:pos x="T3" y="0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2153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2153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10209">
                                          <a:solidFill>
                                            <a:srgbClr val="F9F9F9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551" name="Group 540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3600" y="-735"/>
                                          <a:ext cx="2153" cy="0"/>
                                          <a:chOff x="3600" y="-735"/>
                                          <a:chExt cx="2153" cy="0"/>
                                        </a:xfrm>
                                      </wpg:grpSpPr>
                                      <wps:wsp>
                                        <wps:cNvPr id="552" name="Freeform 780"/>
                                        <wps:cNvSpPr>
                                          <a:spLocks noEditPoints="1"/>
                                        </wps:cNvSpPr>
                                        <wps:spPr bwMode="auto">
                                          <a:xfrm>
                                            <a:off x="7200" y="-1470"/>
                                            <a:ext cx="2153" cy="0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3600 3600"/>
                                              <a:gd name="T1" fmla="*/ T0 w 2153"/>
                                              <a:gd name="T2" fmla="+- 0 5753 3600"/>
                                              <a:gd name="T3" fmla="*/ T2 w 2153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T1" y="0"/>
                                              </a:cxn>
                                              <a:cxn ang="0">
                                                <a:pos x="T3" y="0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w="2153">
                                                <a:moveTo>
                                                  <a:pt x="0" y="0"/>
                                                </a:moveTo>
                                                <a:lnTo>
                                                  <a:pt x="2153" y="0"/>
                                                </a:lnTo>
                                              </a:path>
                                            </a:pathLst>
                                          </a:custGeom>
                                          <a:noFill/>
                                          <a:ln w="10209">
                                            <a:solidFill>
                                              <a:srgbClr val="F9F9F9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553" name="Group 541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3600" y="-1150"/>
                                            <a:ext cx="2153" cy="0"/>
                                            <a:chOff x="3600" y="-1150"/>
                                            <a:chExt cx="2153" cy="0"/>
                                          </a:xfrm>
                                        </wpg:grpSpPr>
                                        <wps:wsp>
                                          <wps:cNvPr id="554" name="Freeform 779"/>
                                          <wps:cNvSpPr>
                                            <a:spLocks noEditPoints="1"/>
                                          </wps:cNvSpPr>
                                          <wps:spPr bwMode="auto">
                                            <a:xfrm>
                                              <a:off x="7200" y="-2300"/>
                                              <a:ext cx="2153" cy="0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T0" fmla="+- 0 3600 3600"/>
                                                <a:gd name="T1" fmla="*/ T0 w 2153"/>
                                                <a:gd name="T2" fmla="+- 0 5753 3600"/>
                                                <a:gd name="T3" fmla="*/ T2 w 2153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T1" y="0"/>
                                                </a:cxn>
                                                <a:cxn ang="0">
                                                  <a:pos x="T3" y="0"/>
                                                </a:cxn>
                                              </a:cxnLst>
                                              <a:rect l="0" t="0" r="r" b="b"/>
                                              <a:pathLst>
                                                <a:path w="2153">
                                                  <a:moveTo>
                                                    <a:pt x="0" y="0"/>
                                                  </a:moveTo>
                                                  <a:lnTo>
                                                    <a:pt x="2153" y="0"/>
                                                  </a:lnTo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0209">
                                              <a:solidFill>
                                                <a:srgbClr val="F9F9F9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555" name="Group 54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3945" y="-1472"/>
                                              <a:ext cx="0" cy="2274"/>
                                              <a:chOff x="3945" y="-1472"/>
                                              <a:chExt cx="0" cy="2274"/>
                                            </a:xfrm>
                                          </wpg:grpSpPr>
                                          <wps:wsp>
                                            <wps:cNvPr id="556" name="Freeform 778"/>
                                            <wps:cNvSpPr>
                                              <a:spLocks noEditPoints="1"/>
                                            </wps:cNvSpPr>
                                            <wps:spPr bwMode="auto">
                                              <a:xfrm>
                                                <a:off x="7890" y="-2944"/>
                                                <a:ext cx="0" cy="2274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+- 0 -1472 -1472"/>
                                                  <a:gd name="T1" fmla="*/ -1472 h 2274"/>
                                                  <a:gd name="T2" fmla="+- 0 802 -1472"/>
                                                  <a:gd name="T3" fmla="*/ 802 h 2274"/>
                                                </a:gdLst>
                                                <a:ahLst/>
                                                <a:cxnLst>
                                                  <a:cxn ang="0">
                                                    <a:pos x="0" y="T1"/>
                                                  </a:cxn>
                                                  <a:cxn ang="0">
                                                    <a:pos x="0" y="T3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h="2274">
                                                    <a:moveTo>
                                                      <a:pt x="0" y="0"/>
                                                    </a:moveTo>
                                                    <a:lnTo>
                                                      <a:pt x="0" y="2274"/>
                                                    </a:lnTo>
                                                  </a:path>
                                                </a:pathLst>
                                              </a:custGeom>
                                              <a:noFill/>
                                              <a:ln w="10209">
                                                <a:solidFill>
                                                  <a:srgbClr val="F9F9F9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557" name="Group 543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4330" y="-1472"/>
                                                <a:ext cx="0" cy="2274"/>
                                                <a:chOff x="4330" y="-1472"/>
                                                <a:chExt cx="0" cy="2274"/>
                                              </a:xfrm>
                                            </wpg:grpSpPr>
                                            <wps:wsp>
                                              <wps:cNvPr id="558" name="Freeform 777"/>
                                              <wps:cNvSpPr>
                                                <a:spLocks noEditPoints="1"/>
                                              </wps:cNvSpPr>
                                              <wps:spPr bwMode="auto">
                                                <a:xfrm>
                                                  <a:off x="8660" y="-2944"/>
                                                  <a:ext cx="0" cy="2274"/>
                                                </a:xfrm>
                                                <a:custGeom>
                                                  <a:avLst/>
                                                  <a:gdLst>
                                                    <a:gd name="T0" fmla="+- 0 -1472 -1472"/>
                                                    <a:gd name="T1" fmla="*/ -1472 h 2274"/>
                                                    <a:gd name="T2" fmla="+- 0 802 -1472"/>
                                                    <a:gd name="T3" fmla="*/ 802 h 2274"/>
                                                  </a:gdLst>
                                                  <a:ahLst/>
                                                  <a:cxnLst>
                                                    <a:cxn ang="0">
                                                      <a:pos x="0" y="T1"/>
                                                    </a:cxn>
                                                    <a:cxn ang="0">
                                                      <a:pos x="0" y="T3"/>
                                                    </a:cxn>
                                                  </a:cxnLst>
                                                  <a:rect l="0" t="0" r="r" b="b"/>
                                                  <a:pathLst>
                                                    <a:path h="2274">
                                                      <a:moveTo>
                                                        <a:pt x="0" y="0"/>
                                                      </a:moveTo>
                                                      <a:lnTo>
                                                        <a:pt x="0" y="2274"/>
                                                      </a:lnTo>
                                                    </a:path>
                                                  </a:pathLst>
                                                </a:custGeom>
                                                <a:noFill/>
                                                <a:ln w="10209">
                                                  <a:solidFill>
                                                    <a:srgbClr val="F9F9F9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559" name="Group 544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5061" y="-1472"/>
                                                  <a:ext cx="0" cy="2274"/>
                                                  <a:chOff x="5061" y="-1472"/>
                                                  <a:chExt cx="0" cy="2274"/>
                                                </a:xfrm>
                                              </wpg:grpSpPr>
                                              <wps:wsp>
                                                <wps:cNvPr id="560" name="Freeform 776"/>
                                                <wps:cNvSpPr>
                                                  <a:spLocks noEditPoints="1"/>
                                                </wps:cNvSpPr>
                                                <wps:spPr bwMode="auto">
                                                  <a:xfrm>
                                                    <a:off x="10122" y="-2944"/>
                                                    <a:ext cx="0" cy="2274"/>
                                                  </a:xfrm>
                                                  <a:custGeom>
                                                    <a:avLst/>
                                                    <a:gdLst>
                                                      <a:gd name="T0" fmla="+- 0 -1472 -1472"/>
                                                      <a:gd name="T1" fmla="*/ -1472 h 2274"/>
                                                      <a:gd name="T2" fmla="+- 0 802 -1472"/>
                                                      <a:gd name="T3" fmla="*/ 802 h 2274"/>
                                                    </a:gdLst>
                                                    <a:ahLst/>
                                                    <a:cxnLst>
                                                      <a:cxn ang="0">
                                                        <a:pos x="0" y="T1"/>
                                                      </a:cxn>
                                                      <a:cxn ang="0">
                                                        <a:pos x="0" y="T3"/>
                                                      </a:cxn>
                                                    </a:cxnLst>
                                                    <a:rect l="0" t="0" r="r" b="b"/>
                                                    <a:pathLst>
                                                      <a:path h="2274">
                                                        <a:moveTo>
                                                          <a:pt x="0" y="0"/>
                                                        </a:moveTo>
                                                        <a:lnTo>
                                                          <a:pt x="0" y="2274"/>
                                                        </a:lnTo>
                                                      </a:path>
                                                    </a:pathLst>
                                                  </a:custGeom>
                                                  <a:noFill/>
                                                  <a:ln w="10209">
                                                    <a:solidFill>
                                                      <a:srgbClr val="F9F9F9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561" name="Group 545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3600" y="715"/>
                                                    <a:ext cx="2153" cy="0"/>
                                                    <a:chOff x="3600" y="715"/>
                                                    <a:chExt cx="2153" cy="0"/>
                                                  </a:xfrm>
                                                </wpg:grpSpPr>
                                                <wps:wsp>
                                                  <wps:cNvPr id="562" name="Freeform 775"/>
                                                  <wps:cNvSpPr>
                                                    <a:spLocks noEditPoints="1"/>
                                                  </wps:cNvSpPr>
                                                  <wps:spPr bwMode="auto">
                                                    <a:xfrm>
                                                      <a:off x="7200" y="1430"/>
                                                      <a:ext cx="2153" cy="0"/>
                                                    </a:xfrm>
                                                    <a:custGeom>
                                                      <a:avLst/>
                                                      <a:gdLst>
                                                        <a:gd name="T0" fmla="+- 0 3600 3600"/>
                                                        <a:gd name="T1" fmla="*/ T0 w 2153"/>
                                                        <a:gd name="T2" fmla="+- 0 5753 3600"/>
                                                        <a:gd name="T3" fmla="*/ T2 w 2153"/>
                                                      </a:gdLst>
                                                      <a:ahLst/>
                                                      <a:cxnLst>
                                                        <a:cxn ang="0">
                                                          <a:pos x="T1" y="0"/>
                                                        </a:cxn>
                                                        <a:cxn ang="0">
                                                          <a:pos x="T3" y="0"/>
                                                        </a:cxn>
                                                      </a:cxnLst>
                                                      <a:rect l="0" t="0" r="r" b="b"/>
                                                      <a:pathLst>
                                                        <a:path w="2153">
                                                          <a:moveTo>
                                                            <a:pt x="0" y="0"/>
                                                          </a:moveTo>
                                                          <a:lnTo>
                                                            <a:pt x="2153" y="0"/>
                                                          </a:lnTo>
                                                        </a:path>
                                                      </a:pathLst>
                                                    </a:custGeom>
                                                    <a:noFill/>
                                                    <a:ln w="4141">
                                                      <a:solidFill>
                                                        <a:srgbClr val="E5E4E4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563" name="Group 546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3600" y="301"/>
                                                      <a:ext cx="2153" cy="0"/>
                                                      <a:chOff x="3600" y="301"/>
                                                      <a:chExt cx="2153" cy="0"/>
                                                    </a:xfrm>
                                                  </wpg:grpSpPr>
                                                  <wps:wsp>
                                                    <wps:cNvPr id="564" name="Freeform 774"/>
                                                    <wps:cNvSpPr>
                                                      <a:spLocks noEditPoint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7200" y="602"/>
                                                        <a:ext cx="2153" cy="0"/>
                                                      </a:xfrm>
                                                      <a:custGeom>
                                                        <a:avLst/>
                                                        <a:gdLst>
                                                          <a:gd name="T0" fmla="+- 0 3600 3600"/>
                                                          <a:gd name="T1" fmla="*/ T0 w 2153"/>
                                                          <a:gd name="T2" fmla="+- 0 5753 3600"/>
                                                          <a:gd name="T3" fmla="*/ T2 w 2153"/>
                                                        </a:gdLst>
                                                        <a:ahLst/>
                                                        <a:cxnLst>
                                                          <a:cxn ang="0">
                                                            <a:pos x="T1" y="0"/>
                                                          </a:cxn>
                                                          <a:cxn ang="0">
                                                            <a:pos x="T3" y="0"/>
                                                          </a:cxn>
                                                        </a:cxnLst>
                                                        <a:rect l="0" t="0" r="r" b="b"/>
                                                        <a:pathLst>
                                                          <a:path w="2153">
                                                            <a:moveTo>
                                                              <a:pt x="0" y="0"/>
                                                            </a:moveTo>
                                                            <a:lnTo>
                                                              <a:pt x="2153" y="0"/>
                                                            </a:lnTo>
                                                          </a:path>
                                                        </a:pathLst>
                                                      </a:custGeom>
                                                      <a:noFill/>
                                                      <a:ln w="4141">
                                                        <a:solidFill>
                                                          <a:srgbClr val="E5E4E4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565" name="Group 547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3600" y="-114"/>
                                                        <a:ext cx="2153" cy="0"/>
                                                        <a:chOff x="3600" y="-114"/>
                                                        <a:chExt cx="2153" cy="0"/>
                                                      </a:xfrm>
                                                    </wpg:grpSpPr>
                                                    <wps:wsp>
                                                      <wps:cNvPr id="566" name="Freeform 773"/>
                                                      <wps:cNvSpPr>
                                                        <a:spLocks noEditPoint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7200" y="-228"/>
                                                          <a:ext cx="2153" cy="0"/>
                                                        </a:xfrm>
                                                        <a:custGeom>
                                                          <a:avLst/>
                                                          <a:gdLst>
                                                            <a:gd name="T0" fmla="+- 0 3600 3600"/>
                                                            <a:gd name="T1" fmla="*/ T0 w 2153"/>
                                                            <a:gd name="T2" fmla="+- 0 5753 3600"/>
                                                            <a:gd name="T3" fmla="*/ T2 w 2153"/>
                                                          </a:gdLst>
                                                          <a:ahLst/>
                                                          <a:cxnLst>
                                                            <a:cxn ang="0">
                                                              <a:pos x="T1" y="0"/>
                                                            </a:cxn>
                                                            <a:cxn ang="0">
                                                              <a:pos x="T3" y="0"/>
                                                            </a:cxn>
                                                          </a:cxnLst>
                                                          <a:rect l="0" t="0" r="r" b="b"/>
                                                          <a:pathLst>
                                                            <a:path w="2153">
                                                              <a:moveTo>
                                                                <a:pt x="0" y="0"/>
                                                              </a:moveTo>
                                                              <a:lnTo>
                                                                <a:pt x="2153" y="0"/>
                                                              </a:lnTo>
                                                            </a:path>
                                                          </a:pathLst>
                                                        </a:custGeom>
                                                        <a:noFill/>
                                                        <a:ln w="4141">
                                                          <a:solidFill>
                                                            <a:srgbClr val="E5E4E4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567" name="Group 548"/>
                                                      <wpg:cNvGrpSpPr>
                                                        <a:grpSpLocks/>
                                                      </wpg:cNvGrpSpPr>
                                                      <wpg:grpSpPr bwMode="auto">
                                                        <a:xfrm>
                                                          <a:off x="3600" y="-528"/>
                                                          <a:ext cx="2153" cy="0"/>
                                                          <a:chOff x="3600" y="-528"/>
                                                          <a:chExt cx="2153" cy="0"/>
                                                        </a:xfrm>
                                                      </wpg:grpSpPr>
                                                      <wps:wsp>
                                                        <wps:cNvPr id="568" name="Freeform 772"/>
                                                        <wps:cNvSpPr>
                                                          <a:spLocks noEditPoints="1"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7200" y="-1056"/>
                                                            <a:ext cx="2153" cy="0"/>
                                                          </a:xfrm>
                                                          <a:custGeom>
                                                            <a:avLst/>
                                                            <a:gdLst>
                                                              <a:gd name="T0" fmla="+- 0 3600 3600"/>
                                                              <a:gd name="T1" fmla="*/ T0 w 2153"/>
                                                              <a:gd name="T2" fmla="+- 0 5753 3600"/>
                                                              <a:gd name="T3" fmla="*/ T2 w 2153"/>
                                                            </a:gdLst>
                                                            <a:ahLst/>
                                                            <a:cxnLst>
                                                              <a:cxn ang="0">
                                                                <a:pos x="T1" y="0"/>
                                                              </a:cxn>
                                                              <a:cxn ang="0">
                                                                <a:pos x="T3" y="0"/>
                                                              </a:cxn>
                                                            </a:cxnLst>
                                                            <a:rect l="0" t="0" r="r" b="b"/>
                                                            <a:pathLst>
                                                              <a:path w="2153">
                                                                <a:moveTo>
                                                                  <a:pt x="0" y="0"/>
                                                                </a:moveTo>
                                                                <a:lnTo>
                                                                  <a:pt x="2153" y="0"/>
                                                                </a:lnTo>
                                                              </a:path>
                                                            </a:pathLst>
                                                          </a:custGeom>
                                                          <a:noFill/>
                                                          <a:ln w="4141">
                                                            <a:solidFill>
                                                              <a:srgbClr val="E5E4E4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solidFill>
                                                                  <a:srgbClr val="FFFFFF"/>
                                                                </a:solidFill>
                                                              </a14:hiddenFill>
                                                            </a:ext>
                                                          </a:extLst>
                                                        </wps:spPr>
                                                        <wps:bodyPr rot="0" vert="horz" wrap="square" lIns="91440" tIns="45720" rIns="91440" bIns="45720" anchor="t" anchorCtr="0" upright="1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569" name="Group 549"/>
                                                        <wpg:cNvGrpSpPr>
                                                          <a:grpSpLocks/>
                                                        </wpg:cNvGrpSpPr>
                                                        <wpg:grpSpPr bwMode="auto">
                                                          <a:xfrm>
                                                            <a:off x="3600" y="-943"/>
                                                            <a:ext cx="2153" cy="0"/>
                                                            <a:chOff x="3600" y="-943"/>
                                                            <a:chExt cx="2153" cy="0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570" name="Freeform 771"/>
                                                          <wps:cNvSpPr>
                                                            <a:spLocks noEditPoints="1"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7200" y="-1886"/>
                                                              <a:ext cx="2153" cy="0"/>
                                                            </a:xfrm>
                                                            <a:custGeom>
                                                              <a:avLst/>
                                                              <a:gdLst>
                                                                <a:gd name="T0" fmla="+- 0 3600 3600"/>
                                                                <a:gd name="T1" fmla="*/ T0 w 2153"/>
                                                                <a:gd name="T2" fmla="+- 0 5753 3600"/>
                                                                <a:gd name="T3" fmla="*/ T2 w 2153"/>
                                                              </a:gdLst>
                                                              <a:ahLst/>
                                                              <a:cxnLst>
                                                                <a:cxn ang="0">
                                                                  <a:pos x="T1" y="0"/>
                                                                </a:cxn>
                                                                <a:cxn ang="0">
                                                                  <a:pos x="T3" y="0"/>
                                                                </a:cxn>
                                                              </a:cxnLst>
                                                              <a:rect l="0" t="0" r="r" b="b"/>
                                                              <a:pathLst>
                                                                <a:path w="2153">
                                                                  <a:moveTo>
                                                                    <a:pt x="0" y="0"/>
                                                                  </a:moveTo>
                                                                  <a:lnTo>
                                                                    <a:pt x="2153" y="0"/>
                                                                  </a:lnTo>
                                                                </a:path>
                                                              </a:pathLst>
                                                            </a:custGeom>
                                                            <a:noFill/>
                                                            <a:ln w="4141">
                                                              <a:solidFill>
                                                                <a:srgbClr val="E5E4E4"/>
                                                              </a:solidFill>
                                                              <a:round/>
                                                              <a:headEnd/>
                                                              <a:tailEnd/>
                                                            </a:ln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solidFill>
                                                                    <a:srgbClr val="FFFFFF"/>
                                                                  </a:solidFill>
                                                                </a14:hiddenFill>
                                                              </a:ext>
                                                            </a:extLst>
                                                          </wps:spPr>
                                                          <wps:bodyPr rot="0" vert="horz" wrap="square" lIns="91440" tIns="45720" rIns="91440" bIns="45720" anchor="t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571" name="Group 550"/>
                                                          <wpg:cNvGrpSpPr>
                                                            <a:grpSpLocks/>
                                                          </wpg:cNvGrpSpPr>
                                                          <wpg:grpSpPr bwMode="auto">
                                                            <a:xfrm>
                                                              <a:off x="3600" y="-1357"/>
                                                              <a:ext cx="2153" cy="0"/>
                                                              <a:chOff x="3600" y="-1357"/>
                                                              <a:chExt cx="2153" cy="0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572" name="Freeform 770"/>
                                                            <wps:cNvSpPr>
                                                              <a:spLocks noEditPoints="1"/>
                                                            </wps:cNvSpPr>
                                                            <wps:spPr bwMode="auto">
                                                              <a:xfrm>
                                                                <a:off x="7200" y="-2714"/>
                                                                <a:ext cx="2153" cy="0"/>
                                                              </a:xfrm>
                                                              <a:custGeom>
                                                                <a:avLst/>
                                                                <a:gdLst>
                                                                  <a:gd name="T0" fmla="+- 0 3600 3600"/>
                                                                  <a:gd name="T1" fmla="*/ T0 w 2153"/>
                                                                  <a:gd name="T2" fmla="+- 0 5753 3600"/>
                                                                  <a:gd name="T3" fmla="*/ T2 w 2153"/>
                                                                </a:gdLst>
                                                                <a:ahLst/>
                                                                <a:cxnLst>
                                                                  <a:cxn ang="0">
                                                                    <a:pos x="T1" y="0"/>
                                                                  </a:cxn>
                                                                  <a:cxn ang="0">
                                                                    <a:pos x="T3" y="0"/>
                                                                  </a:cxn>
                                                                </a:cxnLst>
                                                                <a:rect l="0" t="0" r="r" b="b"/>
                                                                <a:pathLst>
                                                                  <a:path w="2153">
                                                                    <a:moveTo>
                                                                      <a:pt x="0" y="0"/>
                                                                    </a:moveTo>
                                                                    <a:lnTo>
                                                                      <a:pt x="2153" y="0"/>
                                                                    </a:lnTo>
                                                                  </a:path>
                                                                </a:pathLst>
                                                              </a:custGeom>
                                                              <a:noFill/>
                                                              <a:ln w="4141">
                                                                <a:solidFill>
                                                                  <a:srgbClr val="E5E4E4"/>
                                                                </a:solidFill>
                                                                <a:round/>
                                                                <a:headEnd/>
                                                                <a:tailEnd/>
                                                              </a:ln>
                                                              <a:extLst>
                                                                <a:ext uri="{909E8E84-426E-40dd-AFC4-6F175D3DCCD1}">
                                                                  <a14:hiddenFill xmlns:a14="http://schemas.microsoft.com/office/drawing/2010/main">
                                                                    <a:solidFill>
                                                                      <a:srgbClr val="FFFFFF"/>
                                                                    </a:solidFill>
                                                                  </a14:hiddenFill>
                                                                </a:ext>
                                                              </a:extLst>
                                                            </wps:spPr>
                                                            <wps:bodyPr rot="0" vert="horz" wrap="square" lIns="91440" tIns="45720" rIns="91440" bIns="45720" anchor="t" anchorCtr="0" upright="1"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573" name="Group 551"/>
                                                            <wpg:cNvGrpSpPr>
                                                              <a:grpSpLocks/>
                                                            </wpg:cNvGrpSpPr>
                                                            <wpg:grpSpPr bwMode="auto">
                                                              <a:xfrm>
                                                                <a:off x="3753" y="-1472"/>
                                                                <a:ext cx="0" cy="2274"/>
                                                                <a:chOff x="3753" y="-1472"/>
                                                                <a:chExt cx="0" cy="2274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574" name="Freeform 769"/>
                                                              <wps:cNvSpPr>
                                                                <a:spLocks noEditPoints="1"/>
                                                              </wps:cNvSpPr>
                                                              <wps:spPr bwMode="auto">
                                                                <a:xfrm>
                                                                  <a:off x="7506" y="-2944"/>
                                                                  <a:ext cx="0" cy="2274"/>
                                                                </a:xfrm>
                                                                <a:custGeom>
                                                                  <a:avLst/>
                                                                  <a:gdLst>
                                                                    <a:gd name="T0" fmla="+- 0 -1472 -1472"/>
                                                                    <a:gd name="T1" fmla="*/ -1472 h 2274"/>
                                                                    <a:gd name="T2" fmla="+- 0 802 -1472"/>
                                                                    <a:gd name="T3" fmla="*/ 802 h 2274"/>
                                                                  </a:gdLst>
                                                                  <a:ahLst/>
                                                                  <a:cxnLst>
                                                                    <a:cxn ang="0">
                                                                      <a:pos x="0" y="T1"/>
                                                                    </a:cxn>
                                                                    <a:cxn ang="0">
                                                                      <a:pos x="0" y="T3"/>
                                                                    </a:cxn>
                                                                  </a:cxnLst>
                                                                  <a:rect l="0" t="0" r="r" b="b"/>
                                                                  <a:pathLst>
                                                                    <a:path h="2274">
                                                                      <a:moveTo>
                                                                        <a:pt x="0" y="0"/>
                                                                      </a:moveTo>
                                                                      <a:lnTo>
                                                                        <a:pt x="0" y="2274"/>
                                                                      </a:lnTo>
                                                                    </a:path>
                                                                  </a:pathLst>
                                                                </a:custGeom>
                                                                <a:noFill/>
                                                                <a:ln w="4141">
                                                                  <a:solidFill>
                                                                    <a:srgbClr val="E5E4E4"/>
                                                                  </a:solidFill>
                                                                  <a:round/>
                                                                  <a:headEnd/>
                                                                  <a:tailEnd/>
                                                                </a:ln>
                                                                <a:extLst>
                                                                  <a:ext uri="{909E8E84-426E-40dd-AFC4-6F175D3DCCD1}">
                                                                    <a14:hiddenFill xmlns:a14="http://schemas.microsoft.com/office/drawing/2010/main">
                                                                      <a:solidFill>
                                                                        <a:srgbClr val="FFFFFF"/>
                                                                      </a:solidFill>
                                                                    </a14:hiddenFill>
                                                                  </a:ext>
                                                                </a:extLst>
                                                              </wps:spPr>
                                                              <wps:bodyPr rot="0" vert="horz" wrap="square" lIns="91440" tIns="45720" rIns="91440" bIns="45720" anchor="t" anchorCtr="0" upright="1"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  <wpg:grpSp>
                                                              <wpg:cNvPr id="575" name="Group 552"/>
                                                              <wpg:cNvGrpSpPr>
                                                                <a:grpSpLocks/>
                                                              </wpg:cNvGrpSpPr>
                                                              <wpg:grpSpPr bwMode="auto">
                                                                <a:xfrm>
                                                                  <a:off x="4138" y="-1472"/>
                                                                  <a:ext cx="0" cy="2274"/>
                                                                  <a:chOff x="4138" y="-1472"/>
                                                                  <a:chExt cx="0" cy="2274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576" name="Freeform 768"/>
                                                                <wps:cNvSpPr>
                                                                  <a:spLocks noEditPoints="1"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8276" y="-2944"/>
                                                                    <a:ext cx="0" cy="2274"/>
                                                                  </a:xfrm>
                                                                  <a:custGeom>
                                                                    <a:avLst/>
                                                                    <a:gdLst>
                                                                      <a:gd name="T0" fmla="+- 0 -1472 -1472"/>
                                                                      <a:gd name="T1" fmla="*/ -1472 h 2274"/>
                                                                      <a:gd name="T2" fmla="+- 0 802 -1472"/>
                                                                      <a:gd name="T3" fmla="*/ 802 h 2274"/>
                                                                    </a:gdLst>
                                                                    <a:ahLst/>
                                                                    <a:cxnLst>
                                                                      <a:cxn ang="0">
                                                                        <a:pos x="0" y="T1"/>
                                                                      </a:cxn>
                                                                      <a:cxn ang="0">
                                                                        <a:pos x="0" y="T3"/>
                                                                      </a:cxn>
                                                                    </a:cxnLst>
                                                                    <a:rect l="0" t="0" r="r" b="b"/>
                                                                    <a:pathLst>
                                                                      <a:path h="2274">
                                                                        <a:moveTo>
                                                                          <a:pt x="0" y="0"/>
                                                                        </a:moveTo>
                                                                        <a:lnTo>
                                                                          <a:pt x="0" y="2274"/>
                                                                        </a:lnTo>
                                                                      </a:path>
                                                                    </a:pathLst>
                                                                  </a:custGeom>
                                                                  <a:noFill/>
                                                                  <a:ln w="4141">
                                                                    <a:solidFill>
                                                                      <a:srgbClr val="E5E4E4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xtLst>
                                                                    <a:ext uri="{909E8E84-426E-40dd-AFC4-6F175D3DCCD1}">
                                                                      <a14:hiddenFill xmlns:a14="http://schemas.microsoft.com/office/drawing/2010/main">
                                                                        <a:solidFill>
                                                                          <a:srgbClr val="FFFFFF"/>
                                                                        </a:solidFill>
                                                                      </a14:hiddenFill>
                                                                    </a:ext>
                                                                  </a:extLst>
                                                                </wps:spPr>
                                                                <wps:bodyPr rot="0" vert="horz" wrap="square" lIns="91440" tIns="45720" rIns="91440" bIns="45720" anchor="t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g:grpSp>
                                                                <wpg:cNvPr id="577" name="Group 553"/>
                                                                <wpg:cNvGrpSpPr>
                                                                  <a:grpSpLocks/>
                                                                </wpg:cNvGrpSpPr>
                                                                <wpg:grpSpPr bwMode="auto">
                                                                  <a:xfrm>
                                                                    <a:off x="4523" y="-1472"/>
                                                                    <a:ext cx="0" cy="2274"/>
                                                                    <a:chOff x="4523" y="-1472"/>
                                                                    <a:chExt cx="0" cy="2274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578" name="Freeform 767"/>
                                                                  <wps:cNvSpPr>
                                                                    <a:spLocks noEditPoint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9046" y="-2944"/>
                                                                      <a:ext cx="0" cy="2274"/>
                                                                    </a:xfrm>
                                                                    <a:custGeom>
                                                                      <a:avLst/>
                                                                      <a:gdLst>
                                                                        <a:gd name="T0" fmla="+- 0 -1472 -1472"/>
                                                                        <a:gd name="T1" fmla="*/ -1472 h 2274"/>
                                                                        <a:gd name="T2" fmla="+- 0 802 -1472"/>
                                                                        <a:gd name="T3" fmla="*/ 802 h 2274"/>
                                                                      </a:gdLst>
                                                                      <a:ahLst/>
                                                                      <a:cxnLst>
                                                                        <a:cxn ang="0">
                                                                          <a:pos x="0" y="T1"/>
                                                                        </a:cxn>
                                                                        <a:cxn ang="0">
                                                                          <a:pos x="0" y="T3"/>
                                                                        </a:cxn>
                                                                      </a:cxnLst>
                                                                      <a:rect l="0" t="0" r="r" b="b"/>
                                                                      <a:pathLst>
                                                                        <a:path h="2274">
                                                                          <a:moveTo>
                                                                            <a:pt x="0" y="0"/>
                                                                          </a:moveTo>
                                                                          <a:lnTo>
                                                                            <a:pt x="0" y="2274"/>
                                                                          </a:lnTo>
                                                                        </a:path>
                                                                      </a:pathLst>
                                                                    </a:custGeom>
                                                                    <a:noFill/>
                                                                    <a:ln w="4141">
                                                                      <a:solidFill>
                                                                        <a:srgbClr val="E5E4E4"/>
                                                                      </a:solidFill>
                                                                      <a:round/>
                                                                      <a:headEnd/>
                                                                      <a:tailEnd/>
                                                                    </a:ln>
                                                                    <a:extLst>
                                                                      <a:ext uri="{909E8E84-426E-40dd-AFC4-6F175D3DCCD1}">
                                                                        <a14:hiddenFill xmlns:a14="http://schemas.microsoft.com/office/drawing/2010/main">
                                                                          <a:solidFill>
                                                                            <a:srgbClr val="FFFFFF"/>
                                                                          </a:solidFill>
                                                                        </a14:hiddenFill>
                                                                      </a:ext>
                                                                    </a:extLst>
                                                                  </wps:spPr>
                                                                  <wps:bodyPr rot="0" vert="horz" wrap="square" lIns="91440" tIns="45720" rIns="91440" bIns="45720" anchor="t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g:grpSp>
                                                                  <wpg:cNvPr id="579" name="Group 554"/>
                                                                  <wpg:cNvGrpSpPr>
                                                                    <a:grpSpLocks/>
                                                                  </wpg:cNvGrpSpPr>
                                                                  <wpg:grpSpPr bwMode="auto">
                                                                    <a:xfrm>
                                                                      <a:off x="5600" y="-1472"/>
                                                                      <a:ext cx="0" cy="2274"/>
                                                                      <a:chOff x="5600" y="-1472"/>
                                                                      <a:chExt cx="0" cy="2274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580" name="Freeform 766"/>
                                                                    <wps:cNvSpPr>
                                                                      <a:spLocks noEditPoints="1"/>
                                                                    </wps:cNvSpPr>
                                                                    <wps:spPr bwMode="auto">
                                                                      <a:xfrm>
                                                                        <a:off x="11200" y="-2944"/>
                                                                        <a:ext cx="0" cy="2274"/>
                                                                      </a:xfrm>
                                                                      <a:custGeom>
                                                                        <a:avLst/>
                                                                        <a:gdLst>
                                                                          <a:gd name="T0" fmla="+- 0 -1472 -1472"/>
                                                                          <a:gd name="T1" fmla="*/ -1472 h 2274"/>
                                                                          <a:gd name="T2" fmla="+- 0 802 -1472"/>
                                                                          <a:gd name="T3" fmla="*/ 802 h 2274"/>
                                                                        </a:gdLst>
                                                                        <a:ahLst/>
                                                                        <a:cxnLst>
                                                                          <a:cxn ang="0">
                                                                            <a:pos x="0" y="T1"/>
                                                                          </a:cxn>
                                                                          <a:cxn ang="0">
                                                                            <a:pos x="0" y="T3"/>
                                                                          </a:cxn>
                                                                        </a:cxnLst>
                                                                        <a:rect l="0" t="0" r="r" b="b"/>
                                                                        <a:pathLst>
                                                                          <a:path h="2274">
                                                                            <a:moveTo>
                                                                              <a:pt x="0" y="0"/>
                                                                            </a:moveTo>
                                                                            <a:lnTo>
                                                                              <a:pt x="0" y="2274"/>
                                                                            </a:lnTo>
                                                                          </a:path>
                                                                        </a:pathLst>
                                                                      </a:custGeom>
                                                                      <a:noFill/>
                                                                      <a:ln w="4141">
                                                                        <a:solidFill>
                                                                          <a:srgbClr val="E5E4E4"/>
                                                                        </a:solidFill>
                                                                        <a:round/>
                                                                        <a:headEnd/>
                                                                        <a:tailEnd/>
                                                                      </a:ln>
                                                                      <a:extLst>
                                                                        <a:ext uri="{909E8E84-426E-40dd-AFC4-6F175D3DCCD1}">
                                                                          <a14:hiddenFill xmlns:a14="http://schemas.microsoft.com/office/drawing/2010/main">
                                                                            <a:solidFill>
                                                                              <a:srgbClr val="FFFFFF"/>
                                                                            </a:solidFill>
                                                                          </a14:hiddenFill>
                                                                        </a:ext>
                                                                      </a:extLst>
                                                                    </wps:spPr>
                                                                    <wps:bodyPr rot="0" vert="horz" wrap="square" lIns="91440" tIns="45720" rIns="91440" bIns="45720" anchor="t" anchorCtr="0" upright="1">
                                                                      <a:noAutofit/>
                                                                    </wps:bodyPr>
                                                                  </wps:wsp>
                                                                  <wpg:grpSp>
                                                                    <wpg:cNvPr id="581" name="Group 555"/>
                                                                    <wpg:cNvGrpSpPr>
                                                                      <a:grpSpLocks/>
                                                                    </wpg:cNvGrpSpPr>
                                                                    <wpg:grpSpPr bwMode="auto">
                                                                      <a:xfrm>
                                                                        <a:off x="3725" y="-488"/>
                                                                        <a:ext cx="55" cy="0"/>
                                                                        <a:chOff x="3725" y="-488"/>
                                                                        <a:chExt cx="55" cy="0"/>
                                                                      </a:xfrm>
                                                                    </wpg:grpSpPr>
                                                                    <wps:wsp>
                                                                      <wps:cNvPr id="582" name="Freeform 765"/>
                                                                      <wps:cNvSpPr>
                                                                        <a:spLocks noEditPoints="1"/>
                                                                      </wps:cNvSpPr>
                                                                      <wps:spPr bwMode="auto">
                                                                        <a:xfrm>
                                                                          <a:off x="7450" y="-976"/>
                                                                          <a:ext cx="55" cy="0"/>
                                                                        </a:xfrm>
                                                                        <a:custGeom>
                                                                          <a:avLst/>
                                                                          <a:gdLst>
                                                                            <a:gd name="T0" fmla="+- 0 3725 3725"/>
                                                                            <a:gd name="T1" fmla="*/ T0 w 55"/>
                                                                            <a:gd name="T2" fmla="+- 0 3780 3725"/>
                                                                            <a:gd name="T3" fmla="*/ T2 w 55"/>
                                                                          </a:gdLst>
                                                                          <a:ahLst/>
                                                                          <a:cxnLst>
                                                                            <a:cxn ang="0">
                                                                              <a:pos x="T1" y="0"/>
                                                                            </a:cxn>
                                                                            <a:cxn ang="0">
                                                                              <a:pos x="T3" y="0"/>
                                                                            </a:cxn>
                                                                          </a:cxnLst>
                                                                          <a:rect l="0" t="0" r="r" b="b"/>
                                                                          <a:pathLst>
                                                                            <a:path w="55">
                                                                              <a:moveTo>
                                                                                <a:pt x="0" y="0"/>
                                                                              </a:moveTo>
                                                                              <a:lnTo>
                                                                                <a:pt x="55" y="0"/>
                                                                              </a:lnTo>
                                                                            </a:path>
                                                                          </a:pathLst>
                                                                        </a:custGeom>
                                                                        <a:noFill/>
                                                                        <a:ln w="10209">
                                                                          <a:solidFill>
                                                                            <a:srgbClr val="999898"/>
                                                                          </a:solidFill>
                                                                          <a:round/>
                                                                          <a:headEnd/>
                                                                          <a:tailEnd/>
                                                                        </a:ln>
                                                                        <a:extLst>
                                                                          <a:ext uri="{909E8E84-426E-40dd-AFC4-6F175D3DCCD1}">
                                                                            <a14:hiddenFill xmlns:a14="http://schemas.microsoft.com/office/drawing/2010/main">
                                                                              <a:solidFill>
                                                                                <a:srgbClr val="FFFFFF"/>
                                                                              </a:solidFill>
                                                                            </a14:hiddenFill>
                                                                          </a:ext>
                                                                        </a:extLst>
                                                                      </wps:spPr>
                                                                      <wps:bodyPr rot="0" vert="horz" wrap="square" lIns="91440" tIns="45720" rIns="91440" bIns="45720" anchor="t" anchorCtr="0" upright="1"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g:grpSp>
                                                                      <wpg:cNvPr id="583" name="Group 556"/>
                                                                      <wpg:cNvGrpSpPr>
                                                                        <a:grpSpLocks/>
                                                                      </wpg:cNvGrpSpPr>
                                                                      <wpg:grpSpPr bwMode="auto">
                                                                        <a:xfrm>
                                                                          <a:off x="3753" y="-488"/>
                                                                          <a:ext cx="0" cy="673"/>
                                                                          <a:chOff x="3753" y="-488"/>
                                                                          <a:chExt cx="0" cy="673"/>
                                                                        </a:xfrm>
                                                                      </wpg:grpSpPr>
                                                                      <wps:wsp>
                                                                        <wps:cNvPr id="584" name="Freeform 764"/>
                                                                        <wps:cNvSpPr>
                                                                          <a:spLocks noEditPoints="1"/>
                                                                        </wps:cNvSpPr>
                                                                        <wps:spPr bwMode="auto">
                                                                          <a:xfrm>
                                                                            <a:off x="7506" y="-976"/>
                                                                            <a:ext cx="0" cy="674"/>
                                                                          </a:xfrm>
                                                                          <a:custGeom>
                                                                            <a:avLst/>
                                                                            <a:gdLst>
                                                                              <a:gd name="T0" fmla="+- 0 -488 -488"/>
                                                                              <a:gd name="T1" fmla="*/ -488 h 673"/>
                                                                              <a:gd name="T2" fmla="+- 0 185 -488"/>
                                                                              <a:gd name="T3" fmla="*/ 185 h 673"/>
                                                                            </a:gdLst>
                                                                            <a:ahLst/>
                                                                            <a:cxnLst>
                                                                              <a:cxn ang="0">
                                                                                <a:pos x="0" y="T1"/>
                                                                              </a:cxn>
                                                                              <a:cxn ang="0">
                                                                                <a:pos x="0" y="T3"/>
                                                                              </a:cxn>
                                                                            </a:cxnLst>
                                                                            <a:rect l="0" t="0" r="r" b="b"/>
                                                                            <a:pathLst>
                                                                              <a:path h="673">
                                                                                <a:moveTo>
                                                                                  <a:pt x="0" y="0"/>
                                                                                </a:moveTo>
                                                                                <a:lnTo>
                                                                                  <a:pt x="0" y="673"/>
                                                                                </a:lnTo>
                                                                              </a:path>
                                                                            </a:pathLst>
                                                                          </a:custGeom>
                                                                          <a:noFill/>
                                                                          <a:ln w="10209">
                                                                            <a:solidFill>
                                                                              <a:srgbClr val="999898"/>
                                                                            </a:solidFill>
                                                                            <a:round/>
                                                                            <a:headEnd/>
                                                                            <a:tailEnd/>
                                                                          </a:ln>
                                                                          <a:extLst>
                                                                            <a:ext uri="{909E8E84-426E-40dd-AFC4-6F175D3DCCD1}">
                                                                              <a14:hiddenFill xmlns:a14="http://schemas.microsoft.com/office/drawing/2010/main">
                                                                                <a:solidFill>
                                                                                  <a:srgbClr val="FFFFFF"/>
                                                                                </a:solidFill>
                                                                              </a14:hiddenFill>
                                                                            </a:ext>
                                                                          </a:extLst>
                                                                        </wps:spPr>
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<a:noAutofit/>
                                                                        </wps:bodyPr>
                                                                      </wps:wsp>
                                                                      <wpg:grpSp>
                                                                        <wpg:cNvPr id="585" name="Group 557"/>
                                                                        <wpg:cNvGrpSpPr>
                                                                          <a:grpSpLocks/>
                                                                        </wpg:cNvGrpSpPr>
                                                                        <wpg:grpSpPr bwMode="auto">
                                                                          <a:xfrm>
                                                                            <a:off x="3725" y="186"/>
                                                                            <a:ext cx="55" cy="0"/>
                                                                            <a:chOff x="3725" y="186"/>
                                                                            <a:chExt cx="55" cy="0"/>
                                                                          </a:xfrm>
                                                                        </wpg:grpSpPr>
                                                                        <wps:wsp>
                                                                          <wps:cNvPr id="586" name="Freeform 763"/>
                                                                          <wps:cNvSpPr>
                                                                            <a:spLocks noEditPoints="1"/>
                                                                          </wps:cNvSpPr>
                                                                          <wps:spPr bwMode="auto">
                                                                            <a:xfrm>
                                                                              <a:off x="7450" y="372"/>
                                                                              <a:ext cx="55" cy="0"/>
                                                                            </a:xfrm>
                                                                            <a:custGeom>
                                                                              <a:avLst/>
                                                                              <a:gdLst>
                                                                                <a:gd name="T0" fmla="+- 0 3725 3725"/>
                                                                                <a:gd name="T1" fmla="*/ T0 w 55"/>
                                                                                <a:gd name="T2" fmla="+- 0 3780 3725"/>
                                                                                <a:gd name="T3" fmla="*/ T2 w 55"/>
                                                                              </a:gdLst>
                                                                              <a:ahLst/>
                                                                              <a:cxnLst>
                                                                                <a:cxn ang="0">
                                                                                  <a:pos x="T1" y="0"/>
                                                                                </a:cxn>
                                                                                <a:cxn ang="0">
                                                                                  <a:pos x="T3" y="0"/>
                                                                                </a:cxn>
                                                                              </a:cxnLst>
                                                                              <a:rect l="0" t="0" r="r" b="b"/>
                                                                              <a:pathLst>
                                                                                <a:path w="55">
                                                                                  <a:moveTo>
                                                                                    <a:pt x="0" y="0"/>
                                                                                  </a:moveTo>
                                                                                  <a:lnTo>
                                                                                    <a:pt x="55" y="0"/>
                                                                                  </a:lnTo>
                                                                                </a:path>
                                                                              </a:pathLst>
                                                                            </a:custGeom>
                                                                            <a:noFill/>
                                                                            <a:ln w="10209">
                                                                              <a:solidFill>
                                                                                <a:srgbClr val="999898"/>
                                                                              </a:solidFill>
                                                                              <a:round/>
                                                                              <a:headEnd/>
                                                                              <a:tailEnd/>
                                                                            </a:ln>
                                                                            <a:extLst>
                                                                              <a:ext uri="{909E8E84-426E-40dd-AFC4-6F175D3DCCD1}">
                                                                                <a14:hiddenFill xmlns:a14="http://schemas.microsoft.com/office/drawing/2010/main">
                                                                                  <a:solidFill>
                                                                                    <a:srgbClr val="FFFFFF"/>
                                                                                  </a:solidFill>
                                                                                </a14:hiddenFill>
                                                                              </a:ext>
                                                                            </a:extLst>
                                                                          </wps:spPr>
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<a:noAutofit/>
                                                                          </wps:bodyPr>
                                                                        </wps:wsp>
                                                                        <wpg:grpSp>
                                                                          <wpg:cNvPr id="587" name="Group 558"/>
                                                                          <wpg:cNvGrpSpPr>
                                                                            <a:grpSpLocks/>
                                                                          </wpg:cNvGrpSpPr>
                                                                          <wpg:grpSpPr bwMode="auto">
                                                                            <a:xfrm>
                                                                              <a:off x="4495" y="-1120"/>
                                                                              <a:ext cx="55" cy="0"/>
                                                                              <a:chOff x="4495" y="-1120"/>
                                                                              <a:chExt cx="55" cy="0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588" name="Freeform 762"/>
                                                                            <wps:cNvSpPr>
                                                                              <a:spLocks noEditPoints="1"/>
                                                                            </wps:cNvSpPr>
                                                                            <wps:spPr bwMode="auto">
                                                                              <a:xfrm>
                                                                                <a:off x="8990" y="-2240"/>
                                                                                <a:ext cx="55" cy="0"/>
                                                                              </a:xfrm>
                                                                              <a:custGeom>
                                                                                <a:avLst/>
                                                                                <a:gdLst>
                                                                                  <a:gd name="T0" fmla="+- 0 4495 4495"/>
                                                                                  <a:gd name="T1" fmla="*/ T0 w 55"/>
                                                                                  <a:gd name="T2" fmla="+- 0 4550 4495"/>
                                                                                  <a:gd name="T3" fmla="*/ T2 w 55"/>
                                                                                </a:gdLst>
                                                                                <a:ahLst/>
                                                                                <a:cxnLst>
                                                                                  <a:cxn ang="0">
                                                                                    <a:pos x="T1" y="0"/>
                                                                                  </a:cxn>
                                                                                  <a:cxn ang="0">
                                                                                    <a:pos x="T3" y="0"/>
                                                                                  </a:cxn>
                                                                                </a:cxnLst>
                                                                                <a:rect l="0" t="0" r="r" b="b"/>
                                                                                <a:pathLst>
                                                                                  <a:path w="55">
                                                                                    <a:moveTo>
                                                                                      <a:pt x="0" y="0"/>
                                                                                    </a:moveTo>
                                                                                    <a:lnTo>
                                                                                      <a:pt x="55" y="0"/>
                                                                                    </a:lnTo>
                                                                                  </a:path>
                                                                                </a:pathLst>
                                                                              </a:custGeom>
                                                                              <a:noFill/>
                                                                              <a:ln w="10209">
                                                                                <a:solidFill>
                                                                                  <a:srgbClr val="999898"/>
                                                                                </a:solidFill>
                                                                                <a:round/>
                                                                                <a:headEnd/>
                                                                                <a:tailEnd/>
                                                                              </a:ln>
                                                                              <a:extLst>
                                                                                <a:ext uri="{909E8E84-426E-40dd-AFC4-6F175D3DCCD1}">
                                                                                  <a14:hiddenFill xmlns:a14="http://schemas.microsoft.com/office/drawing/2010/main">
                                                                                    <a:solidFill>
                                                                                      <a:srgbClr val="FFFFFF"/>
                                                                                    </a:solidFill>
                                                                                  </a14:hiddenFill>
                                                                                </a:ext>
                                                                              </a:extLst>
                                                                            </wps:spPr>
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  <wpg:grpSp>
                                                                            <wpg:cNvPr id="589" name="Group 559"/>
                                                                            <wpg:cNvGrpSpPr>
                                                                              <a:grpSpLocks/>
                                                                            </wpg:cNvGrpSpPr>
                                                                            <wpg:grpSpPr bwMode="auto">
                                                                              <a:xfrm>
                                                                                <a:off x="4523" y="-1120"/>
                                                                                <a:ext cx="0" cy="728"/>
                                                                                <a:chOff x="4523" y="-1120"/>
                                                                                <a:chExt cx="0" cy="728"/>
                                                                              </a:xfrm>
                                                                            </wpg:grpSpPr>
                                                                            <wps:wsp>
                                                                              <wps:cNvPr id="590" name="Freeform 761"/>
                                                                              <wps:cNvSpPr>
                                                                                <a:spLocks noEditPoints="1"/>
                                                                              </wps:cNvSpPr>
                                                                              <wps:spPr bwMode="auto">
                                                                                <a:xfrm>
                                                                                  <a:off x="9046" y="-2240"/>
                                                                                  <a:ext cx="0" cy="728"/>
                                                                                </a:xfrm>
                                                                                <a:custGeom>
                                                                                  <a:avLst/>
                                                                                  <a:gdLst>
                                                                                    <a:gd name="T0" fmla="+- 0 -1120 -1120"/>
                                                                                    <a:gd name="T1" fmla="*/ -1120 h 728"/>
                                                                                    <a:gd name="T2" fmla="+- 0 -392 -1120"/>
                                                                                    <a:gd name="T3" fmla="*/ -392 h 728"/>
                                                                                  </a:gdLst>
                                                                                  <a:ahLst/>
                                                                                  <a:cxnLst>
                                                                                    <a:cxn ang="0">
                                                                                      <a:pos x="0" y="T1"/>
                                                                                    </a:cxn>
                                                                                    <a:cxn ang="0">
                                                                                      <a:pos x="0" y="T3"/>
                                                                                    </a:cxn>
                                                                                  </a:cxnLst>
                                                                                  <a:rect l="0" t="0" r="r" b="b"/>
                                                                                  <a:pathLst>
                                                                                    <a:path h="728">
                                                                                      <a:moveTo>
                                                                                        <a:pt x="0" y="0"/>
                                                                                      </a:moveTo>
                                                                                      <a:lnTo>
                                                                                        <a:pt x="0" y="728"/>
                                                                                      </a:lnTo>
                                                                                    </a:path>
                                                                                  </a:pathLst>
                                                                                </a:custGeom>
                                                                                <a:noFill/>
                                                                                <a:ln w="10209">
                                                                                  <a:solidFill>
                                                                                    <a:srgbClr val="999898"/>
                                                                                  </a:solidFill>
                                                                                  <a:round/>
                                                                                  <a:headEnd/>
                                                                                  <a:tailEnd/>
                                                                                </a:ln>
                                                                                <a:extLst>
                                                                                  <a:ext uri="{909E8E84-426E-40dd-AFC4-6F175D3DCCD1}">
                                                                                    <a14:hiddenFill xmlns:a14="http://schemas.microsoft.com/office/drawing/2010/main">
                                                                                      <a:solidFill>
                                                                                        <a:srgbClr val="FFFFFF"/>
                                                                                      </a:solidFill>
                                                                                    </a14:hiddenFill>
                                                                                  </a:ext>
                                                                                </a:extLst>
                                                                              </wps:spPr>
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<a:noAutofit/>
                                                                              </wps:bodyPr>
                                                                            </wps:wsp>
                                                                            <wpg:grpSp>
                                                                              <wpg:cNvPr id="591" name="Group 560"/>
                                                                              <wpg:cNvGrpSpPr>
                                                                                <a:grpSpLocks/>
                                                                              </wpg:cNvGrpSpPr>
                                                                              <wpg:grpSpPr bwMode="auto">
                                                                                <a:xfrm>
                                                                                  <a:off x="4495" y="-392"/>
                                                                                  <a:ext cx="55" cy="0"/>
                                                                                  <a:chOff x="4495" y="-392"/>
                                                                                  <a:chExt cx="55" cy="0"/>
                                                                                </a:xfrm>
                                                                              </wpg:grpSpPr>
                                                                              <wps:wsp>
                                                                                <wps:cNvPr id="592" name="Freeform 760"/>
                                                                                <wps:cNvSpPr>
                                                                                  <a:spLocks noEditPoints="1"/>
                                                                                </wps:cNvSpPr>
                                                                                <wps:spPr bwMode="auto">
                                                                                  <a:xfrm>
                                                                                    <a:off x="8990" y="-784"/>
                                                                                    <a:ext cx="55" cy="0"/>
                                                                                  </a:xfrm>
                                                                                  <a:custGeom>
                                                                                    <a:avLst/>
                                                                                    <a:gdLst>
                                                                                      <a:gd name="T0" fmla="+- 0 4495 4495"/>
                                                                                      <a:gd name="T1" fmla="*/ T0 w 55"/>
                                                                                      <a:gd name="T2" fmla="+- 0 4550 4495"/>
                                                                                      <a:gd name="T3" fmla="*/ T2 w 55"/>
                                                                                    </a:gdLst>
                                                                                    <a:ahLst/>
                                                                                    <a:cxnLst>
                                                                                      <a:cxn ang="0">
                                                                                        <a:pos x="T1" y="0"/>
                                                                                      </a:cxn>
                                                                                      <a:cxn ang="0">
                                                                                        <a:pos x="T3" y="0"/>
                                                                                      </a:cxn>
                                                                                    </a:cxnLst>
                                                                                    <a:rect l="0" t="0" r="r" b="b"/>
                                                                                    <a:pathLst>
                                                                                      <a:path w="55">
                                                                                        <a:moveTo>
                                                                                          <a:pt x="0" y="0"/>
                                                                                        </a:moveTo>
                                                                                        <a:lnTo>
                                                                                          <a:pt x="55" y="0"/>
                                                                                        </a:lnTo>
                                                                                      </a:path>
                                                                                    </a:pathLst>
                                                                                  </a:custGeom>
                                                                                  <a:noFill/>
                                                                                  <a:ln w="10209">
                                                                                    <a:solidFill>
                                                                                      <a:srgbClr val="999898"/>
                                                                                    </a:solidFill>
                                                                                    <a:round/>
                                                                                    <a:headEnd/>
                                                                                    <a:tailEnd/>
                                                                                  </a:ln>
                                                                                  <a:extLst>
                                                                                    <a:ext uri="{909E8E84-426E-40dd-AFC4-6F175D3DCCD1}">
                                                                                      <a14:hiddenFill xmlns:a14="http://schemas.microsoft.com/office/drawing/2010/main">
                                                                                        <a:solidFill>
                                                                                          <a:srgbClr val="FFFFFF"/>
                                                                                        </a:solidFill>
                                                                                      </a14:hiddenFill>
                                                                                    </a:ext>
                                                                                  </a:extLst>
                                                                                </wps:spPr>
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<a:noAutofit/>
                                                                                </wps:bodyPr>
                                                                              </wps:wsp>
                                                                              <wpg:grpSp>
                                                                                <wpg:cNvPr id="593" name="Group 561"/>
                                                                                <wpg:cNvGrpSpPr>
                                                                                  <a:grpSpLocks/>
                                                                                </wpg:cNvGrpSpPr>
                                                                                <wpg:grpSpPr bwMode="auto">
                                                                                  <a:xfrm>
                                                                                    <a:off x="3725" y="4"/>
                                                                                    <a:ext cx="55" cy="0"/>
                                                                                    <a:chOff x="3725" y="4"/>
                                                                                    <a:chExt cx="55" cy="0"/>
                                                                                  </a:xfrm>
                                                                                </wpg:grpSpPr>
                                                                                <wps:wsp>
                                                                                  <wps:cNvPr id="594" name="Freeform 759"/>
                                                                                  <wps:cNvSpPr>
                                                                                    <a:spLocks noEditPoints="1"/>
                                                                                  </wps:cNvSpPr>
                                                                                  <wps:spPr bwMode="auto">
                                                                                    <a:xfrm>
                                                                                      <a:off x="7450" y="8"/>
                                                                                      <a:ext cx="55" cy="0"/>
                                                                                    </a:xfrm>
                                                                                    <a:custGeom>
                                                                                      <a:avLst/>
                                                                                      <a:gdLst>
                                                                                        <a:gd name="T0" fmla="+- 0 3725 3725"/>
                                                                                        <a:gd name="T1" fmla="*/ T0 w 55"/>
                                                                                        <a:gd name="T2" fmla="+- 0 3780 3725"/>
                                                                                        <a:gd name="T3" fmla="*/ T2 w 55"/>
                                                                                      </a:gdLst>
                                                                                      <a:ahLst/>
                                                                                      <a:cxnLst>
                                                                                        <a:cxn ang="0">
                                                                                          <a:pos x="T1" y="0"/>
                                                                                        </a:cxn>
                                                                                        <a:cxn ang="0">
                                                                                          <a:pos x="T3" y="0"/>
                                                                                        </a:cxn>
                                                                                      </a:cxnLst>
                                                                                      <a:rect l="0" t="0" r="r" b="b"/>
                                                                                      <a:pathLst>
                                                                                        <a:path w="55">
                                                                                          <a:moveTo>
                                                                                            <a:pt x="0" y="0"/>
                                                                                          </a:moveTo>
                                                                                          <a:lnTo>
                                                                                            <a:pt x="55" y="0"/>
                                                                                          </a:lnTo>
                                                                                        </a:path>
                                                                                      </a:pathLst>
                                                                                    </a:custGeom>
                                                                                    <a:noFill/>
                                                                                    <a:ln w="10209">
                                                                                      <a:solidFill>
                                                                                        <a:srgbClr val="999898"/>
                                                                                      </a:solidFill>
                                                                                      <a:round/>
                                                                                      <a:headEnd/>
                                                                                      <a:tailEnd/>
                                                                                    </a:ln>
                                                                                    <a:extLst>
                                                                                      <a:ext uri="{909E8E84-426E-40dd-AFC4-6F175D3DCCD1}">
                                                                                        <a14:hiddenFill xmlns:a14="http://schemas.microsoft.com/office/drawing/2010/main">
                                                                                          <a:solidFill>
                                                                                            <a:srgbClr val="FFFFFF"/>
                                                                                          </a:solidFill>
                                                                                        </a14:hiddenFill>
                                                                                      </a:ext>
                                                                                    </a:extLst>
                                                                                  </wps:spPr>
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<a:noAutofit/>
                                                                                  </wps:bodyPr>
                                                                                </wps:wsp>
                                                                                <wpg:grpSp>
                                                                                  <wpg:cNvPr id="595" name="Group 562"/>
                                                                                  <wpg:cNvGrpSpPr>
                                                                                    <a:grpSpLocks/>
                                                                                  </wpg:cNvGrpSpPr>
                                                                                  <wpg:grpSpPr bwMode="auto">
                                                                                    <a:xfrm>
                                                                                      <a:off x="3753" y="4"/>
                                                                                      <a:ext cx="0" cy="275"/>
                                                                                      <a:chOff x="3753" y="4"/>
                                                                                      <a:chExt cx="0" cy="275"/>
                                                                                    </a:xfrm>
                                                                                  </wpg:grpSpPr>
                                                                                  <wps:wsp>
                                                                                    <wps:cNvPr id="596" name="Freeform 758"/>
                                                                                    <wps:cNvSpPr>
                                                                                      <a:spLocks noEditPoints="1"/>
                                                                                    </wps:cNvSpPr>
                                                                                    <wps:spPr bwMode="auto">
                                                                                      <a:xfrm>
                                                                                        <a:off x="7506" y="8"/>
                                                                                        <a:ext cx="0" cy="274"/>
                                                                                      </a:xfrm>
                                                                                      <a:custGeom>
                                                                                        <a:avLst/>
                                                                                        <a:gdLst>
                                                                                          <a:gd name="T0" fmla="+- 0 4 4"/>
                                                                                          <a:gd name="T1" fmla="*/ 4 h 275"/>
                                                                                          <a:gd name="T2" fmla="+- 0 279 4"/>
                                                                                          <a:gd name="T3" fmla="*/ 279 h 275"/>
                                                                                        </a:gdLst>
                                                                                        <a:ahLst/>
                                                                                        <a:cxnLst>
                                                                                          <a:cxn ang="0">
                                                                                            <a:pos x="0" y="T1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0" y="T3"/>
                                                                                          </a:cxn>
                                                                                        </a:cxnLst>
                                                                                        <a:rect l="0" t="0" r="r" b="b"/>
                                                                                        <a:pathLst>
                                                                                          <a:path h="275">
                                                                                            <a:moveTo>
                                                                                              <a:pt x="0" y="0"/>
                                                                                            </a:moveTo>
                                                                                            <a:lnTo>
                                                                                              <a:pt x="0" y="275"/>
                                                                                            </a:lnTo>
                                                                                          </a:path>
                                                                                        </a:pathLst>
                                                                                      </a:custGeom>
                                                                                      <a:noFill/>
                                                                                      <a:ln w="10209">
                                                                                        <a:solidFill>
                                                                                          <a:srgbClr val="999898"/>
                                                                                        </a:solidFill>
                                                                                        <a:round/>
                                                                                        <a:headEnd/>
                                                                                        <a:tailEnd/>
                                                                                      </a:ln>
                                                                                      <a:extLst>
                                                                                        <a:ext uri="{909E8E84-426E-40dd-AFC4-6F175D3DCCD1}">
                                                                                          <a14:hiddenFill xmlns:a14="http://schemas.microsoft.com/office/drawing/2010/main">
                                                                                            <a:solidFill>
                                                                                              <a:srgbClr val="FFFFFF"/>
                                                                                            </a:solidFill>
                                                                                          </a14:hiddenFill>
                                                                                        </a:ext>
                                                                                      </a:extLst>
                                                                                    </wps:spPr>
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<a:noAutofit/>
                                                                                    </wps:bodyPr>
                                                                                  </wps:wsp>
                                                                                  <wpg:grpSp>
                                                                                    <wpg:cNvPr id="597" name="Group 563"/>
                                                                                    <wpg:cNvGrpSpPr>
                                                                                      <a:grpSpLocks/>
                                                                                    </wpg:cNvGrpSpPr>
                                                                                    <wpg:grpSpPr bwMode="auto">
                                                                                      <a:xfrm>
                                                                                        <a:off x="3725" y="278"/>
                                                                                        <a:ext cx="55" cy="0"/>
                                                                                        <a:chOff x="3725" y="278"/>
                                                                                        <a:chExt cx="55" cy="0"/>
                                                                                      </a:xfrm>
                                                                                    </wpg:grpSpPr>
                                                                                    <wps:wsp>
                                                                                      <wps:cNvPr id="598" name="Freeform 757"/>
                                                                                      <wps:cNvSpPr>
                                                                                        <a:spLocks noEditPoints="1"/>
                                                                                      </wps:cNvSpPr>
                                                                                      <wps:spPr bwMode="auto">
                                                                                        <a:xfrm>
                                                                                          <a:off x="7450" y="556"/>
                                                                                          <a:ext cx="55" cy="0"/>
                                                                                        </a:xfrm>
                                                                                        <a:custGeom>
                                                                                          <a:avLst/>
                                                                                          <a:gdLst>
                                                                                            <a:gd name="T0" fmla="+- 0 3725 3725"/>
                                                                                            <a:gd name="T1" fmla="*/ T0 w 55"/>
                                                                                            <a:gd name="T2" fmla="+- 0 3780 3725"/>
                                                                                            <a:gd name="T3" fmla="*/ T2 w 55"/>
                                                                                          </a:gdLst>
                                                                                          <a:ahLst/>
                                                                                          <a:cxnLst>
                                                                                            <a:cxn ang="0">
                                                                                              <a:pos x="T1" y="0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3" y="0"/>
                                                                                            </a:cxn>
                                                                                          </a:cxnLst>
                                                                                          <a:rect l="0" t="0" r="r" b="b"/>
                                                                                          <a:pathLst>
                                                                                            <a:path w="55">
                                                                                              <a:moveTo>
                                                                                                <a:pt x="0" y="0"/>
                                                                                              </a:moveTo>
                                                                                              <a:lnTo>
                                                                                                <a:pt x="55" y="0"/>
                                                                                              </a:lnTo>
                                                                                            </a:path>
                                                                                          </a:pathLst>
                                                                                        </a:custGeom>
                                                                                        <a:noFill/>
                                                                                        <a:ln w="10209">
                                                                                          <a:solidFill>
                                                                                            <a:srgbClr val="999898"/>
                                                                                          </a:solidFill>
                                                                                          <a:round/>
                                                                                          <a:headEnd/>
                                                                                          <a:tailEnd/>
                                                                                        </a:ln>
                                                                                        <a:extLst>
                                                                                          <a:ext uri="{909E8E84-426E-40dd-AFC4-6F175D3DCCD1}">
                                                                                            <a14:hiddenFill xmlns:a14="http://schemas.microsoft.com/office/drawing/2010/main">
                                                                                              <a:solidFill>
                                                                                                <a:srgbClr val="FFFFFF"/>
                                                                                              </a:solidFill>
                                                                                            </a14:hiddenFill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wps:spPr>
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<a:noAutofit/>
                                                                                      </wps:bodyPr>
                                                                                    </wps:wsp>
                                                                                    <wpg:grpSp>
                                                                                      <wpg:cNvPr id="599" name="Group 564"/>
                                                                                      <wpg:cNvGrpSpPr>
                                                                                        <a:grpSpLocks/>
                                                                                      </wpg:cNvGrpSpPr>
                                                                                      <wpg:grpSpPr bwMode="auto">
                                                                                        <a:xfrm>
                                                                                          <a:off x="4495" y="42"/>
                                                                                          <a:ext cx="55" cy="0"/>
                                                                                          <a:chOff x="4495" y="42"/>
                                                                                          <a:chExt cx="55" cy="0"/>
                                                                                        </a:xfrm>
                                                                                      </wpg:grpSpPr>
                                                                                      <wps:wsp>
                                                                                        <wps:cNvPr id="600" name="Freeform 756"/>
                                                                                        <wps:cNvSpPr>
                                                                                          <a:spLocks noEditPoints="1"/>
                                                                                        </wps:cNvSpPr>
                                                                                        <wps:spPr bwMode="auto">
                                                                                          <a:xfrm>
                                                                                            <a:off x="8990" y="84"/>
                                                                                            <a:ext cx="55" cy="0"/>
                                                                                          </a:xfrm>
                                                                                          <a:custGeom>
                                                                                            <a:avLst/>
                                                                                            <a:gdLst>
                                                                                              <a:gd name="T0" fmla="+- 0 4495 4495"/>
                                                                                              <a:gd name="T1" fmla="*/ T0 w 55"/>
                                                                                              <a:gd name="T2" fmla="+- 0 4550 4495"/>
                                                                                              <a:gd name="T3" fmla="*/ T2 w 55"/>
                                                                                            </a:gdLst>
                                                                                            <a:ahLst/>
                                                                                            <a:cxnLst>
                                                                                              <a:cxn ang="0">
                                                                                                <a:pos x="T1" y="0"/>
                                                                                              </a:cxn>
                                                                                              <a:cxn ang="0">
                                                                                                <a:pos x="T3" y="0"/>
                                                                                              </a:cxn>
                                                                                            </a:cxnLst>
                                                                                            <a:rect l="0" t="0" r="r" b="b"/>
                                                                                            <a:pathLst>
                                                                                              <a:path w="55">
                                                                                                <a:moveTo>
                                                                                                  <a:pt x="0" y="0"/>
                                                                                                </a:moveTo>
                                                                                                <a:lnTo>
                                                                                                  <a:pt x="55" y="0"/>
                                                                                                </a:lnTo>
                                                                                              </a:path>
                                                                                            </a:pathLst>
                                                                                          </a:custGeom>
                                                                                          <a:noFill/>
                                                                                          <a:ln w="10209">
                                                                                            <a:solidFill>
                                                                                              <a:srgbClr val="999898"/>
                                                                                            </a:solidFill>
                                                                                            <a:round/>
                                                                                            <a:headEnd/>
                                                                                            <a:tailEnd/>
                                                                                          </a:ln>
                                                                                          <a:extLst>
                                                                                            <a:ext uri="{909E8E84-426E-40dd-AFC4-6F175D3DCCD1}">
                                                                                              <a14:hiddenFill xmlns:a14="http://schemas.microsoft.com/office/drawing/2010/main">
                                                                                                <a:solidFill>
                                                                                                  <a:srgbClr val="FFFFFF"/>
                                                                                                </a:solidFill>
                                                                                              </a14:hiddenFill>
                                                                                            </a:ext>
                                                                                          </a:extLst>
                                                                                        </wps:spPr>
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<a:noAutofit/>
                                                                                        </wps:bodyPr>
                                                                                      </wps:wsp>
                                                                                      <wpg:grpSp>
                                                                                        <wpg:cNvPr id="601" name="Group 565"/>
                                                                                        <wpg:cNvGrpSpPr>
                                                                                          <a:grpSpLocks/>
                                                                                        </wpg:cNvGrpSpPr>
                                                                                        <wpg:grpSpPr bwMode="auto">
                                                                                          <a:xfrm>
                                                                                            <a:off x="4523" y="42"/>
                                                                                            <a:ext cx="0" cy="330"/>
                                                                                            <a:chOff x="4523" y="42"/>
                                                                                            <a:chExt cx="0" cy="330"/>
                                                                                          </a:xfrm>
                                                                                        </wpg:grpSpPr>
                                                                                        <wps:wsp>
                                                                                          <wps:cNvPr id="602" name="Freeform 755"/>
                                                                                          <wps:cNvSpPr>
                                                                                            <a:spLocks noEditPoints="1"/>
                                                                                          </wps:cNvSpPr>
                                                                                          <wps:spPr bwMode="auto">
                                                                                            <a:xfrm>
                                                                                              <a:off x="9046" y="84"/>
                                                                                              <a:ext cx="0" cy="330"/>
                                                                                            </a:xfrm>
                                                                                            <a:custGeom>
                                                                                              <a:avLst/>
                                                                                              <a:gdLst>
                                                                                                <a:gd name="T0" fmla="+- 0 42 42"/>
                                                                                                <a:gd name="T1" fmla="*/ 42 h 330"/>
                                                                                                <a:gd name="T2" fmla="+- 0 372 42"/>
                                                                                                <a:gd name="T3" fmla="*/ 372 h 330"/>
                                                                                              </a:gdLst>
                                                                                              <a:ahLst/>
                                                                                              <a:cxnLst>
                                                                                                <a:cxn ang="0">
                                                                                                  <a:pos x="0" y="T1"/>
                                                                                                </a:cxn>
                                                                                                <a:cxn ang="0">
                                                                                                  <a:pos x="0" y="T3"/>
                                                                                                </a:cxn>
                                                                                              </a:cxnLst>
                                                                                              <a:rect l="0" t="0" r="r" b="b"/>
                                                                                              <a:pathLst>
                                                                                                <a:path h="330">
                                                                                                  <a:moveTo>
                                                                                                    <a:pt x="0" y="0"/>
                                                                                                  </a:moveTo>
                                                                                                  <a:lnTo>
                                                                                                    <a:pt x="0" y="330"/>
                                                                                                  </a:lnTo>
                                                                                                </a:path>
                                                                                              </a:pathLst>
                                                                                            </a:custGeom>
                                                                                            <a:noFill/>
                                                                                            <a:ln w="10209">
                                                                                              <a:solidFill>
                                                                                                <a:srgbClr val="999898"/>
                                                                                              </a:solidFill>
                                                                                              <a:round/>
                                                                                              <a:headEnd/>
                                                                                              <a:tailEnd/>
                                                                                            </a:ln>
                                                                                            <a:extLst>
                                                                                              <a:ext uri="{909E8E84-426E-40dd-AFC4-6F175D3DCCD1}">
                                                                                                <a14:hiddenFill xmlns:a14="http://schemas.microsoft.com/office/drawing/2010/main">
                                                                                                  <a:solidFill>
                                                                                                    <a:srgbClr val="FFFFFF"/>
                                                                                                  </a:solidFill>
                                                                                                </a14:hiddenFill>
                                                                                              </a:ext>
                                                                                            </a:extLst>
                                                                                          </wps:spPr>
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<a:noAutofit/>
                                                                                          </wps:bodyPr>
                                                                                        </wps:wsp>
                                                                                        <wpg:grpSp>
                                                                                          <wpg:cNvPr id="603" name="Group 566"/>
                                                                                          <wpg:cNvGrpSpPr>
                                                                                            <a:grpSpLocks/>
                                                                                          </wpg:cNvGrpSpPr>
                                                                                          <wpg:grpSpPr bwMode="auto">
                                                                                            <a:xfrm>
                                                                                              <a:off x="4495" y="372"/>
                                                                                              <a:ext cx="55" cy="0"/>
                                                                                              <a:chOff x="4495" y="372"/>
                                                                                              <a:chExt cx="55" cy="0"/>
                                                                                            </a:xfrm>
                                                                                          </wpg:grpSpPr>
                                                                                          <wps:wsp>
                                                                                            <wps:cNvPr id="604" name="Freeform 754"/>
                                                                                            <wps:cNvSpPr>
                                                                                              <a:spLocks noEditPoints="1"/>
                                                                                            </wps:cNvSpPr>
                                                                                            <wps:spPr bwMode="auto">
                                                                                              <a:xfrm>
                                                                                                <a:off x="8990" y="744"/>
                                                                                                <a:ext cx="55" cy="0"/>
                                                                                              </a:xfrm>
                                                                                              <a:custGeom>
                                                                                                <a:avLst/>
                                                                                                <a:gdLst>
                                                                                                  <a:gd name="T0" fmla="+- 0 4495 4495"/>
                                                                                                  <a:gd name="T1" fmla="*/ T0 w 55"/>
                                                                                                  <a:gd name="T2" fmla="+- 0 4550 4495"/>
                                                                                                  <a:gd name="T3" fmla="*/ T2 w 55"/>
                                                                                                </a:gdLst>
                                                                                                <a:ahLst/>
                                                                                                <a:cxnLst>
                                                                                                  <a:cxn ang="0">
                                                                                                    <a:pos x="T1" y="0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3" y="0"/>
                                                                                                  </a:cxn>
                                                                                                </a:cxnLst>
                                                                                                <a:rect l="0" t="0" r="r" b="b"/>
                                                                                                <a:pathLst>
                                                                                                  <a:path w="55">
                                                                                                    <a:moveTo>
                                                                                                      <a:pt x="0" y="0"/>
                                                                                                    </a:moveTo>
                                                                                                    <a:lnTo>
                                                                                                      <a:pt x="55" y="0"/>
                                                                                                    </a:lnTo>
                                                                                                  </a:path>
                                                                                                </a:pathLst>
                                                                                              </a:custGeom>
                                                                                              <a:noFill/>
                                                                                              <a:ln w="10209">
                                                                                                <a:solidFill>
                                                                                                  <a:srgbClr val="999898"/>
                                                                                                </a:solidFill>
                                                                                                <a:round/>
                                                                                                <a:headEnd/>
                                                                                                <a:tailEnd/>
                                                                                              </a:ln>
                                                                                              <a:extLst>
                                                                                                <a:ext uri="{909E8E84-426E-40dd-AFC4-6F175D3DCCD1}">
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<a:solidFill>
                                                                                                      <a:srgbClr val="FFFFFF"/>
                                                                                                    </a:solidFill>
                                                                                                  </a14:hiddenFill>
                                                                                                </a:ext>
                                                                                              </a:extLst>
                                                                                            </wps:spPr>
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<a:noAutofit/>
                                                                                            </wps:bodyPr>
                                                                                          </wps:wsp>
                                                                                          <wpg:grpSp>
                                                                                            <wpg:cNvPr id="605" name="Group 567"/>
                                                                                            <wpg:cNvGrpSpPr>
                                                                                              <a:grpSpLocks/>
                                                                                            </wpg:cNvGrpSpPr>
                                                                                            <wpg:grpSpPr bwMode="auto">
                                                                                              <a:xfrm>
                                                                                                <a:off x="3753" y="-751"/>
                                                                                                <a:ext cx="770" cy="608"/>
                                                                                                <a:chOff x="3753" y="-751"/>
                                                                                                <a:chExt cx="770" cy="608"/>
                                                                                              </a:xfrm>
                                                                                            </wpg:grpSpPr>
                                                                                            <wps:wsp>
                                                                                              <wps:cNvPr id="606" name="Freeform 753"/>
                                                                                              <wps:cNvSpPr>
                                                                                                <a:spLocks noEditPoints="1"/>
                                                                                              </wps:cNvSpPr>
                                                                                              <wps:spPr bwMode="auto">
                                                                                                <a:xfrm>
                                                                                                  <a:off x="7506" y="-1502"/>
                                                                                                  <a:ext cx="770" cy="608"/>
                                                                                                </a:xfrm>
                                                                                                <a:custGeom>
                                                                                                  <a:avLst/>
                                                                                                  <a:gdLst>
                                                                                                    <a:gd name="T0" fmla="+- 0 3763 3753"/>
                                                                                                    <a:gd name="T1" fmla="*/ T0 w 770"/>
                                                                                                    <a:gd name="T2" fmla="+- 0 -150 -751"/>
                                                                                                    <a:gd name="T3" fmla="*/ -150 h 608"/>
                                                                                                    <a:gd name="T4" fmla="+- 0 3782 3753"/>
                                                                                                    <a:gd name="T5" fmla="*/ T4 w 770"/>
                                                                                                    <a:gd name="T6" fmla="+- 0 -166 -751"/>
                                                                                                    <a:gd name="T7" fmla="*/ -166 h 608"/>
                                                                                                    <a:gd name="T8" fmla="+- 0 3802 3753"/>
                                                                                                    <a:gd name="T9" fmla="*/ T8 w 770"/>
                                                                                                    <a:gd name="T10" fmla="+- 0 -181 -751"/>
                                                                                                    <a:gd name="T11" fmla="*/ -181 h 608"/>
                                                                                                    <a:gd name="T12" fmla="+- 0 3821 3753"/>
                                                                                                    <a:gd name="T13" fmla="*/ T12 w 770"/>
                                                                                                    <a:gd name="T14" fmla="+- 0 -196 -751"/>
                                                                                                    <a:gd name="T15" fmla="*/ -196 h 608"/>
                                                                                                    <a:gd name="T16" fmla="+- 0 3841 3753"/>
                                                                                                    <a:gd name="T17" fmla="*/ T16 w 770"/>
                                                                                                    <a:gd name="T18" fmla="+- 0 -212 -751"/>
                                                                                                    <a:gd name="T19" fmla="*/ -212 h 608"/>
                                                                                                    <a:gd name="T20" fmla="+- 0 3860 3753"/>
                                                                                                    <a:gd name="T21" fmla="*/ T20 w 770"/>
                                                                                                    <a:gd name="T22" fmla="+- 0 -227 -751"/>
                                                                                                    <a:gd name="T23" fmla="*/ -227 h 608"/>
                                                                                                    <a:gd name="T24" fmla="+- 0 3879 3753"/>
                                                                                                    <a:gd name="T25" fmla="*/ T24 w 770"/>
                                                                                                    <a:gd name="T26" fmla="+- 0 -243 -751"/>
                                                                                                    <a:gd name="T27" fmla="*/ -243 h 608"/>
                                                                                                    <a:gd name="T28" fmla="+- 0 3899 3753"/>
                                                                                                    <a:gd name="T29" fmla="*/ T28 w 770"/>
                                                                                                    <a:gd name="T30" fmla="+- 0 -258 -751"/>
                                                                                                    <a:gd name="T31" fmla="*/ -258 h 608"/>
                                                                                                    <a:gd name="T32" fmla="+- 0 3918 3753"/>
                                                                                                    <a:gd name="T33" fmla="*/ T32 w 770"/>
                                                                                                    <a:gd name="T34" fmla="+- 0 -273 -751"/>
                                                                                                    <a:gd name="T35" fmla="*/ -273 h 608"/>
                                                                                                    <a:gd name="T36" fmla="+- 0 3938 3753"/>
                                                                                                    <a:gd name="T37" fmla="*/ T36 w 770"/>
                                                                                                    <a:gd name="T38" fmla="+- 0 -289 -751"/>
                                                                                                    <a:gd name="T39" fmla="*/ -289 h 608"/>
                                                                                                    <a:gd name="T40" fmla="+- 0 3957 3753"/>
                                                                                                    <a:gd name="T41" fmla="*/ T40 w 770"/>
                                                                                                    <a:gd name="T42" fmla="+- 0 -304 -751"/>
                                                                                                    <a:gd name="T43" fmla="*/ -304 h 608"/>
                                                                                                    <a:gd name="T44" fmla="+- 0 3977 3753"/>
                                                                                                    <a:gd name="T45" fmla="*/ T44 w 770"/>
                                                                                                    <a:gd name="T46" fmla="+- 0 -320 -751"/>
                                                                                                    <a:gd name="T47" fmla="*/ -320 h 608"/>
                                                                                                    <a:gd name="T48" fmla="+- 0 3996 3753"/>
                                                                                                    <a:gd name="T49" fmla="*/ T48 w 770"/>
                                                                                                    <a:gd name="T50" fmla="+- 0 -335 -751"/>
                                                                                                    <a:gd name="T51" fmla="*/ -335 h 608"/>
                                                                                                    <a:gd name="T52" fmla="+- 0 4016 3753"/>
                                                                                                    <a:gd name="T53" fmla="*/ T52 w 770"/>
                                                                                                    <a:gd name="T54" fmla="+- 0 -350 -751"/>
                                                                                                    <a:gd name="T55" fmla="*/ -350 h 608"/>
                                                                                                    <a:gd name="T56" fmla="+- 0 4035 3753"/>
                                                                                                    <a:gd name="T57" fmla="*/ T56 w 770"/>
                                                                                                    <a:gd name="T58" fmla="+- 0 -366 -751"/>
                                                                                                    <a:gd name="T59" fmla="*/ -366 h 608"/>
                                                                                                    <a:gd name="T60" fmla="+- 0 4055 3753"/>
                                                                                                    <a:gd name="T61" fmla="*/ T60 w 770"/>
                                                                                                    <a:gd name="T62" fmla="+- 0 -381 -751"/>
                                                                                                    <a:gd name="T63" fmla="*/ -381 h 608"/>
                                                                                                    <a:gd name="T64" fmla="+- 0 4074 3753"/>
                                                                                                    <a:gd name="T65" fmla="*/ T64 w 770"/>
                                                                                                    <a:gd name="T66" fmla="+- 0 -397 -751"/>
                                                                                                    <a:gd name="T67" fmla="*/ -397 h 608"/>
                                                                                                    <a:gd name="T68" fmla="+- 0 4094 3753"/>
                                                                                                    <a:gd name="T69" fmla="*/ T68 w 770"/>
                                                                                                    <a:gd name="T70" fmla="+- 0 -412 -751"/>
                                                                                                    <a:gd name="T71" fmla="*/ -412 h 608"/>
                                                                                                    <a:gd name="T72" fmla="+- 0 4113 3753"/>
                                                                                                    <a:gd name="T73" fmla="*/ T72 w 770"/>
                                                                                                    <a:gd name="T74" fmla="+- 0 -427 -751"/>
                                                                                                    <a:gd name="T75" fmla="*/ -427 h 608"/>
                                                                                                    <a:gd name="T76" fmla="+- 0 4133 3753"/>
                                                                                                    <a:gd name="T77" fmla="*/ T76 w 770"/>
                                                                                                    <a:gd name="T78" fmla="+- 0 -443 -751"/>
                                                                                                    <a:gd name="T79" fmla="*/ -443 h 608"/>
                                                                                                    <a:gd name="T80" fmla="+- 0 4152 3753"/>
                                                                                                    <a:gd name="T81" fmla="*/ T80 w 770"/>
                                                                                                    <a:gd name="T82" fmla="+- 0 -458 -751"/>
                                                                                                    <a:gd name="T83" fmla="*/ -458 h 608"/>
                                                                                                    <a:gd name="T84" fmla="+- 0 4172 3753"/>
                                                                                                    <a:gd name="T85" fmla="*/ T84 w 770"/>
                                                                                                    <a:gd name="T86" fmla="+- 0 -473 -751"/>
                                                                                                    <a:gd name="T87" fmla="*/ -473 h 608"/>
                                                                                                    <a:gd name="T88" fmla="+- 0 4191 3753"/>
                                                                                                    <a:gd name="T89" fmla="*/ T88 w 770"/>
                                                                                                    <a:gd name="T90" fmla="+- 0 -489 -751"/>
                                                                                                    <a:gd name="T91" fmla="*/ -489 h 608"/>
                                                                                                    <a:gd name="T92" fmla="+- 0 4211 3753"/>
                                                                                                    <a:gd name="T93" fmla="*/ T92 w 770"/>
                                                                                                    <a:gd name="T94" fmla="+- 0 -504 -751"/>
                                                                                                    <a:gd name="T95" fmla="*/ -504 h 608"/>
                                                                                                    <a:gd name="T96" fmla="+- 0 4230 3753"/>
                                                                                                    <a:gd name="T97" fmla="*/ T96 w 770"/>
                                                                                                    <a:gd name="T98" fmla="+- 0 -520 -751"/>
                                                                                                    <a:gd name="T99" fmla="*/ -520 h 608"/>
                                                                                                    <a:gd name="T100" fmla="+- 0 4250 3753"/>
                                                                                                    <a:gd name="T101" fmla="*/ T100 w 770"/>
                                                                                                    <a:gd name="T102" fmla="+- 0 -535 -751"/>
                                                                                                    <a:gd name="T103" fmla="*/ -535 h 608"/>
                                                                                                    <a:gd name="T104" fmla="+- 0 4269 3753"/>
                                                                                                    <a:gd name="T105" fmla="*/ T104 w 770"/>
                                                                                                    <a:gd name="T106" fmla="+- 0 -551 -751"/>
                                                                                                    <a:gd name="T107" fmla="*/ -551 h 608"/>
                                                                                                    <a:gd name="T108" fmla="+- 0 4289 3753"/>
                                                                                                    <a:gd name="T109" fmla="*/ T108 w 770"/>
                                                                                                    <a:gd name="T110" fmla="+- 0 -566 -751"/>
                                                                                                    <a:gd name="T111" fmla="*/ -566 h 608"/>
                                                                                                    <a:gd name="T112" fmla="+- 0 4308 3753"/>
                                                                                                    <a:gd name="T113" fmla="*/ T112 w 770"/>
                                                                                                    <a:gd name="T114" fmla="+- 0 -581 -751"/>
                                                                                                    <a:gd name="T115" fmla="*/ -581 h 608"/>
                                                                                                    <a:gd name="T116" fmla="+- 0 4328 3753"/>
                                                                                                    <a:gd name="T117" fmla="*/ T116 w 770"/>
                                                                                                    <a:gd name="T118" fmla="+- 0 -597 -751"/>
                                                                                                    <a:gd name="T119" fmla="*/ -597 h 608"/>
                                                                                                    <a:gd name="T120" fmla="+- 0 4347 3753"/>
                                                                                                    <a:gd name="T121" fmla="*/ T120 w 770"/>
                                                                                                    <a:gd name="T122" fmla="+- 0 -612 -751"/>
                                                                                                    <a:gd name="T123" fmla="*/ -612 h 608"/>
                                                                                                    <a:gd name="T124" fmla="+- 0 4367 3753"/>
                                                                                                    <a:gd name="T125" fmla="*/ T124 w 770"/>
                                                                                                    <a:gd name="T126" fmla="+- 0 -627 -751"/>
                                                                                                    <a:gd name="T127" fmla="*/ -627 h 608"/>
                                                                                                    <a:gd name="T128" fmla="+- 0 4386 3753"/>
                                                                                                    <a:gd name="T129" fmla="*/ T128 w 770"/>
                                                                                                    <a:gd name="T130" fmla="+- 0 -643 -751"/>
                                                                                                    <a:gd name="T131" fmla="*/ -643 h 608"/>
                                                                                                    <a:gd name="T132" fmla="+- 0 4406 3753"/>
                                                                                                    <a:gd name="T133" fmla="*/ T132 w 770"/>
                                                                                                    <a:gd name="T134" fmla="+- 0 -658 -751"/>
                                                                                                    <a:gd name="T135" fmla="*/ -658 h 608"/>
                                                                                                    <a:gd name="T136" fmla="+- 0 4425 3753"/>
                                                                                                    <a:gd name="T137" fmla="*/ T136 w 770"/>
                                                                                                    <a:gd name="T138" fmla="+- 0 -674 -751"/>
                                                                                                    <a:gd name="T139" fmla="*/ -674 h 608"/>
                                                                                                    <a:gd name="T140" fmla="+- 0 4445 3753"/>
                                                                                                    <a:gd name="T141" fmla="*/ T140 w 770"/>
                                                                                                    <a:gd name="T142" fmla="+- 0 -689 -751"/>
                                                                                                    <a:gd name="T143" fmla="*/ -689 h 608"/>
                                                                                                    <a:gd name="T144" fmla="+- 0 4464 3753"/>
                                                                                                    <a:gd name="T145" fmla="*/ T144 w 770"/>
                                                                                                    <a:gd name="T146" fmla="+- 0 -704 -751"/>
                                                                                                    <a:gd name="T147" fmla="*/ -704 h 608"/>
                                                                                                    <a:gd name="T148" fmla="+- 0 4484 3753"/>
                                                                                                    <a:gd name="T149" fmla="*/ T148 w 770"/>
                                                                                                    <a:gd name="T150" fmla="+- 0 -720 -751"/>
                                                                                                    <a:gd name="T151" fmla="*/ -720 h 608"/>
                                                                                                    <a:gd name="T152" fmla="+- 0 4503 3753"/>
                                                                                                    <a:gd name="T153" fmla="*/ T152 w 770"/>
                                                                                                    <a:gd name="T154" fmla="+- 0 -735 -751"/>
                                                                                                    <a:gd name="T155" fmla="*/ -735 h 608"/>
                                                                                                    <a:gd name="T156" fmla="+- 0 4523 3753"/>
                                                                                                    <a:gd name="T157" fmla="*/ T156 w 770"/>
                                                                                                    <a:gd name="T158" fmla="+- 0 -751 -751"/>
                                                                                                    <a:gd name="T159" fmla="*/ -751 h 608"/>
                                                                                                  </a:gdLst>
                                                                                                  <a:ahLst/>
                                                                                                  <a:cxnLst>
                                                                                                    <a:cxn ang="0">
                                                                                                      <a:pos x="T1" y="T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5" y="T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9" y="T1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3" y="T1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7" y="T19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21" y="T2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25" y="T2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29" y="T3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33" y="T3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37" y="T39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41" y="T4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45" y="T4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49" y="T5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53" y="T5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57" y="T59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61" y="T6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65" y="T6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69" y="T7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73" y="T7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77" y="T79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81" y="T8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85" y="T8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89" y="T9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93" y="T9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97" y="T99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01" y="T10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05" y="T10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09" y="T11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13" y="T11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17" y="T119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21" y="T12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25" y="T12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29" y="T13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33" y="T13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37" y="T139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41" y="T14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45" y="T14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49" y="T15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53" y="T15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57" y="T159"/>
                                                                                                    </a:cxn>
                                                                                                  </a:cxnLst>
                                                                                                  <a:rect l="0" t="0" r="r" b="b"/>
                                                                                                  <a:pathLst>
                                                                                                    <a:path w="770" h="608">
                                                                                                      <a:moveTo>
                                                                                                        <a:pt x="0" y="608"/>
                                                                                                      </a:moveTo>
                                                                                                      <a:lnTo>
                                                                                                        <a:pt x="10" y="60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9" y="593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9" y="585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9" y="57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9" y="57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8" y="56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8" y="555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8" y="54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88" y="539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97" y="53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07" y="52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17" y="516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26" y="50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36" y="50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46" y="493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56" y="485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65" y="47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75" y="47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85" y="46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95" y="455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04" y="44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14" y="439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24" y="43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34" y="42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43" y="416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53" y="40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63" y="40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73" y="393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82" y="385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92" y="37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02" y="37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12" y="36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21" y="35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31" y="34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41" y="339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51" y="33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60" y="32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70" y="316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80" y="30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90" y="30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99" y="293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09" y="285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19" y="27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29" y="27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38" y="26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48" y="25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58" y="24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67" y="239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77" y="23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87" y="22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97" y="216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06" y="20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16" y="20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26" y="193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36" y="185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45" y="17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55" y="17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65" y="16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75" y="15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84" y="14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94" y="139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04" y="13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14" y="12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23" y="116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33" y="10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43" y="10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53" y="93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62" y="85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72" y="7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82" y="7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92" y="6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01" y="5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11" y="4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21" y="39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31" y="3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40" y="23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50" y="16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60" y="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70" y="0"/>
                                                                                                      </a:lnTo>
                                                                                                    </a:path>
                                                                                                  </a:pathLst>
                                                                                                </a:custGeom>
                                                                                                <a:noFill/>
                                                                                                <a:ln w="10209">
                                                                                                  <a:solidFill>
                                                                                                    <a:srgbClr val="F8766C"/>
                                                                                                  </a:solidFill>
                                                                                                  <a:prstDash val="lgDash"/>
                                                                                                  <a:round/>
                                                                                                  <a:headEnd/>
                                                                                                  <a:tailEnd/>
                                                                                                </a:ln>
                                                                                                <a:extLst>
                                                                                                  <a:ext uri="{909E8E84-426E-40dd-AFC4-6F175D3DCCD1}">
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<a:solidFill>
                                                                                                        <a:srgbClr val="FFFFFF"/>
                                                                                                      </a:solidFill>
                                                                                                    </a14:hiddenFill>
                                                                                                  </a:ext>
                                                                                                </a:extLst>
                                                                                              </wps:spPr>
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<a:noAutofit/>
                                                                                              </wps:bodyPr>
                                                                                            </wps:wsp>
                                                                                            <wpg:grpSp>
                                                                                              <wpg:cNvPr id="607" name="Group 568"/>
                                                                                              <wpg:cNvGrpSpPr>
                                                                                                <a:grpSpLocks/>
                                                                                              </wpg:cNvGrpSpPr>
                                                                                              <wpg:grpSpPr bwMode="auto">
                                                                                                <a:xfrm>
                                                                                                  <a:off x="3753" y="149"/>
                                                                                                  <a:ext cx="770" cy="67"/>
                                                                                                  <a:chOff x="3753" y="149"/>
                                                                                                  <a:chExt cx="770" cy="67"/>
                                                                                                </a:xfrm>
                                                                                              </wpg:grpSpPr>
                                                                                              <wps:wsp>
                                                                                                <wps:cNvPr id="608" name="Freeform 752"/>
                                                                                                <wps:cNvSpPr>
                                                                                                  <a:spLocks noEditPoints="1"/>
                                                                                                </wps:cNvSpPr>
                                                                                                <wps:spPr bwMode="auto">
                                                                                                  <a:xfrm>
                                                                                                    <a:off x="7506" y="298"/>
                                                                                                    <a:ext cx="770" cy="67"/>
                                                                                                  </a:xfrm>
                                                                                                  <a:custGeom>
                                                                                                    <a:avLst/>
                                                                                                    <a:gdLst>
                                                                                                      <a:gd name="T0" fmla="+- 0 3763 3753"/>
                                                                                                      <a:gd name="T1" fmla="*/ T0 w 770"/>
                                                                                                      <a:gd name="T2" fmla="+- 0 150 149"/>
                                                                                                      <a:gd name="T3" fmla="*/ 150 h 67"/>
                                                                                                      <a:gd name="T4" fmla="+- 0 3782 3753"/>
                                                                                                      <a:gd name="T5" fmla="*/ T4 w 770"/>
                                                                                                      <a:gd name="T6" fmla="+- 0 152 149"/>
                                                                                                      <a:gd name="T7" fmla="*/ 152 h 67"/>
                                                                                                      <a:gd name="T8" fmla="+- 0 3802 3753"/>
                                                                                                      <a:gd name="T9" fmla="*/ T8 w 770"/>
                                                                                                      <a:gd name="T10" fmla="+- 0 154 149"/>
                                                                                                      <a:gd name="T11" fmla="*/ 154 h 67"/>
                                                                                                      <a:gd name="T12" fmla="+- 0 3821 3753"/>
                                                                                                      <a:gd name="T13" fmla="*/ T12 w 770"/>
                                                                                                      <a:gd name="T14" fmla="+- 0 155 149"/>
                                                                                                      <a:gd name="T15" fmla="*/ 155 h 67"/>
                                                                                                      <a:gd name="T16" fmla="+- 0 3841 3753"/>
                                                                                                      <a:gd name="T17" fmla="*/ T16 w 770"/>
                                                                                                      <a:gd name="T18" fmla="+- 0 157 149"/>
                                                                                                      <a:gd name="T19" fmla="*/ 157 h 67"/>
                                                                                                      <a:gd name="T20" fmla="+- 0 3860 3753"/>
                                                                                                      <a:gd name="T21" fmla="*/ T20 w 770"/>
                                                                                                      <a:gd name="T22" fmla="+- 0 159 149"/>
                                                                                                      <a:gd name="T23" fmla="*/ 159 h 67"/>
                                                                                                      <a:gd name="T24" fmla="+- 0 3879 3753"/>
                                                                                                      <a:gd name="T25" fmla="*/ T24 w 770"/>
                                                                                                      <a:gd name="T26" fmla="+- 0 161 149"/>
                                                                                                      <a:gd name="T27" fmla="*/ 161 h 67"/>
                                                                                                      <a:gd name="T28" fmla="+- 0 3899 3753"/>
                                                                                                      <a:gd name="T29" fmla="*/ T28 w 770"/>
                                                                                                      <a:gd name="T30" fmla="+- 0 162 149"/>
                                                                                                      <a:gd name="T31" fmla="*/ 162 h 67"/>
                                                                                                      <a:gd name="T32" fmla="+- 0 3918 3753"/>
                                                                                                      <a:gd name="T33" fmla="*/ T32 w 770"/>
                                                                                                      <a:gd name="T34" fmla="+- 0 164 149"/>
                                                                                                      <a:gd name="T35" fmla="*/ 164 h 67"/>
                                                                                                      <a:gd name="T36" fmla="+- 0 3938 3753"/>
                                                                                                      <a:gd name="T37" fmla="*/ T36 w 770"/>
                                                                                                      <a:gd name="T38" fmla="+- 0 166 149"/>
                                                                                                      <a:gd name="T39" fmla="*/ 166 h 67"/>
                                                                                                      <a:gd name="T40" fmla="+- 0 3957 3753"/>
                                                                                                      <a:gd name="T41" fmla="*/ T40 w 770"/>
                                                                                                      <a:gd name="T42" fmla="+- 0 167 149"/>
                                                                                                      <a:gd name="T43" fmla="*/ 167 h 67"/>
                                                                                                      <a:gd name="T44" fmla="+- 0 3977 3753"/>
                                                                                                      <a:gd name="T45" fmla="*/ T44 w 770"/>
                                                                                                      <a:gd name="T46" fmla="+- 0 169 149"/>
                                                                                                      <a:gd name="T47" fmla="*/ 169 h 67"/>
                                                                                                      <a:gd name="T48" fmla="+- 0 3996 3753"/>
                                                                                                      <a:gd name="T49" fmla="*/ T48 w 770"/>
                                                                                                      <a:gd name="T50" fmla="+- 0 171 149"/>
                                                                                                      <a:gd name="T51" fmla="*/ 171 h 67"/>
                                                                                                      <a:gd name="T52" fmla="+- 0 4016 3753"/>
                                                                                                      <a:gd name="T53" fmla="*/ T52 w 770"/>
                                                                                                      <a:gd name="T54" fmla="+- 0 172 149"/>
                                                                                                      <a:gd name="T55" fmla="*/ 172 h 67"/>
                                                                                                      <a:gd name="T56" fmla="+- 0 4035 3753"/>
                                                                                                      <a:gd name="T57" fmla="*/ T56 w 770"/>
                                                                                                      <a:gd name="T58" fmla="+- 0 174 149"/>
                                                                                                      <a:gd name="T59" fmla="*/ 174 h 67"/>
                                                                                                      <a:gd name="T60" fmla="+- 0 4055 3753"/>
                                                                                                      <a:gd name="T61" fmla="*/ T60 w 770"/>
                                                                                                      <a:gd name="T62" fmla="+- 0 176 149"/>
                                                                                                      <a:gd name="T63" fmla="*/ 176 h 67"/>
                                                                                                      <a:gd name="T64" fmla="+- 0 4074 3753"/>
                                                                                                      <a:gd name="T65" fmla="*/ T64 w 770"/>
                                                                                                      <a:gd name="T66" fmla="+- 0 178 149"/>
                                                                                                      <a:gd name="T67" fmla="*/ 178 h 67"/>
                                                                                                      <a:gd name="T68" fmla="+- 0 4094 3753"/>
                                                                                                      <a:gd name="T69" fmla="*/ T68 w 770"/>
                                                                                                      <a:gd name="T70" fmla="+- 0 179 149"/>
                                                                                                      <a:gd name="T71" fmla="*/ 179 h 67"/>
                                                                                                      <a:gd name="T72" fmla="+- 0 4113 3753"/>
                                                                                                      <a:gd name="T73" fmla="*/ T72 w 770"/>
                                                                                                      <a:gd name="T74" fmla="+- 0 181 149"/>
                                                                                                      <a:gd name="T75" fmla="*/ 181 h 67"/>
                                                                                                      <a:gd name="T76" fmla="+- 0 4133 3753"/>
                                                                                                      <a:gd name="T77" fmla="*/ T76 w 770"/>
                                                                                                      <a:gd name="T78" fmla="+- 0 183 149"/>
                                                                                                      <a:gd name="T79" fmla="*/ 183 h 67"/>
                                                                                                      <a:gd name="T80" fmla="+- 0 4152 3753"/>
                                                                                                      <a:gd name="T81" fmla="*/ T80 w 770"/>
                                                                                                      <a:gd name="T82" fmla="+- 0 184 149"/>
                                                                                                      <a:gd name="T83" fmla="*/ 184 h 67"/>
                                                                                                      <a:gd name="T84" fmla="+- 0 4172 3753"/>
                                                                                                      <a:gd name="T85" fmla="*/ T84 w 770"/>
                                                                                                      <a:gd name="T86" fmla="+- 0 186 149"/>
                                                                                                      <a:gd name="T87" fmla="*/ 186 h 67"/>
                                                                                                      <a:gd name="T88" fmla="+- 0 4191 3753"/>
                                                                                                      <a:gd name="T89" fmla="*/ T88 w 770"/>
                                                                                                      <a:gd name="T90" fmla="+- 0 188 149"/>
                                                                                                      <a:gd name="T91" fmla="*/ 188 h 67"/>
                                                                                                      <a:gd name="T92" fmla="+- 0 4211 3753"/>
                                                                                                      <a:gd name="T93" fmla="*/ T92 w 770"/>
                                                                                                      <a:gd name="T94" fmla="+- 0 189 149"/>
                                                                                                      <a:gd name="T95" fmla="*/ 189 h 67"/>
                                                                                                      <a:gd name="T96" fmla="+- 0 4230 3753"/>
                                                                                                      <a:gd name="T97" fmla="*/ T96 w 770"/>
                                                                                                      <a:gd name="T98" fmla="+- 0 191 149"/>
                                                                                                      <a:gd name="T99" fmla="*/ 191 h 67"/>
                                                                                                      <a:gd name="T100" fmla="+- 0 4250 3753"/>
                                                                                                      <a:gd name="T101" fmla="*/ T100 w 770"/>
                                                                                                      <a:gd name="T102" fmla="+- 0 193 149"/>
                                                                                                      <a:gd name="T103" fmla="*/ 193 h 67"/>
                                                                                                      <a:gd name="T104" fmla="+- 0 4269 3753"/>
                                                                                                      <a:gd name="T105" fmla="*/ T104 w 770"/>
                                                                                                      <a:gd name="T106" fmla="+- 0 195 149"/>
                                                                                                      <a:gd name="T107" fmla="*/ 195 h 67"/>
                                                                                                      <a:gd name="T108" fmla="+- 0 4289 3753"/>
                                                                                                      <a:gd name="T109" fmla="*/ T108 w 770"/>
                                                                                                      <a:gd name="T110" fmla="+- 0 196 149"/>
                                                                                                      <a:gd name="T111" fmla="*/ 196 h 67"/>
                                                                                                      <a:gd name="T112" fmla="+- 0 4308 3753"/>
                                                                                                      <a:gd name="T113" fmla="*/ T112 w 770"/>
                                                                                                      <a:gd name="T114" fmla="+- 0 198 149"/>
                                                                                                      <a:gd name="T115" fmla="*/ 198 h 67"/>
                                                                                                      <a:gd name="T116" fmla="+- 0 4328 3753"/>
                                                                                                      <a:gd name="T117" fmla="*/ T116 w 770"/>
                                                                                                      <a:gd name="T118" fmla="+- 0 200 149"/>
                                                                                                      <a:gd name="T119" fmla="*/ 200 h 67"/>
                                                                                                      <a:gd name="T120" fmla="+- 0 4347 3753"/>
                                                                                                      <a:gd name="T121" fmla="*/ T120 w 770"/>
                                                                                                      <a:gd name="T122" fmla="+- 0 201 149"/>
                                                                                                      <a:gd name="T123" fmla="*/ 201 h 67"/>
                                                                                                      <a:gd name="T124" fmla="+- 0 4367 3753"/>
                                                                                                      <a:gd name="T125" fmla="*/ T124 w 770"/>
                                                                                                      <a:gd name="T126" fmla="+- 0 203 149"/>
                                                                                                      <a:gd name="T127" fmla="*/ 203 h 67"/>
                                                                                                      <a:gd name="T128" fmla="+- 0 4386 3753"/>
                                                                                                      <a:gd name="T129" fmla="*/ T128 w 770"/>
                                                                                                      <a:gd name="T130" fmla="+- 0 205 149"/>
                                                                                                      <a:gd name="T131" fmla="*/ 205 h 67"/>
                                                                                                      <a:gd name="T132" fmla="+- 0 4406 3753"/>
                                                                                                      <a:gd name="T133" fmla="*/ T132 w 770"/>
                                                                                                      <a:gd name="T134" fmla="+- 0 206 149"/>
                                                                                                      <a:gd name="T135" fmla="*/ 206 h 67"/>
                                                                                                      <a:gd name="T136" fmla="+- 0 4425 3753"/>
                                                                                                      <a:gd name="T137" fmla="*/ T136 w 770"/>
                                                                                                      <a:gd name="T138" fmla="+- 0 208 149"/>
                                                                                                      <a:gd name="T139" fmla="*/ 208 h 67"/>
                                                                                                      <a:gd name="T140" fmla="+- 0 4445 3753"/>
                                                                                                      <a:gd name="T141" fmla="*/ T140 w 770"/>
                                                                                                      <a:gd name="T142" fmla="+- 0 210 149"/>
                                                                                                      <a:gd name="T143" fmla="*/ 210 h 67"/>
                                                                                                      <a:gd name="T144" fmla="+- 0 4464 3753"/>
                                                                                                      <a:gd name="T145" fmla="*/ T144 w 770"/>
                                                                                                      <a:gd name="T146" fmla="+- 0 211 149"/>
                                                                                                      <a:gd name="T147" fmla="*/ 211 h 67"/>
                                                                                                      <a:gd name="T148" fmla="+- 0 4484 3753"/>
                                                                                                      <a:gd name="T149" fmla="*/ T148 w 770"/>
                                                                                                      <a:gd name="T150" fmla="+- 0 213 149"/>
                                                                                                      <a:gd name="T151" fmla="*/ 213 h 67"/>
                                                                                                      <a:gd name="T152" fmla="+- 0 4503 3753"/>
                                                                                                      <a:gd name="T153" fmla="*/ T152 w 770"/>
                                                                                                      <a:gd name="T154" fmla="+- 0 215 149"/>
                                                                                                      <a:gd name="T155" fmla="*/ 215 h 67"/>
                                                                                                      <a:gd name="T156" fmla="+- 0 4523 3753"/>
                                                                                                      <a:gd name="T157" fmla="*/ T156 w 770"/>
                                                                                                      <a:gd name="T158" fmla="+- 0 216 149"/>
                                                                                                      <a:gd name="T159" fmla="*/ 216 h 67"/>
                                                                                                    </a:gdLst>
                                                                                                    <a:ahLst/>
                                                                                                    <a:cxnLst>
                                                                                                      <a:cxn ang="0">
                                                                                                        <a:pos x="T1" y="T3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5" y="T7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9" y="T11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3" y="T15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7" y="T19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21" y="T23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25" y="T27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29" y="T31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33" y="T35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37" y="T39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41" y="T43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45" y="T47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49" y="T51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53" y="T55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57" y="T59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61" y="T63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65" y="T67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69" y="T71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73" y="T75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77" y="T79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81" y="T83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85" y="T87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89" y="T91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93" y="T95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97" y="T99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01" y="T103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05" y="T107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09" y="T111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13" y="T115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17" y="T119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21" y="T123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25" y="T127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29" y="T131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33" y="T135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37" y="T139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41" y="T143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45" y="T147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49" y="T151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53" y="T155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57" y="T159"/>
                                                                                                      </a:cxn>
                                                                                                    </a:cxnLst>
                                                                                                    <a:rect l="0" t="0" r="r" b="b"/>
                                                                                                    <a:pathLst>
                                                                                                      <a:path w="770" h="67">
                                                                                                        <a:moveTo>
                                                                                                          <a:pt x="0" y="0"/>
                                                                                                        </a:moveTo>
                                                                                                        <a:lnTo>
                                                                                                          <a:pt x="10" y="1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19" y="2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29" y="3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39" y="4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49" y="5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58" y="6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68" y="6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78" y="7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88" y="8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97" y="9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107" y="10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117" y="11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126" y="12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136" y="12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146" y="13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156" y="14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165" y="15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175" y="16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185" y="17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195" y="17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204" y="18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214" y="19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224" y="20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234" y="21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243" y="22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253" y="23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263" y="23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273" y="24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282" y="25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292" y="26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302" y="27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312" y="28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321" y="29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331" y="29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341" y="30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351" y="31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360" y="32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370" y="33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380" y="34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390" y="34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399" y="35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409" y="36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419" y="37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429" y="38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438" y="39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448" y="40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458" y="40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467" y="41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477" y="42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487" y="43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497" y="44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506" y="45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516" y="46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526" y="46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536" y="47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545" y="48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555" y="49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565" y="50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575" y="51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584" y="51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594" y="52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604" y="53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614" y="54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623" y="55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633" y="56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643" y="57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653" y="57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662" y="58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672" y="59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682" y="60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692" y="61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701" y="62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711" y="62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721" y="63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731" y="64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740" y="65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750" y="66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760" y="67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770" y="67"/>
                                                                                                        </a:lnTo>
                                                                                                      </a:path>
                                                                                                    </a:pathLst>
                                                                                                  </a:custGeom>
                                                                                                  <a:noFill/>
                                                                                                  <a:ln w="10209">
                                                                                                    <a:solidFill>
                                                                                                      <a:srgbClr val="C67BFE"/>
                                                                                                    </a:solidFill>
                                                                                                    <a:prstDash val="lgDash"/>
                                                                                                    <a:round/>
                                                                                                    <a:headEnd/>
                                                                                                    <a:tailEnd/>
                                                                                                  </a:ln>
                                                                                                  <a:extLst>
                                                                                                    <a:ext uri="{909E8E84-426E-40dd-AFC4-6F175D3DCCD1}">
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<a:solidFill>
                                                                                                          <a:srgbClr val="FFFFFF"/>
                                                                                                        </a:solidFill>
                                                                                                      </a14:hiddenFill>
                                                                                                    </a:ext>
                                                                                                  </a:extLst>
                                                                                                </wps:spPr>
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<a:noAutofit/>
                                                                                                </wps:bodyPr>
                                                                                              </wps:wsp>
                                                                                              <wpg:grpSp>
                                                                                                <wpg:cNvPr id="609" name="Group 569"/>
                                                                                                <wpg:cNvGrpSpPr>
                                                                                                  <a:grpSpLocks/>
                                                                                                </wpg:cNvGrpSpPr>
                                                                                                <wpg:grpSpPr bwMode="auto">
                                                                                                  <a:xfrm>
                                                                                                    <a:off x="3600" y="-1472"/>
                                                                                                    <a:ext cx="2153" cy="2274"/>
                                                                                                    <a:chOff x="3600" y="-1472"/>
                                                                                                    <a:chExt cx="2153" cy="2274"/>
                                                                                                  </a:xfrm>
                                                                                                </wpg:grpSpPr>
                                                                                                <wps:wsp>
                                                                                                  <wps:cNvPr id="610" name="Freeform 751"/>
                                                                                                  <wps:cNvSpPr>
                                                                                                    <a:spLocks noEditPoints="1"/>
                                                                                                  </wps:cNvSpPr>
                                                                                                  <wps:spPr bwMode="auto">
                                                                                                    <a:xfrm>
                                                                                                      <a:off x="7200" y="-2944"/>
                                                                                                      <a:ext cx="2153" cy="2274"/>
                                                                                                    </a:xfrm>
                                                                                                    <a:custGeom>
                                                                                                      <a:avLst/>
                                                                                                      <a:gdLst>
                                                                                                        <a:gd name="T0" fmla="+- 0 5753 3600"/>
                                                                                                        <a:gd name="T1" fmla="*/ T0 w 2153"/>
                                                                                                        <a:gd name="T2" fmla="+- 0 -1472 -1472"/>
                                                                                                        <a:gd name="T3" fmla="*/ -1472 h 2274"/>
                                                                                                        <a:gd name="T4" fmla="+- 0 3600 3600"/>
                                                                                                        <a:gd name="T5" fmla="*/ T4 w 2153"/>
                                                                                                        <a:gd name="T6" fmla="+- 0 -1472 -1472"/>
                                                                                                        <a:gd name="T7" fmla="*/ -1472 h 2274"/>
                                                                                                        <a:gd name="T8" fmla="+- 0 3600 3600"/>
                                                                                                        <a:gd name="T9" fmla="*/ T8 w 2153"/>
                                                                                                        <a:gd name="T10" fmla="+- 0 802 -1472"/>
                                                                                                        <a:gd name="T11" fmla="*/ 802 h 2274"/>
                                                                                                        <a:gd name="T12" fmla="+- 0 5753 3600"/>
                                                                                                        <a:gd name="T13" fmla="*/ T12 w 2153"/>
                                                                                                        <a:gd name="T14" fmla="+- 0 802 -1472"/>
                                                                                                        <a:gd name="T15" fmla="*/ 802 h 2274"/>
                                                                                                        <a:gd name="T16" fmla="+- 0 5753 3600"/>
                                                                                                        <a:gd name="T17" fmla="*/ T16 w 2153"/>
                                                                                                        <a:gd name="T18" fmla="+- 0 -1472 -1472"/>
                                                                                                        <a:gd name="T19" fmla="*/ -1472 h 2274"/>
                                                                                                      </a:gdLst>
                                                                                                      <a:ahLst/>
                                                                                                      <a:cxnLst>
                                                                                                        <a:cxn ang="0">
                                                                                                          <a:pos x="T1" y="T3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T5" y="T7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T9" y="T11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T13" y="T15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T17" y="T19"/>
                                                                                                        </a:cxn>
                                                                                                      </a:cxnLst>
                                                                                                      <a:rect l="0" t="0" r="r" b="b"/>
                                                                                                      <a:pathLst>
                                                                                                        <a:path w="2153" h="2274">
                                                                                                          <a:moveTo>
                                                                                                            <a:pt x="2153" y="0"/>
                                                                                                          </a:moveTo>
                                                                                                          <a:lnTo>
                                                                                                            <a:pt x="0" y="0"/>
                                                                                                          </a:lnTo>
                                                                                                          <a:lnTo>
                                                                                                            <a:pt x="0" y="2274"/>
                                                                                                          </a:lnTo>
                                                                                                          <a:lnTo>
                                                                                                            <a:pt x="2153" y="2274"/>
                                                                                                          </a:lnTo>
                                                                                                          <a:lnTo>
                                                                                                            <a:pt x="2153" y="0"/>
                                                                                                          </a:lnTo>
                                                                                                        </a:path>
                                                                                                      </a:pathLst>
                                                                                                    </a:custGeom>
                                                                                                    <a:noFill/>
                                                                                                    <a:ln w="10209">
                                                                                                      <a:solidFill>
                                                                                                        <a:srgbClr val="7F7E7E"/>
                                                                                                      </a:solidFill>
                                                                                                      <a:round/>
                                                                                                      <a:headEnd/>
                                                                                                      <a:tailEnd/>
                                                                                                    </a:ln>
                                                                                                    <a:extLst>
                                                                                                      <a:ext uri="{909E8E84-426E-40dd-AFC4-6F175D3DCCD1}">
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<a:solidFill>
                                                                                                            <a:srgbClr val="FFFFFF"/>
                                                                                                          </a:solidFill>
                                                                                                        </a14:hiddenFill>
                                                                                                      </a:ext>
                                                                                                    </a:extLst>
                                                                                                  </wps:spPr>
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<a:noAutofit/>
                                                                                                  </wps:bodyPr>
                                                                                                </wps:wsp>
                                                                                                <wpg:grpSp>
                                                                                                  <wpg:cNvPr id="611" name="Group 570"/>
                                                                                                  <wpg:cNvGrpSpPr>
                                                                                                    <a:grpSpLocks/>
                                                                                                  </wpg:cNvGrpSpPr>
                                                                                                  <wpg:grpSpPr bwMode="auto">
                                                                                                    <a:xfrm>
                                                                                                      <a:off x="5808" y="508"/>
                                                                                                      <a:ext cx="2153" cy="0"/>
                                                                                                      <a:chOff x="5808" y="508"/>
                                                                                                      <a:chExt cx="2153" cy="0"/>
                                                                                                    </a:xfrm>
                                                                                                  </wpg:grpSpPr>
                                                                                                  <wps:wsp>
                                                                                                    <wps:cNvPr id="612" name="Freeform 750"/>
                                                                                                    <wps:cNvSpPr>
                                                                                                      <a:spLocks noEditPoints="1"/>
                                                                                                    </wps:cNvSpPr>
                                                                                                    <wps:spPr bwMode="auto">
                                                                                                      <a:xfrm>
                                                                                                        <a:off x="11616" y="1016"/>
                                                                                                        <a:ext cx="2153" cy="0"/>
                                                                                                      </a:xfrm>
                                                                                                      <a:custGeom>
                                                                                                        <a:avLst/>
                                                                                                        <a:gdLst>
                                                                                                          <a:gd name="T0" fmla="+- 0 7961 5808"/>
                                                                                                          <a:gd name="T1" fmla="*/ T0 w 2153"/>
                                                                                                          <a:gd name="T2" fmla="+- 0 5808 5808"/>
                                                                                                          <a:gd name="T3" fmla="*/ T2 w 2153"/>
                                                                                                        </a:gdLst>
                                                                                                        <a:ahLst/>
                                                                                                        <a:cxnLst>
                                                                                                          <a:cxn ang="0">
                                                                                                            <a:pos x="T1" y="0"/>
                                                                                                          </a:cxn>
                                                                                                          <a:cxn ang="0">
                                                                                                            <a:pos x="T3" y="0"/>
                                                                                                          </a:cxn>
                                                                                                        </a:cxnLst>
                                                                                                        <a:rect l="0" t="0" r="r" b="b"/>
                                                                                                        <a:pathLst>
                                                                                                          <a:path w="2153">
                                                                                                            <a:moveTo>
                                                                                                              <a:pt x="2153" y="0"/>
                                                                                                            </a:moveTo>
                                                                                                            <a:lnTo>
                                                                                                              <a:pt x="0" y="0"/>
                                                                                                            </a:lnTo>
                                                                                                          </a:path>
                                                                                                        </a:pathLst>
                                                                                                      </a:custGeom>
                                                                                                      <a:noFill/>
                                                                                                      <a:ln w="10209">
                                                                                                        <a:solidFill>
                                                                                                          <a:srgbClr val="F9F9F9"/>
                                                                                                        </a:solidFill>
                                                                                                        <a:round/>
                                                                                                        <a:headEnd/>
                                                                                                        <a:tailEnd/>
                                                                                                      </a:ln>
                                                                                                      <a:extLst>
                                                                                                        <a:ext uri="{909E8E84-426E-40dd-AFC4-6F175D3DCCD1}">
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<a:solidFill>
                                                                                                              <a:srgbClr val="FFFFFF"/>
                                                                                                            </a:solidFill>
                                                                                                          </a14:hiddenFill>
                                                                                                        </a:ext>
                                                                                                      </a:extLst>
                                                                                                    </wps:spPr>
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<a:noAutofit/>
                                                                                                    </wps:bodyPr>
                                                                                                  </wps:wsp>
                                                                                                  <wps:wsp>
                                                                                                    <wps:cNvPr id="613" name="Freeform 749"/>
                                                                                                    <wps:cNvSpPr>
                                                                                                      <a:spLocks noEditPoints="1"/>
                                                                                                    </wps:cNvSpPr>
                                                                                                    <wps:spPr bwMode="auto">
                                                                                                      <a:xfrm>
                                                                                                        <a:off x="11616" y="1016"/>
                                                                                                        <a:ext cx="2153" cy="0"/>
                                                                                                      </a:xfrm>
                                                                                                      <a:custGeom>
                                                                                                        <a:avLst/>
                                                                                                        <a:gdLst>
                                                                                                          <a:gd name="T0" fmla="+- 0 5808 5808"/>
                                                                                                          <a:gd name="T1" fmla="*/ T0 w 2153"/>
                                                                                                          <a:gd name="T2" fmla="+- 0 7961 5808"/>
                                                                                                          <a:gd name="T3" fmla="*/ T2 w 2153"/>
                                                                                                        </a:gdLst>
                                                                                                        <a:ahLst/>
                                                                                                        <a:cxnLst>
                                                                                                          <a:cxn ang="0">
                                                                                                            <a:pos x="T1" y="0"/>
                                                                                                          </a:cxn>
                                                                                                          <a:cxn ang="0">
                                                                                                            <a:pos x="T3" y="0"/>
                                                                                                          </a:cxn>
                                                                                                        </a:cxnLst>
                                                                                                        <a:rect l="0" t="0" r="r" b="b"/>
                                                                                                        <a:pathLst>
                                                                                                          <a:path w="2153">
                                                                                                            <a:moveTo>
                                                                                                              <a:pt x="0" y="0"/>
                                                                                                            </a:moveTo>
                                                                                                            <a:lnTo>
                                                                                                              <a:pt x="2153" y="0"/>
                                                                                                            </a:lnTo>
                                                                                                          </a:path>
                                                                                                        </a:pathLst>
                                                                                                      </a:custGeom>
                                                                                                      <a:noFill/>
                                                                                                      <a:ln w="10209">
                                                                                                        <a:solidFill>
                                                                                                          <a:srgbClr val="F9F9F9"/>
                                                                                                        </a:solidFill>
                                                                                                        <a:round/>
                                                                                                        <a:headEnd/>
                                                                                                        <a:tailEnd/>
                                                                                                      </a:ln>
                                                                                                      <a:extLst>
                                                                                                        <a:ext uri="{909E8E84-426E-40dd-AFC4-6F175D3DCCD1}">
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<a:solidFill>
                                                                                                              <a:srgbClr val="FFFFFF"/>
                                                                                                            </a:solidFill>
                                                                                                          </a14:hiddenFill>
                                                                                                        </a:ext>
                                                                                                      </a:extLst>
                                                                                                    </wps:spPr>
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<a:noAutofit/>
                                                                                                    </wps:bodyPr>
                                                                                                  </wps:wsp>
                                                                                                  <wpg:grpSp>
                                                                                                    <wpg:cNvPr id="614" name="Group 571"/>
                                                                                                    <wpg:cNvGrpSpPr>
                                                                                                      <a:grpSpLocks/>
                                                                                                    </wpg:cNvGrpSpPr>
                                                                                                    <wpg:grpSpPr bwMode="auto">
                                                                                                      <a:xfrm>
                                                                                                        <a:off x="5808" y="93"/>
                                                                                                        <a:ext cx="2153" cy="0"/>
                                                                                                        <a:chOff x="5808" y="93"/>
                                                                                                        <a:chExt cx="2153" cy="0"/>
                                                                                                      </a:xfrm>
                                                                                                    </wpg:grpSpPr>
                                                                                                    <wps:wsp>
                                                                                                      <wps:cNvPr id="615" name="Freeform 748"/>
                                                                                                      <wps:cNvSpPr>
                                                                                                        <a:spLocks noEditPoints="1"/>
                                                                                                      </wps:cNvSpPr>
                                                                                                      <wps:spPr bwMode="auto">
                                                                                                        <a:xfrm>
                                                                                                          <a:off x="11616" y="186"/>
                                                                                                          <a:ext cx="2153" cy="0"/>
                                                                                                        </a:xfrm>
                                                                                                        <a:custGeom>
                                                                                                          <a:avLst/>
                                                                                                          <a:gdLst>
                                                                                                            <a:gd name="T0" fmla="+- 0 7961 5808"/>
                                                                                                            <a:gd name="T1" fmla="*/ T0 w 2153"/>
                                                                                                            <a:gd name="T2" fmla="+- 0 5808 5808"/>
                                                                                                            <a:gd name="T3" fmla="*/ T2 w 2153"/>
                                                                                                          </a:gdLst>
                                                                                                          <a:ahLst/>
                                                                                                          <a:cxnLst>
                                                                                                            <a:cxn ang="0">
                                                                                                              <a:pos x="T1" y="0"/>
                                                                                                            </a:cxn>
                                                                                                            <a:cxn ang="0">
                                                                                                              <a:pos x="T3" y="0"/>
                                                                                                            </a:cxn>
                                                                                                          </a:cxnLst>
                                                                                                          <a:rect l="0" t="0" r="r" b="b"/>
                                                                                                          <a:pathLst>
                                                                                                            <a:path w="2153">
                                                                                                              <a:moveTo>
                                                                                                                <a:pt x="2153" y="0"/>
                                                                                                              </a:moveTo>
                                                                                                              <a:lnTo>
                                                                                                                <a:pt x="0" y="0"/>
                                                                                                              </a:lnTo>
                                                                                                            </a:path>
                                                                                                          </a:pathLst>
                                                                                                        </a:custGeom>
                                                                                                        <a:noFill/>
                                                                                                        <a:ln w="10209">
                                                                                                          <a:solidFill>
                                                                                                            <a:srgbClr val="F9F9F9"/>
                                                                                                          </a:solidFill>
                                                                                                          <a:round/>
                                                                                                          <a:headEnd/>
                                                                                                          <a:tailEnd/>
                                                                                                        </a:ln>
                                                                                                        <a:extLst>
                                                                                                          <a:ext uri="{909E8E84-426E-40dd-AFC4-6F175D3DCCD1}">
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<a:solidFill>
                                                                                                                <a:srgbClr val="FFFFFF"/>
                                                                                                              </a:solidFill>
                                                                                                            </a14:hiddenFill>
                                                                                                          </a:ext>
                                                                                                        </a:extLst>
                                                                                                      </wps:spPr>
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<a:noAutofit/>
                                                                                                      </wps:bodyPr>
                                                                                                    </wps:wsp>
                                                                                                    <wps:wsp>
                                                                                                      <wps:cNvPr id="616" name="Freeform 747"/>
                                                                                                      <wps:cNvSpPr>
                                                                                                        <a:spLocks noEditPoints="1"/>
                                                                                                      </wps:cNvSpPr>
                                                                                                      <wps:spPr bwMode="auto">
                                                                                                        <a:xfrm>
                                                                                                          <a:off x="11616" y="186"/>
                                                                                                          <a:ext cx="2153" cy="0"/>
                                                                                                        </a:xfrm>
                                                                                                        <a:custGeom>
                                                                                                          <a:avLst/>
                                                                                                          <a:gdLst>
                                                                                                            <a:gd name="T0" fmla="+- 0 5808 5808"/>
                                                                                                            <a:gd name="T1" fmla="*/ T0 w 2153"/>
                                                                                                            <a:gd name="T2" fmla="+- 0 7961 5808"/>
                                                                                                            <a:gd name="T3" fmla="*/ T2 w 2153"/>
                                                                                                          </a:gdLst>
                                                                                                          <a:ahLst/>
                                                                                                          <a:cxnLst>
                                                                                                            <a:cxn ang="0">
                                                                                                              <a:pos x="T1" y="0"/>
                                                                                                            </a:cxn>
                                                                                                            <a:cxn ang="0">
                                                                                                              <a:pos x="T3" y="0"/>
                                                                                                            </a:cxn>
                                                                                                          </a:cxnLst>
                                                                                                          <a:rect l="0" t="0" r="r" b="b"/>
                                                                                                          <a:pathLst>
                                                                                                            <a:path w="2153">
                                                                                                              <a:moveTo>
                                                                                                                <a:pt x="0" y="0"/>
                                                                                                              </a:moveTo>
                                                                                                              <a:lnTo>
                                                                                                                <a:pt x="2153" y="0"/>
                                                                                                              </a:lnTo>
                                                                                                            </a:path>
                                                                                                          </a:pathLst>
                                                                                                        </a:custGeom>
                                                                                                        <a:noFill/>
                                                                                                        <a:ln w="10209">
                                                                                                          <a:solidFill>
                                                                                                            <a:srgbClr val="F9F9F9"/>
                                                                                                          </a:solidFill>
                                                                                                          <a:round/>
                                                                                                          <a:headEnd/>
                                                                                                          <a:tailEnd/>
                                                                                                        </a:ln>
                                                                                                        <a:extLst>
                                                                                                          <a:ext uri="{909E8E84-426E-40dd-AFC4-6F175D3DCCD1}">
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<a:solidFill>
                                                                                                                <a:srgbClr val="FFFFFF"/>
                                                                                                              </a:solidFill>
                                                                                                            </a14:hiddenFill>
                                                                                                          </a:ext>
                                                                                                        </a:extLst>
                                                                                                      </wps:spPr>
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<a:noAutofit/>
                                                                                                      </wps:bodyPr>
                                                                                                    </wps:wsp>
                                                                                                    <wpg:grpSp>
                                                                                                      <wpg:cNvPr id="617" name="Group 572"/>
                                                                                                      <wpg:cNvGrpSpPr>
                                                                                                        <a:grpSpLocks/>
                                                                                                      </wpg:cNvGrpSpPr>
                                                                                                      <wpg:grpSpPr bwMode="auto">
                                                                                                        <a:xfrm>
                                                                                                          <a:off x="5808" y="-321"/>
                                                                                                          <a:ext cx="2153" cy="0"/>
                                                                                                          <a:chOff x="5808" y="-321"/>
                                                                                                          <a:chExt cx="2153" cy="0"/>
                                                                                                        </a:xfrm>
                                                                                                      </wpg:grpSpPr>
                                                                                                      <wps:wsp>
                                                                                                        <wps:cNvPr id="618" name="Freeform 746"/>
                                                                                                        <wps:cNvSpPr>
                                                                                                          <a:spLocks noEditPoints="1"/>
                                                                                                        </wps:cNvSpPr>
                                                                                                        <wps:spPr bwMode="auto">
                                                                                                          <a:xfrm>
                                                                                                            <a:off x="11616" y="-642"/>
                                                                                                            <a:ext cx="2153" cy="0"/>
                                                                                                          </a:xfrm>
                                                                                                          <a:custGeom>
                                                                                                            <a:avLst/>
                                                                                                            <a:gdLst>
                                                                                                              <a:gd name="T0" fmla="+- 0 7961 5808"/>
                                                                                                              <a:gd name="T1" fmla="*/ T0 w 2153"/>
                                                                                                              <a:gd name="T2" fmla="+- 0 5808 5808"/>
                                                                                                              <a:gd name="T3" fmla="*/ T2 w 2153"/>
                                                                                                            </a:gdLst>
                                                                                                            <a:ahLst/>
                                                                                                            <a:cxnLst>
                                                                                                              <a:cxn ang="0">
                                                                                                                <a:pos x="T1" y="0"/>
                                                                                                              </a:cxn>
                                                                                                              <a:cxn ang="0">
                                                                                                                <a:pos x="T3" y="0"/>
                                                                                                              </a:cxn>
                                                                                                            </a:cxnLst>
                                                                                                            <a:rect l="0" t="0" r="r" b="b"/>
                                                                                                            <a:pathLst>
                                                                                                              <a:path w="2153">
                                                                                                                <a:moveTo>
                                                                                                                  <a:pt x="2153" y="0"/>
                                                                                                                </a:moveTo>
                                                                                                                <a:lnTo>
                                                                                                                  <a:pt x="0" y="0"/>
                                                                                                                </a:lnTo>
                                                                                                              </a:path>
                                                                                                            </a:pathLst>
                                                                                                          </a:custGeom>
                                                                                                          <a:noFill/>
                                                                                                          <a:ln w="10209">
                                                                                                            <a:solidFill>
                                                                                                              <a:srgbClr val="F9F9F9"/>
                                                                                                            </a:solidFill>
                                                                                                            <a:round/>
                                                                                                            <a:headEnd/>
                                                                                                            <a:tailEnd/>
                                                                                                          </a:ln>
                                                                                                          <a:extLst>
                                                                                                            <a:ext uri="{909E8E84-426E-40dd-AFC4-6F175D3DCCD1}">
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<a:solidFill>
                                                                                                                  <a:srgbClr val="FFFFFF"/>
                                                                                                                </a:solidFill>
                                                                                                              </a14:hiddenFill>
                                                                                                            </a:ext>
                                                                                                          </a:extLst>
                                                                                                        </wps:spPr>
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<a:noAutofit/>
                                                                                                        </wps:bodyPr>
                                                                                                      </wps:wsp>
                                                                                                      <wps:wsp>
                                                                                                        <wps:cNvPr id="619" name="Freeform 745"/>
                                                                                                        <wps:cNvSpPr>
                                                                                                          <a:spLocks noEditPoints="1"/>
                                                                                                        </wps:cNvSpPr>
                                                                                                        <wps:spPr bwMode="auto">
                                                                                                          <a:xfrm>
                                                                                                            <a:off x="11616" y="-642"/>
                                                                                                            <a:ext cx="2153" cy="0"/>
                                                                                                          </a:xfrm>
                                                                                                          <a:custGeom>
                                                                                                            <a:avLst/>
                                                                                                            <a:gdLst>
                                                                                                              <a:gd name="T0" fmla="+- 0 5808 5808"/>
                                                                                                              <a:gd name="T1" fmla="*/ T0 w 2153"/>
                                                                                                              <a:gd name="T2" fmla="+- 0 7961 5808"/>
                                                                                                              <a:gd name="T3" fmla="*/ T2 w 2153"/>
                                                                                                            </a:gdLst>
                                                                                                            <a:ahLst/>
                                                                                                            <a:cxnLst>
                                                                                                              <a:cxn ang="0">
                                                                                                                <a:pos x="T1" y="0"/>
                                                                                                              </a:cxn>
                                                                                                              <a:cxn ang="0">
                                                                                                                <a:pos x="T3" y="0"/>
                                                                                                              </a:cxn>
                                                                                                            </a:cxnLst>
                                                                                                            <a:rect l="0" t="0" r="r" b="b"/>
                                                                                                            <a:pathLst>
                                                                                                              <a:path w="2153">
                                                                                                                <a:moveTo>
                                                                                                                  <a:pt x="0" y="0"/>
                                                                                                                </a:moveTo>
                                                                                                                <a:lnTo>
                                                                                                                  <a:pt x="2153" y="0"/>
                                                                                                                </a:lnTo>
                                                                                                              </a:path>
                                                                                                            </a:pathLst>
                                                                                                          </a:custGeom>
                                                                                                          <a:noFill/>
                                                                                                          <a:ln w="10209">
                                                                                                            <a:solidFill>
                                                                                                              <a:srgbClr val="F9F9F9"/>
                                                                                                            </a:solidFill>
                                                                                                            <a:round/>
                                                                                                            <a:headEnd/>
                                                                                                            <a:tailEnd/>
                                                                                                          </a:ln>
                                                                                                          <a:extLst>
                                                                                                            <a:ext uri="{909E8E84-426E-40dd-AFC4-6F175D3DCCD1}">
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<a:solidFill>
                                                                                                                  <a:srgbClr val="FFFFFF"/>
                                                                                                                </a:solidFill>
                                                                                                              </a14:hiddenFill>
                                                                                                            </a:ext>
                                                                                                          </a:extLst>
                                                                                                        </wps:spPr>
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<a:noAutofit/>
                                                                                                        </wps:bodyPr>
                                                                                                      </wps:wsp>
                                                                                                      <wpg:grpSp>
                                                                                                        <wpg:cNvPr id="620" name="Group 573"/>
                                                                                                        <wpg:cNvGrpSpPr>
                                                                                                          <a:grpSpLocks/>
                                                                                                        </wpg:cNvGrpSpPr>
                                                                                                        <wpg:grpSpPr bwMode="auto">
                                                                                                          <a:xfrm>
                                                                                                            <a:off x="5808" y="-735"/>
                                                                                                            <a:ext cx="2153" cy="0"/>
                                                                                                            <a:chOff x="5808" y="-735"/>
                                                                                                            <a:chExt cx="2153" cy="0"/>
                                                                                                          </a:xfrm>
                                                                                                        </wpg:grpSpPr>
                                                                                                        <wps:wsp>
                                                                                                          <wps:cNvPr id="621" name="Freeform 744"/>
                                                                                                          <wps:cNvSpPr>
                                                                                                            <a:spLocks noEditPoints="1"/>
                                                                                                          </wps:cNvSpPr>
                                                                                                          <wps:spPr bwMode="auto">
                                                                                                            <a:xfrm>
                                                                                                              <a:off x="11616" y="-1470"/>
                                                                                                              <a:ext cx="2153" cy="0"/>
                                                                                                            </a:xfrm>
                                                                                                            <a:custGeom>
                                                                                                              <a:avLst/>
                                                                                                              <a:gdLst>
                                                                                                                <a:gd name="T0" fmla="+- 0 7961 5808"/>
                                                                                                                <a:gd name="T1" fmla="*/ T0 w 2153"/>
                                                                                                                <a:gd name="T2" fmla="+- 0 5808 5808"/>
                                                                                                                <a:gd name="T3" fmla="*/ T2 w 2153"/>
                                                                                                              </a:gdLst>
                                                                                                              <a:ahLst/>
                                                                                                              <a:cxnLst>
                                                                                                                <a:cxn ang="0">
                                                                                                                  <a:pos x="T1" y="0"/>
                                                                                                                </a:cxn>
                                                                                                                <a:cxn ang="0">
                                                                                                                  <a:pos x="T3" y="0"/>
                                                                                                                </a:cxn>
                                                                                                              </a:cxnLst>
                                                                                                              <a:rect l="0" t="0" r="r" b="b"/>
                                                                                                              <a:pathLst>
                                                                                                                <a:path w="2153">
                                                                                                                  <a:moveTo>
                                                                                                                    <a:pt x="2153" y="0"/>
                                                                                                                  </a:moveTo>
                                                                                                                  <a:lnTo>
                                                                                                                    <a:pt x="0" y="0"/>
                                                                                                                  </a:lnTo>
                                                                                                                </a:path>
                                                                                                              </a:pathLst>
                                                                                                            </a:custGeom>
                                                                                                            <a:noFill/>
                                                                                                            <a:ln w="10209">
                                                                                                              <a:solidFill>
                                                                                                                <a:srgbClr val="F9F9F9"/>
                                                                                                              </a:solidFill>
                                                                                                              <a:round/>
                                                                                                              <a:headEnd/>
                                                                                                              <a:tailEnd/>
                                                                                                            </a:ln>
                                                                                                            <a:extLst>
                                                                                                              <a:ext uri="{909E8E84-426E-40dd-AFC4-6F175D3DCCD1}">
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<a:solidFill>
                                                                                                                    <a:srgbClr val="FFFFFF"/>
                                                                                                                  </a:solidFill>
                                                                                                                </a14:hiddenFill>
                                                                                                              </a:ext>
                                                                                                            </a:extLst>
                                                                                                          </wps:spPr>
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<a:noAutofit/>
                                                                                                          </wps:bodyPr>
                                                                                                        </wps:wsp>
                                                                                                        <wps:wsp>
                                                                                                          <wps:cNvPr id="622" name="Freeform 743"/>
                                                                                                          <wps:cNvSpPr>
                                                                                                            <a:spLocks noEditPoints="1"/>
                                                                                                          </wps:cNvSpPr>
                                                                                                          <wps:spPr bwMode="auto">
                                                                                                            <a:xfrm>
                                                                                                              <a:off x="11616" y="-1470"/>
                                                                                                              <a:ext cx="2153" cy="0"/>
                                                                                                            </a:xfrm>
                                                                                                            <a:custGeom>
                                                                                                              <a:avLst/>
                                                                                                              <a:gdLst>
                                                                                                                <a:gd name="T0" fmla="+- 0 5808 5808"/>
                                                                                                                <a:gd name="T1" fmla="*/ T0 w 2153"/>
                                                                                                                <a:gd name="T2" fmla="+- 0 7961 5808"/>
                                                                                                                <a:gd name="T3" fmla="*/ T2 w 2153"/>
                                                                                                              </a:gdLst>
                                                                                                              <a:ahLst/>
                                                                                                              <a:cxnLst>
                                                                                                                <a:cxn ang="0">
                                                                                                                  <a:pos x="T1" y="0"/>
                                                                                                                </a:cxn>
                                                                                                                <a:cxn ang="0">
                                                                                                                  <a:pos x="T3" y="0"/>
                                                                                                                </a:cxn>
                                                                                                              </a:cxnLst>
                                                                                                              <a:rect l="0" t="0" r="r" b="b"/>
                                                                                                              <a:pathLst>
                                                                                                                <a:path w="2153">
                                                                                                                  <a:moveTo>
                                                                                                                    <a:pt x="0" y="0"/>
                                                                                                                  </a:moveTo>
                                                                                                                  <a:lnTo>
                                                                                                                    <a:pt x="2153" y="0"/>
                                                                                                                  </a:lnTo>
                                                                                                                </a:path>
                                                                                                              </a:pathLst>
                                                                                                            </a:custGeom>
                                                                                                            <a:noFill/>
                                                                                                            <a:ln w="10209">
                                                                                                              <a:solidFill>
                                                                                                                <a:srgbClr val="F9F9F9"/>
                                                                                                              </a:solidFill>
                                                                                                              <a:round/>
                                                                                                              <a:headEnd/>
                                                                                                              <a:tailEnd/>
                                                                                                            </a:ln>
                                                                                                            <a:extLst>
                                                                                                              <a:ext uri="{909E8E84-426E-40dd-AFC4-6F175D3DCCD1}">
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<a:solidFill>
                                                                                                                    <a:srgbClr val="FFFFFF"/>
                                                                                                                  </a:solidFill>
                                                                                                                </a14:hiddenFill>
                                                                                                              </a:ext>
                                                                                                            </a:extLst>
                                                                                                          </wps:spPr>
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<a:noAutofit/>
                                                                                                          </wps:bodyPr>
                                                                                                        </wps:wsp>
                                                                                                        <wpg:grpSp>
                                                                                                          <wpg:cNvPr id="623" name="Group 574"/>
                                                                                                          <wpg:cNvGrpSpPr>
                                                                                                            <a:grpSpLocks/>
                                                                                                          </wpg:cNvGrpSpPr>
                                                                                                          <wpg:grpSpPr bwMode="auto">
                                                                                                            <a:xfrm>
                                                                                                              <a:off x="5808" y="-1150"/>
                                                                                                              <a:ext cx="2153" cy="0"/>
                                                                                                              <a:chOff x="5808" y="-1150"/>
                                                                                                              <a:chExt cx="2153" cy="0"/>
                                                                                                            </a:xfrm>
                                                                                                          </wpg:grpSpPr>
                                                                                                          <wps:wsp>
                                                                                                            <wps:cNvPr id="624" name="Freeform 742"/>
                                                                                                            <wps:cNvSpPr>
                                                                                                              <a:spLocks noEditPoints="1"/>
                                                                                                            </wps:cNvSpPr>
                                                                                                            <wps:spPr bwMode="auto">
                                                                                                              <a:xfrm>
                                                                                                                <a:off x="11616" y="-2300"/>
                                                                                                                <a:ext cx="2153" cy="0"/>
                                                                                                              </a:xfrm>
                                                                                                              <a:custGeom>
                                                                                                                <a:avLst/>
                                                                                                                <a:gdLst>
                                                                                                                  <a:gd name="T0" fmla="+- 0 7961 5808"/>
                                                                                                                  <a:gd name="T1" fmla="*/ T0 w 2153"/>
                                                                                                                  <a:gd name="T2" fmla="+- 0 5808 5808"/>
                                                                                                                  <a:gd name="T3" fmla="*/ T2 w 2153"/>
                                                                                                                </a:gdLst>
                                                                                                                <a:ahLst/>
                                                                                                                <a:cxnLst>
                                                                                                                  <a:cxn ang="0">
                                                                                                                    <a:pos x="T1" y="0"/>
                                                                                                                  </a:cxn>
                                                                                                                  <a:cxn ang="0">
                                                                                                                    <a:pos x="T3" y="0"/>
                                                                                                                  </a:cxn>
                                                                                                                </a:cxnLst>
                                                                                                                <a:rect l="0" t="0" r="r" b="b"/>
                                                                                                                <a:pathLst>
                                                                                                                  <a:path w="2153">
                                                                                                                    <a:moveTo>
                                                                                                                      <a:pt x="2153" y="0"/>
                                                                                                                    </a:moveTo>
                                                                                                                    <a:lnTo>
                                                                                                                      <a:pt x="0" y="0"/>
                                                                                                                    </a:lnTo>
                                                                                                                  </a:path>
                                                                                                                </a:pathLst>
                                                                                                              </a:custGeom>
                                                                                                              <a:noFill/>
                                                                                                              <a:ln w="10209">
                                                                                                                <a:solidFill>
                                                                                                                  <a:srgbClr val="F9F9F9"/>
                                                                                                                </a:solidFill>
                                                                                                                <a:round/>
                                                                                                                <a:headEnd/>
                                                                                                                <a:tailEnd/>
                                                                                                              </a:ln>
                                                                                                              <a:extLst>
                                                                                                                <a:ext uri="{909E8E84-426E-40dd-AFC4-6F175D3DCCD1}">
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<a:solidFill>
                                                                                                                      <a:srgbClr val="FFFFFF"/>
                                                                                                                    </a:solidFill>
                                                                                                                  </a14:hiddenFill>
                                                                                                                </a:ext>
                                                                                                              </a:extLst>
                                                                                                            </wps:spPr>
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<a:noAutofit/>
                                                                                                            </wps:bodyPr>
                                                                                                          </wps:wsp>
                                                                                                          <wps:wsp>
                                                                                                            <wps:cNvPr id="625" name="Freeform 741"/>
                                                                                                            <wps:cNvSpPr>
                                                                                                              <a:spLocks noEditPoints="1"/>
                                                                                                            </wps:cNvSpPr>
                                                                                                            <wps:spPr bwMode="auto">
                                                                                                              <a:xfrm>
                                                                                                                <a:off x="11616" y="-2300"/>
                                                                                                                <a:ext cx="2153" cy="0"/>
                                                                                                              </a:xfrm>
                                                                                                              <a:custGeom>
                                                                                                                <a:avLst/>
                                                                                                                <a:gdLst>
                                                                                                                  <a:gd name="T0" fmla="+- 0 5808 5808"/>
                                                                                                                  <a:gd name="T1" fmla="*/ T0 w 2153"/>
                                                                                                                  <a:gd name="T2" fmla="+- 0 7961 5808"/>
                                                                                                                  <a:gd name="T3" fmla="*/ T2 w 2153"/>
                                                                                                                </a:gdLst>
                                                                                                                <a:ahLst/>
                                                                                                                <a:cxnLst>
                                                                                                                  <a:cxn ang="0">
                                                                                                                    <a:pos x="T1" y="0"/>
                                                                                                                  </a:cxn>
                                                                                                                  <a:cxn ang="0">
                                                                                                                    <a:pos x="T3" y="0"/>
                                                                                                                  </a:cxn>
                                                                                                                </a:cxnLst>
                                                                                                                <a:rect l="0" t="0" r="r" b="b"/>
                                                                                                                <a:pathLst>
                                                                                                                  <a:path w="2153">
                                                                                                                    <a:moveTo>
                                                                                                                      <a:pt x="0" y="0"/>
                                                                                                                    </a:moveTo>
                                                                                                                    <a:lnTo>
                                                                                                                      <a:pt x="2153" y="0"/>
                                                                                                                    </a:lnTo>
                                                                                                                  </a:path>
                                                                                                                </a:pathLst>
                                                                                                              </a:custGeom>
                                                                                                              <a:noFill/>
                                                                                                              <a:ln w="10209">
                                                                                                                <a:solidFill>
                                                                                                                  <a:srgbClr val="F9F9F9"/>
                                                                                                                </a:solidFill>
                                                                                                                <a:round/>
                                                                                                                <a:headEnd/>
                                                                                                                <a:tailEnd/>
                                                                                                              </a:ln>
                                                                                                              <a:extLst>
                                                                                                                <a:ext uri="{909E8E84-426E-40dd-AFC4-6F175D3DCCD1}">
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<a:solidFill>
                                                                                                                      <a:srgbClr val="FFFFFF"/>
                                                                                                                    </a:solidFill>
                                                                                                                  </a14:hiddenFill>
                                                                                                                </a:ext>
                                                                                                              </a:extLst>
                                                                                                            </wps:spPr>
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<a:noAutofit/>
                                                                                                            </wps:bodyPr>
                                                                                                          </wps:wsp>
                                                                                                          <wpg:grpSp>
                                                                                                            <wpg:cNvPr id="626" name="Group 575"/>
                                                                                                            <wpg:cNvGrpSpPr>
                                                                                                              <a:grpSpLocks/>
                                                                                                            </wpg:cNvGrpSpPr>
                                                                                                            <wpg:grpSpPr bwMode="auto">
                                                                                                              <a:xfrm>
                                                                                                                <a:off x="6153" y="-1472"/>
                                                                                                                <a:ext cx="0" cy="2274"/>
                                                                                                                <a:chOff x="6153" y="-1472"/>
                                                                                                                <a:chExt cx="0" cy="2274"/>
                                                                                                              </a:xfrm>
                                                                                                            </wpg:grpSpPr>
                                                                                                            <wps:wsp>
                                                                                                              <wps:cNvPr id="627" name="Freeform 740"/>
                                                                                                              <wps:cNvSpPr>
                                                                                                                <a:spLocks noEditPoints="1"/>
                                                                                                              </wps:cNvSpPr>
                                                                                                              <wps:spPr bwMode="auto">
                                                                                                                <a:xfrm>
                                                                                                                  <a:off x="12306" y="-2944"/>
                                                                                                                  <a:ext cx="0" cy="2274"/>
                                                                                                                </a:xfrm>
                                                                                                                <a:custGeom>
                                                                                                                  <a:avLst/>
                                                                                                                  <a:gdLst>
                                                                                                                    <a:gd name="T0" fmla="+- 0 -1472 -1472"/>
                                                                                                                    <a:gd name="T1" fmla="*/ -1472 h 2274"/>
                                                                                                                    <a:gd name="T2" fmla="+- 0 802 -1472"/>
                                                                                                                    <a:gd name="T3" fmla="*/ 802 h 2274"/>
                                                                                                                  </a:gdLst>
                                                                                                                  <a:ahLst/>
                                                                                                                  <a:cxnLst>
                                                                                                                    <a:cxn ang="0">
                                                                                                                      <a:pos x="0" y="T1"/>
                                                                                                                    </a:cxn>
                                                                                                                    <a:cxn ang="0">
                                                                                                                      <a:pos x="0" y="T3"/>
                                                                                                                    </a:cxn>
                                                                                                                  </a:cxnLst>
                                                                                                                  <a:rect l="0" t="0" r="r" b="b"/>
                                                                                                                  <a:pathLst>
                                                                                                                    <a:path h="2274">
                                                                                                                      <a:moveTo>
                                                                                                                        <a:pt x="0" y="0"/>
                                                                                                                      </a:moveTo>
                                                                                                                      <a:lnTo>
                                                                                                                        <a:pt x="0" y="2274"/>
                                                                                                                      </a:lnTo>
                                                                                                                    </a:path>
                                                                                                                  </a:pathLst>
                                                                                                                </a:custGeom>
                                                                                                                <a:noFill/>
                                                                                                                <a:ln w="10209">
                                                                                                                  <a:solidFill>
                                                                                                                    <a:srgbClr val="F9F9F9"/>
                                                                                                                  </a:solidFill>
                                                                                                                  <a:round/>
                                                                                                                  <a:headEnd/>
                                                                                                                  <a:tailEnd/>
                                                                                                                </a:ln>
                                                                                                                <a:extLst>
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<a:solidFill>
                                                                                                                        <a:srgbClr val="FFFFFF"/>
                                                                                                                      </a:solidFill>
                                                                                                                    </a14:hiddenFill>
                                                                                                                  </a:ext>
                                                                                                                </a:extLst>
                                                                                                              </wps:spPr>
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<a:noAutofit/>
                                                                                                              </wps:bodyPr>
                                                                                                            </wps:wsp>
                                                                                                            <wpg:grpSp>
                                                                                                              <wpg:cNvPr id="628" name="Group 576"/>
                                                                                                              <wpg:cNvGrpSpPr>
                                                                                                                <a:grpSpLocks/>
                                                                                                              </wpg:cNvGrpSpPr>
                                                                                                              <wpg:grpSpPr bwMode="auto">
                                                                                                                <a:xfrm>
                                                                                                                  <a:off x="6538" y="-1472"/>
                                                                                                                  <a:ext cx="0" cy="2274"/>
                                                                                                                  <a:chOff x="6538" y="-1472"/>
                                                                                                                  <a:chExt cx="0" cy="2274"/>
                                                                                                                </a:xfrm>
                                                                                                              </wpg:grpSpPr>
                                                                                                              <wps:wsp>
                                                                                                                <wps:cNvPr id="629" name="Freeform 739"/>
                                                                                                                <wps:cNvSpPr>
                                                                                                                  <a:spLocks noEditPoints="1"/>
                                                                                                                </wps:cNvSpPr>
                                                                                                                <wps:spPr bwMode="auto">
                                                                                                                  <a:xfrm>
                                                                                                                    <a:off x="13076" y="-2944"/>
                                                                                                                    <a:ext cx="0" cy="2274"/>
                                                                                                                  </a:xfrm>
                                                                                                                  <a:custGeom>
                                                                                                                    <a:avLst/>
                                                                                                                    <a:gdLst>
                                                                                                                      <a:gd name="T0" fmla="+- 0 -1472 -1472"/>
                                                                                                                      <a:gd name="T1" fmla="*/ -1472 h 2274"/>
                                                                                                                      <a:gd name="T2" fmla="+- 0 802 -1472"/>
                                                                                                                      <a:gd name="T3" fmla="*/ 802 h 2274"/>
                                                                                                                    </a:gdLst>
                                                                                                                    <a:ahLst/>
                                                                                                                    <a:cxnLst>
                                                                                                                      <a:cxn ang="0">
                                                                                                                        <a:pos x="0" y="T1"/>
                                                                                                                      </a:cxn>
                                                                                                                      <a:cxn ang="0">
                                                                                                                        <a:pos x="0" y="T3"/>
                                                                                                                      </a:cxn>
                                                                                                                    </a:cxnLst>
                                                                                                                    <a:rect l="0" t="0" r="r" b="b"/>
                                                                                                                    <a:pathLst>
                                                                                                                      <a:path h="2274">
                                                                                                                        <a:moveTo>
                                                                                                                          <a:pt x="0" y="0"/>
                                                                                                                        </a:moveTo>
                                                                                                                        <a:lnTo>
                                                                                                                          <a:pt x="0" y="2274"/>
                                                                                                                        </a:lnTo>
                                                                                                                      </a:path>
                                                                                                                    </a:pathLst>
                                                                                                                  </a:custGeom>
                                                                                                                  <a:noFill/>
                                                                                                                  <a:ln w="10209">
                                                                                                                    <a:solidFill>
                                                                                                                      <a:srgbClr val="F9F9F9"/>
                                                                                                                    </a:solidFill>
                                                                                                                    <a:round/>
                                                                                                                    <a:headEnd/>
                                                                                                                    <a:tailEnd/>
                                                                                                                  </a:ln>
                                                                                                                  <a:extLst>
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<a:solidFill>
                                                                                                                          <a:srgbClr val="FFFFFF"/>
                                                                                                                        </a:solidFill>
                                                                                                                      </a14:hiddenFill>
                                                                                                                    </a:ext>
                                                                                                                  </a:extLst>
                                                                                                                </wps:spPr>
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<a:noAutofit/>
                                                                                                                </wps:bodyPr>
                                                                                                              </wps:wsp>
                                                                                                              <wpg:grpSp>
                                                                                                                <wpg:cNvPr id="630" name="Group 577"/>
                                                                                                                <wpg:cNvGrpSpPr>
                                                                                                                  <a:grpSpLocks/>
                                                                                                                </wpg:cNvGrpSpPr>
                                                                                                                <wpg:grpSpPr bwMode="auto">
                                                                                                                  <a:xfrm>
                                                                                                                    <a:off x="7269" y="-1472"/>
                                                                                                                    <a:ext cx="0" cy="2274"/>
                                                                                                                    <a:chOff x="7269" y="-1472"/>
                                                                                                                    <a:chExt cx="0" cy="2274"/>
                                                                                                                  </a:xfrm>
                                                                                                                </wpg:grpSpPr>
                                                                                                                <wps:wsp>
                                                                                                                  <wps:cNvPr id="631" name="Freeform 738"/>
                                                                                                                  <wps:cNvSpPr>
                                                                                                                    <a:spLocks noEditPoints="1"/>
                                                                                                                  </wps:cNvSpPr>
                                                                                                                  <wps:spPr bwMode="auto">
                                                                                                                    <a:xfrm>
                                                                                                                      <a:off x="14538" y="-2944"/>
                                                                                                                      <a:ext cx="0" cy="2274"/>
                                                                                                                    </a:xfrm>
                                                                                                                    <a:custGeom>
                                                                                                                      <a:avLst/>
                                                                                                                      <a:gdLst>
                                                                                                                        <a:gd name="T0" fmla="+- 0 -1472 -1472"/>
                                                                                                                        <a:gd name="T1" fmla="*/ -1472 h 2274"/>
                                                                                                                        <a:gd name="T2" fmla="+- 0 802 -1472"/>
                                                                                                                        <a:gd name="T3" fmla="*/ 802 h 2274"/>
                                                                                                                      </a:gdLst>
                                                                                                                      <a:ahLst/>
                                                                                                                      <a:cxnLst>
                                                                                                                        <a:cxn ang="0">
                                                                                                                          <a:pos x="0" y="T1"/>
                                                                                                                        </a:cxn>
                                                                                                                        <a:cxn ang="0">
                                                                                                                          <a:pos x="0" y="T3"/>
                                                                                                                        </a:cxn>
                                                                                                                      </a:cxnLst>
                                                                                                                      <a:rect l="0" t="0" r="r" b="b"/>
                                                                                                                      <a:pathLst>
                                                                                                                        <a:path h="2274">
                                                                                                                          <a:moveTo>
                                                                                                                            <a:pt x="0" y="0"/>
                                                                                                                          </a:moveTo>
                                                                                                                          <a:lnTo>
                                                                                                                            <a:pt x="0" y="2274"/>
                                                                                                                          </a:lnTo>
                                                                                                                        </a:path>
                                                                                                                      </a:pathLst>
                                                                                                                    </a:custGeom>
                                                                                                                    <a:noFill/>
                                                                                                                    <a:ln w="10209">
                                                                                                                      <a:solidFill>
                                                                                                                        <a:srgbClr val="F9F9F9"/>
                                                                                                                      </a:solidFill>
                                                                                                                      <a:round/>
                                                                                                                      <a:headEnd/>
                                                                                                                      <a:tailEnd/>
                                                                                                                    </a:ln>
                                                                                                                    <a:extLst>
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<a:solidFill>
                                                                                                                            <a:srgbClr val="FFFFFF"/>
                                                                                                                          </a:solidFill>
                                                                                                                        </a14:hiddenFill>
                                                                                                                      </a:ext>
                                                                                                                    </a:extLst>
                                                                                                                  </wps:spPr>
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<a:noAutofit/>
                                                                                                                  </wps:bodyPr>
                                                                                                                </wps:wsp>
                                                                                                                <wpg:grpSp>
                                                                                                                  <wpg:cNvPr id="632" name="Group 578"/>
                                                                                                                  <wpg:cNvGrpSpPr>
                                                                                                                    <a:grpSpLocks/>
                                                                                                                  </wpg:cNvGrpSpPr>
                                                                                                                  <wpg:grpSpPr bwMode="auto">
                                                                                                                    <a:xfrm>
                                                                                                                      <a:off x="5808" y="715"/>
                                                                                                                      <a:ext cx="2153" cy="0"/>
                                                                                                                      <a:chOff x="5808" y="715"/>
                                                                                                                      <a:chExt cx="2153" cy="0"/>
                                                                                                                    </a:xfrm>
                                                                                                                  </wpg:grpSpPr>
                                                                                                                  <wps:wsp>
                                                                                                                    <wps:cNvPr id="633" name="Freeform 737"/>
                                                                                                                    <wps:cNvSpPr>
                                                                                                                      <a:spLocks noEditPoints="1"/>
                                                                                                                    </wps:cNvSpPr>
                                                                                                                    <wps:spPr bwMode="auto">
                                                                                                                      <a:xfrm>
                                                                                                                        <a:off x="11616" y="1430"/>
                                                                                                                        <a:ext cx="2153" cy="0"/>
                                                                                                                      </a:xfrm>
                                                                                                                      <a:custGeom>
                                                                                                                        <a:avLst/>
                                                                                                                        <a:gdLst>
                                                                                                                          <a:gd name="T0" fmla="+- 0 7961 5808"/>
                                                                                                                          <a:gd name="T1" fmla="*/ T0 w 2153"/>
                                                                                                                          <a:gd name="T2" fmla="+- 0 5808 5808"/>
                                                                                                                          <a:gd name="T3" fmla="*/ T2 w 2153"/>
                                                                                                                        </a:gdLst>
                                                                                                                        <a:ahLst/>
                                                                                                                        <a:cxnLst>
                                                                                                                          <a:cxn ang="0">
                                                                                                                            <a:pos x="T1" y="0"/>
                                                                                                                          </a:cxn>
                                                                                                                          <a:cxn ang="0">
                                                                                                                            <a:pos x="T3" y="0"/>
                                                                                                                          </a:cxn>
                                                                                                                        </a:cxnLst>
                                                                                                                        <a:rect l="0" t="0" r="r" b="b"/>
                                                                                                                        <a:pathLst>
                                                                                                                          <a:path w="2153">
                                                                                                                            <a:moveTo>
                                                                                                                              <a:pt x="2153" y="0"/>
                                                                                                                            </a:moveTo>
                                                                                                                            <a:lnTo>
                                                                                                                              <a:pt x="0" y="0"/>
                                                                                                                            </a:lnTo>
                                                                                                                          </a:path>
                                                                                                                        </a:pathLst>
                                                                                                                      </a:custGeom>
                                                                                                                      <a:noFill/>
                                                                                                                      <a:ln w="4141">
                                                                                                                        <a:solidFill>
                                                                                                                          <a:srgbClr val="E5E4E4"/>
                                                                                                                        </a:solidFill>
                                                                                                                        <a:round/>
                                                                                                                        <a:headEnd/>
                                                                                                                        <a:tailEnd/>
                                                                                                                      </a:ln>
                                                                                                                      <a:extLst>
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<a:solidFill>
                                                                                                                              <a:srgbClr val="FFFFFF"/>
                                                                                                                            </a:solidFill>
                                                                                                                          </a14:hiddenFill>
                                                                                                                        </a:ext>
                                                                                                                      </a:extLst>
                                                                                                                    </wps:spPr>
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<a:noAutofit/>
                                                                                                                    </wps:bodyPr>
                                                                                                                  </wps:wsp>
                                                                                                                  <wps:wsp>
                                                                                                                    <wps:cNvPr id="634" name="Freeform 736"/>
                                                                                                                    <wps:cNvSpPr>
                                                                                                                      <a:spLocks noEditPoints="1"/>
                                                                                                                    </wps:cNvSpPr>
                                                                                                                    <wps:spPr bwMode="auto">
                                                                                                                      <a:xfrm>
                                                                                                                        <a:off x="11616" y="1430"/>
                                                                                                                        <a:ext cx="2153" cy="0"/>
                                                                                                                      </a:xfrm>
                                                                                                                      <a:custGeom>
                                                                                                                        <a:avLst/>
                                                                                                                        <a:gdLst>
                                                                                                                          <a:gd name="T0" fmla="+- 0 5808 5808"/>
                                                                                                                          <a:gd name="T1" fmla="*/ T0 w 2153"/>
                                                                                                                          <a:gd name="T2" fmla="+- 0 7961 5808"/>
                                                                                                                          <a:gd name="T3" fmla="*/ T2 w 2153"/>
                                                                                                                        </a:gdLst>
                                                                                                                        <a:ahLst/>
                                                                                                                        <a:cxnLst>
                                                                                                                          <a:cxn ang="0">
                                                                                                                            <a:pos x="T1" y="0"/>
                                                                                                                          </a:cxn>
                                                                                                                          <a:cxn ang="0">
                                                                                                                            <a:pos x="T3" y="0"/>
                                                                                                                          </a:cxn>
                                                                                                                        </a:cxnLst>
                                                                                                                        <a:rect l="0" t="0" r="r" b="b"/>
                                                                                                                        <a:pathLst>
                                                                                                                          <a:path w="2153">
                                                                                                                            <a:moveTo>
                                                                                                                              <a:pt x="0" y="0"/>
                                                                                                                            </a:moveTo>
                                                                                                                            <a:lnTo>
                                                                                                                              <a:pt x="2153" y="0"/>
                                                                                                                            </a:lnTo>
                                                                                                                          </a:path>
                                                                                                                        </a:pathLst>
                                                                                                                      </a:custGeom>
                                                                                                                      <a:noFill/>
                                                                                                                      <a:ln w="4141">
                                                                                                                        <a:solidFill>
                                                                                                                          <a:srgbClr val="E5E4E4"/>
                                                                                                                        </a:solidFill>
                                                                                                                        <a:round/>
                                                                                                                        <a:headEnd/>
                                                                                                                        <a:tailEnd/>
                                                                                                                      </a:ln>
                                                                                                                      <a:extLst>
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<a:solidFill>
                                                                                                                              <a:srgbClr val="FFFFFF"/>
                                                                                                                            </a:solidFill>
                                                                                                                          </a14:hiddenFill>
                                                                                                                        </a:ext>
                                                                                                                      </a:extLst>
                                                                                                                    </wps:spPr>
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<a:noAutofit/>
                                                                                                                    </wps:bodyPr>
                                                                                                                  </wps:wsp>
                                                                                                                  <wpg:grpSp>
                                                                                                                    <wpg:cNvPr id="635" name="Group 579"/>
                                                                                                                    <wpg:cNvGrpSpPr>
                                                                                                                      <a:grpSpLocks/>
                                                                                                                    </wpg:cNvGrpSpPr>
                                                                                                                    <wpg:grpSpPr bwMode="auto">
                                                                                                                      <a:xfrm>
                                                                                                                        <a:off x="5808" y="301"/>
                                                                                                                        <a:ext cx="2153" cy="0"/>
                                                                                                                        <a:chOff x="5808" y="301"/>
                                                                                                                        <a:chExt cx="2153" cy="0"/>
                                                                                                                      </a:xfrm>
                                                                                                                    </wpg:grpSpPr>
                                                                                                                    <wps:wsp>
                                                                                                                      <wps:cNvPr id="636" name="Freeform 735"/>
                                                                                                                      <wps:cNvSpPr>
                                                                                                                        <a:spLocks noEditPoints="1"/>
                                                                                                                      </wps:cNvSpPr>
                                                                                                                      <wps:spPr bwMode="auto">
                                                                                                                        <a:xfrm>
                                                                                                                          <a:off x="11616" y="602"/>
                                                                                                                          <a:ext cx="2153" cy="0"/>
                                                                                                                        </a:xfrm>
                                                                                                                        <a:custGeom>
                                                                                                                          <a:avLst/>
                                                                                                                          <a:gdLst>
                                                                                                                            <a:gd name="T0" fmla="+- 0 7961 5808"/>
                                                                                                                            <a:gd name="T1" fmla="*/ T0 w 2153"/>
                                                                                                                            <a:gd name="T2" fmla="+- 0 5808 5808"/>
                                                                                                                            <a:gd name="T3" fmla="*/ T2 w 2153"/>
                                                                                                                          </a:gdLst>
                                                                                                                          <a:ahLst/>
                                                                                                                          <a:cxnLst>
                                                                                                                            <a:cxn ang="0">
                                                                                                                              <a:pos x="T1" y="0"/>
                                                                                                                            </a:cxn>
                                                                                                                            <a:cxn ang="0">
                                                                                                                              <a:pos x="T3" y="0"/>
                                                                                                                            </a:cxn>
                                                                                                                          </a:cxnLst>
                                                                                                                          <a:rect l="0" t="0" r="r" b="b"/>
                                                                                                                          <a:pathLst>
                                                                                                                            <a:path w="2153">
                                                                                                                              <a:moveTo>
                                                                                                                                <a:pt x="2153" y="0"/>
                                                                                                                              </a:moveTo>
                                                                                                                              <a:lnTo>
                                                                                                                                <a:pt x="0" y="0"/>
                                                                                                                              </a:lnTo>
                                                                                                                            </a:path>
                                                                                                                          </a:pathLst>
                                                                                                                        </a:custGeom>
                                                                                                                        <a:noFill/>
                                                                                                                        <a:ln w="4141">
                                                                                                                          <a:solidFill>
                                                                                                                            <a:srgbClr val="E5E4E4"/>
                                                                                                                          </a:solidFill>
                                                                                                                          <a:round/>
                                                                                                                          <a:headEnd/>
                                                                                                                          <a:tailEnd/>
                                                                                                                        </a:ln>
                                                                                                                        <a:extLst>
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<a:solidFill>
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</a:solidFill>
                                                                                                                            </a14:hiddenFill>
                                                                                                                          </a:ext>
                                                                                                                        </a:extLst>
                                                                                                                      </wps:spPr>
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<a:noAutofit/>
                                                                                                                      </wps:bodyPr>
                                                                                                                    </wps:wsp>
                                                                                                                    <wps:wsp>
                                                                                                                      <wps:cNvPr id="637" name="Freeform 734"/>
                                                                                                                      <wps:cNvSpPr>
                                                                                                                        <a:spLocks noEditPoints="1"/>
                                                                                                                      </wps:cNvSpPr>
                                                                                                                      <wps:spPr bwMode="auto">
                                                                                                                        <a:xfrm>
                                                                                                                          <a:off x="11616" y="602"/>
                                                                                                                          <a:ext cx="2153" cy="0"/>
                                                                                                                        </a:xfrm>
                                                                                                                        <a:custGeom>
                                                                                                                          <a:avLst/>
                                                                                                                          <a:gdLst>
                                                                                                                            <a:gd name="T0" fmla="+- 0 5808 5808"/>
                                                                                                                            <a:gd name="T1" fmla="*/ T0 w 2153"/>
                                                                                                                            <a:gd name="T2" fmla="+- 0 7961 5808"/>
                                                                                                                            <a:gd name="T3" fmla="*/ T2 w 2153"/>
                                                                                                                          </a:gdLst>
                                                                                                                          <a:ahLst/>
                                                                                                                          <a:cxnLst>
                                                                                                                            <a:cxn ang="0">
                                                                                                                              <a:pos x="T1" y="0"/>
                                                                                                                            </a:cxn>
                                                                                                                            <a:cxn ang="0">
                                                                                                                              <a:pos x="T3" y="0"/>
                                                                                                                            </a:cxn>
                                                                                                                          </a:cxnLst>
                                                                                                                          <a:rect l="0" t="0" r="r" b="b"/>
                                                                                                                          <a:pathLst>
                                                                                                                            <a:path w="2153">
                                                                                                                              <a:moveTo>
                                                                                                                                <a:pt x="0" y="0"/>
                                                                                                                              </a:moveTo>
                                                                                                                              <a:lnTo>
                                                                                                                                <a:pt x="2153" y="0"/>
                                                                                                                              </a:lnTo>
                                                                                                                            </a:path>
                                                                                                                          </a:pathLst>
                                                                                                                        </a:custGeom>
                                                                                                                        <a:noFill/>
                                                                                                                        <a:ln w="4141">
                                                                                                                          <a:solidFill>
                                                                                                                            <a:srgbClr val="E5E4E4"/>
                                                                                                                          </a:solidFill>
                                                                                                                          <a:round/>
                                                                                                                          <a:headEnd/>
                                                                                                                          <a:tailEnd/>
                                                                                                                        </a:ln>
                                                                                                                        <a:extLst>
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<a:solidFill>
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</a:solidFill>
                                                                                                                            </a14:hiddenFill>
                                                                                                                          </a:ext>
                                                                                                                        </a:extLst>
                                                                                                                      </wps:spPr>
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<a:noAutofit/>
                                                                                                                      </wps:bodyPr>
                                                                                                                    </wps:wsp>
                                                                                                                    <wpg:grpSp>
                                                                                                                      <wpg:cNvPr id="638" name="Group 580"/>
                                                                                                                      <wpg:cNvGrpSpPr>
                                                                                                                        <a:grpSpLocks/>
                                                                                                                      </wpg:cNvGrpSpPr>
                                                                                                                      <wpg:grpSpPr bwMode="auto">
                                                                                                                        <a:xfrm>
                                                                                                                          <a:off x="5808" y="-114"/>
                                                                                                                          <a:ext cx="2153" cy="0"/>
                                                                                                                          <a:chOff x="5808" y="-114"/>
                                                                                                                          <a:chExt cx="2153" cy="0"/>
                                                                                                                        </a:xfrm>
                                                                                                                      </wpg:grpSpPr>
                                                                                                                      <wps:wsp>
                                                                                                                        <wps:cNvPr id="639" name="Freeform 733"/>
                                                                                                                        <wps:cNvSpPr>
                                                                                                                          <a:spLocks noEditPoints="1"/>
                                                                                                                        </wps:cNvSpPr>
                                                                                                                        <wps:spPr bwMode="auto">
                                                                                                                          <a:xfrm>
                                                                                                                            <a:off x="11616" y="-228"/>
                                                                                                                            <a:ext cx="2153" cy="0"/>
                                                                                                                          </a:xfrm>
                                                                                                                          <a:custGeom>
                                                                                                                            <a:avLst/>
                                                                                                                            <a:gdLst>
                                                                                                                              <a:gd name="T0" fmla="+- 0 7961 5808"/>
                                                                                                                              <a:gd name="T1" fmla="*/ T0 w 2153"/>
                                                                                                                              <a:gd name="T2" fmla="+- 0 5808 5808"/>
                                                                                                                              <a:gd name="T3" fmla="*/ T2 w 2153"/>
                                                                                                                            </a:gdLst>
                                                                                                                            <a:ahLst/>
                                                                                                                            <a:cxnLst>
                                                                                                                              <a:cxn ang="0">
                                                                                                                                <a:pos x="T1" y="0"/>
                                                                                                                              </a:cxn>
                                                                                                                              <a:cxn ang="0">
                                                                                                                                <a:pos x="T3" y="0"/>
                                                                                                                              </a:cxn>
                                                                                                                            </a:cxnLst>
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<a:pathLst>
                                                                                                                              <a:path w="2153">
                                                                                                                                <a:moveTo>
                                                                                                                                  <a:pt x="2153" y="0"/>
                                                                                                                                </a:moveTo>
                                                                                                                                <a:lnTo>
                                                                                                                                  <a:pt x="0" y="0"/>
                                                                                                                                </a:lnTo>
                                                                                                                              </a:path>
                                                                                                                            </a:pathLst>
                                                                                                                          </a:custGeom>
                                                                                                                          <a:noFill/>
                                                                                                                          <a:ln w="4141">
                                                                                                                            <a:solidFill>
                                                                                                                              <a:srgbClr val="E5E4E4"/>
                                                                                                                            </a:solidFill>
                                                                                                                            <a:round/>
                                                                                                                            <a:headEnd/>
                                                                                                                            <a:tailEnd/>
                                                                                                                          </a:ln>
                                                                                                                          <a:extLst>
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<a:solidFill>
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</a:solidFill>
                                                                                                                              </a14:hiddenFill>
                                                                                                                            </a:ext>
                                                                                                                          </a:extLst>
                                                                                                                        </wps:spPr>
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<a:noAutofit/>
                                                                                                                        </wps:bodyPr>
                                                                                                                      </wps:wsp>
                                                                                                                      <wps:wsp>
                                                                                                                        <wps:cNvPr id="640" name="Freeform 732"/>
                                                                                                                        <wps:cNvSpPr>
                                                                                                                          <a:spLocks noEditPoints="1"/>
                                                                                                                        </wps:cNvSpPr>
                                                                                                                        <wps:spPr bwMode="auto">
                                                                                                                          <a:xfrm>
                                                                                                                            <a:off x="11616" y="-228"/>
                                                                                                                            <a:ext cx="2153" cy="0"/>
                                                                                                                          </a:xfrm>
                                                                                                                          <a:custGeom>
                                                                                                                            <a:avLst/>
                                                                                                                            <a:gdLst>
                                                                                                                              <a:gd name="T0" fmla="+- 0 5808 5808"/>
                                                                                                                              <a:gd name="T1" fmla="*/ T0 w 2153"/>
                                                                                                                              <a:gd name="T2" fmla="+- 0 7961 5808"/>
                                                                                                                              <a:gd name="T3" fmla="*/ T2 w 2153"/>
                                                                                                                            </a:gdLst>
                                                                                                                            <a:ahLst/>
                                                                                                                            <a:cxnLst>
                                                                                                                              <a:cxn ang="0">
                                                                                                                                <a:pos x="T1" y="0"/>
                                                                                                                              </a:cxn>
                                                                                                                              <a:cxn ang="0">
                                                                                                                                <a:pos x="T3" y="0"/>
                                                                                                                              </a:cxn>
                                                                                                                            </a:cxnLst>
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<a:pathLst>
                                                                                                                              <a:path w="2153">
                                                                                                                                <a:moveTo>
                                                                                                                                  <a:pt x="0" y="0"/>
                                                                                                                                </a:moveTo>
                                                                                                                                <a:lnTo>
                                                                                                                                  <a:pt x="2153" y="0"/>
                                                                                                                                </a:lnTo>
                                                                                                                              </a:path>
                                                                                                                            </a:pathLst>
                                                                                                                          </a:custGeom>
                                                                                                                          <a:noFill/>
                                                                                                                          <a:ln w="4141">
                                                                                                                            <a:solidFill>
                                                                                                                              <a:srgbClr val="E5E4E4"/>
                                                                                                                            </a:solidFill>
                                                                                                                            <a:round/>
                                                                                                                            <a:headEnd/>
                                                                                                                            <a:tailEnd/>
                                                                                                                          </a:ln>
                                                                                                                          <a:extLst>
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<a:solidFill>
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</a:solidFill>
                                                                                                                              </a14:hiddenFill>
                                                                                                                            </a:ext>
                                                                                                                          </a:extLst>
                                                                                                                        </wps:spPr>
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<a:noAutofit/>
                                                                                                                        </wps:bodyPr>
                                                                                                                      </wps:wsp>
                                                                                                                      <wpg:grpSp>
                                                                                                                        <wpg:cNvPr id="641" name="Group 581"/>
                                                                                                                        <wpg:cNvGrpSpPr>
                                                                                                                          <a:grpSpLocks/>
                                                                                                                        </wpg:cNvGrpSpPr>
                                                                                                                        <wpg:grpSpPr bwMode="auto">
                                                                                                                          <a:xfrm>
                                                                                                                            <a:off x="5808" y="-528"/>
                                                                                                                            <a:ext cx="2153" cy="0"/>
                                                                                                                            <a:chOff x="5808" y="-528"/>
                                                                                                                            <a:chExt cx="2153" cy="0"/>
                                                                                                                          </a:xfrm>
                                                                                                                        </wpg:grpSpPr>
                                                                                                                        <wps:wsp>
                                                                                                                          <wps:cNvPr id="642" name="Freeform 731"/>
                                                                                                                          <wps:cNvSpPr>
                                                                                                                            <a:spLocks noEditPoints="1"/>
                                                                                                                          </wps:cNvSpPr>
                                                                                                                          <wps:spPr bwMode="auto">
                                                                                                                            <a:xfrm>
                                                                                                                              <a:off x="11616" y="-1056"/>
                                                                                                                              <a:ext cx="2153" cy="0"/>
                                                                                                                            </a:xfrm>
                                                                                                                            <a:custGeom>
                                                                                                                              <a:avLst/>
                                                                                                                              <a:gdLst>
                                                                                                                                <a:gd name="T0" fmla="+- 0 7961 5808"/>
                                                                                                                                <a:gd name="T1" fmla="*/ T0 w 2153"/>
                                                                                                                                <a:gd name="T2" fmla="+- 0 5808 5808"/>
                                                                                                                                <a:gd name="T3" fmla="*/ T2 w 2153"/>
                                                                                                                              </a:gdLst>
                                                                                                                              <a:ahLst/>
                                                                                                                              <a:cxnLst>
                                                                                                                                <a:cxn ang="0">
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</a:cxn>
                                                                                                                                <a:cxn ang="0">
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</a:cxn>
                                                                                                                              </a:cxnLst>
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<a:pathLst>
                                                                                                                                <a:path w="2153">
                                                                                                                                  <a:moveTo>
                                                                                                                                    <a:pt x="2153" y="0"/>
                                                                                                                                  </a:moveTo>
                                                                                                                                  <a:lnTo>
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</a:lnTo>
                                                                                                                                </a:path>
                                                                                                                              </a:pathLst>
                                                                                                                            </a:custGeom>
                                                                                                                            <a:noFill/>
                                                                                                                            <a:ln w="4141">
                                                                                                                              <a:solidFill>
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</a:solidFill>
                                                                                                                              <a:round/>
                                                                                                                              <a:headEnd/>
                                                                                                                              <a:tailEnd/>
                                                                                                                            </a:ln>
                                                                                                                            <a:extLst>
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<a:solidFill>
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</a:solidFill>
                                                                                                                                </a14:hiddenFill>
                                                                                                                              </a:ext>
                                                                                                                            </a:extLst>
                                                                                                                          </wps:spPr>
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<a:noAutofit/>
                                                                                                                          </wps:bodyPr>
                                                                                                                        </wps:wsp>
                                                                                                                        <wps:wsp>
                                                                                                                          <wps:cNvPr id="643" name="Freeform 730"/>
                                                                                                                          <wps:cNvSpPr>
                                                                                                                            <a:spLocks noEditPoints="1"/>
                                                                                                                          </wps:cNvSpPr>
                                                                                                                          <wps:spPr bwMode="auto">
                                                                                                                            <a:xfrm>
                                                                                                                              <a:off x="11616" y="-1056"/>
                                                                                                                              <a:ext cx="2153" cy="0"/>
                                                                                                                            </a:xfrm>
                                                                                                                            <a:custGeom>
                                                                                                                              <a:avLst/>
                                                                                                                              <a:gdLst>
                                                                                                                                <a:gd name="T0" fmla="+- 0 5808 5808"/>
                                                                                                                                <a:gd name="T1" fmla="*/ T0 w 2153"/>
                                                                                                                                <a:gd name="T2" fmla="+- 0 7961 5808"/>
                                                                                                                                <a:gd name="T3" fmla="*/ T2 w 2153"/>
                                                                                                                              </a:gdLst>
                                                                                                                              <a:ahLst/>
                                                                                                                              <a:cxnLst>
                                                                                                                                <a:cxn ang="0">
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</a:cxn>
                                                                                                                                <a:cxn ang="0">
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</a:cxn>
                                                                                                                              </a:cxnLst>
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<a:pathLst>
                                                                                                                                <a:path w="2153">
                                                                                                                                  <a:moveTo>
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</a:moveTo>
                                                                                                                                  <a:lnTo>
                                                                                                                                    <a:pt x="2153" y="0"/>
                                                                                                                                  </a:lnTo>
                                                                                                                                </a:path>
                                                                                                                              </a:pathLst>
                                                                                                                            </a:custGeom>
                                                                                                                            <a:noFill/>
                                                                                                                            <a:ln w="4141">
                                                                                                                              <a:solidFill>
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</a:solidFill>
                                                                                                                              <a:round/>
                                                                                                                              <a:headEnd/>
                                                                                                                              <a:tailEnd/>
                                                                                                                            </a:ln>
                                                                                                                            <a:extLst>
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<a:solidFill>
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</a:solidFill>
                                                                                                                                </a14:hiddenFill>
                                                                                                                              </a:ext>
                                                                                                                            </a:extLst>
                                                                                                                          </wps:spPr>
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<a:noAutofit/>
                                                                                                                          </wps:bodyPr>
                                                                                                                        </wps:wsp>
                                                                                                                        <wpg:grpSp>
                                                                                                                          <wpg:cNvPr id="644" name="Group 582"/>
                                                                                                                          <wpg:cNvGrpSpPr>
                                                                                                                            <a:grpSpLocks/>
                                                                                                                          </wpg:cNvGrpSpPr>
                                                                                                                          <wpg:grpSpPr bwMode="auto">
                                                                                                                            <a:xfrm>
                                                                                                                              <a:off x="5808" y="-943"/>
                                                                                                                              <a:ext cx="2153" cy="0"/>
                                                                                                                              <a:chOff x="5808" y="-943"/>
                                                                                                                              <a:chExt cx="2153" cy="0"/>
                                                                                                                            </a:xfrm>
                                                                                                                          </wpg:grpSpPr>
                                                                                                                          <wps:wsp>
                                                                                                                            <wps:cNvPr id="645" name="Freeform 729"/>
                                                                                                                            <wps:cNvSpPr>
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</wps:cNvSpPr>
                                                                                                                            <wps:spPr bwMode="auto">
                                                                                                                              <a:xfrm>
                                                                                                                                <a:off x="11616" y="-1886"/>
                                                                                                                                <a:ext cx="2153" cy="0"/>
                                                                                                                              </a:xfrm>
                                                                                                                              <a:custGeom>
                                                                                                                                <a:avLst/>
                                                                                                                                <a:gdLst>
                                                                                                                                  <a:gd name="T0" fmla="+- 0 7961 5808"/>
                                                                                                                                  <a:gd name="T1" fmla="*/ T0 w 2153"/>
                                                                                                                                  <a:gd name="T2" fmla="+- 0 5808 5808"/>
                                                                                                                                  <a:gd name="T3" fmla="*/ T2 w 2153"/>
                                                                                                                                </a:gdLst>
                                                                                                                                <a:ahLst/>
                                                                                                                                <a:cxnLst>
                                                                                                                                  <a:cxn ang="0">
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</a:cxn>
                                                                                                                                  <a:cxn ang="0">
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</a:cxn>
                                                                                                                                </a:cxnLst>
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<a:pathLst>
                                                                                                                                  <a:path w="2153">
                                                                                                                                    <a:moveTo>
                                                                                                                                      <a:pt x="2153" y="0"/>
                                                                                                                                    </a:moveTo>
                                                                                                                                    <a:lnTo>
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</a:lnTo>
                                                                                                                                  </a:path>
                                                                                                                                </a:pathLst>
                                                                                                                              </a:custGeom>
                                                                                                                              <a:noFill/>
                                                                                                                              <a:ln w="4141">
                                                                                                                                <a:solidFill>
  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  </a:solidFill>
                                                                                                                                <a:round/>
                                                                                                                                <a:headEnd/>
                                                                                                                                <a:tailEnd/>
                                                                                                                              </a:ln>
                                                                                                                              <a:extLst>
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</a:solidFill>
                                                                                                                                  </a14:hiddenFill>
                                                                                                                                </a:ext>
                                                                                                                              </a:extLst>
                                                                                                                            </wps:spPr>
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<a:noAutofit/>
                                                                                                                            </wps:bodyPr>
                                                                                                                          </wps:wsp>
                                                                                                                          <wps:wsp>
                                                                                                                            <wps:cNvPr id="646" name="Freeform 728"/>
                                                                                                                            <wps:cNvSpPr>
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</wps:cNvSpPr>
                                                                                                                            <wps:spPr bwMode="auto">
                                                                                                                              <a:xfrm>
                                                                                                                                <a:off x="11616" y="-1886"/>
                                                                                                                                <a:ext cx="2153" cy="0"/>
                                                                                                                              </a:xfrm>
                                                                                                                              <a:custGeom>
                                                                                                                                <a:avLst/>
                                                                                                                                <a:gdLst>
                                                                                                                                  <a:gd name="T0" fmla="+- 0 5808 5808"/>
                                                                                                                                  <a:gd name="T1" fmla="*/ T0 w 2153"/>
                                                                                                                                  <a:gd name="T2" fmla="+- 0 7961 5808"/>
                                                                                                                                  <a:gd name="T3" fmla="*/ T2 w 2153"/>
                                                                                                                                </a:gdLst>
                                                                                                                                <a:ahLst/>
                                                                                                                                <a:cxnLst>
                                                                                                                                  <a:cxn ang="0">
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</a:cxn>
                                                                                                                                  <a:cxn ang="0">
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</a:cxn>
                                                                                                                                </a:cxnLst>
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<a:pathLst>
                                                                                                                                  <a:path w="2153">
                                                                                                                                    <a:moveTo>
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</a:moveTo>
                                                                                                                                    <a:lnTo>
                                                                                                                                      <a:pt x="2153" y="0"/>
                                                                                                                                    </a:lnTo>
                                                                                                                                  </a:path>
                                                                                                                                </a:pathLst>
                                                                                                                              </a:custGeom>
                                                                                                                              <a:noFill/>
                                                                                                                              <a:ln w="4141">
                                                                                                                                <a:solidFill>
  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  </a:solidFill>
                                                                                                                                <a:round/>
                                                                                                                                <a:headEnd/>
                                                                                                                                <a:tailEnd/>
                                                                                                                              </a:ln>
                                                                                                                              <a:extLst>
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</a:solidFill>
                                                                                                                                  </a14:hiddenFill>
                                                                                                                                </a:ext>
                                                                                                                              </a:extLst>
                                                                                                                            </wps:spPr>
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<a:noAutofit/>
                                                                                                                            </wps:bodyPr>
                                                                                                                          </wps:wsp>
                                                                                                                          <wpg:grpSp>
                                                                                                                            <wpg:cNvPr id="647" name="Group 583"/>
                                                                                                                            <wpg:cNvGrpSpPr>
                                                                                                                              <a:grpSpLocks/>
                                                                                                                            </wpg:cNvGrpSpPr>
                                                                                                                            <wpg:grpSpPr bwMode="auto">
                                                                                                                              <a:xfrm>
                                                                                                                                <a:off x="5808" y="-1357"/>
                                                                                                                                <a:ext cx="2153" cy="0"/>
                                                                                                                                <a:chOff x="5808" y="-1357"/>
                                                                                                                                <a:chExt cx="2153" cy="0"/>
                                                                                                                              </a:xfrm>
                                                                                                                            </wpg:grpSpPr>
                                                                                                                            <wps:wsp>
                                                                                                                              <wps:cNvPr id="648" name="Freeform 727"/>
                                                                                                                              <wps:cNvSpPr>
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</wps:cNvSpPr>
                                                                                                                              <wps:spPr bwMode="auto">
                                                                                                                                <a:xfrm>
                                                                                                                                  <a:off x="11616" y="-2714"/>
                                                                                                                                  <a:ext cx="2153" cy="0"/>
                                                                                                                                </a:xfrm>
                                                                                                                                <a:custGeom>
                                                                                                                                  <a:avLst/>
                                                                                                                                  <a:gdLst>
                                                                                                                                    <a:gd name="T0" fmla="+- 0 7961 5808"/>
                                                                                                                                    <a:gd name="T1" fmla="*/ T0 w 2153"/>
                                                                                                                                    <a:gd name="T2" fmla="+- 0 5808 5808"/>
                                                                                                                                    <a:gd name="T3" fmla="*/ T2 w 2153"/>
                                                                                                                                  </a:gdLst>
                                                                                                                                  <a:ahLst/>
                                                                                                                                  <a:cxnLst>
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</a:cxn>
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</a:cxn>
                                                                                                                                  </a:cxnLst>
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<a:pathLst>
                                                                                                                                    <a:path w="2153">
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<a:pt x="2153" y="0"/>
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<a:lnTo>
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</a:lnTo>
                                                                                                                                    </a:path>
                                                                                                                                  </a:pathLst>
                                                                                                                                </a:custGeom>
                                                                                                                                <a:noFill/>
                                                                                                                                <a:ln w="4141">
                                                                                                                                  <a:solidFill>
    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    </a:solidFill>
                                                                                                                                  <a:round/>
                                                                                                                                  <a:headEnd/>
                                                                                                                                  <a:tailEnd/>
                                                                                                                                </a:ln>
                                                                                                                                <a:extLst>
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</a:ext>
                                                                                                                                </a:extLst>
                                                                                                                              </wps:spPr>
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<a:noAutofit/>
                                                                                                                              </wps:bodyPr>
                                                                                                                            </wps:wsp>
                                                                                                                            <wps:wsp>
                                                                                                                              <wps:cNvPr id="649" name="Freeform 726"/>
                                                                                                                              <wps:cNvSpPr>
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</wps:cNvSpPr>
                                                                                                                              <wps:spPr bwMode="auto">
                                                                                                                                <a:xfrm>
                                                                                                                                  <a:off x="11616" y="-2714"/>
                                                                                                                                  <a:ext cx="2153" cy="0"/>
                                                                                                                                </a:xfrm>
                                                                                                                                <a:custGeom>
                                                                                                                                  <a:avLst/>
                                                                                                                                  <a:gdLst>
                                                                                                                                    <a:gd name="T0" fmla="+- 0 5808 5808"/>
                                                                                                                                    <a:gd name="T1" fmla="*/ T0 w 2153"/>
                                                                                                                                    <a:gd name="T2" fmla="+- 0 7961 5808"/>
                                                                                                                                    <a:gd name="T3" fmla="*/ T2 w 2153"/>
                                                                                                                                  </a:gdLst>
                                                                                                                                  <a:ahLst/>
                                                                                                                                  <a:cxnLst>
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</a:cxn>
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</a:cxn>
                                                                                                                                  </a:cxnLst>
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<a:pathLst>
                                                                                                                                    <a:path w="2153">
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<a:lnTo>
                                                                                                                                        <a:pt x="2153" y="0"/>
                                                                                                                                      </a:lnTo>
                                                                                                                                    </a:path>
                                                                                                                                  </a:pathLst>
                                                                                                                                </a:custGeom>
                                                                                                                                <a:noFill/>
                                                                                                                                <a:ln w="4141">
                                                                                                                                  <a:solidFill>
    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    </a:solidFill>
                                                                                                                                  <a:round/>
                                                                                                                                  <a:headEnd/>
                                                                                                                                  <a:tailEnd/>
                                                                                                                                </a:ln>
                                                                                                                                <a:extLst>
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</a:ext>
                                                                                                                                </a:extLst>
                                                                                                                              </wps:spPr>
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<a:noAutofit/>
                                                                                                                              </wps:bodyPr>
                                                                                                                            </wps:wsp>
                                                                                                                            <wpg:grpSp>
                                                                                                                              <wpg:cNvPr id="650" name="Group 584"/>
                                                                                                                              <wpg:cNvGrpSpPr>
                                                                                                                                <a:grpSpLocks/>
                                                                                                                              </wpg:cNvGrpSpPr>
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<a:xfrm>
                                                                                                                                  <a:off x="5960" y="-1472"/>
                                                                                                                                  <a:ext cx="0" cy="2274"/>
                                                                                                                                  <a:chOff x="5960" y="-1472"/>
                                                                                                                                  <a:chExt cx="0" cy="2274"/>
                                                                                                                                </a:xfrm>
                                                                                                                              </wpg:grpSpPr>
                                                                                                                              <wps:wsp>
                                                                                                                                <wps:cNvPr id="651" name="Freeform 725"/>
                                                                                                                                <wps:cNvSpPr>
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</wps:cNvSpPr>
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<a:xfrm>
                                                                                                                                    <a:off x="11920" y="-2944"/>
                                                                                                                                    <a:ext cx="0" cy="2274"/>
                                                                                                                                  </a:xfrm>
                                                                                                                                  <a:custGeom>
                                                                                                                                    <a:avLst/>
                                                                                                                                    <a:gdLst>
                                                                                                                                      <a:gd name="T0" fmla="+- 0 -1472 -1472"/>
                                                                                                                                      <a:gd name="T1" fmla="*/ -1472 h 2274"/>
                                                                                                                                      <a:gd name="T2" fmla="+- 0 802 -1472"/>
                                                                                                                                      <a:gd name="T3" fmla="*/ 802 h 2274"/>
                                                                                                                                    </a:gdLst>
                                                                                                                                    <a:ahLst/>
                                                                                                                                    <a:cxnLst>
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</a:cxn>
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</a:cxn>
                                                                                                                                    </a:cxnLst>
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<a:pathLst>
                                                                                                                                      <a:path h="2274">
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<a:pt x="0" y="2274"/>
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</a:path>
                                                                                                                                    </a:pathLst>
                                                                                                                                  </a:custGeom>
                                                                                                                                  <a:noFill/>
                                                                                                                                  <a:ln w="4141">
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      </a:solidFill>
                                                                                                                                    <a:round/>
                                                                                                                                    <a:headEnd/>
                                                                                                                                    <a:tailEnd/>
                                                                                                                                  </a:ln>
                                                                                                                                  <a:extLst>
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</a:ext>
                                                                                                                                  </a:extLst>
                                                                                                                                </wps:spPr>
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<a:noAutofit/>
                                                                                                                                </wps:bodyPr>
                                                                                                                              </wps:wsp>
                                                                                                                              <wpg:grpSp>
                                                                                                                                <wpg:cNvPr id="652" name="Group 585"/>
                                                                                                                                <wpg:cNvGrpSpPr>
                                                                                                                                  <a:grpSpLocks/>
                                                                                                                                </wpg:cNvGrpSpPr>
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<a:xfrm>
                                                                                                                                    <a:off x="6345" y="-1472"/>
                                                                                                                                    <a:ext cx="0" cy="2274"/>
                                                                                                                                    <a:chOff x="6345" y="-1472"/>
                                                                                                                                    <a:chExt cx="0" cy="2274"/>
                                                                                                                                  </a:xfrm>
                                                                                                                                </wpg:grpSpPr>
                                                                                                                                <wps:wsp>
                                                                                                                                  <wps:cNvPr id="653" name="Freeform 724"/>
                                                                                                                                  <wps:cNvSpPr>
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</wps:cNvSpPr>
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<a:xfrm>
                                                                                                                                      <a:off x="12690" y="-2944"/>
                                                                                                                                      <a:ext cx="0" cy="2274"/>
                                                                                                                                    </a:xfrm>
                                                                                                                                    <a:custGeom>
                                                                                                                                      <a:avLst/>
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<a:gd name="T0" fmla="+- 0 -1472 -1472"/>
                                                                                                                                        <a:gd name="T1" fmla="*/ -1472 h 2274"/>
                                                                                                                                        <a:gd name="T2" fmla="+- 0 802 -1472"/>
                                                                                                                                        <a:gd name="T3" fmla="*/ 802 h 2274"/>
                                                                                                                                      </a:gdLst>
                                                                                                                                      <a:ahLst/>
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</a:cxn>
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<a:path h="2274">
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<a:pt x="0" y="2274"/>
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</a:pathLst>
                                                                                                                                    </a:custGeom>
                                                                                                                                    <a:noFill/>
                                                                                                                                    <a:ln w="4141">
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<a:round/>
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<a:tailEnd/>
                                                                                                                                    </a:ln>
                                                                                                                                    <a:extLst>
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</a:ext>
                                                                                                                                    </a:extLst>
                                                                                                                                  </wps:spPr>
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<a:noAutofit/>
                                                                                                                                  </wps:bodyPr>
                                                                                                                                </wps:wsp>
                                                                                                                                <wpg:grpSp>
                                                                                                                                  <wpg:cNvPr id="654" name="Group 586"/>
                                                                                                                                  <wpg:cNvGrpSpPr>
                                                                                                                                    <a:grpSpLocks/>
                                                                                                                                  </wpg:cNvGrpSpPr>
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<a:xfrm>
                                                                                                                                      <a:off x="6730" y="-1472"/>
                                                                                                                                      <a:ext cx="0" cy="2274"/>
                                                                                                                                      <a:chOff x="6730" y="-1472"/>
                                                                                                                                      <a:chExt cx="0" cy="2274"/>
                                                                                                                                    </a:xfrm>
                                                                                                                                  </wpg:grpSpPr>
                                                                                                                                  <wps:wsp>
                                                                                                                                    <wps:cNvPr id="655" name="Freeform 723"/>
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</wps:cNvSpPr>
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<a:xfrm>
                                                                                                                                        <a:off x="13460" y="-2944"/>
                                                                                                                                        <a:ext cx="0" cy="2274"/>
                                                                                                                                      </a:xfrm>
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<a:gd name="T0" fmla="+- 0 -1472 -1472"/>
                                                                                                                                          <a:gd name="T1" fmla="*/ -1472 h 2274"/>
                                                                                                                                          <a:gd name="T2" fmla="+- 0 802 -1472"/>
                                                                                                                                          <a:gd name="T3" fmla="*/ 802 h 2274"/>
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<a:path h="2274">
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<a:pt x="0" y="2274"/>
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<a:ln w="4141">
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</a:ln>
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</a:ext>
                                                                                                                                      </a:extLst>
                                                                                                                                    </wps:spPr>
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</wps:bodyPr>
                                                                                                                                  </wps:wsp>
                                                                                                                                  <wpg:grpSp>
                                                                                                                                    <wpg:cNvPr id="656" name="Group 587"/>
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<a:xfrm>
                                                                                                                                        <a:off x="7808" y="-1472"/>
                                                                                                                                        <a:ext cx="0" cy="2274"/>
                                                                                                                                        <a:chOff x="7808" y="-1472"/>
                                                                                                                                        <a:chExt cx="0" cy="2274"/>
                                                                                                                                      </a:xfrm>
                                                                                                                                    </wpg:grpSpPr>
                                                                                                                                    <wps:wsp>
                                                                                                                                      <wps:cNvPr id="657" name="Freeform 722"/>
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<a:off x="15616" y="-2944"/>
                                                                                                                                          <a:ext cx="0" cy="2274"/>
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<a:gd name="T0" fmla="+- 0 -1472 -1472"/>
                                                                                                                                            <a:gd name="T1" fmla="*/ -1472 h 2274"/>
                                                                                                                                            <a:gd name="T2" fmla="+- 0 802 -1472"/>
                                                                                                                                            <a:gd name="T3" fmla="*/ 802 h 2274"/>
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<a:path h="2274">
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<a:pt x="0" y="2274"/>
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<a:ln w="4141">
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</wps:wsp>
                                                                                                                                    <wpg:grpSp>
                                                                                                                                      <wpg:cNvPr id="658" name="Group 588"/>
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<a:off x="5933" y="-528"/>
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<a:chOff x="5933" y="-528"/>
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<wps:cNvPr id="659" name="Freeform 721"/>
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<a:off x="11866" y="-1056"/>
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<a:gd name="T0" fmla="+- 0 5933 5933"/>
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<a:gd name="T2" fmla="+- 0 5988 5933"/>
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</wps:wsp>
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<wpg:cNvPr id="660" name="Group 589"/>
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<a:off x="5960" y="-528"/>
                                                                                                                                            <a:ext cx="0" cy="570"/>
                                                                                                                                            <a:chOff x="5960" y="-528"/>
                                                                                                                                            <a:chExt cx="0" cy="570"/>
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<wps:cNvPr id="661" name="Freeform 720"/>
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<a:off x="11920" y="-1056"/>
                                                                                                                                              <a:ext cx="0" cy="570"/>
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<a:gd name="T0" fmla="+- 0 -528 -528"/>
                                                                                                                                                <a:gd name="T1" fmla="*/ -528 h 570"/>
                                                                                                                                                <a:gd name="T2" fmla="+- 0 42 -528"/>
                                                                                                                                                <a:gd name="T3" fmla="*/ 42 h 570"/>
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<a:path h="570">
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<a:pt x="0" y="570"/>
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<wpg:cNvPr id="662" name="Group 590"/>
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<a:off x="5933" y="42"/>
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<a:chOff x="5933" y="42"/>
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<wps:cNvPr id="663" name="Freeform 719"/>
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<a:off x="11866" y="84"/>
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<a:gd name="T0" fmla="+- 0 5933 5933"/>
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<a:gd name="T2" fmla="+- 0 5988 5933"/>
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<wpg:cNvPr id="664" name="Group 591"/>
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<a:off x="6318" y="-849"/>
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<a:chOff x="6318" y="-849"/>
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<wps:cNvPr id="665" name="Freeform 718"/>
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<a:off x="12636" y="-1698"/>
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<a:gd name="T0" fmla="+- 0 6318 6318"/>
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<a:gd name="T2" fmla="+- 0 6373 6318"/>
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<wpg:cNvPr id="666" name="Group 592"/>
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<a:off x="6345" y="-849"/>
                                                                                                                                                  <a:ext cx="0" cy="736"/>
                                                                                                                                                  <a:chOff x="6345" y="-849"/>
                                                                                                                                                  <a:chExt cx="0" cy="736"/>
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<wps:cNvPr id="667" name="Freeform 717"/>
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<a:off x="12690" y="-1698"/>
                                                                                                                                                    <a:ext cx="0" cy="735"/>
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<a:gd name="T0" fmla="+- 0 -849 -849"/>
                                                                                                                                                      <a:gd name="T1" fmla="*/ -849 h 736"/>
                                                                                                                                                      <a:gd name="T2" fmla="+- 0 -113 -849"/>
                                                                                                                                                      <a:gd name="T3" fmla="*/ -113 h 736"/>
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<a:path h="736">
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<a:pt x="0" y="736"/>
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<wpg:cNvPr id="668" name="Group 593"/>
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<a:off x="6318" y="-114"/>
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<a:chOff x="6318" y="-114"/>
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<wps:cNvPr id="669" name="Freeform 716"/>
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<a:off x="12636" y="-228"/>
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<a:gd name="T0" fmla="+- 0 6318 6318"/>
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<a:gd name="T2" fmla="+- 0 6373 6318"/>
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<wpg:cNvPr id="670" name="Group 594"/>
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<a:off x="6703" y="-1237"/>
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<a:chOff x="6703" y="-1237"/>
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<wps:cNvPr id="671" name="Freeform 715"/>
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<a:off x="13406" y="-2474"/>
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<a:gd name="T0" fmla="+- 0 6703 6703"/>
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<a:gd name="T2" fmla="+- 0 6758 6703"/>
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<wpg:cNvPr id="672" name="Group 595"/>
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<a:off x="6730" y="-1237"/>
                                                                                                                                                        <a:ext cx="0" cy="785"/>
                                                                                                                                                        <a:chOff x="6730" y="-1237"/>
                                                                                                                                                        <a:chExt cx="0" cy="785"/>
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<wps:cNvPr id="673" name="Freeform 714"/>
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<a:off x="13460" y="-2474"/>
                                                                                                                                                          <a:ext cx="0" cy="785"/>
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<a:gd name="T0" fmla="+- 0 -1237 -1237"/>
                                                                                                                                                            <a:gd name="T1" fmla="*/ -1237 h 785"/>
                                                                                                                                                            <a:gd name="T2" fmla="+- 0 -452 -1237"/>
                                                                                                                                                            <a:gd name="T3" fmla="*/ -452 h 785"/>
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<a:path h="785">
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<a:pt x="0" y="785"/>
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<wpg:cNvPr id="674" name="Group 596"/>
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<a:off x="6703" y="-452"/>
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<a:chOff x="6703" y="-452"/>
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<wps:cNvPr id="675" name="Freeform 713"/>
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<a:off x="13406" y="-904"/>
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<a:gd name="T0" fmla="+- 0 6703 6703"/>
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<a:gd name="T2" fmla="+- 0 6758 6703"/>
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<wpg:cNvPr id="676" name="Group 597"/>
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<a:off x="7780" y="-1369"/>
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<a:chOff x="7780" y="-1369"/>
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<wps:cNvPr id="677" name="Freeform 712"/>
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<a:off x="15560" y="-2738"/>
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<a:gd name="T0" fmla="+- 0 7780 7780"/>
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<a:gd name="T2" fmla="+- 0 7835 7780"/>
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<wpg:cNvPr id="678" name="Group 598"/>
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<a:off x="7808" y="-1369"/>
                                                                                                                                                              <a:ext cx="0" cy="805"/>
                                                                                                                                                              <a:chOff x="7808" y="-1369"/>
                                                                                                                                                              <a:chExt cx="0" cy="805"/>
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<wps:cNvPr id="679" name="Freeform 711"/>
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<a:off x="15616" y="-2738"/>
                                                                                                                                                                <a:ext cx="0" cy="805"/>
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<a:gd name="T0" fmla="+- 0 -1369 -1369"/>
                                                                                                                                                                  <a:gd name="T1" fmla="*/ -1369 h 805"/>
                                                                                                                                                                  <a:gd name="T2" fmla="+- 0 -564 -1369"/>
                                                                                                                                                                  <a:gd name="T3" fmla="*/ -564 h 805"/>
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<a:path h="805">
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<a:pt x="0" y="805"/>
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<wpg:cNvPr id="680" name="Group 599"/>
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<a:off x="7780" y="-564"/>
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<a:chOff x="7780" y="-564"/>
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<wps:cNvPr id="681" name="Freeform 710"/>
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<a:off x="15560" y="-1128"/>
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<a:gd name="T0" fmla="+- 0 7780 7780"/>
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<a:gd name="T2" fmla="+- 0 7835 7780"/>
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<wpg:cNvPr id="682" name="Group 600"/>
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<a:off x="5933" y="-24"/>
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<a:chOff x="5933" y="-24"/>
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<wps:cNvPr id="683" name="Freeform 709"/>
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<a:off x="11866" y="-48"/>
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<a:gd name="T0" fmla="+- 0 5933 5933"/>
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<a:gd name="T2" fmla="+- 0 5988 5933"/>
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<wpg:cNvPr id="684" name="Group 601"/>
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<a:off x="5960" y="-24"/>
                                                                                                                                                                    <a:ext cx="0" cy="329"/>
                                                                                                                                                                    <a:chOff x="5960" y="-24"/>
                                                                                                                                                                    <a:chExt cx="0" cy="329"/>
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<wps:cNvPr id="685" name="Freeform 708"/>
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<a:off x="11920" y="-48"/>
                                                                                                                                                                      <a:ext cx="0" cy="329"/>
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<a:gd name="T0" fmla="+- 0 -24 -24"/>
                                                                                                                                                                        <a:gd name="T1" fmla="*/ -24 h 329"/>
                                                                                                                                                                        <a:gd name="T2" fmla="+- 0 305 -24"/>
                                                                                                                                                                        <a:gd name="T3" fmla="*/ 305 h 329"/>
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<a:path h="329">
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<a:pt x="0" y="329"/>
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<wpg:cNvPr id="686" name="Group 602"/>
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<a:off x="5933" y="305"/>
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<a:chOff x="5933" y="305"/>
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<wps:cNvPr id="687" name="Freeform 707"/>
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<a:off x="11866" y="610"/>
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<a:gd name="T0" fmla="+- 0 5933 5933"/>
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<a:gd name="T2" fmla="+- 0 5988 5933"/>
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<wpg:cNvPr id="688" name="Group 603"/>
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<a:off x="6318" y="-433"/>
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<a:chOff x="6318" y="-433"/>
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<wps:cNvPr id="689" name="Freeform 706"/>
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<a:off x="12636" y="-866"/>
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<a:gd name="T0" fmla="+- 0 6318 6318"/>
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<a:gd name="T2" fmla="+- 0 6373 6318"/>
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<wpg:cNvPr id="690" name="Group 604"/>
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<a:off x="6345" y="-433"/>
                                                                                                                                                                          <a:ext cx="0" cy="628"/>
                                                                                                                                                                          <a:chOff x="6345" y="-433"/>
                                                                                                                                                                          <a:chExt cx="0" cy="628"/>
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<wps:cNvPr id="691" name="Freeform 705"/>
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<a:off x="12690" y="-866"/>
                                                                                                                                                                            <a:ext cx="0" cy="627"/>
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<a:gd name="T0" fmla="+- 0 -433 -433"/>
                                                                                                                                                                              <a:gd name="T1" fmla="*/ -433 h 628"/>
                                                                                                                                                                              <a:gd name="T2" fmla="+- 0 195 -433"/>
                                                                                                                                                                              <a:gd name="T3" fmla="*/ 195 h 628"/>
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<a:path h="628">
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<a:pt x="0" y="628"/>
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<wpg:cNvPr id="692" name="Group 605"/>
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<a:off x="6318" y="194"/>
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<a:chOff x="6318" y="194"/>
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<wps:cNvPr id="693" name="Freeform 704"/>
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<a:off x="12636" y="388"/>
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<a:gd name="T0" fmla="+- 0 6318 6318"/>
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<a:gd name="T2" fmla="+- 0 6373 6318"/>
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<wpg:cNvPr id="694" name="Group 606"/>
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<a:off x="6703" y="-10"/>
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<a:chOff x="6703" y="-10"/>
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<wps:cNvPr id="695" name="Freeform 703"/>
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<a:off x="13406" y="-20"/>
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<a:gd name="T0" fmla="+- 0 6703 6703"/>
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<a:gd name="T2" fmla="+- 0 6758 6703"/>
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<wpg:cNvPr id="696" name="Group 607"/>
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<a:off x="6730" y="-10"/>
                                                                                                                                                                                <a:ext cx="0" cy="453"/>
                                                                                                                                                                                <a:chOff x="6730" y="-10"/>
                                                                                                                                                                                <a:chExt cx="0" cy="453"/>
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<wps:cNvPr id="697" name="Freeform 702"/>
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<a:off x="13460" y="-20"/>
                                                                                                                                                                                  <a:ext cx="0" cy="452"/>
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<a:gd name="T0" fmla="+- 0 -10 -10"/>
                                                                                                                                                                                    <a:gd name="T1" fmla="*/ -10 h 453"/>
                                                                                                                                                                                    <a:gd name="T2" fmla="+- 0 443 -10"/>
                                                                                                                                                                                    <a:gd name="T3" fmla="*/ 443 h 453"/>
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<a:path h="453">
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<a:pt x="0" y="453"/>
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<wpg:cNvPr id="698" name="Group 608"/>
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<a:off x="6703" y="442"/>
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<a:chOff x="6703" y="442"/>
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<wps:cNvPr id="699" name="Freeform 701"/>
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<a:off x="13406" y="884"/>
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<a:gd name="T0" fmla="+- 0 6703 6703"/>
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<a:gd name="T2" fmla="+- 0 6758 6703"/>
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<wpg:cNvPr id="700" name="Group 609"/>
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<a:off x="7780" y="-257"/>
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<a:chOff x="7780" y="-257"/>
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<wps:cNvPr id="701" name="Freeform 700"/>
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<a:off x="15560" y="-514"/>
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<a:gd name="T0" fmla="+- 0 7780 7780"/>
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<a:gd name="T2" fmla="+- 0 7835 7780"/>
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<wpg:cNvPr id="702" name="Group 610"/>
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<a:off x="7808" y="-257"/>
                                                                                                                                                                                      <a:ext cx="0" cy="531"/>
                                                                                                                                                                                      <a:chOff x="7808" y="-257"/>
                                                                                                                                                                                      <a:chExt cx="0" cy="531"/>
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<wps:cNvPr id="703" name="Freeform 699"/>
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<a:off x="15616" y="-514"/>
                                                                                                                                                                                        <a:ext cx="0" cy="531"/>
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<a:gd name="T0" fmla="+- 0 -257 -257"/>
                                                                                                                                                                                          <a:gd name="T1" fmla="*/ -257 h 531"/>
                                                                                                                                                                                          <a:gd name="T2" fmla="+- 0 274 -257"/>
                                                                                                                                                                                          <a:gd name="T3" fmla="*/ 274 h 531"/>
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<a:path h="531">
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<a:pt x="0" y="531"/>
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<wpg:cNvPr id="704" name="Group 611"/>
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<a:off x="7780" y="274"/>
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<a:chOff x="7780" y="274"/>
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<wps:cNvPr id="705" name="Freeform 698"/>
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<a:off x="15560" y="548"/>
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<a:gd name="T0" fmla="+- 0 7780 7780"/>
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<a:gd name="T2" fmla="+- 0 7835 7780"/>
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<wpg:cNvPr id="706" name="Group 612"/>
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<a:off x="5933" y="228"/>
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<a:chOff x="5933" y="228"/>
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<wps:cNvPr id="707" name="Freeform 697"/>
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<a:off x="11866" y="456"/>
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<a:gd name="T0" fmla="+- 0 5933 5933"/>
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<a:gd name="T2" fmla="+- 0 5988 5933"/>
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<wpg:cNvPr id="708" name="Group 613"/>
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<a:off x="5960" y="228"/>
                                                                                                                                                                                            <a:ext cx="0" cy="470"/>
                                                                                                                                                                                            <a:chOff x="5960" y="228"/>
                                                                                                                                                                                            <a:chExt cx="0" cy="470"/>
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<wps:cNvPr id="709" name="Freeform 696"/>
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<a:off x="11920" y="456"/>
                                                                                                                                                                                              <a:ext cx="0" cy="470"/>
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<a:gd name="T0" fmla="+- 0 228 228"/>
                                                                                                                                                                                                <a:gd name="T1" fmla="*/ 228 h 470"/>
                                                                                                                                                                                                <a:gd name="T2" fmla="+- 0 698 228"/>
                                                                                                                                                                                                <a:gd name="T3" fmla="*/ 698 h 470"/>
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<a:path h="470">
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<a:pt x="0" y="470"/>
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<wpg:cNvPr id="710" name="Group 614"/>
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<a:off x="5933" y="698"/>
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<a:chOff x="5933" y="698"/>
    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<wps:cNvPr id="711" name="Freeform 695"/>
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<a:off x="11866" y="1396"/>
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<a:gd name="T0" fmla="+- 0 5933 5933"/>
    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    <a:gd name="T2" fmla="+- 0 5988 5933"/>
    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<wpg:cNvPr id="712" name="Group 615"/>
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<a:off x="6318" y="170"/>
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<a:chOff x="6318" y="170"/>
      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<wps:cNvPr id="713" name="Freeform 694"/>
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<a:off x="12636" y="340"/>
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<a:gd name="T0" fmla="+- 0 6318 6318"/>
      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      <a:gd name="T2" fmla="+- 0 6373 6318"/>
      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<wpg:cNvPr id="714" name="Group 616"/>
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<a:off x="6345" y="170"/>
                                                                                                                                                                                                  <a:ext cx="0" cy="317"/>
                                                                                                                                                                                                  <a:chOff x="6345" y="170"/>
                                                                                                                                                                                                  <a:chExt cx="0" cy="317"/>
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<wps:cNvPr id="715" name="Freeform 693"/>
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<a:off x="12690" y="340"/>
                                                                                                                                                                                                    <a:ext cx="0" cy="316"/>
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<a:gd name="T0" fmla="+- 0 170 170"/>
                                                                                                                                                                                                      <a:gd name="T1" fmla="*/ 170 h 317"/>
                                                                                                                                                                                                      <a:gd name="T2" fmla="+- 0 487 170"/>
                                                                                                                                                                                                      <a:gd name="T3" fmla="*/ 487 h 317"/>
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<a:path h="317">
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<a:pt x="0" y="317"/>
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<wpg:cNvPr id="716" name="Group 617"/>
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<a:off x="6318" y="486"/>
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<a:chOff x="6318" y="486"/>
          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<wps:cNvPr id="717" name="Freeform 692"/>
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<a:off x="12636" y="972"/>
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<a:gd name="T0" fmla="+- 0 6318 6318"/>
          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          <a:gd name="T2" fmla="+- 0 6373 6318"/>
          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<wpg:cNvPr id="718" name="Group 618"/>
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<a:off x="6703" y="36"/>
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<a:chOff x="6703" y="36"/>
            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<wps:cNvPr id="719" name="Freeform 691"/>
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<a:off x="13406" y="72"/>
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<a:gd name="T0" fmla="+- 0 6703 6703"/>
            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            <a:gd name="T2" fmla="+- 0 6758 6703"/>
            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<wpg:cNvPr id="720" name="Group 619"/>
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<a:off x="6730" y="36"/>
                                                                                                                                                                                                        <a:ext cx="0" cy="521"/>
                                                                                                                                                                                                        <a:chOff x="6730" y="36"/>
                                                                                                                                                                                                        <a:chExt cx="0" cy="521"/>
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<wps:cNvPr id="721" name="Freeform 690"/>
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<a:off x="13460" y="72"/>
                                                                                                                                                                                                          <a:ext cx="0" cy="520"/>
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<a:gd name="T0" fmla="+- 0 36 36"/>
                                                                                                                                                                                                            <a:gd name="T1" fmla="*/ 36 h 521"/>
                                                                                                                                                                                                            <a:gd name="T2" fmla="+- 0 557 36"/>
                                                                                                                                                                                                            <a:gd name="T3" fmla="*/ 557 h 521"/>
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<a:path h="521">
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<a:pt x="0" y="521"/>
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<wpg:cNvPr id="722" name="Group 620"/>
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<a:off x="6703" y="556"/>
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<a:chOff x="6703" y="556"/>
                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<wps:cNvPr id="723" name="Freeform 689"/>
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<a:off x="13406" y="1112"/>
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<a:gd name="T0" fmla="+- 0 6703 6703"/>
                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                <a:gd name="T2" fmla="+- 0 6758 6703"/>
                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<wpg:cNvPr id="724" name="Group 621"/>
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<a:off x="7780" y="82"/>
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<a:chOff x="7780" y="82"/>
                  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<wps:cNvPr id="725" name="Freeform 688"/>
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<a:off x="15560" y="164"/>
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<a:gd name="T0" fmla="+- 0 7780 7780"/>
                  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                  <a:gd name="T2" fmla="+- 0 7835 7780"/>
                  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<wpg:cNvPr id="726" name="Group 622"/>
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<a:off x="7808" y="82"/>
                                                                                                                                                                                                              <a:ext cx="0" cy="420"/>
                                                                                                                                                                                                              <a:chOff x="7808" y="82"/>
                                                                                                                                                                                                              <a:chExt cx="0" cy="420"/>
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<wps:cNvPr id="727" name="Freeform 687"/>
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<a:off x="15616" y="164"/>
                                                                                                                                                                                                                <a:ext cx="0" cy="420"/>
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<a:gd name="T0" fmla="+- 0 82 82"/>
                                                                                                                                                                                                                  <a:gd name="T1" fmla="*/ 82 h 420"/>
                                                                                                                                                                                                                  <a:gd name="T2" fmla="+- 0 502 82"/>
                                                                                                                                                                                                                  <a:gd name="T3" fmla="*/ 502 h 420"/>
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<a:path h="420">
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<a:pt x="0" y="420"/>
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<wpg:cNvPr id="728" name="Group 623"/>
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<a:off x="7780" y="502"/>
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<a:chOff x="7780" y="502"/>
                      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<wps:cNvPr id="729" name="Freeform 686"/>
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<a:off x="15560" y="1004"/>
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<a:gd name="T0" fmla="+- 0 7780 7780"/>
                      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                      <a:gd name="T2" fmla="+- 0 7835 7780"/>
                      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<wpg:cNvPr id="730" name="Group 624"/>
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<a:off x="5933" y="314"/>
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<a:chOff x="5933" y="314"/>
                        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<wps:cNvPr id="731" name="Freeform 685"/>
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<a:off x="11866" y="628"/>
  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<a:gd name="T0" fmla="+- 0 5933 5933"/>
                        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                        <a:gd name="T2" fmla="+- 0 5988 5933"/>
                        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<wpg:cNvPr id="732" name="Group 625"/>
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<a:off x="5960" y="314"/>
                                                                                                                                                                                                                    <a:ext cx="0" cy="363"/>
                                                                                                                                                                                                                    <a:chOff x="5960" y="314"/>
                                                                                                                                                                                                                    <a:chExt cx="0" cy="363"/>
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<wps:cNvPr id="733" name="Freeform 684"/>
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<a:off x="11920" y="628"/>
                                                                                                                                                                                                                      <a:ext cx="0" cy="362"/>
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<a:gd name="T0" fmla="+- 0 314 314"/>
                                                                                                                                                                                                                        <a:gd name="T1" fmla="*/ 314 h 363"/>
                                                                                                                                                                                                                        <a:gd name="T2" fmla="+- 0 677 314"/>
                                                                                                                                                                                                                        <a:gd name="T3" fmla="*/ 677 h 363"/>
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<a:path h="363">
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<a:pt x="0" y="363"/>
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<wpg:cNvPr id="734" name="Group 626"/>
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<a:off x="5933" y="676"/>
    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    <a:chOff x="5933" y="676"/>
                            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<wps:cNvPr id="735" name="Freeform 683"/>
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<a:off x="11866" y="1352"/>
      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<a:gd name="T0" fmla="+- 0 5933 5933"/>
                            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                            <a:gd name="T2" fmla="+- 0 5988 5933"/>
                            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<wpg:cNvPr id="736" name="Group 627"/>
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<a:off x="6318" y="214"/>
      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      <a:chOff x="6318" y="214"/>
                              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<wps:cNvPr id="737" name="Freeform 682"/>
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<a:off x="12636" y="428"/>
        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<a:gd name="T0" fmla="+- 0 6318 6318"/>
                              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                              <a:gd name="T2" fmla="+- 0 6373 6318"/>
                              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<wpg:cNvPr id="738" name="Group 628"/>
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<a:off x="6345" y="214"/>
                                                                                                                                                                                                                          <a:ext cx="0" cy="318"/>
                                                                                                                                                                                                                          <a:chOff x="6345" y="214"/>
                                                                                                                                                                                                                          <a:chExt cx="0" cy="318"/>
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<wps:cNvPr id="739" name="Freeform 681"/>
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<a:off x="12690" y="428"/>
                                                                                                                                                                                                                            <a:ext cx="0" cy="318"/>
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<a:gd name="T0" fmla="+- 0 214 214"/>
                                                                                                                                                                                                                              <a:gd name="T1" fmla="*/ 214 h 318"/>
                                                                                                                                                                                                                              <a:gd name="T2" fmla="+- 0 532 214"/>
                                                                                                                                                                                                                              <a:gd name="T3" fmla="*/ 532 h 318"/>
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<a:path h="318">
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0" y="318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<wpg:cNvPr id="740" name="Group 629"/>
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<a:off x="6318" y="532"/>
          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          <a:chOff x="6318" y="532"/>
                                  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<wps:cNvPr id="741" name="Freeform 680"/>
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<a:off x="12636" y="1064"/>
            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<a:gd name="T0" fmla="+- 0 6318 6318"/>
                                  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                                  <a:gd name="T2" fmla="+- 0 6373 6318"/>
                                  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<wpg:cNvPr id="742" name="Group 630"/>
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<a:off x="6703" y="-98"/>
            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            <a:chOff x="6703" y="-98"/>
                                    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<wps:cNvPr id="743" name="Freeform 679"/>
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<a:off x="13406" y="-196"/>
              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<a:gd name="T0" fmla="+- 0 6703 6703"/>
                                    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                                    <a:gd name="T2" fmla="+- 0 6758 6703"/>
                                    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<wpg:cNvPr id="744" name="Group 631"/>
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<a:off x="6730" y="-98"/>
                                                                                                                                                                                                                                <a:ext cx="0" cy="526"/>
                                                                                                                                                                                                                                <a:chOff x="6730" y="-98"/>
                                                                                                                                                                                                                                <a:chExt cx="0" cy="526"/>
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<wps:cNvPr id="745" name="Freeform 678"/>
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<a:off x="13460" y="-196"/>
                                                                                                                                                                                                                                  <a:ext cx="0" cy="526"/>
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<a:gd name="T0" fmla="+- 0 -98 -98"/>
                                                                                                                                                                                                                                    <a:gd name="T1" fmla="*/ -98 h 526"/>
                                                                                                                                                                                                                                    <a:gd name="T2" fmla="+- 0 428 -98"/>
                                                                                                                                                                                                                                    <a:gd name="T3" fmla="*/ 428 h 526"/>
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<a:path h="526">
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<a:pt x="0" y="526"/>
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<wpg:cNvPr id="746" name="Group 632"/>
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<a:off x="6703" y="428"/>
                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                <a:chOff x="6703" y="428"/>
                                        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<wps:cNvPr id="747" name="Freeform 677"/>
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<a:off x="13406" y="856"/>
                  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<a:gd name="T0" fmla="+- 0 6703 6703"/>
                                        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                                        <a:gd name="T2" fmla="+- 0 6758 6703"/>
                                        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<wpg:cNvPr id="748" name="Group 633"/>
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<a:off x="7780" y="133"/>
                  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                  <a:chOff x="7780" y="133"/>
                                          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<wps:cNvPr id="749" name="Freeform 676"/>
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<a:off x="15560" y="266"/>
                    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<a:gd name="T0" fmla="+- 0 7780 7780"/>
                                          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                                          <a:gd name="T2" fmla="+- 0 7835 7780"/>
                                          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<wpg:cNvPr id="750" name="Group 634"/>
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<a:off x="7808" y="133"/>
                                                                                                                                                                                                                                      <a:ext cx="0" cy="336"/>
                                                                                                                                                                                                                                      <a:chOff x="7808" y="133"/>
                                                                                                                                                                                                                                      <a:chExt cx="0" cy="336"/>
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<wps:cNvPr id="751" name="Freeform 675"/>
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<a:off x="15616" y="266"/>
                                                                                                                                                                                                                                        <a:ext cx="0" cy="336"/>
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<a:gd name="T0" fmla="+- 0 133 133"/>
                                                                                                                                                                                                                                          <a:gd name="T1" fmla="*/ 133 h 336"/>
                                                                                                                                                                                                                                          <a:gd name="T2" fmla="+- 0 469 133"/>
                                                                                                                                                                                                                                          <a:gd name="T3" fmla="*/ 469 h 336"/>
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<a:path h="336">
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0" y="336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<wpg:cNvPr id="752" name="Group 635"/>
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<a:off x="7780" y="469"/>
                      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                      <a:chOff x="7780" y="469"/>
                                                                                                                                                                                                                                        <a:chExt cx="55" cy="0"/>
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<wps:cNvPr id="753" name="Freeform 674"/>
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<a:off x="15560" y="938"/>
                                                                                                                                                                                                                                          <a:ext cx="55" cy="0"/>
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<a:gd name="T0" fmla="+- 0 7780 7780"/>
                                                                                                                                                                                                                                            <a:gd name="T1" fmla="*/ T0 w 55"/>
                                                                                                                                                                                                                                            <a:gd name="T2" fmla="+- 0 7835 7780"/>
                                                                                                                                                                                                                                            <a:gd name="T3" fmla="*/ T2 w 55"/>
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<a:path w="55">
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55" y="0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<wpg:cNvPr id="754" name="Group 636"/>
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<a:off x="5960" y="-1035"/>
                                                                                                                                                                                                                                          <a:ext cx="1847" cy="705"/>
                                                                                                                                                                                                                                          <a:chOff x="5960" y="-1035"/>
                                                                                                                                                                                                                                          <a:chExt cx="1847" cy="705"/>
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<wps:cNvPr id="755" name="Freeform 673"/>
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<a:off x="11920" y="-2070"/>
                                                                                                                                                                                                                                            <a:ext cx="1848" cy="705"/>
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<a:gd name="T0" fmla="+- 0 5984 5960"/>
                                                                                                                                                                                                                                              <a:gd name="T1" fmla="*/ T0 w 1847"/>
                                                                                                                                                                                                                                              <a:gd name="T2" fmla="+- 0 -339 -1035"/>
                                                                                                                                                                                                                                              <a:gd name="T3" fmla="*/ -339 h 705"/>
                                                                                                                                                                                                                                              <a:gd name="T4" fmla="+- 0 6031 5960"/>
                                                                                                                                                                                                                                              <a:gd name="T5" fmla="*/ T4 w 1847"/>
                                                                                                                                                                                                                                              <a:gd name="T6" fmla="+- 0 -357 -1035"/>
                                                                                                                                                                                                                                              <a:gd name="T7" fmla="*/ -357 h 705"/>
                                                                                                                                                                                                                                              <a:gd name="T8" fmla="+- 0 6077 5960"/>
                                                                                                                                                                                                                                              <a:gd name="T9" fmla="*/ T8 w 1847"/>
                                                                                                                                                                                                                                              <a:gd name="T10" fmla="+- 0 -375 -1035"/>
                                                                                                                                                                                                                                              <a:gd name="T11" fmla="*/ -375 h 705"/>
                                                                                                                                                                                                                                              <a:gd name="T12" fmla="+- 0 6124 5960"/>
                                                                                                                                                                                                                                              <a:gd name="T13" fmla="*/ T12 w 1847"/>
                                                                                                                                                                                                                                              <a:gd name="T14" fmla="+- 0 -393 -1035"/>
                                                                                                                                                                                                                                              <a:gd name="T15" fmla="*/ -393 h 705"/>
                                                                                                                                                                                                                                              <a:gd name="T16" fmla="+- 0 6171 5960"/>
                                                                                                                                                                                                                                              <a:gd name="T17" fmla="*/ T16 w 1847"/>
                                                                                                                                                                                                                                              <a:gd name="T18" fmla="+- 0 -411 -1035"/>
                                                                                                                                                                                                                                              <a:gd name="T19" fmla="*/ -411 h 705"/>
                                                                                                                                                                                                                                              <a:gd name="T20" fmla="+- 0 6218 5960"/>
                                                                                                                                                                                                                                              <a:gd name="T21" fmla="*/ T20 w 1847"/>
                                                                                                                                                                                                                                              <a:gd name="T22" fmla="+- 0 -428 -1035"/>
                                                                                                                                                                                                                                              <a:gd name="T23" fmla="*/ -428 h 705"/>
                                                                                                                                                                                                                                              <a:gd name="T24" fmla="+- 0 6264 5960"/>
                                                                                                                                                                                                                                              <a:gd name="T25" fmla="*/ T24 w 1847"/>
                                                                                                                                                                                                                                              <a:gd name="T26" fmla="+- 0 -446 -1035"/>
                                                                                                                                                                                                                                              <a:gd name="T27" fmla="*/ -446 h 705"/>
                                                                                                                                                                                                                                              <a:gd name="T28" fmla="+- 0 6311 5960"/>
                                                                                                                                                                                                                                              <a:gd name="T29" fmla="*/ T28 w 1847"/>
                                                                                                                                                                                                                                              <a:gd name="T30" fmla="+- 0 -464 -1035"/>
                                                                                                                                                                                                                                              <a:gd name="T31" fmla="*/ -464 h 705"/>
                                                                                                                                                                                                                                              <a:gd name="T32" fmla="+- 0 6358 5960"/>
                                                                                                                                                                                                                                              <a:gd name="T33" fmla="*/ T32 w 1847"/>
                                                                                                                                                                                                                                              <a:gd name="T34" fmla="+- 0 -482 -1035"/>
                                                                                                                                                                                                                                              <a:gd name="T35" fmla="*/ -482 h 705"/>
                                                                                                                                                                                                                                              <a:gd name="T36" fmla="+- 0 6405 5960"/>
                                                                                                                                                                                                                                              <a:gd name="T37" fmla="*/ T36 w 1847"/>
                                                                                                                                                                                                                                              <a:gd name="T38" fmla="+- 0 -500 -1035"/>
                                                                                                                                                                                                                                              <a:gd name="T39" fmla="*/ -500 h 705"/>
                                                                                                                                                                                                                                              <a:gd name="T40" fmla="+- 0 6452 5960"/>
                                                                                                                                                                                                                                              <a:gd name="T41" fmla="*/ T40 w 1847"/>
                                                                                                                                                                                                                                              <a:gd name="T42" fmla="+- 0 -517 -1035"/>
                                                                                                                                                                                                                                              <a:gd name="T43" fmla="*/ -517 h 705"/>
                                                                                                                                                                                                                                              <a:gd name="T44" fmla="+- 0 6498 5960"/>
                                                                                                                                                                                                                                              <a:gd name="T45" fmla="*/ T44 w 1847"/>
                                                                                                                                                                                                                                              <a:gd name="T46" fmla="+- 0 -535 -1035"/>
                                                                                                                                                                                                                                              <a:gd name="T47" fmla="*/ -535 h 705"/>
                                                                                                                                                                                                                                              <a:gd name="T48" fmla="+- 0 6545 5960"/>
                                                                                                                                                                                                                                              <a:gd name="T49" fmla="*/ T48 w 1847"/>
                                                                                                                                                                                                                                              <a:gd name="T50" fmla="+- 0 -553 -1035"/>
                                                                                                                                                                                                                                              <a:gd name="T51" fmla="*/ -553 h 705"/>
                                                                                                                                                                                                                                              <a:gd name="T52" fmla="+- 0 6592 5960"/>
                                                                                                                                                                                                                                              <a:gd name="T53" fmla="*/ T52 w 1847"/>
                                                                                                                                                                                                                                              <a:gd name="T54" fmla="+- 0 -571 -1035"/>
                                                                                                                                                                                                                                              <a:gd name="T55" fmla="*/ -571 h 705"/>
                                                                                                                                                                                                                                              <a:gd name="T56" fmla="+- 0 6639 5960"/>
                                                                                                                                                                                                                                              <a:gd name="T57" fmla="*/ T56 w 1847"/>
                                                                                                                                                                                                                                              <a:gd name="T58" fmla="+- 0 -589 -1035"/>
                                                                                                                                                                                                                                              <a:gd name="T59" fmla="*/ -589 h 705"/>
                                                                                                                                                                                                                                              <a:gd name="T60" fmla="+- 0 6685 5960"/>
                                                                                                                                                                                                                                              <a:gd name="T61" fmla="*/ T60 w 1847"/>
                                                                                                                                                                                                                                              <a:gd name="T62" fmla="+- 0 -607 -1035"/>
                                                                                                                                                                                                                                              <a:gd name="T63" fmla="*/ -607 h 705"/>
                                                                                                                                                                                                                                              <a:gd name="T64" fmla="+- 0 6732 5960"/>
                                                                                                                                                                                                                                              <a:gd name="T65" fmla="*/ T64 w 1847"/>
                                                                                                                                                                                                                                              <a:gd name="T66" fmla="+- 0 -625 -1035"/>
                                                                                                                                                                                                                                              <a:gd name="T67" fmla="*/ -625 h 705"/>
                                                                                                                                                                                                                                              <a:gd name="T68" fmla="+- 0 6779 5960"/>
                                                                                                                                                                                                                                              <a:gd name="T69" fmla="*/ T68 w 1847"/>
                                                                                                                                                                                                                                              <a:gd name="T70" fmla="+- 0 -642 -1035"/>
                                                                                                                                                                                                                                              <a:gd name="T71" fmla="*/ -642 h 705"/>
                                                                                                                                                                                                                                              <a:gd name="T72" fmla="+- 0 6826 5960"/>
                                                                                                                                                                                                                                              <a:gd name="T73" fmla="*/ T72 w 1847"/>
                                                                                                                                                                                                                                              <a:gd name="T74" fmla="+- 0 -660 -1035"/>
                                                                                                                                                                                                                                              <a:gd name="T75" fmla="*/ -660 h 705"/>
                                                                                                                                                                                                                                              <a:gd name="T76" fmla="+- 0 6872 5960"/>
                                                                                                                                                                                                                                              <a:gd name="T77" fmla="*/ T76 w 1847"/>
                                                                                                                                                                                                                                              <a:gd name="T78" fmla="+- 0 -678 -1035"/>
                                                                                                                                                                                                                                              <a:gd name="T79" fmla="*/ -678 h 705"/>
                                                                                                                                                                                                                                              <a:gd name="T80" fmla="+- 0 6918 5960"/>
                                                                                                                                                                                                                                              <a:gd name="T81" fmla="*/ T80 w 1847"/>
                                                                                                                                                                                                                                              <a:gd name="T82" fmla="+- 0 -696 -1035"/>
                                                                                                                                                                                                                                              <a:gd name="T83" fmla="*/ -696 h 705"/>
                                                                                                                                                                                                                                              <a:gd name="T84" fmla="+- 0 6965 5960"/>
                                                                                                                                                                                                                                              <a:gd name="T85" fmla="*/ T84 w 1847"/>
                                                                                                                                                                                                                                              <a:gd name="T86" fmla="+- 0 -714 -1035"/>
                                                                                                                                                                                                                                              <a:gd name="T87" fmla="*/ -714 h 705"/>
                                                                                                                                                                                                                                              <a:gd name="T88" fmla="+- 0 7012 5960"/>
                                                                                                                                                                                                                                              <a:gd name="T89" fmla="*/ T88 w 1847"/>
                                                                                                                                                                                                                                              <a:gd name="T90" fmla="+- 0 -732 -1035"/>
                                                                                                                                                                                                                                              <a:gd name="T91" fmla="*/ -732 h 705"/>
                                                                                                                                                                                                                                              <a:gd name="T92" fmla="+- 0 7058 5960"/>
                                                                                                                                                                                                                                              <a:gd name="T93" fmla="*/ T92 w 1847"/>
                                                                                                                                                                                                                                              <a:gd name="T94" fmla="+- 0 -750 -1035"/>
                                                                                                                                                                                                                                              <a:gd name="T95" fmla="*/ -750 h 705"/>
                                                                                                                                                                                                                                              <a:gd name="T96" fmla="+- 0 7105 5960"/>
                                                                                                                                                                                                                                              <a:gd name="T97" fmla="*/ T96 w 1847"/>
                                                                                                                                                                                                                                              <a:gd name="T98" fmla="+- 0 -767 -1035"/>
                                                                                                                                                                                                                                              <a:gd name="T99" fmla="*/ -767 h 705"/>
                                                                                                                                                                                                                                              <a:gd name="T100" fmla="+- 0 7152 5960"/>
                                                                                                                                                                                                                                              <a:gd name="T101" fmla="*/ T100 w 1847"/>
                                                                                                                                                                                                                                              <a:gd name="T102" fmla="+- 0 -785 -1035"/>
                                                                                                                                                                                                                                              <a:gd name="T103" fmla="*/ -785 h 705"/>
                                                                                                                                                                                                                                              <a:gd name="T104" fmla="+- 0 7199 5960"/>
                                                                                                                                                                                                                                              <a:gd name="T105" fmla="*/ T104 w 1847"/>
                                                                                                                                                                                                                                              <a:gd name="T106" fmla="+- 0 -803 -1035"/>
                                                                                                                                                                                                                                              <a:gd name="T107" fmla="*/ -803 h 705"/>
                                                                                                                                                                                                                                              <a:gd name="T108" fmla="+- 0 7246 5960"/>
                                                                                                                                                                                                                                              <a:gd name="T109" fmla="*/ T108 w 1847"/>
                                                                                                                                                                                                                                              <a:gd name="T110" fmla="+- 0 -821 -1035"/>
                                                                                                                                                                                                                                              <a:gd name="T111" fmla="*/ -821 h 705"/>
                                                                                                                                                                                                                                              <a:gd name="T112" fmla="+- 0 7292 5960"/>
                                                                                                                                                                                                                                              <a:gd name="T113" fmla="*/ T112 w 1847"/>
                                                                                                                                                                                                                                              <a:gd name="T114" fmla="+- 0 -839 -1035"/>
                                                                                                                                                                                                                                              <a:gd name="T115" fmla="*/ -839 h 705"/>
                                                                                                                                                                                                                                              <a:gd name="T116" fmla="+- 0 7339 5960"/>
                                                                                                                                                                                                                                              <a:gd name="T117" fmla="*/ T116 w 1847"/>
                                                                                                                                                                                                                                              <a:gd name="T118" fmla="+- 0 -857 -1035"/>
                                                                                                                                                                                                                                              <a:gd name="T119" fmla="*/ -857 h 705"/>
                                                                                                                                                                                                                                              <a:gd name="T120" fmla="+- 0 7386 5960"/>
                                                                                                                                                                                                                                              <a:gd name="T121" fmla="*/ T120 w 1847"/>
                                                                                                                                                                                                                                              <a:gd name="T122" fmla="+- 0 -874 -1035"/>
                                                                                                                                                                                                                                              <a:gd name="T123" fmla="*/ -874 h 705"/>
                                                                                                                                                                                                                                              <a:gd name="T124" fmla="+- 0 7433 5960"/>
                                                                                                                                                                                                                                              <a:gd name="T125" fmla="*/ T124 w 1847"/>
                                                                                                                                                                                                                                              <a:gd name="T126" fmla="+- 0 -892 -1035"/>
                                                                                                                                                                                                                                              <a:gd name="T127" fmla="*/ -892 h 705"/>
                                                                                                                                                                                                                                              <a:gd name="T128" fmla="+- 0 7479 5960"/>
                                                                                                                                                                                                                                              <a:gd name="T129" fmla="*/ T128 w 1847"/>
                                                                                                                                                                                                                                              <a:gd name="T130" fmla="+- 0 -910 -1035"/>
                                                                                                                                                                                                                                              <a:gd name="T131" fmla="*/ -910 h 705"/>
                                                                                                                                                                                                                                              <a:gd name="T132" fmla="+- 0 7526 5960"/>
                                                                                                                                                                                                                                              <a:gd name="T133" fmla="*/ T132 w 1847"/>
                                                                                                                                                                                                                                              <a:gd name="T134" fmla="+- 0 -928 -1035"/>
                                                                                                                                                                                                                                              <a:gd name="T135" fmla="*/ -928 h 705"/>
                                                                                                                                                                                                                                              <a:gd name="T136" fmla="+- 0 7573 5960"/>
                                                                                                                                                                                                                                              <a:gd name="T137" fmla="*/ T136 w 1847"/>
                                                                                                                                                                                                                                              <a:gd name="T138" fmla="+- 0 -946 -1035"/>
                                                                                                                                                                                                                                              <a:gd name="T139" fmla="*/ -946 h 705"/>
                                                                                                                                                                                                                                              <a:gd name="T140" fmla="+- 0 7620 5960"/>
                                                                                                                                                                                                                                              <a:gd name="T141" fmla="*/ T140 w 1847"/>
                                                                                                                                                                                                                                              <a:gd name="T142" fmla="+- 0 -964 -1035"/>
                                                                                                                                                                                                                                              <a:gd name="T143" fmla="*/ -964 h 705"/>
                                                                                                                                                                                                                                              <a:gd name="T144" fmla="+- 0 7666 5960"/>
                                                                                                                                                                                                                                              <a:gd name="T145" fmla="*/ T144 w 1847"/>
                                                                                                                                                                                                                                              <a:gd name="T146" fmla="+- 0 -981 -1035"/>
                                                                                                                                                                                                                                              <a:gd name="T147" fmla="*/ -981 h 705"/>
                                                                                                                                                                                                                                              <a:gd name="T148" fmla="+- 0 7713 5960"/>
                                                                                                                                                                                                                                              <a:gd name="T149" fmla="*/ T148 w 1847"/>
                                                                                                                                                                                                                                              <a:gd name="T150" fmla="+- 0 -999 -1035"/>
                                                                                                                                                                                                                                              <a:gd name="T151" fmla="*/ -999 h 705"/>
                                                                                                                                                                                                                                              <a:gd name="T152" fmla="+- 0 7760 5960"/>
                                                                                                                                                                                                                                              <a:gd name="T153" fmla="*/ T152 w 1847"/>
                                                                                                                                                                                                                                              <a:gd name="T154" fmla="+- 0 -1017 -1035"/>
                                                                                                                                                                                                                                              <a:gd name="T155" fmla="*/ -1017 h 705"/>
                                                                                                                                                                                                                                              <a:gd name="T156" fmla="+- 0 7807 5960"/>
                                                                                                                                                                                                                                              <a:gd name="T157" fmla="*/ T156 w 1847"/>
                                                                                                                                                                                                                                              <a:gd name="T158" fmla="+- 0 -1035 -1035"/>
                                                                                                                                                                                                                                              <a:gd name="T159" fmla="*/ -1035 h 705"/>
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" y="T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5" y="T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9" y="T1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3" y="T1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7" y="T1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21" y="T2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25" y="T2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29" y="T3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33" y="T3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37" y="T3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41" y="T4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45" y="T4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49" y="T5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53" y="T5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57" y="T5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61" y="T6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65" y="T6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69" y="T7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73" y="T7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77" y="T7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81" y="T8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85" y="T8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89" y="T9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93" y="T9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97" y="T9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01" y="T10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05" y="T10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09" y="T11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13" y="T11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17" y="T11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21" y="T12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25" y="T12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29" y="T13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33" y="T13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37" y="T13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41" y="T14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45" y="T14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49" y="T15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53" y="T15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57" y="T15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<a:path w="1847" h="705">
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<a:pt x="0" y="705"/>
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24" y="696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47" y="68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71" y="678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94" y="66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17" y="66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41" y="65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64" y="642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88" y="63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211" y="62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234" y="616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258" y="60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281" y="598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304" y="58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328" y="58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351" y="57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375" y="562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398" y="55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421" y="54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445" y="535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468" y="526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492" y="518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515" y="50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538" y="50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562" y="49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585" y="482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608" y="47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632" y="46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655" y="455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679" y="446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702" y="43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725" y="428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749" y="41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772" y="41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795" y="402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819" y="39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842" y="38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866" y="375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889" y="366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912" y="35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935" y="348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958" y="33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982" y="33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005" y="32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028" y="312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052" y="30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075" y="29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098" y="285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122" y="27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145" y="268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169" y="25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192" y="25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215" y="24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239" y="232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262" y="22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286" y="21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309" y="205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332" y="196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356" y="18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379" y="178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403" y="16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426" y="16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449" y="152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473" y="14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496" y="13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519" y="125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543" y="116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566" y="10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590" y="98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613" y="8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636" y="8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660" y="7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683" y="6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706" y="5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730" y="45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753" y="36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777" y="2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800" y="18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823" y="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847" y="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<a:srgbClr val="F8766C"/>
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<a:prstDash val="lgDash"/>
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<wpg:cNvPr id="756" name="Group 637"/>
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<a:off x="5960" y="31"/>
                                                                                                                                                                                                                                            <a:ext cx="1847" cy="66"/>
                                                                                                                                                                                                                                            <a:chOff x="5960" y="31"/>
                                                                                                                                                                                                                                            <a:chExt cx="1847" cy="66"/>
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<wps:cNvPr id="757" name="Freeform 672"/>
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<a:off x="11920" y="62"/>
                                                                                                                                                                                                                                              <a:ext cx="1848" cy="66"/>
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<a:gd name="T0" fmla="+- 0 5984 5960"/>
                                                                                                                                                                                                                                                <a:gd name="T1" fmla="*/ T0 w 1847"/>
                                                                                                                                                                                                                                                <a:gd name="T2" fmla="+- 0 96 31"/>
                                                                                                                                                                                                                                                <a:gd name="T3" fmla="*/ 96 h 66"/>
                                                                                                                                                                                                                                                <a:gd name="T4" fmla="+- 0 6031 5960"/>
                                                                                                                                                                                                                                                <a:gd name="T5" fmla="*/ T4 w 1847"/>
                                                                                                                                                                                                                                                <a:gd name="T6" fmla="+- 0 94 31"/>
                                                                                                                                                                                                                                                <a:gd name="T7" fmla="*/ 94 h 66"/>
                                                                                                                                                                                                                                                <a:gd name="T8" fmla="+- 0 6077 5960"/>
                                                                                                                                                                                                                                                <a:gd name="T9" fmla="*/ T8 w 1847"/>
                                                                                                                                                                                                                                                <a:gd name="T10" fmla="+- 0 93 31"/>
                                                                                                                                                                                                                                                <a:gd name="T11" fmla="*/ 93 h 66"/>
                                                                                                                                                                                                                                                <a:gd name="T12" fmla="+- 0 6124 5960"/>
                                                                                                                                                                                                                                                <a:gd name="T13" fmla="*/ T12 w 1847"/>
                                                                                                                                                                                                                                                <a:gd name="T14" fmla="+- 0 91 31"/>
                                                                                                                                                                                                                                                <a:gd name="T15" fmla="*/ 91 h 66"/>
                                                                                                                                                                                                                                                <a:gd name="T16" fmla="+- 0 6171 5960"/>
                                                                                                                                                                                                                                                <a:gd name="T17" fmla="*/ T16 w 1847"/>
                                                                                                                                                                                                                                                <a:gd name="T18" fmla="+- 0 89 31"/>
                                                                                                                                                                                                                                                <a:gd name="T19" fmla="*/ 89 h 66"/>
                                                                                                                                                                                                                                                <a:gd name="T20" fmla="+- 0 6218 5960"/>
                                                                                                                                                                                                                                                <a:gd name="T21" fmla="*/ T20 w 1847"/>
                                                                                                                                                                                                                                                <a:gd name="T22" fmla="+- 0 88 31"/>
                                                                                                                                                                                                                                                <a:gd name="T23" fmla="*/ 88 h 66"/>
                                                                                                                                                                                                                                                <a:gd name="T24" fmla="+- 0 6264 5960"/>
                                                                                                                                                                                                                                                <a:gd name="T25" fmla="*/ T24 w 1847"/>
                                                                                                                                                                                                                                                <a:gd name="T26" fmla="+- 0 86 31"/>
                                                                                                                                                                                                                                                <a:gd name="T27" fmla="*/ 86 h 66"/>
                                                                                                                                                                                                                                                <a:gd name="T28" fmla="+- 0 6311 5960"/>
                                                                                                                                                                                                                                                <a:gd name="T29" fmla="*/ T28 w 1847"/>
                                                                                                                                                                                                                                                <a:gd name="T30" fmla="+- 0 84 31"/>
                                                                                                                                                                                                                                                <a:gd name="T31" fmla="*/ 84 h 66"/>
                                                                                                                                                                                                                                                <a:gd name="T32" fmla="+- 0 6358 5960"/>
                                                                                                                                                                                                                                                <a:gd name="T33" fmla="*/ T32 w 1847"/>
                                                                                                                                                                                                                                                <a:gd name="T34" fmla="+- 0 83 31"/>
                                                                                                                                                                                                                                                <a:gd name="T35" fmla="*/ 83 h 66"/>
                                                                                                                                                                                                                                                <a:gd name="T36" fmla="+- 0 6405 5960"/>
                                                                                                                                                                                                                                                <a:gd name="T37" fmla="*/ T36 w 1847"/>
                                                                                                                                                                                                                                                <a:gd name="T38" fmla="+- 0 81 31"/>
                                                                                                                                                                                                                                                <a:gd name="T39" fmla="*/ 81 h 66"/>
                                                                                                                                                                                                                                                <a:gd name="T40" fmla="+- 0 6452 5960"/>
                                                                                                                                                                                                                                                <a:gd name="T41" fmla="*/ T40 w 1847"/>
                                                                                                                                                                                                                                                <a:gd name="T42" fmla="+- 0 79 31"/>
                                                                                                                                                                                                                                                <a:gd name="T43" fmla="*/ 79 h 66"/>
                                                                                                                                                                                                                                                <a:gd name="T44" fmla="+- 0 6498 5960"/>
                                                                                                                                                                                                                                                <a:gd name="T45" fmla="*/ T44 w 1847"/>
                                                                                                                                                                                                                                                <a:gd name="T46" fmla="+- 0 78 31"/>
                                                                                                                                                                                                                                                <a:gd name="T47" fmla="*/ 78 h 66"/>
                                                                                                                                                                                                                                                <a:gd name="T48" fmla="+- 0 6545 5960"/>
                                                                                                                                                                                                                                                <a:gd name="T49" fmla="*/ T48 w 1847"/>
                                                                                                                                                                                                                                                <a:gd name="T50" fmla="+- 0 76 31"/>
                                                                                                                                                                                                                                                <a:gd name="T51" fmla="*/ 76 h 66"/>
                                                                                                                                                                                                                                                <a:gd name="T52" fmla="+- 0 6592 5960"/>
                                                                                                                                                                                                                                                <a:gd name="T53" fmla="*/ T52 w 1847"/>
                                                                                                                                                                                                                                                <a:gd name="T54" fmla="+- 0 74 31"/>
                                                                                                                                                                                                                                                <a:gd name="T55" fmla="*/ 74 h 66"/>
                                                                                                                                                                                                                                                <a:gd name="T56" fmla="+- 0 6639 5960"/>
                                                                                                                                                                                                                                                <a:gd name="T57" fmla="*/ T56 w 1847"/>
                                                                                                                                                                                                                                                <a:gd name="T58" fmla="+- 0 73 31"/>
                                                                                                                                                                                                                                                <a:gd name="T59" fmla="*/ 73 h 66"/>
                                                                                                                                                                                                                                                <a:gd name="T60" fmla="+- 0 6685 5960"/>
                                                                                                                                                                                                                                                <a:gd name="T61" fmla="*/ T60 w 1847"/>
                                                                                                                                                                                                                                                <a:gd name="T62" fmla="+- 0 71 31"/>
                                                                                                                                                                                                                                                <a:gd name="T63" fmla="*/ 71 h 66"/>
                                                                                                                                                                                                                                                <a:gd name="T64" fmla="+- 0 6732 5960"/>
                                                                                                                                                                                                                                                <a:gd name="T65" fmla="*/ T64 w 1847"/>
                                                                                                                                                                                                                                                <a:gd name="T66" fmla="+- 0 69 31"/>
                                                                                                                                                                                                                                                <a:gd name="T67" fmla="*/ 69 h 66"/>
                                                                                                                                                                                                                                                <a:gd name="T68" fmla="+- 0 6779 5960"/>
                                                                                                                                                                                                                                                <a:gd name="T69" fmla="*/ T68 w 1847"/>
                                                                                                                                                                                                                                                <a:gd name="T70" fmla="+- 0 68 31"/>
                                                                                                                                                                                                                                                <a:gd name="T71" fmla="*/ 68 h 66"/>
                                                                                                                                                                                                                                                <a:gd name="T72" fmla="+- 0 6826 5960"/>
                                                                                                                                                                                                                                                <a:gd name="T73" fmla="*/ T72 w 1847"/>
                                                                                                                                                                                                                                                <a:gd name="T74" fmla="+- 0 66 31"/>
                                                                                                                                                                                                                                                <a:gd name="T75" fmla="*/ 66 h 66"/>
                                                                                                                                                                                                                                                <a:gd name="T76" fmla="+- 0 6872 5960"/>
                                                                                                                                                                                                                                                <a:gd name="T77" fmla="*/ T76 w 1847"/>
                                                                                                                                                                                                                                                <a:gd name="T78" fmla="+- 0 64 31"/>
                                                                                                                                                                                                                                                <a:gd name="T79" fmla="*/ 64 h 66"/>
                                                                                                                                                                                                                                                <a:gd name="T80" fmla="+- 0 6918 5960"/>
                                                                                                                                                                                                                                                <a:gd name="T81" fmla="*/ T80 w 1847"/>
                                                                                                                                                                                                                                                <a:gd name="T82" fmla="+- 0 63 31"/>
                                                                                                                                                                                                                                                <a:gd name="T83" fmla="*/ 63 h 66"/>
                                                                                                                                                                                                                                                <a:gd name="T84" fmla="+- 0 6965 5960"/>
                                                                                                                                                                                                                                                <a:gd name="T85" fmla="*/ T84 w 1847"/>
                                                                                                                                                                                                                                                <a:gd name="T86" fmla="+- 0 61 31"/>
                                                                                                                                                                                                                                                <a:gd name="T87" fmla="*/ 61 h 66"/>
                                                                                                                                                                                                                                                <a:gd name="T88" fmla="+- 0 7012 5960"/>
                                                                                                                                                                                                                                                <a:gd name="T89" fmla="*/ T88 w 1847"/>
                                                                                                                                                                                                                                                <a:gd name="T90" fmla="+- 0 60 31"/>
                                                                                                                                                                                                                                                <a:gd name="T91" fmla="*/ 60 h 66"/>
                                                                                                                                                                                                                                                <a:gd name="T92" fmla="+- 0 7058 5960"/>
                                                                                                                                                                                                                                                <a:gd name="T93" fmla="*/ T92 w 1847"/>
                                                                                                                                                                                                                                                <a:gd name="T94" fmla="+- 0 58 31"/>
                                                                                                                                                                                                                                                <a:gd name="T95" fmla="*/ 58 h 66"/>
                                                                                                                                                                                                                                                <a:gd name="T96" fmla="+- 0 7105 5960"/>
                                                                                                                                                                                                                                                <a:gd name="T97" fmla="*/ T96 w 1847"/>
                                                                                                                                                                                                                                                <a:gd name="T98" fmla="+- 0 56 31"/>
                                                                                                                                                                                                                                                <a:gd name="T99" fmla="*/ 56 h 66"/>
                                                                                                                                                                                                                                                <a:gd name="T100" fmla="+- 0 7152 5960"/>
                                                                                                                                                                                                                                                <a:gd name="T101" fmla="*/ T100 w 1847"/>
                                                                                                                                                                                                                                                <a:gd name="T102" fmla="+- 0 55 31"/>
                                                                                                                                                                                                                                                <a:gd name="T103" fmla="*/ 55 h 66"/>
                                                                                                                                                                                                                                                <a:gd name="T104" fmla="+- 0 7199 5960"/>
                                                                                                                                                                                                                                                <a:gd name="T105" fmla="*/ T104 w 1847"/>
                                                                                                                                                                                                                                                <a:gd name="T106" fmla="+- 0 53 31"/>
                                                                                                                                                                                                                                                <a:gd name="T107" fmla="*/ 53 h 66"/>
                                                                                                                                                                                                                                                <a:gd name="T108" fmla="+- 0 7246 5960"/>
                                                                                                                                                                                                                                                <a:gd name="T109" fmla="*/ T108 w 1847"/>
                                                                                                                                                                                                                                                <a:gd name="T110" fmla="+- 0 51 31"/>
                                                                                                                                                                                                                                                <a:gd name="T111" fmla="*/ 51 h 66"/>
                                                                                                                                                                                                                                                <a:gd name="T112" fmla="+- 0 7292 5960"/>
                                                                                                                                                                                                                                                <a:gd name="T113" fmla="*/ T112 w 1847"/>
                                                                                                                                                                                                                                                <a:gd name="T114" fmla="+- 0 50 31"/>
                                                                                                                                                                                                                                                <a:gd name="T115" fmla="*/ 50 h 66"/>
                                                                                                                                                                                                                                                <a:gd name="T116" fmla="+- 0 7339 5960"/>
                                                                                                                                                                                                                                                <a:gd name="T117" fmla="*/ T116 w 1847"/>
                                                                                                                                                                                                                                                <a:gd name="T118" fmla="+- 0 48 31"/>
                                                                                                                                                                                                                                                <a:gd name="T119" fmla="*/ 48 h 66"/>
                                                                                                                                                                                                                                                <a:gd name="T120" fmla="+- 0 7386 5960"/>
                                                                                                                                                                                                                                                <a:gd name="T121" fmla="*/ T120 w 1847"/>
                                                                                                                                                                                                                                                <a:gd name="T122" fmla="+- 0 46 31"/>
                                                                                                                                                                                                                                                <a:gd name="T123" fmla="*/ 46 h 66"/>
                                                                                                                                                                                                                                                <a:gd name="T124" fmla="+- 0 7433 5960"/>
                                                                                                                                                                                                                                                <a:gd name="T125" fmla="*/ T124 w 1847"/>
                                                                                                                                                                                                                                                <a:gd name="T126" fmla="+- 0 44 31"/>
                                                                                                                                                                                                                                                <a:gd name="T127" fmla="*/ 44 h 66"/>
                                                                                                                                                                                                                                                <a:gd name="T128" fmla="+- 0 7479 5960"/>
                                                                                                                                                                                                                                                <a:gd name="T129" fmla="*/ T128 w 1847"/>
                                                                                                                                                                                                                                                <a:gd name="T130" fmla="+- 0 43 31"/>
                                                                                                                                                                                                                                                <a:gd name="T131" fmla="*/ 43 h 66"/>
                                                                                                                                                                                                                                                <a:gd name="T132" fmla="+- 0 7526 5960"/>
                                                                                                                                                                                                                                                <a:gd name="T133" fmla="*/ T132 w 1847"/>
                                                                                                                                                                                                                                                <a:gd name="T134" fmla="+- 0 41 31"/>
                                                                                                                                                                                                                                                <a:gd name="T135" fmla="*/ 41 h 66"/>
                                                                                                                                                                                                                                                <a:gd name="T136" fmla="+- 0 7573 5960"/>
                                                                                                                                                                                                                                                <a:gd name="T137" fmla="*/ T136 w 1847"/>
                                                                                                                                                                                                                                                <a:gd name="T138" fmla="+- 0 39 31"/>
                                                                                                                                                                                                                                                <a:gd name="T139" fmla="*/ 39 h 66"/>
                                                                                                                                                                                                                                                <a:gd name="T140" fmla="+- 0 7620 5960"/>
                                                                                                                                                                                                                                                <a:gd name="T141" fmla="*/ T140 w 1847"/>
                                                                                                                                                                                                                                                <a:gd name="T142" fmla="+- 0 38 31"/>
                                                                                                                                                                                                                                                <a:gd name="T143" fmla="*/ 38 h 66"/>
                                                                                                                                                                                                                                                <a:gd name="T144" fmla="+- 0 7666 5960"/>
                                                                                                                                                                                                                                                <a:gd name="T145" fmla="*/ T144 w 1847"/>
                                                                                                                                                                                                                                                <a:gd name="T146" fmla="+- 0 36 31"/>
                                                                                                                                                                                                                                                <a:gd name="T147" fmla="*/ 36 h 66"/>
                                                                                                                                                                                                                                                <a:gd name="T148" fmla="+- 0 7713 5960"/>
                                                                                                                                                                                                                                                <a:gd name="T149" fmla="*/ T148 w 1847"/>
                                                                                                                                                                                                                                                <a:gd name="T150" fmla="+- 0 34 31"/>
                                                                                                                                                                                                                                                <a:gd name="T151" fmla="*/ 34 h 66"/>
                                                                                                                                                                                                                                                <a:gd name="T152" fmla="+- 0 7760 5960"/>
                                                                                                                                                                                                                                                <a:gd name="T153" fmla="*/ T152 w 1847"/>
                                                                                                                                                                                                                                                <a:gd name="T154" fmla="+- 0 33 31"/>
                                                                                                                                                                                                                                                <a:gd name="T155" fmla="*/ 33 h 66"/>
                                                                                                                                                                                                                                                <a:gd name="T156" fmla="+- 0 7807 5960"/>
                                                                                                                                                                                                                                                <a:gd name="T157" fmla="*/ T156 w 1847"/>
                                                                                                                                                                                                                                                <a:gd name="T158" fmla="+- 0 31 31"/>
                                                                                                                                                                                                                                                <a:gd name="T159" fmla="*/ 31 h 66"/>
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" y="T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5" y="T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9" y="T1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3" y="T1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7" y="T1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21" y="T2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25" y="T2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29" y="T3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33" y="T3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37" y="T3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41" y="T4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45" y="T4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49" y="T5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53" y="T5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57" y="T5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61" y="T6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65" y="T6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69" y="T7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73" y="T7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77" y="T7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81" y="T8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85" y="T8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89" y="T9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93" y="T9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97" y="T9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01" y="T10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05" y="T10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09" y="T11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13" y="T11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17" y="T11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21" y="T12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25" y="T12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29" y="T13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33" y="T13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37" y="T13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41" y="T14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45" y="T14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49" y="T15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53" y="T15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57" y="T15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<a:path w="1847" h="66">
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<a:pt x="0" y="66"/>
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24" y="65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47" y="6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71" y="6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94" y="6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17" y="6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41" y="6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64" y="60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88" y="59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211" y="5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234" y="57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258" y="57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281" y="56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304" y="55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328" y="5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351" y="5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375" y="5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398" y="5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421" y="5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445" y="50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468" y="49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492" y="4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515" y="4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538" y="47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562" y="46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585" y="45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608" y="4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632" y="4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655" y="4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679" y="4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702" y="4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725" y="40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749" y="39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772" y="3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795" y="3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819" y="37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842" y="36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866" y="35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889" y="3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912" y="3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935" y="3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958" y="3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982" y="3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005" y="30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028" y="29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052" y="29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075" y="2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098" y="27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122" y="26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145" y="25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169" y="2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192" y="2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215" y="2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239" y="2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262" y="2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286" y="20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309" y="19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332" y="19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356" y="1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379" y="17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403" y="16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426" y="15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449" y="1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473" y="1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496" y="1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519" y="1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543" y="1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566" y="10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590" y="9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613" y="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636" y="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660" y="7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683" y="6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706" y="5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730" y="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753" y="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777" y="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800" y="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823" y="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847" y="0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<a:srgbClr val="7BAD00"/>
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<a:prstDash val="lgDash"/>
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<wpg:cNvPr id="758" name="Group 638"/>
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<a:off x="5960" y="252"/>
                                                                                                                                                                                                                                              <a:ext cx="1847" cy="141"/>
                                                                                                                                                                                                                                              <a:chOff x="5960" y="252"/>
                                                                                                                                                                                                                                              <a:chExt cx="1847" cy="141"/>
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<wps:cNvPr id="759" name="Freeform 671"/>
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<a:off x="11920" y="504"/>
                                                                                                                                                                                                                                                <a:ext cx="1848" cy="142"/>
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<a:gd name="T0" fmla="+- 0 5984 5960"/>
                                                                                                                                                                                                                                                  <a:gd name="T1" fmla="*/ T0 w 1847"/>
                                                                                                                                                                                                                                                  <a:gd name="T2" fmla="+- 0 391 252"/>
                                                                                                                                                                                                                                                  <a:gd name="T3" fmla="*/ 391 h 141"/>
                                                                                                                                                                                                                                                  <a:gd name="T4" fmla="+- 0 6031 5960"/>
                                                                                                                                                                                                                                                  <a:gd name="T5" fmla="*/ T4 w 1847"/>
                                                                                                                                                                                                                                                  <a:gd name="T6" fmla="+- 0 387 252"/>
                                                                                                                                                                                                                                                  <a:gd name="T7" fmla="*/ 387 h 141"/>
                                                                                                                                                                                                                                                  <a:gd name="T8" fmla="+- 0 6077 5960"/>
                                                                                                                                                                                                                                                  <a:gd name="T9" fmla="*/ T8 w 1847"/>
                                                                                                                                                                                                                                                  <a:gd name="T10" fmla="+- 0 384 252"/>
                                                                                                                                                                                                                                                  <a:gd name="T11" fmla="*/ 384 h 141"/>
                                                                                                                                                                                                                                                  <a:gd name="T12" fmla="+- 0 6124 5960"/>
                                                                                                                                                                                                                                                  <a:gd name="T13" fmla="*/ T12 w 1847"/>
                                                                                                                                                                                                                                                  <a:gd name="T14" fmla="+- 0 380 252"/>
                                                                                                                                                                                                                                                  <a:gd name="T15" fmla="*/ 380 h 141"/>
                                                                                                                                                                                                                                                  <a:gd name="T16" fmla="+- 0 6171 5960"/>
                                                                                                                                                                                                                                                  <a:gd name="T17" fmla="*/ T16 w 1847"/>
                                                                                                                                                                                                                                                  <a:gd name="T18" fmla="+- 0 377 252"/>
                                                                                                                                                                                                                                                  <a:gd name="T19" fmla="*/ 377 h 141"/>
                                                                                                                                                                                                                                                  <a:gd name="T20" fmla="+- 0 6218 5960"/>
                                                                                                                                                                                                                                                  <a:gd name="T21" fmla="*/ T20 w 1847"/>
                                                                                                                                                                                                                                                  <a:gd name="T22" fmla="+- 0 373 252"/>
                                                                                                                                                                                                                                                  <a:gd name="T23" fmla="*/ 373 h 141"/>
                                                                                                                                                                                                                                                  <a:gd name="T24" fmla="+- 0 6264 5960"/>
                                                                                                                                                                                                                                                  <a:gd name="T25" fmla="*/ T24 w 1847"/>
                                                                                                                                                                                                                                                  <a:gd name="T26" fmla="+- 0 370 252"/>
                                                                                                                                                                                                                                                  <a:gd name="T27" fmla="*/ 370 h 141"/>
                                                                                                                                                                                                                                                  <a:gd name="T28" fmla="+- 0 6311 5960"/>
                                                                                                                                                                                                                                                  <a:gd name="T29" fmla="*/ T28 w 1847"/>
                                                                                                                                                                                                                                                  <a:gd name="T30" fmla="+- 0 366 252"/>
                                                                                                                                                                                                                                                  <a:gd name="T31" fmla="*/ 366 h 141"/>
                                                                                                                                                                                                                                                  <a:gd name="T32" fmla="+- 0 6358 5960"/>
                                                                                                                                                                                                                                                  <a:gd name="T33" fmla="*/ T32 w 1847"/>
                                                                                                                                                                                                                                                  <a:gd name="T34" fmla="+- 0 362 252"/>
                                                                                                                                                                                                                                                  <a:gd name="T35" fmla="*/ 362 h 141"/>
                                                                                                                                                                                                                                                  <a:gd name="T36" fmla="+- 0 6405 5960"/>
                                                                                                                                                                                                                                                  <a:gd name="T37" fmla="*/ T36 w 1847"/>
                                                                                                                                                                                                                                                  <a:gd name="T38" fmla="+- 0 359 252"/>
                                                                                                                                                                                                                                                  <a:gd name="T39" fmla="*/ 359 h 141"/>
                                                                                                                                                                                                                                                  <a:gd name="T40" fmla="+- 0 6452 5960"/>
                                                                                                                                                                                                                                                  <a:gd name="T41" fmla="*/ T40 w 1847"/>
                                                                                                                                                                                                                                                  <a:gd name="T42" fmla="+- 0 355 252"/>
                                                                                                                                                                                                                                                  <a:gd name="T43" fmla="*/ 355 h 141"/>
                                                                                                                                                                                                                                                  <a:gd name="T44" fmla="+- 0 6498 5960"/>
                                                                                                                                                                                                                                                  <a:gd name="T45" fmla="*/ T44 w 1847"/>
                                                                                                                                                                                                                                                  <a:gd name="T46" fmla="+- 0 352 252"/>
                                                                                                                                                                                                                                                  <a:gd name="T47" fmla="*/ 352 h 141"/>
                                                                                                                                                                                                                                                  <a:gd name="T48" fmla="+- 0 6545 5960"/>
                                                                                                                                                                                                                                                  <a:gd name="T49" fmla="*/ T48 w 1847"/>
                                                                                                                                                                                                                                                  <a:gd name="T50" fmla="+- 0 348 252"/>
                                                                                                                                                                                                                                                  <a:gd name="T51" fmla="*/ 348 h 141"/>
                                                                                                                                                                                                                                                  <a:gd name="T52" fmla="+- 0 6592 5960"/>
                                                                                                                                                                                                                                                  <a:gd name="T53" fmla="*/ T52 w 1847"/>
                                                                                                                                                                                                                                                  <a:gd name="T54" fmla="+- 0 345 252"/>
                                                                                                                                                                                                                                                  <a:gd name="T55" fmla="*/ 345 h 141"/>
                                                                                                                                                                                                                                                  <a:gd name="T56" fmla="+- 0 6639 5960"/>
                                                                                                                                                                                                                                                  <a:gd name="T57" fmla="*/ T56 w 1847"/>
                                                                                                                                                                                                                                                  <a:gd name="T58" fmla="+- 0 341 252"/>
                                                                                                                                                                                                                                                  <a:gd name="T59" fmla="*/ 341 h 141"/>
                                                                                                                                                                                                                                                  <a:gd name="T60" fmla="+- 0 6685 5960"/>
                                                                                                                                                                                                                                                  <a:gd name="T61" fmla="*/ T60 w 1847"/>
                                                                                                                                                                                                                                                  <a:gd name="T62" fmla="+- 0 337 252"/>
                                                                                                                                                                                                                                                  <a:gd name="T63" fmla="*/ 337 h 141"/>
                                                                                                                                                                                                                                                  <a:gd name="T64" fmla="+- 0 6732 5960"/>
                                                                                                                                                                                                                                                  <a:gd name="T65" fmla="*/ T64 w 1847"/>
                                                                                                                                                                                                                                                  <a:gd name="T66" fmla="+- 0 334 252"/>
                                                                                                                                                                                                                                                  <a:gd name="T67" fmla="*/ 334 h 141"/>
                                                                                                                                                                                                                                                  <a:gd name="T68" fmla="+- 0 6779 5960"/>
                                                                                                                                                                                                                                                  <a:gd name="T69" fmla="*/ T68 w 1847"/>
                                                                                                                                                                                                                                                  <a:gd name="T70" fmla="+- 0 330 252"/>
                                                                                                                                                                                                                                                  <a:gd name="T71" fmla="*/ 330 h 141"/>
                                                                                                                                                                                                                                                  <a:gd name="T72" fmla="+- 0 6826 5960"/>
                                                                                                                                                                                                                                                  <a:gd name="T73" fmla="*/ T72 w 1847"/>
                                                                                                                                                                                                                                                  <a:gd name="T74" fmla="+- 0 327 252"/>
                                                                                                                                                                                                                                                  <a:gd name="T75" fmla="*/ 327 h 141"/>
                                                                                                                                                                                                                                                  <a:gd name="T76" fmla="+- 0 6872 5960"/>
                                                                                                                                                                                                                                                  <a:gd name="T77" fmla="*/ T76 w 1847"/>
                                                                                                                                                                                                                                                  <a:gd name="T78" fmla="+- 0 323 252"/>
                                                                                                                                                                                                                                                  <a:gd name="T79" fmla="*/ 323 h 141"/>
                                                                                                                                                                                                                                                  <a:gd name="T80" fmla="+- 0 6918 5960"/>
                                                                                                                                                                                                                                                  <a:gd name="T81" fmla="*/ T80 w 1847"/>
                                                                                                                                                                                                                                                  <a:gd name="T82" fmla="+- 0 320 252"/>
                                                                                                                                                                                                                                                  <a:gd name="T83" fmla="*/ 320 h 141"/>
                                                                                                                                                                                                                                                  <a:gd name="T84" fmla="+- 0 6965 5960"/>
                                                                                                                                                                                                                                                  <a:gd name="T85" fmla="*/ T84 w 1847"/>
                                                                                                                                                                                                                                                  <a:gd name="T86" fmla="+- 0 317 252"/>
                                                                                                                                                                                                                                                  <a:gd name="T87" fmla="*/ 317 h 141"/>
                                                                                                                                                                                                                                                  <a:gd name="T88" fmla="+- 0 7012 5960"/>
                                                                                                                                                                                                                                                  <a:gd name="T89" fmla="*/ T88 w 1847"/>
                                                                                                                                                                                                                                                  <a:gd name="T90" fmla="+- 0 313 252"/>
                                                                                                                                                                                                                                                  <a:gd name="T91" fmla="*/ 313 h 141"/>
                                                                                                                                                                                                                                                  <a:gd name="T92" fmla="+- 0 7058 5960"/>
                                                                                                                                                                                                                                                  <a:gd name="T93" fmla="*/ T92 w 1847"/>
                                                                                                                                                                                                                                                  <a:gd name="T94" fmla="+- 0 310 252"/>
                                                                                                                                                                                                                                                  <a:gd name="T95" fmla="*/ 310 h 141"/>
                                                                                                                                                                                                                                                  <a:gd name="T96" fmla="+- 0 7105 5960"/>
                                                                                                                                                                                                                                                  <a:gd name="T97" fmla="*/ T96 w 1847"/>
                                                                                                                                                                                                                                                  <a:gd name="T98" fmla="+- 0 306 252"/>
                                                                                                                                                                                                                                                  <a:gd name="T99" fmla="*/ 306 h 141"/>
                                                                                                                                                                                                                                                  <a:gd name="T100" fmla="+- 0 7152 5960"/>
                                                                                                                                                                                                                                                  <a:gd name="T101" fmla="*/ T100 w 1847"/>
                                                                                                                                                                                                                                                  <a:gd name="T102" fmla="+- 0 302 252"/>
                                                                                                                                                                                                                                                  <a:gd name="T103" fmla="*/ 302 h 141"/>
                                                                                                                                                                                                                                                  <a:gd name="T104" fmla="+- 0 7199 5960"/>
                                                                                                                                                                                                                                                  <a:gd name="T105" fmla="*/ T104 w 1847"/>
                                                                                                                                                                                                                                                  <a:gd name="T106" fmla="+- 0 299 252"/>
                                                                                                                                                                                                                                                  <a:gd name="T107" fmla="*/ 299 h 141"/>
                                                                                                                                                                                                                                                  <a:gd name="T108" fmla="+- 0 7246 5960"/>
                                                                                                                                                                                                                                                  <a:gd name="T109" fmla="*/ T108 w 1847"/>
                                                                                                                                                                                                                                                  <a:gd name="T110" fmla="+- 0 295 252"/>
                                                                                                                                                                                                                                                  <a:gd name="T111" fmla="*/ 295 h 141"/>
                                                                                                                                                                                                                                                  <a:gd name="T112" fmla="+- 0 7292 5960"/>
                                                                                                                                                                                                                                                  <a:gd name="T113" fmla="*/ T112 w 1847"/>
                                                                                                                                                                                                                                                  <a:gd name="T114" fmla="+- 0 292 252"/>
                                                                                                                                                                                                                                                  <a:gd name="T115" fmla="*/ 292 h 141"/>
                                                                                                                                                                                                                                                  <a:gd name="T116" fmla="+- 0 7339 5960"/>
                                                                                                                                                                                                                                                  <a:gd name="T117" fmla="*/ T116 w 1847"/>
                                                                                                                                                                                                                                                  <a:gd name="T118" fmla="+- 0 288 252"/>
                                                                                                                                                                                                                                                  <a:gd name="T119" fmla="*/ 288 h 141"/>
                                                                                                                                                                                                                                                  <a:gd name="T120" fmla="+- 0 7386 5960"/>
                                                                                                                                                                                                                                                  <a:gd name="T121" fmla="*/ T120 w 1847"/>
                                                                                                                                                                                                                                                  <a:gd name="T122" fmla="+- 0 285 252"/>
                                                                                                                                                                                                                                                  <a:gd name="T123" fmla="*/ 285 h 141"/>
                                                                                                                                                                                                                                                  <a:gd name="T124" fmla="+- 0 7433 5960"/>
                                                                                                                                                                                                                                                  <a:gd name="T125" fmla="*/ T124 w 1847"/>
                                                                                                                                                                                                                                                  <a:gd name="T126" fmla="+- 0 281 252"/>
                                                                                                                                                                                                                                                  <a:gd name="T127" fmla="*/ 281 h 141"/>
                                                                                                                                                                                                                                                  <a:gd name="T128" fmla="+- 0 7479 5960"/>
                                                                                                                                                                                                                                                  <a:gd name="T129" fmla="*/ T128 w 1847"/>
                                                                                                                                                                                                                                                  <a:gd name="T130" fmla="+- 0 277 252"/>
                                                                                                                                                                                                                                                  <a:gd name="T131" fmla="*/ 277 h 141"/>
                                                                                                                                                                                                                                                  <a:gd name="T132" fmla="+- 0 7526 5960"/>
                                                                                                                                                                                                                                                  <a:gd name="T133" fmla="*/ T132 w 1847"/>
                                                                                                                                                                                                                                                  <a:gd name="T134" fmla="+- 0 274 252"/>
                                                                                                                                                                                                                                                  <a:gd name="T135" fmla="*/ 274 h 141"/>
                                                                                                                                                                                                                                                  <a:gd name="T136" fmla="+- 0 7573 5960"/>
                                                                                                                                                                                                                                                  <a:gd name="T137" fmla="*/ T136 w 1847"/>
                                                                                                                                                                                                                                                  <a:gd name="T138" fmla="+- 0 270 252"/>
                                                                                                                                                                                                                                                  <a:gd name="T139" fmla="*/ 270 h 141"/>
                                                                                                                                                                                                                                                  <a:gd name="T140" fmla="+- 0 7620 5960"/>
                                                                                                                                                                                                                                                  <a:gd name="T141" fmla="*/ T140 w 1847"/>
                                                                                                                                                                                                                                                  <a:gd name="T142" fmla="+- 0 267 252"/>
                                                                                                                                                                                                                                                  <a:gd name="T143" fmla="*/ 267 h 141"/>
                                                                                                                                                                                                                                                  <a:gd name="T144" fmla="+- 0 7666 5960"/>
                                                                                                                                                                                                                                                  <a:gd name="T145" fmla="*/ T144 w 1847"/>
                                                                                                                                                                                                                                                  <a:gd name="T146" fmla="+- 0 263 252"/>
                                                                                                                                                                                                                                                  <a:gd name="T147" fmla="*/ 263 h 141"/>
                                                                                                                                                                                                                                                  <a:gd name="T148" fmla="+- 0 7713 5960"/>
                                                                                                                                                                                                                                                  <a:gd name="T149" fmla="*/ T148 w 1847"/>
                                                                                                                                                                                                                                                  <a:gd name="T150" fmla="+- 0 260 252"/>
                                                                                                                                                                                                                                                  <a:gd name="T151" fmla="*/ 260 h 141"/>
                                                                                                                                                                                                                                                  <a:gd name="T152" fmla="+- 0 7760 5960"/>
                                                                                                                                                                                                                                                  <a:gd name="T153" fmla="*/ T152 w 1847"/>
                                                                                                                                                                                                                                                  <a:gd name="T154" fmla="+- 0 256 252"/>
                                                                                                                                                                                                                                                  <a:gd name="T155" fmla="*/ 256 h 141"/>
                                                                                                                                                                                                                                                  <a:gd name="T156" fmla="+- 0 7807 5960"/>
                                                                                                                                                                                                                                                  <a:gd name="T157" fmla="*/ T156 w 1847"/>
                                                                                                                                                                                                                                                  <a:gd name="T158" fmla="+- 0 252 252"/>
                                                                                                                                                                                                                                                  <a:gd name="T159" fmla="*/ 252 h 141"/>
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" y="T3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5" y="T7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9" y="T11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3" y="T15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7" y="T19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21" y="T23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25" y="T27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29" y="T31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33" y="T35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37" y="T39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41" y="T43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45" y="T47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49" y="T51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53" y="T55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57" y="T59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61" y="T63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65" y="T67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69" y="T71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73" y="T75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77" y="T79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81" y="T83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85" y="T87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89" y="T91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93" y="T95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97" y="T99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01" y="T103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05" y="T107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09" y="T111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13" y="T115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17" y="T119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21" y="T123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25" y="T127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29" y="T131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33" y="T135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37" y="T139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41" y="T143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45" y="T147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49" y="T151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53" y="T155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57" y="T159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<a:path w="1847" h="141">
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<a:pt x="0" y="141"/>
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24" y="139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47" y="137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71" y="135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94" y="134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17" y="132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41" y="130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64" y="128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88" y="127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211" y="125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234" y="123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258" y="121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281" y="119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304" y="118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328" y="116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351" y="114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375" y="112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398" y="110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421" y="109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445" y="107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468" y="105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492" y="103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515" y="102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538" y="100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562" y="98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585" y="96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608" y="94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632" y="93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655" y="91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679" y="89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702" y="87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725" y="85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749" y="84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772" y="82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795" y="80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819" y="78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842" y="76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866" y="75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889" y="73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912" y="71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935" y="70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958" y="68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982" y="67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005" y="65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028" y="63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052" y="61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075" y="59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098" y="58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122" y="56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145" y="54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169" y="52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192" y="50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215" y="49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239" y="47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262" y="45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286" y="43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309" y="42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332" y="40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356" y="38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379" y="36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403" y="34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426" y="33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449" y="31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473" y="29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496" y="27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519" y="25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543" y="24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566" y="22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590" y="20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613" y="18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636" y="17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660" y="15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683" y="13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706" y="11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730" y="9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753" y="8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777" y="6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800" y="4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823" y="2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1847" y="0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<a:srgbClr val="00BEC4"/>
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<a:prstDash val="lgDash"/>
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<wpg:cNvPr id="760" name="Group 639"/>
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<a:off x="5960" y="258"/>
                                                                                                                                                                                                                                                <a:ext cx="1847" cy="134"/>
                                                                                                                                                                                                                                                <a:chOff x="5960" y="258"/>
                                                                                                                                                                                                                                                <a:chExt cx="1847" cy="134"/>
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<wps:cNvPr id="761" name="Freeform 670"/>
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<a:off x="11920" y="516"/>
                                                                                                                                                                                                                                                  <a:ext cx="1848" cy="134"/>
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<a:gd name="T0" fmla="+- 0 5984 5960"/>
                                                                                                                                                                                                                                                    <a:gd name="T1" fmla="*/ T0 w 1847"/>
                                                                                                                                                                                                                                                    <a:gd name="T2" fmla="+- 0 390 258"/>
                                                                                                                                                                                                                                                    <a:gd name="T3" fmla="*/ 390 h 134"/>
                                                                                                                                                                                                                                                    <a:gd name="T4" fmla="+- 0 6031 5960"/>
                                                                                                                                                                                                                                                    <a:gd name="T5" fmla="*/ T4 w 1847"/>
                                                                                                                                                                                                                                                    <a:gd name="T6" fmla="+- 0 387 258"/>
                                                                                                                                                                                                                                                    <a:gd name="T7" fmla="*/ 387 h 134"/>
                                                                                                                                                                                                                                                    <a:gd name="T8" fmla="+- 0 6077 5960"/>
                                                                                                                                                                                                                                                    <a:gd name="T9" fmla="*/ T8 w 1847"/>
                                                                                                                                                                                                                                                    <a:gd name="T10" fmla="+- 0 383 258"/>
                                                                                                                                                                                                                                                    <a:gd name="T11" fmla="*/ 383 h 134"/>
                                                                                                                                                                                                                                                    <a:gd name="T12" fmla="+- 0 6124 5960"/>
                                                                                                                                                                                                                                                    <a:gd name="T13" fmla="*/ T12 w 1847"/>
                                                                                                                                                                                                                                                    <a:gd name="T14" fmla="+- 0 380 258"/>
                                                                                                                                                                                                                                                    <a:gd name="T15" fmla="*/ 380 h 134"/>
                                                                                                                                                                                                                                                    <a:gd name="T16" fmla="+- 0 6171 5960"/>
                                                                                                                                                                                                                                                    <a:gd name="T17" fmla="*/ T16 w 1847"/>
                                                                                                                                                                                                                                                    <a:gd name="T18" fmla="+- 0 376 258"/>
                                                                                                                                                                                                                                                    <a:gd name="T19" fmla="*/ 376 h 134"/>
                                                                                                                                                                                                                                                    <a:gd name="T20" fmla="+- 0 6218 5960"/>
                                                                                                                                                                                                                                                    <a:gd name="T21" fmla="*/ T20 w 1847"/>
                                                                                                                                                                                                                                                    <a:gd name="T22" fmla="+- 0 373 258"/>
                                                                                                                                                                                                                                                    <a:gd name="T23" fmla="*/ 373 h 134"/>
                                                                                                                                                                                                                                                    <a:gd name="T24" fmla="+- 0 6264 5960"/>
                                                                                                                                                                                                                                                    <a:gd name="T25" fmla="*/ T24 w 1847"/>
                                                                                                                                                                                                                                                    <a:gd name="T26" fmla="+- 0 370 258"/>
                                                                                                                                                                                                                                                    <a:gd name="T27" fmla="*/ 370 h 134"/>
                                                                                                                                                                                                                                                    <a:gd name="T28" fmla="+- 0 6311 5960"/>
                                                                                                                                                                                                                                                    <a:gd name="T29" fmla="*/ T28 w 1847"/>
                                                                                                                                                                                                                                                    <a:gd name="T30" fmla="+- 0 366 258"/>
                                                                                                                                                                                                                                                    <a:gd name="T31" fmla="*/ 366 h 134"/>
                                                                                                                                                                                                                                                    <a:gd name="T32" fmla="+- 0 6358 5960"/>
                                                                                                                                                                                                                                                    <a:gd name="T33" fmla="*/ T32 w 1847"/>
                                                                                                                                                                                                                                                    <a:gd name="T34" fmla="+- 0 363 258"/>
                                                                                                                                                                                                                                                    <a:gd name="T35" fmla="*/ 363 h 134"/>
                                                                                                                                                                                                                                                    <a:gd name="T36" fmla="+- 0 6405 5960"/>
                                                                                                                                                                                                                                                    <a:gd name="T37" fmla="*/ T36 w 1847"/>
                                                                                                                                                                                                                                                    <a:gd name="T38" fmla="+- 0 359 258"/>
                                                                                                                                                                                                                                                    <a:gd name="T39" fmla="*/ 359 h 134"/>
                                                                                                                                                                                                                                                    <a:gd name="T40" fmla="+- 0 6452 5960"/>
                                                                                                                                                                                                                                                    <a:gd name="T41" fmla="*/ T40 w 1847"/>
                                                                                                                                                                                                                                                    <a:gd name="T42" fmla="+- 0 356 258"/>
                                                                                                                                                                                                                                                    <a:gd name="T43" fmla="*/ 356 h 134"/>
                                                                                                                                                                                                                                                    <a:gd name="T44" fmla="+- 0 6498 5960"/>
                                                                                                                                                                                                                                                    <a:gd name="T45" fmla="*/ T44 w 1847"/>
                                                                                                                                                                                                                                                    <a:gd name="T46" fmla="+- 0 353 258"/>
                                                                                                                                                                                                                                                    <a:gd name="T47" fmla="*/ 353 h 134"/>
                                                                                                                                                                                                                                                    <a:gd name="T48" fmla="+- 0 6545 5960"/>
                                                                                                                                                                                                                                                    <a:gd name="T49" fmla="*/ T48 w 1847"/>
                                                                                                                                                                                                                                                    <a:gd name="T50" fmla="+- 0 349 258"/>
                                                                                                                                                                                                                                                    <a:gd name="T51" fmla="*/ 349 h 134"/>
                                                                                                                                                                                                                                                    <a:gd name="T52" fmla="+- 0 6592 5960"/>
                                                                                                                                                                                                                                                    <a:gd name="T53" fmla="*/ T52 w 1847"/>
                                                                                                                                                                                                                                                    <a:gd name="T54" fmla="+- 0 346 258"/>
                                                                                                                                                                                                                                                    <a:gd name="T55" fmla="*/ 346 h 134"/>
                                                                                                                                                                                                                                                    <a:gd name="T56" fmla="+- 0 6639 5960"/>
                                                                                                                                                                                                                                                    <a:gd name="T57" fmla="*/ T56 w 1847"/>
                                                                                                                                                                                                                                                    <a:gd name="T58" fmla="+- 0 342 258"/>
                                                                                                                                                                                                                                                    <a:gd name="T59" fmla="*/ 342 h 134"/>
                                                                                                                                                                                                                                                    <a:gd name="T60" fmla="+- 0 6685 5960"/>
                                                                                                                                                                                                                                                    <a:gd name="T61" fmla="*/ T60 w 1847"/>
                                                                                                                                                                                                                                                    <a:gd name="T62" fmla="+- 0 339 258"/>
                                                                                                                                                                                                                                                    <a:gd name="T63" fmla="*/ 339 h 134"/>
                                                                                                                                                                                                                                                    <a:gd name="T64" fmla="+- 0 6732 5960"/>
                                                                                                                                                                                                                                                    <a:gd name="T65" fmla="*/ T64 w 1847"/>
                                                                                                                                                                                                                                                    <a:gd name="T66" fmla="+- 0 336 258"/>
                                                                                                                                                                                                                                                    <a:gd name="T67" fmla="*/ 336 h 134"/>
                                                                                                                                                                                                                                                    <a:gd name="T68" fmla="+- 0 6779 5960"/>
                                                                                                                                                                                                                                                    <a:gd name="T69" fmla="*/ T68 w 1847"/>
                                                                                                                                                                                                                                                    <a:gd name="T70" fmla="+- 0 332 258"/>
                                                                                                                                                                                                                                                    <a:gd name="T71" fmla="*/ 332 h 134"/>
                                                                                                                                                                                                                                                    <a:gd name="T72" fmla="+- 0 6826 5960"/>
                                                                                                                                                                                                                                                    <a:gd name="T73" fmla="*/ T72 w 1847"/>
                                                                                                                                                                                                                                                    <a:gd name="T74" fmla="+- 0 329 258"/>
                                                                                                                                                                                                                                                    <a:gd name="T75" fmla="*/ 329 h 134"/>
                                                                                                                                                                                                                                                    <a:gd name="T76" fmla="+- 0 6872 5960"/>
                                                                                                                                                                                                                                                    <a:gd name="T77" fmla="*/ T76 w 1847"/>
                                                                                                                                                                                                                                                    <a:gd name="T78" fmla="+- 0 326 258"/>
                                                                                                                                                                                                                                                    <a:gd name="T79" fmla="*/ 326 h 134"/>
                                                                                                                                                                                                                                                    <a:gd name="T80" fmla="+- 0 6918 5960"/>
                                                                                                                                                                                                                                                    <a:gd name="T81" fmla="*/ T80 w 1847"/>
                                                                                                                                                                                                                                                    <a:gd name="T82" fmla="+- 0 322 258"/>
                                                                                                                                                                                                                                                    <a:gd name="T83" fmla="*/ 322 h 134"/>
                                                                                                                                                                                                                                                    <a:gd name="T84" fmla="+- 0 6965 5960"/>
                                                                                                                                                                                                                                                    <a:gd name="T85" fmla="*/ T84 w 1847"/>
                                                                                                                                                                                                                                                    <a:gd name="T86" fmla="+- 0 319 258"/>
                                                                                                                                                                                                                                                    <a:gd name="T87" fmla="*/ 319 h 134"/>
                                                                                                                                                                                                                                                    <a:gd name="T88" fmla="+- 0 7012 5960"/>
                                                                                                                                                                                                                                                    <a:gd name="T89" fmla="*/ T88 w 1847"/>
                                                                                                                                                                                                                                                    <a:gd name="T90" fmla="+- 0 315 258"/>
                                                                                                                                                                                                                                                    <a:gd name="T91" fmla="*/ 315 h 134"/>
                                                                                                                                                                                                                                                    <a:gd name="T92" fmla="+- 0 7058 5960"/>
                                                                                                                                                                                                                                                    <a:gd name="T93" fmla="*/ T92 w 1847"/>
                                                                                                                                                                                                                                                    <a:gd name="T94" fmla="+- 0 312 258"/>
                                                                                                                                                                                                                                                    <a:gd name="T95" fmla="*/ 312 h 134"/>
                                                                                                                                                                                                                                                    <a:gd name="T96" fmla="+- 0 7105 5960"/>
                                                                                                                                                                                                                                                    <a:gd name="T97" fmla="*/ T96 w 1847"/>
                                                                                                                                                                                                                                                    <a:gd name="T98" fmla="+- 0 309 258"/>
                                                                                                                                                                                                                                                    <a:gd name="T99" fmla="*/ 309 h 134"/>
                                                                                                                                                                                                                                                    <a:gd name="T100" fmla="+- 0 7152 5960"/>
                                                                                                                                                                                                                                                    <a:gd name="T101" fmla="*/ T100 w 1847"/>
                                                                                                                                                                                                                                                    <a:gd name="T102" fmla="+- 0 305 258"/>
                                                                                                                                                                                                                                                    <a:gd name="T103" fmla="*/ 305 h 134"/>
                                                                                                                                                                                                                                                    <a:gd name="T104" fmla="+- 0 7199 5960"/>
                                                                                                                                                                                                                                                    <a:gd name="T105" fmla="*/ T104 w 1847"/>
                                                                                                                                                                                                                                                    <a:gd name="T106" fmla="+- 0 302 258"/>
                                                                                                                                                                                                                                                    <a:gd name="T107" fmla="*/ 302 h 134"/>
                                                                                                                                                                                                                                                    <a:gd name="T108" fmla="+- 0 7246 5960"/>
                                                                                                                                                                                                                                                    <a:gd name="T109" fmla="*/ T108 w 1847"/>
                                                                                                                                                                                                                                                    <a:gd name="T110" fmla="+- 0 298 258"/>
                                                                                                                                                                                                                                                    <a:gd name="T111" fmla="*/ 298 h 134"/>
                                                                                                                                                                                                                                                    <a:gd name="T112" fmla="+- 0 7292 5960"/>
                                                                                                                                                                                                                                                    <a:gd name="T113" fmla="*/ T112 w 1847"/>
                                                                                                                                                                                                                                                    <a:gd name="T114" fmla="+- 0 295 258"/>
                                                                                                                                                                                                                                                    <a:gd name="T115" fmla="*/ 295 h 134"/>
                                                                                                                                                                                                                                                    <a:gd name="T116" fmla="+- 0 7339 5960"/>
                                                                                                                                                                                                                                                    <a:gd name="T117" fmla="*/ T116 w 1847"/>
                                                                                                                                                                                                                                                    <a:gd name="T118" fmla="+- 0 292 258"/>
                                                                                                                                                                                                                                                    <a:gd name="T119" fmla="*/ 292 h 134"/>
                                                                                                                                                                                                                                                    <a:gd name="T120" fmla="+- 0 7386 5960"/>
                                                                                                                                                                                                                                                    <a:gd name="T121" fmla="*/ T120 w 1847"/>
                                                                                                                                                                                                                                                    <a:gd name="T122" fmla="+- 0 288 258"/>
                                                                                                                                                                                                                                                    <a:gd name="T123" fmla="*/ 288 h 134"/>
                                                                                                                                                                                                                                                    <a:gd name="T124" fmla="+- 0 7433 5960"/>
                                                                                                                                                                                                                                                    <a:gd name="T125" fmla="*/ T124 w 1847"/>
                                                                                                                                                                                                                                                    <a:gd name="T126" fmla="+- 0 285 258"/>
                                                                                                                                                                                                                                                    <a:gd name="T127" fmla="*/ 285 h 134"/>
                                                                                                                                                                                                                                                    <a:gd name="T128" fmla="+- 0 7479 5960"/>
                                                                                                                                                                                                                                                    <a:gd name="T129" fmla="*/ T128 w 1847"/>
                                                                                                                                                                                                                                                    <a:gd name="T130" fmla="+- 0 281 258"/>
                                                                                                                                                                                                                                                    <a:gd name="T131" fmla="*/ 281 h 134"/>
                                                                                                                                                                                                                                                    <a:gd name="T132" fmla="+- 0 7526 5960"/>
                                                                                                                                                                                                                                                    <a:gd name="T133" fmla="*/ T132 w 1847"/>
                                                                                                                                                                                                                                                    <a:gd name="T134" fmla="+- 0 278 258"/>
                                                                                                                                                                                                                                                    <a:gd name="T135" fmla="*/ 278 h 134"/>
                                                                                                                                                                                                                                                    <a:gd name="T136" fmla="+- 0 7573 5960"/>
                                                                                                                                                                                                                                                    <a:gd name="T137" fmla="*/ T136 w 1847"/>
                                                                                                                                                                                                                                                    <a:gd name="T138" fmla="+- 0 275 258"/>
                                                                                                                                                                                                                                                    <a:gd name="T139" fmla="*/ 275 h 134"/>
                                                                                                                                                                                                                                                    <a:gd name="T140" fmla="+- 0 7620 5960"/>
                                                                                                                                                                                                                                                    <a:gd name="T141" fmla="*/ T140 w 1847"/>
                                                                                                                                                                                                                                                    <a:gd name="T142" fmla="+- 0 271 258"/>
                                                                                                                                                                                                                                                    <a:gd name="T143" fmla="*/ 271 h 134"/>
                                                                                                                                                                                                                                                    <a:gd name="T144" fmla="+- 0 7666 5960"/>
                                                                                                                                                                                                                                                    <a:gd name="T145" fmla="*/ T144 w 1847"/>
                                                                                                                                                                                                                                                    <a:gd name="T146" fmla="+- 0 268 258"/>
                                                                                                                                                                                                                                                    <a:gd name="T147" fmla="*/ 268 h 134"/>
                                                                                                                                                                                                                                                    <a:gd name="T148" fmla="+- 0 7713 5960"/>
                                                                                                                                                                                                                                                    <a:gd name="T149" fmla="*/ T148 w 1847"/>
                                                                                                                                                                                                                                                    <a:gd name="T150" fmla="+- 0 264 258"/>
                                                                                                                                                                                                                                                    <a:gd name="T151" fmla="*/ 264 h 134"/>
                                                                                                                                                                                                                                                    <a:gd name="T152" fmla="+- 0 7760 5960"/>
                                                                                                                                                                                                                                                    <a:gd name="T153" fmla="*/ T152 w 1847"/>
                                                                                                                                                                                                                                                    <a:gd name="T154" fmla="+- 0 261 258"/>
                                                                                                                                                                                                                                                    <a:gd name="T155" fmla="*/ 261 h 134"/>
                                                                                                                                                                                                                                                    <a:gd name="T156" fmla="+- 0 7807 5960"/>
                                                                                                                                                                                                                                                    <a:gd name="T157" fmla="*/ T156 w 1847"/>
                                                                                                                                                                                                                                                    <a:gd name="T158" fmla="+- 0 258 258"/>
                                                                                                                                                                                                                                                    <a:gd name="T159" fmla="*/ 258 h 134"/>
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" y="T3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5" y="T7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9" y="T11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3" y="T15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7" y="T19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21" y="T23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25" y="T27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29" y="T31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33" y="T35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37" y="T39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41" y="T43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45" y="T47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49" y="T51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53" y="T55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57" y="T59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61" y="T63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65" y="T67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69" y="T71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73" y="T75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77" y="T79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81" y="T83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85" y="T87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89" y="T91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93" y="T95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97" y="T99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01" y="T103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05" y="T107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09" y="T111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13" y="T115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17" y="T119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21" y="T123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25" y="T127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29" y="T131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33" y="T135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37" y="T139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41" y="T143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45" y="T147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49" y="T151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53" y="T155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57" y="T159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<a:path w="1847" h="134">
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<a:pt x="0" y="134"/>
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24" y="132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47" y="130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71" y="129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94" y="127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17" y="125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41" y="123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64" y="122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88" y="120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211" y="118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234" y="117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258" y="115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281" y="113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304" y="112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328" y="110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351" y="108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375" y="106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398" y="105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421" y="103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445" y="101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468" y="100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492" y="98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515" y="96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538" y="95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562" y="93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585" y="91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608" y="90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632" y="88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655" y="86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679" y="84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702" y="83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725" y="81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749" y="79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772" y="78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795" y="76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819" y="74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842" y="73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866" y="71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889" y="69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912" y="68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935" y="66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958" y="64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982" y="62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005" y="61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028" y="59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052" y="57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075" y="56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098" y="54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122" y="52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145" y="51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169" y="49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192" y="47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215" y="45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239" y="44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262" y="42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286" y="40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309" y="39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332" y="37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356" y="35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379" y="34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403" y="32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426" y="30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449" y="29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473" y="27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496" y="25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519" y="23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543" y="22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566" y="20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590" y="18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613" y="17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636" y="15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660" y="13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683" y="12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706" y="10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730" y="8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753" y="6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777" y="5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800" y="3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823" y="1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1847" y="0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<a:srgbClr val="C67BFE"/>
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<a:prstDash val="lgDash"/>
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<wpg:cNvPr id="762" name="Group 640"/>
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<a:off x="5808" y="-1472"/>
                                                                                                                                                                                                                                                  <a:ext cx="2153" cy="2274"/>
                                                                                                                                                                                                                                                  <a:chOff x="5808" y="-1472"/>
                                                                                                                                                                                                                                                  <a:chExt cx="2153" cy="2274"/>
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<wps:cNvPr id="763" name="Freeform 669"/>
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<a:off x="11616" y="-2944"/>
                                                                                                                                                                                                                                                    <a:ext cx="2153" cy="2274"/>
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<a:gd name="T0" fmla="+- 0 7961 5808"/>
                                                                                                                                                                                                                                                      <a:gd name="T1" fmla="*/ T0 w 2153"/>
                                                                                                                                                                                                                                                      <a:gd name="T2" fmla="+- 0 -1472 -1472"/>
                                                                                                                                                                                                                                                      <a:gd name="T3" fmla="*/ -1472 h 2274"/>
                                                                                                                                                                                                                                                      <a:gd name="T4" fmla="+- 0 5808 5808"/>
                                                                                                                                                                                                                                                      <a:gd name="T5" fmla="*/ T4 w 2153"/>
                                                                                                                                                                                                                                                      <a:gd name="T6" fmla="+- 0 -1472 -1472"/>
                                                                                                                                                                                                                                                      <a:gd name="T7" fmla="*/ -1472 h 2274"/>
                                                                                                                                                                                                                                                      <a:gd name="T8" fmla="+- 0 5808 5808"/>
                                                                                                                                                                                                                                                      <a:gd name="T9" fmla="*/ T8 w 2153"/>
                                                                                                                                                                                                                                                      <a:gd name="T10" fmla="+- 0 802 -1472"/>
                                                                                                                                                                                                                                                      <a:gd name="T11" fmla="*/ 802 h 2274"/>
                                                                                                                                                                                                                                                      <a:gd name="T12" fmla="+- 0 7961 5808"/>
                                                                                                                                                                                                                                                      <a:gd name="T13" fmla="*/ T12 w 2153"/>
                                                                                                                                                                                                                                                      <a:gd name="T14" fmla="+- 0 802 -1472"/>
                                                                                                                                                                                                                                                      <a:gd name="T15" fmla="*/ 802 h 2274"/>
                                                                                                                                                                                                                                                      <a:gd name="T16" fmla="+- 0 7961 5808"/>
                                                                                                                                                                                                                                                      <a:gd name="T17" fmla="*/ T16 w 2153"/>
                                                                                                                                                                                                                                                      <a:gd name="T18" fmla="+- 0 -1472 -1472"/>
                                                                                                                                                                                                                                                      <a:gd name="T19" fmla="*/ -1472 h 2274"/>
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<a:pos x="T1" y="T3"/>
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<a:pos x="T5" y="T7"/>
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<a:pos x="T9" y="T11"/>
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<a:pos x="T13" y="T15"/>
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<a:pos x="T17" y="T19"/>
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<a:path w="2153" h="2274">
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<a:pt x="2153" y="0"/>
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<a:pt x="0" y="2274"/>
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<a:pt x="2153" y="2274"/>
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<a:pt x="2153" y="0"/>
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<a:srgbClr val="7F7E7E"/>
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<wpg:cNvPr id="764" name="Group 641"/>
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<a:off x="3535" y="715"/>
    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    <a:chOff x="3535" y="715"/>
                                                                                                                                                                                                                                                    <a:chExt cx="64" cy="0"/>
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<wps:cNvPr id="765" name="Freeform 668"/>
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<a:off x="7070" y="1430"/>
                                                                                                                                                                                                                                                      <a:ext cx="65" cy="0"/>
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<a:gd name="T0" fmla="+- 0 3535 3535"/>
                                                                                                                                                                                                                                                        <a:gd name="T1" fmla="*/ T0 w 64"/>
                                                                                                                                                                                                                                                        <a:gd name="T2" fmla="+- 0 3599 3535"/>
                                                                                                                                                                                                                                                        <a:gd name="T3" fmla="*/ T2 w 64"/>
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<a:path w="64">
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<a:pt x="64" y="0"/>
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<wpg:cNvPr id="766" name="Group 642"/>
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<a:off x="3535" y="301"/>
      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      <a:chOff x="3535" y="301"/>
                                                                                                                                                                                                                                                      <a:chExt cx="64" cy="0"/>
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<wps:cNvPr id="767" name="Freeform 667"/>
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<a:off x="7070" y="602"/>
                                                                                                                                                                                                                                                        <a:ext cx="65" cy="0"/>
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<a:gd name="T0" fmla="+- 0 3535 3535"/>
                                                                                                                                                                                                                                                          <a:gd name="T1" fmla="*/ T0 w 64"/>
                                                                                                                                                                                                                                                          <a:gd name="T2" fmla="+- 0 3599 3535"/>
                                                                                                                                                                                                                                                          <a:gd name="T3" fmla="*/ T2 w 64"/>
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<a:path w="64">
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<a:pt x="64" y="0"/>
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<wpg:cNvPr id="768" name="Group 643"/>
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<a:off x="3535" y="-114"/>
        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        <a:chOff x="3535" y="-114"/>
                                                                                                                                                                                                                                                        <a:chExt cx="64" cy="0"/>
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<wps:cNvPr id="769" name="Freeform 666"/>
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<a:off x="7070" y="-228"/>
                                                                                                                                                                                                                                                          <a:ext cx="65" cy="0"/>
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<a:gd name="T0" fmla="+- 0 3535 3535"/>
                                                                                                                                                                                                                                                            <a:gd name="T1" fmla="*/ T0 w 64"/>
                                                                                                                                                                                                                                                            <a:gd name="T2" fmla="+- 0 3599 3535"/>
                                                                                                                                                                                                                                                            <a:gd name="T3" fmla="*/ T2 w 64"/>
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<a:path w="64">
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<a:pt x="64" y="0"/>
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<wpg:cNvPr id="770" name="Group 644"/>
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<a:off x="3535" y="-528"/>
          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          <a:chOff x="3535" y="-528"/>
                                                                                                                                                                                                                                                          <a:chExt cx="64" cy="0"/>
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<wps:cNvPr id="771" name="Freeform 665"/>
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<a:off x="7070" y="-1056"/>
                                                                                                                                                                                                                                                            <a:ext cx="65" cy="0"/>
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3535 3535"/>
                                                                                                                                                                                                                                                              <a:gd name="T1" fmla="*/ T0 w 64"/>
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3599 3535"/>
                                                                                                                                                                                                                                                              <a:gd name="T3" fmla="*/ T2 w 64"/>
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<a:path w="64">
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<a:pt x="64" y="0"/>
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<wpg:cNvPr id="772" name="Group 645"/>
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<a:off x="3535" y="-943"/>
            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            <a:chOff x="3535" y="-943"/>
                                                                                                                                                                                                                                                            <a:chExt cx="64" cy="0"/>
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<wps:cNvPr id="773" name="Freeform 664"/>
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<a:off x="7070" y="-1886"/>
                                                                                                                                                                                                                                                              <a:ext cx="65" cy="0"/>
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3535 3535"/>
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T0 w 64"/>
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3599 3535"/>
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T2 w 64"/>
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<a:path w="64">
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<a:pt x="64" y="0"/>
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  <wpg:cNvPr id="774" name="Group 646"/>
  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<a:off x="3535" y="-1357"/>
              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              <a:chOff x="3535" y="-1357"/>
                                                                                                                                                                                                                                                              <a:chExt cx="64" cy="0"/>
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  <wps:cNvPr id="775" name="Freeform 663"/>
  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<a:off x="7070" y="-2714"/>
                                                                                                                                                                                                                                                                <a:ext cx="65" cy="0"/>
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3535 3535"/>
  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T0 w 64"/>
  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3599 3535"/>
  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T2 w 64"/>
  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  <a:path w="64">
  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  <a:pt x="64" y="0"/>
  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    <wpg:cNvPr id="776" name="Group 647"/>
    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<a:off x="3753" y="802"/>
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<a:chOff x="3753" y="802"/>
      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    <wps:cNvPr id="777" name="Freeform 662"/>
    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<a:off x="7506" y="1604"/>
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866 802"/>
    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866 h 64"/>
    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802 802"/>
    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802 h 64"/>
    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      <wpg:cNvPr id="778" name="Group 648"/>
      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<a:off x="4138" y="802"/>
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<a:chOff x="4138" y="802"/>
        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      <wps:cNvPr id="779" name="Freeform 661"/>
      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<a:off x="8276" y="1604"/>
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866 802"/>
      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866 h 64"/>
      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802 802"/>
      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802 h 64"/>
      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        <wpg:cNvPr id="780" name="Group 649"/>
        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<a:off x="4523" y="802"/>
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<a:chOff x="4523" y="802"/>
          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        <wps:cNvPr id="781" name="Freeform 660"/>
        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<a:off x="9046" y="1604"/>
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866 802"/>
        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866 h 64"/>
        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802 802"/>
        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802 h 64"/>
        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          <wpg:cNvPr id="782" name="Group 650"/>
          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<a:off x="5600" y="802"/>
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<a:chOff x="5600" y="802"/>
            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          <wps:cNvPr id="783" name="Freeform 659"/>
          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  <a:off x="11200" y="1604"/>
  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866 802"/>
          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866 h 64"/>
          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802 802"/>
          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802 h 64"/>
          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            <wpg:cNvPr id="784" name="Group 651"/>
            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  <a:off x="5960" y="802"/>
  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  <a:chOff x="5960" y="802"/>
              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            <wps:cNvPr id="785" name="Freeform 658"/>
            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    <a:off x="11920" y="1604"/>
    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866 802"/>
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866 h 64"/>
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802 802"/>
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802 h 64"/>
            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              <wpg:cNvPr id="786" name="Group 652"/>
              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    <a:off x="6345" y="802"/>
    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    <a:chOff x="6345" y="802"/>
                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              <wps:cNvPr id="787" name="Freeform 657"/>
              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      <a:off x="12690" y="1604"/>
      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866 802"/>
  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866 h 64"/>
  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802 802"/>
  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802 h 64"/>
              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                <wpg:cNvPr id="788" name="Group 653"/>
                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      <a:off x="6730" y="802"/>
      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      <a:chOff x="6730" y="802"/>
                  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                <wps:cNvPr id="789" name="Freeform 656"/>
                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        <a:off x="13460" y="1604"/>
        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866 802"/>
    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866 h 64"/>
    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802 802"/>
    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802 h 64"/>
                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                  <wpg:cNvPr id="790" name="Group 654"/>
                  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        <a:off x="7808" y="802"/>
        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        <a:chOff x="7808" y="802"/>
                    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                  <wps:cNvPr id="791" name="Freeform 655"/>
                  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          <a:off x="15616" y="1604"/>
          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866 802"/>
      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866 h 64"/>
      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802 802"/>
      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802 h 64"/>
                  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</wpg:grpSp>
                                                                                                                                    </wpg:grpSp>
                                                                                                                                  </wpg:grpSp>
                                                                                                                                </wpg:grpSp>
                                                                                                                              </wpg:grpSp>
                                                                                                                            </wpg:grpSp>
                                                                                                                          </wpg:grpSp>
                                                                                                                        </wpg:grpSp>
                                                                                                                      </wpg:grpSp>
                                                                                                                    </wpg:grpSp>
                                                                                                                  </wpg:grpSp>
                                                                                                                </wpg:grpSp>
                                                                                                              </wpg:grpSp>
                                                                                                            </wpg:grpSp>
                                                                                                          </wpg:grpSp>
                                                                                                        </wpg:grpSp>
                                                                                                      </wpg:grpSp>
                                                                                                    </wpg:grpSp>
                                                                                                  </wpg:grpSp>
                                                                                                </wpg:grpSp>
                                                                                              </wpg:grpSp>
                                                                                            </wpg:grpSp>
                                                                                          </wpg:grpSp>
                                                                                        </wpg:grpSp>
                                                                                      </wpg:grpSp>
                                                                                    </wpg:grpSp>
                                                                                  </wpg:grpSp>
                                                                                </wpg:grpSp>
                                                                              </wpg:grpSp>
                                                                            </wpg:grpSp>
                                                                          </wpg:grpSp>
                                                                        </wpg:grpSp>
                                                                      </wpg:grpSp>
                                                                    </wpg:grpSp>
                                                                  </wpg:grpSp>
                                                                </wpg:grpSp>
                                                              </wpg:grpSp>
                                                            </wpg:grpSp>
                                                          </wpg:grpSp>
                                                        </wpg:grpSp>
                                                      </wpg:grp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2" o:spid="_x0000_s1026" style="position:absolute;margin-left:176.35pt;margin-top:-84.85pt;width:222.05pt;height:128.6pt;z-index:-3007;mso-position-horizontal-relative:page" coordorigin="3527,-1699" coordsize="4441,257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">
                <v:group id="Group 533" o:spid="_x0000_s1027" style="position:absolute;left:3600;top:-1690;width:2153;height:218" coordorigin="3600,-1690" coordsize="2153,21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RzmSMxgAAANwAAAAPAAAAZHJzL2Rvd25yZXYueG1sRI9Ba8JAFITvBf/D8gre&#10;mk2UtJJmFZEqHkKhKpTeHtlnEsy+DdltEv99t1DocZiZb5h8M5lWDNS7xrKCJIpBEJdWN1wpuJz3&#10;TysQziNrbC2Tgjs52KxnDzlm2o78QcPJVyJA2GWooPa+y6R0ZU0GXWQ74uBdbW/QB9lXUvc4Brhp&#10;5SKOn6XBhsNCjR3taipvp2+j4DDiuF0mb0Nxu+7uX+f0/bNISKn547R9BeFp8v/hv/ZRK0iXL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HOZIzGAAAA3AAA&#10;AA8AAAAAAAAAAAAAAAAAqQIAAGRycy9kb3ducmV2LnhtbFBLBQYAAAAABAAEAPoAAACcAwAAAAA=&#10;">
                  <v:shape id="Freeform 787" o:spid="_x0000_s1028" style="position:absolute;left:3600;top:-1690;width:2153;height:218;visibility:visible;mso-wrap-style:square;v-text-anchor:top" coordsize="2153,2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urklwQAA&#10;ANwAAAAPAAAAZHJzL2Rvd25yZXYueG1sRE/dasIwFL4f+A7hDLwZa6pzY+tMi8gEvVz1Ac6aYxvW&#10;nJQk1vr2y8XAy4/vf11Nthcj+WAcK1hkOQjixmnDrYLTcff8DiJEZI29Y1JwowBVOXtYY6Hdlb9p&#10;rGMrUgiHAhV0MQ6FlKHpyGLI3ECcuLPzFmOCvpXa4zWF214u8/xNWjScGjocaNtR81tfrAJz2HHd&#10;Gz1+XM6rr317Ozz9+EGp+eO0+QQRaYp38b97rxW8vqS16Uw6ArL8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rq5JcEAAADcAAAADwAAAAAAAAAAAAAAAACXAgAAZHJzL2Rvd25y&#10;ZXYueG1sUEsFBgAAAAAEAAQA9QAAAIUDAAAAAA==&#10;" path="m0,218l2153,218,2153,,,,,218xe" fillcolor="#cccbcb" stroked="f">
                    <v:path arrowok="t" o:connecttype="custom" o:connectlocs="0,-1472;2153,-1472;2153,-1690;0,-1690;0,-1472" o:connectangles="0,0,0,0,0"/>
                  </v:shape>
                  <v:group id="Group 534" o:spid="_x0000_s1029" style="position:absolute;left:3600;top:-1690;width:2153;height:218" coordorigin="3600,-1690" coordsize="2153,21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PHVVlxgAAANwAAAAPAAAAZHJzL2Rvd25yZXYueG1sRI9Ba8JAFITvBf/D8gre&#10;mk2UlJpmFZEqHkKhKpTeHtlnEsy+DdltEv99t1DocZiZb5h8M5lWDNS7xrKCJIpBEJdWN1wpuJz3&#10;Ty8gnEfW2FomBXdysFnPHnLMtB35g4aTr0SAsMtQQe19l0npypoMush2xMG72t6gD7KvpO5xDHDT&#10;ykUcP0uDDYeFGjva1VTeTt9GwWHEcbtM3obidt3dv87p+2eRkFLzx2n7CsLT5P/Df+2jVpAuV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8dVWXGAAAA3AAA&#10;AA8AAAAAAAAAAAAAAAAAqQIAAGRycy9kb3ducmV2LnhtbFBLBQYAAAAABAAEAPoAAACcAwAAAAA=&#10;">
                    <v:shape id="Freeform 786" o:spid="_x0000_s1030" style="position:absolute;left:3600;top:-1690;width:2153;height:218;visibility:visible;mso-wrap-style:square;v-text-anchor:top" coordsize="2153,2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bSI+wAAA&#10;ANwAAAAPAAAAZHJzL2Rvd25yZXYueG1sRE9Ni8IwEL0L/ocwgjdNFV2kmhYRXHRvWkG8Dc3YVpNJ&#10;abLa/febw8IeH+97k/fWiBd1vnGsYDZNQBCXTjdcKbgU+8kKhA/IGo1jUvBDHvJsONhgqt2bT/Q6&#10;h0rEEPYpKqhDaFMpfVmTRT91LXHk7q6zGCLsKqk7fMdwa+Q8ST6kxYZjQ40t7Woqn+dvq+DruL1d&#10;VuG0fJTN1WGlzb74NEqNR/12DSJQH/7Ff+6DVrBcxPnxTDwCMvs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GbSI+wAAAANwAAAAPAAAAAAAAAAAAAAAAAJcCAABkcnMvZG93bnJl&#10;di54bWxQSwUGAAAAAAQABAD1AAAAhAMAAAAA&#10;" path="m0,218l2153,218,2153,,,,,218xe" filled="f" strokecolor="#7f7e7e" strokeweight="10209emu">
                      <v:path arrowok="t" o:connecttype="custom" o:connectlocs="0,-1472;2153,-1472;2153,-1690;0,-1690;0,-1472" o:connectangles="0,0,0,0,0"/>
                    </v:shape>
                    <v:group id="Group 535" o:spid="_x0000_s1031" style="position:absolute;left:5808;top:-1690;width:2153;height:218" coordorigin="5808,-1690" coordsize="2153,21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pbSoexgAAANw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AxT+D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KltKh7GAAAA3AAA&#10;AA8AAAAAAAAAAAAAAAAAqQIAAGRycy9kb3ducmV2LnhtbFBLBQYAAAAABAAEAPoAAACcAwAAAAA=&#10;">
                      <v:shape id="Freeform 785" o:spid="_x0000_s1032" style="position:absolute;left:5808;top:-1690;width:2153;height:218;visibility:visible;mso-wrap-style:square;v-text-anchor:top" coordsize="2153,2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VP2ywwAA&#10;ANwAAAAPAAAAZHJzL2Rvd25yZXYueG1sRI/RagIxFETfBf8h3EJfRLOKit0aRaSCPrr6AdfNdTd0&#10;c7MkcV3/vikU+jjMzBlmve1tIzrywThWMJ1kIIhLpw1XCq6Xw3gFIkRkjY1jUvCiANvNcLDGXLsn&#10;n6krYiUShEOOCuoY21zKUNZkMUxcS5y8u/MWY5K+ktrjM8FtI2dZtpQWDaeFGlva11R+Fw+rwJwO&#10;XDRGdx+P+/zrWL1Oo5tvlXp/63efICL18T/81z5qBYv5DH7PpCMgN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zVP2ywwAAANwAAAAPAAAAAAAAAAAAAAAAAJcCAABkcnMvZG93&#10;bnJldi54bWxQSwUGAAAAAAQABAD1AAAAhwMAAAAA&#10;" path="m2153,0l0,,,218,2153,218,2153,0xe" fillcolor="#cccbcb" stroked="f">
                        <v:path arrowok="t" o:connecttype="custom" o:connectlocs="2153,-1690;0,-1690;0,-1472;2153,-1472;2153,-1690" o:connectangles="0,0,0,0,0"/>
                      </v:shape>
                      <v:group id="Group 536" o:spid="_x0000_s1033" style="position:absolute;left:5808;top:-1690;width:2153;height:218" coordorigin="5808,-1690" coordsize="2153,21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NvMR8sUAAADcAAAA&#10;DwAAAAAAAAAAAAAAAACpAgAAZHJzL2Rvd25yZXYueG1sUEsFBgAAAAAEAAQA+gAAAJsDAAAAAA==&#10;">
                        <v:polyline id="Freeform 784" o:spid="_x0000_s1034" style="position:absolute;visibility:visible;mso-wrap-style:square;v-text-anchor:top" points="13769,-3380,11616,-3380,11616,-3162,13769,-3162,13769,-3380" coordsize="2153,2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77EowQAA&#10;ANwAAAAPAAAAZHJzL2Rvd25yZXYueG1sRI/NqsIwFIT3gu8QjuBOU38p1SgiCOLiwm11f2iObWlz&#10;Upqo9e2NcOEuh5n5htnue9OIJ3WusqxgNo1AEOdWV1wouGanSQzCeWSNjWVS8CYH+91wsMVE2xf/&#10;0jP1hQgQdgkqKL1vEyldXpJBN7UtcfDutjPog+wKqTt8Bbhp5DyK1tJgxWGhxJaOJeV1+jAKTnKx&#10;Mke2WRsbb9P6cvup40ap8ag/bEB46v1/+K991gpWyyV8z4QjIHc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8O+xKMEAAADcAAAADwAAAAAAAAAAAAAAAACXAgAAZHJzL2Rvd25y&#10;ZXYueG1sUEsFBgAAAAAEAAQA9QAAAIUDAAAAAA==&#10;" filled="f" strokecolor="#7f7e7e" strokeweight="10209emu">
                          <v:path arrowok="t" o:connecttype="custom" o:connectlocs="2153,-1690;0,-1690;0,-1472;2153,-1472;2153,-1690" o:connectangles="0,0,0,0,0"/>
                          <o:lock v:ext="edit" verticies="t"/>
                        </v:polyline>
                        <v:group id="Group 537" o:spid="_x0000_s1035" style="position:absolute;left:3600;top:508;width:2153;height:0" coordorigin="3600,508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ViwdxQAAANwAAAAPAAAAZHJzL2Rvd25yZXYueG1sRI9Pa8JAFMTvBb/D8oTe&#10;6ia2EYmuIqLiQQr+AfH2yD6TYPZtyK5J/PbdQqHHYWZ+w8yXvalES40rLSuIRxEI4szqknMFl/P2&#10;YwrCeWSNlWVS8CIHy8XgbY6pth0fqT35XAQIuxQVFN7XqZQuK8igG9maOHh32xj0QTa51A12AW4q&#10;OY6iiTRYclgosKZ1Qdnj9DQKdh12q8940x4e9/Xrdk6+r4eYlHof9qsZCE+9/w//tfdaQfKV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1lYsHcUAAADcAAAA&#10;DwAAAAAAAAAAAAAAAACpAgAAZHJzL2Rvd25yZXYueG1sUEsFBgAAAAAEAAQA+gAAAJsDAAAAAA==&#10;">
                          <v:polyline id="Freeform 783" o:spid="_x0000_s1036" style="position:absolute;visibility:visible;mso-wrap-style:square;v-text-anchor:top" points="7200,1016,9353,1016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vriExgAA&#10;ANwAAAAPAAAAZHJzL2Rvd25yZXYueG1sRI9La8MwEITvhfwHsYVeSiIntMG4VkIIJLSUvHPpbWut&#10;H8RaGUt13H9fBQo5DjPfDJPOe1OLjlpXWVYwHkUgiDOrKy4UnE+rYQzCeWSNtWVS8EsO5rPBQ4qJ&#10;tlc+UHf0hQgl7BJUUHrfJFK6rCSDbmQb4uDltjXog2wLqVu8hnJTy0kUTaXBisNCiQ0tS8ouxx+j&#10;4PWS79du8/2x2j3T59d23bl40in19Ngv3kB46v09/E+/68C9TOF2JhwBOfs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avriExgAAANwAAAAPAAAAAAAAAAAAAAAAAJcCAABkcnMv&#10;ZG93bnJldi54bWxQSwUGAAAAAAQABAD1AAAAigMAAAAA&#10;" filled="f" strokecolor="#f9f9f9" strokeweight="10209emu">
                            <v:path arrowok="t" o:connecttype="custom" o:connectlocs="0,0;2153,0" o:connectangles="0,0"/>
                            <o:lock v:ext="edit" verticies="t"/>
                          </v:polyline>
                          <v:group id="Group 538" o:spid="_x0000_s1037" style="position:absolute;left:3600;top:93;width:2153;height:0" coordorigin="3600,93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nIF/HGAAAA3AAA&#10;AA8AAAAAAAAAAAAAAAAAqQIAAGRycy9kb3ducmV2LnhtbFBLBQYAAAAABAAEAPoAAACcAwAAAAA=&#10;">
                            <v:polyline id="Freeform 782" o:spid="_x0000_s1038" style="position:absolute;visibility:visible;mso-wrap-style:square;v-text-anchor:top" points="7200,186,9353,186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bYltwwAA&#10;ANwAAAAPAAAAZHJzL2Rvd25yZXYueG1sRE9La8JAEL4L/odlCl6kbpS2SOoqIiiW0pd66W2aHZNg&#10;djZktzH+e+cgePz43rNF5yrVUhNKzwbGowQUceZtybmBw379OAUVIrLFyjMZuFCAxbzfm2Fq/Zl/&#10;qN3FXEkIhxQNFDHWqdYhK8hhGPmaWLijbxxGgU2ubYNnCXeVniTJi3ZYsjQUWNOqoOy0+3cGnk/H&#10;7034+Htbfw3p/fdz04bppDVm8NAtX0FF6uJdfHNvrfieZK2ckSOg51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EbYltwwAAANwAAAAPAAAAAAAAAAAAAAAAAJcCAABkcnMvZG93&#10;bnJldi54bWxQSwUGAAAAAAQABAD1AAAAhwMAAAAA&#10;" filled="f" strokecolor="#f9f9f9" strokeweight="10209emu">
                              <v:path arrowok="t" o:connecttype="custom" o:connectlocs="0,0;2153,0" o:connectangles="0,0"/>
                              <o:lock v:ext="edit" verticies="t"/>
                            </v:polyline>
                            <v:group id="Group 539" o:spid="_x0000_s1039" style="position:absolute;left:3600;top:-321;width:2153;height:0" coordorigin="3600,-321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cbJhjGAAAA3AAA&#10;AA8AAAAAAAAAAAAAAAAAqQIAAGRycy9kb3ducmV2LnhtbFBLBQYAAAAABAAEAPoAAACcAwAAAAA=&#10;">
                              <v:polyline id="Freeform 781" o:spid="_x0000_s1040" style="position:absolute;visibility:visible;mso-wrap-style:square;v-text-anchor:top" points="7200,-642,9353,-642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/whO2wwAA&#10;ANwAAAAPAAAAZHJzL2Rvd25yZXYueG1sRE9La8JAEL4X+h+WKXgR3ShYJHWVIigWsa2PS2/T7JgE&#10;s7Mhu43x3zsHoceP7z1bdK5SLTWh9GxgNExAEWfelpwbOB1XgymoEJEtVp7JwI0CLObPTzNMrb/y&#10;ntpDzJWEcEjRQBFjnWodsoIchqGviYU7+8ZhFNjk2jZ4lXBX6XGSvGqHJUtDgTUtC8ouhz9nYHI5&#10;f6/D7vdj9dWn7c/nug3TcWtM76V7fwMVqYv/4od7Y8U3kflyRo6Ant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/whO2wwAAANwAAAAPAAAAAAAAAAAAAAAAAJcCAABkcnMvZG93&#10;bnJldi54bWxQSwUGAAAAAAQABAD1AAAAhwMAAAAA&#10;" filled="f" strokecolor="#f9f9f9" strokeweight="10209emu">
                                <v:path arrowok="t" o:connecttype="custom" o:connectlocs="0,0;2153,0" o:connectangles="0,0"/>
                                <o:lock v:ext="edit" verticies="t"/>
                              </v:polyline>
                              <v:group id="Group 540" o:spid="_x0000_s1041" style="position:absolute;left:3600;top:-735;width:2153;height:0" coordorigin="3600,-735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stLzDxAAAANwAAAAP&#10;AAAAAAAAAAAAAAAAAKkCAABkcnMvZG93bnJldi54bWxQSwUGAAAAAAQABAD6AAAAmgMAAAAA&#10;">
                                <v:polyline id="Freeform 780" o:spid="_x0000_s1042" style="position:absolute;visibility:visible;mso-wrap-style:square;v-text-anchor:top" points="7200,-1470,9353,-1470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XChaxgAA&#10;ANwAAAAPAAAAZHJzL2Rvd25yZXYueG1sRI9Pa8JAFMTvhX6H5RW8lLppQJHUjZSCYhG1jV56e82+&#10;/MHs25DdxvjtXUHocZj5zTDzxWAa0VPnassKXscRCOLc6ppLBcfD8mUGwnlkjY1lUnAhB4v08WGO&#10;ibZn/qY+86UIJewSVFB53yZSurwig25sW+LgFbYz6IPsSqk7PIdy08g4iqbSYM1hocKWPirKT9mf&#10;UTA5FV8rt/39XO6fafOzW/VuFvdKjZ6G9zcQngb/H77Tax24SQy3M+EIyPQK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gXChaxgAAANwAAAAPAAAAAAAAAAAAAAAAAJcCAABkcnMv&#10;ZG93bnJldi54bWxQSwUGAAAAAAQABAD1AAAAigMAAAAA&#10;" filled="f" strokecolor="#f9f9f9" strokeweight="10209emu">
                                  <v:path arrowok="t" o:connecttype="custom" o:connectlocs="0,0;2153,0" o:connectangles="0,0"/>
                                  <o:lock v:ext="edit" verticies="t"/>
                                </v:polyline>
                                <v:group id="Group 541" o:spid="_x0000_s1043" style="position:absolute;left:3600;top:-1150;width:2153;height:0" coordorigin="3600,-1150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zKocvxAAAANwAAAAP&#10;AAAAAAAAAAAAAAAAAKkCAABkcnMvZG93bnJldi54bWxQSwUGAAAAAAQABAD6AAAAmgMAAAAA&#10;">
                                  <v:polyline id="Freeform 779" o:spid="_x0000_s1044" style="position:absolute;visibility:visible;mso-wrap-style:square;v-text-anchor:top" points="7200,-2300,9353,-2300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+RW1xgAA&#10;ANwAAAAPAAAAZHJzL2Rvd25yZXYueG1sRI9Pa8JAFMTvgt9heYKXoptKFYmuIgVFKW39d/H2zD6T&#10;YPZtyK4xfnu3UPA4zPxmmOm8MYWoqXK5ZQXv/QgEcWJ1zqmC42HZG4NwHlljYZkUPMjBfNZuTTHW&#10;9s47qvc+FaGEXYwKMu/LWEqXZGTQ9W1JHLyLrQz6IKtU6grvodwUchBFI2kw57CQYUmfGSXX/c0o&#10;GF4v25X7Pm+Wv2/0dfpZ1W48qJXqdprFBISnxr/C//RaB274AX9nwhGQsy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A+RW1xgAAANwAAAAPAAAAAAAAAAAAAAAAAJcCAABkcnMv&#10;ZG93bnJldi54bWxQSwUGAAAAAAQABAD1AAAAigMAAAAA&#10;" filled="f" strokecolor="#f9f9f9" strokeweight="10209emu">
                                    <v:path arrowok="t" o:connecttype="custom" o:connectlocs="0,0;2153,0" o:connectangles="0,0"/>
                                    <o:lock v:ext="edit" verticies="t"/>
                                  </v:polyline>
                                  <v:group id="Group 542" o:spid="_x0000_s1045" style="position:absolute;left:3945;top:-1472;width:0;height:2274" coordorigin="3945,-147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Tj7rAxAAAANwAAAAP&#10;AAAAAAAAAAAAAAAAAKkCAABkcnMvZG93bnJldi54bWxQSwUGAAAAAAQABAD6AAAAmgMAAAAA&#10;">
                                    <v:polyline id="Freeform 778" o:spid="_x0000_s1046" style="position:absolute;visibility:visible;mso-wrap-style:square;v-text-anchor:top" points="7890,-2944,7890,-67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a/c0wwAA&#10;ANwAAAAPAAAAZHJzL2Rvd25yZXYueG1sRI9Pa8JAEMXvhX6HZQre6qaCQVJXsYq24ElTeh6y0ySY&#10;nQ27o8Z++q5Q6PHx/vx48+XgOnWhEFvPBl7GGSjiytuWawOf5fZ5BioKssXOMxm4UYTl4vFhjoX1&#10;Vz7Q5Si1SiMcCzTQiPSF1rFqyGEc+544ed8+OJQkQ61twGsad52eZFmuHbacCA32tG6oOh3PLkFa&#10;2b6Ve/3zldOhnMx27xI2bMzoaVi9ghIa5D/81/6wBqbTHO5n0hHQi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0a/c0wwAAANwAAAAPAAAAAAAAAAAAAAAAAJcCAABkcnMvZG93&#10;bnJldi54bWxQSwUGAAAAAAQABAD1AAAAhwMAAAAA&#10;" filled="f" strokecolor="#f9f9f9" strokeweight="10209emu">
                                      <v:path arrowok="t" o:connecttype="custom" o:connectlocs="0,-1472;0,802" o:connectangles="0,0"/>
                                      <o:lock v:ext="edit" verticies="t"/>
                                    </v:polyline>
                                    <v:group id="Group 543" o:spid="_x0000_s1047" style="position:absolute;left:4330;top:-1472;width:0;height:2274" coordorigin="4330,-147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MEYEsxQAAANwAAAAPAAAAZHJzL2Rvd25yZXYueG1sRI9Pa8JAFMTvBb/D8oTe&#10;6iaWVImuIqLiQQr+AfH2yD6TYPZtyK5J/PbdQqHHYWZ+w8yXvalES40rLSuIRxEI4szqknMFl/P2&#10;YwrCeWSNlWVS8CIHy8XgbY6pth0fqT35XAQIuxQVFN7XqZQuK8igG9maOHh32xj0QTa51A12AW4q&#10;OY6iL2mw5LBQYE3rgrLH6WkU7DrsVp/xpj087uvX7Zx8Xw8xKfU+7FczEJ56/x/+a++1giSZ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zBGBLMUAAADcAAAA&#10;DwAAAAAAAAAAAAAAAACpAgAAZHJzL2Rvd25yZXYueG1sUEsFBgAAAAAEAAQA+gAAAJsDAAAAAA==&#10;">
                                      <v:polyline id="Freeform 777" o:spid="_x0000_s1048" style="position:absolute;visibility:visible;mso-wrap-style:square;v-text-anchor:top" points="8660,-2944,8660,-67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uMbdwAAA&#10;ANwAAAAPAAAAZHJzL2Rvd25yZXYueG1sRE9NS8NAEL0L/Q/LCN7sxkJLSbstWqkKntqUnofsmASz&#10;s2F3bKO/3jkIHh/ve70dQ28ulHIX2cHDtABDXEffcePgVO3vl2CyIHvsI5ODb8qw3Uxu1lj6eOUD&#10;XY7SGA3hXKKDVmQorc11SwHzNA7Eyn3EFFAUpsb6hFcND72dFcXCBuxYG1ocaNdS/Xn8ClrSyf6p&#10;erc/5wUdqtny5VXSMzt3dzs+rsAIjfIv/nO/eQfzua7VM3oE7OYX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quMbdwAAAANwAAAAPAAAAAAAAAAAAAAAAAJcCAABkcnMvZG93bnJl&#10;di54bWxQSwUGAAAAAAQABAD1AAAAhAMAAAAA&#10;" filled="f" strokecolor="#f9f9f9" strokeweight="10209emu">
                                        <v:path arrowok="t" o:connecttype="custom" o:connectlocs="0,-1472;0,802" o:connectangles="0,0"/>
                                        <o:lock v:ext="edit" verticies="t"/>
                                      </v:polyline>
                                      <v:group id="Group 544" o:spid="_x0000_s1049" style="position:absolute;left:5061;top:-1472;width:0;height:2274" coordorigin="5061,-147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SwrDFxQAAANwAAAAPAAAAZHJzL2Rvd25yZXYueG1sRI9Pa8JAFMTvBb/D8oTe&#10;6iaWFI2uIqLiQQr+AfH2yD6TYPZtyK5J/PbdQqHHYWZ+w8yXvalES40rLSuIRxEI4szqknMFl/P2&#10;YwLCeWSNlWVS8CIHy8XgbY6pth0fqT35XAQIuxQVFN7XqZQuK8igG9maOHh32xj0QTa51A12AW4q&#10;OY6iL2mw5LBQYE3rgrLH6WkU7DrsVp/xpj087uvX7Zx8Xw8xKfU+7FczEJ56/x/+a++1giSZwu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0sKwxcUAAADcAAAA&#10;DwAAAAAAAAAAAAAAAACpAgAAZHJzL2Rvd25yZXYueG1sUEsFBgAAAAAEAAQA+gAAAJsDAAAAAA==&#10;">
                                        <v:polyline id="Freeform 776" o:spid="_x0000_s1050" style="position:absolute;visibility:visible;mso-wrap-style:square;v-text-anchor:top" points="10122,-2944,10122,-67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ogBmwAAA&#10;ANwAAAAPAAAAZHJzL2Rvd25yZXYueG1sRE9NS8NAEL0L/Q/LFLzZTQuGErstVqkKntqI5yE7JsHs&#10;bNgd2+ivdw6Cx8f73uymMJgzpdxHdrBcFGCIm+h7bh281YebNZgsyB6HyOTgmzLstrOrDVY+XvhI&#10;55O0RkM4V+igExkra3PTUcC8iCOxch8xBRSFqbU+4UXDw2BXRVHagD1rQ4cjPXTUfJ6+gpb0ctjX&#10;r/bnvaRjvVo/PUt6ZOeu59P9HRihSf7Ff+4X7+C21Pl6Ro+A3f4C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aogBmwAAAANwAAAAPAAAAAAAAAAAAAAAAAJcCAABkcnMvZG93bnJl&#10;di54bWxQSwUGAAAAAAQABAD1AAAAhAMAAAAA&#10;" filled="f" strokecolor="#f9f9f9" strokeweight="10209emu">
                                          <v:path arrowok="t" o:connecttype="custom" o:connectlocs="0,-1472;0,802" o:connectangles="0,0"/>
                                          <o:lock v:ext="edit" verticies="t"/>
                                        </v:polyline>
                                        <v:group id="Group 545" o:spid="_x0000_s1051" style="position:absolute;left:3600;top:715;width:2153;height:0" coordorigin="3600,715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LYdn7GAAAA3AAA&#10;AA8AAAAAAAAAAAAAAAAAqQIAAGRycy9kb3ducmV2LnhtbFBLBQYAAAAABAAEAPoAAACcAwAAAAA=&#10;">
                                          <v:polyline id="Freeform 775" o:spid="_x0000_s1052" style="position:absolute;visibility:visible;mso-wrap-style:square;v-text-anchor:top" points="7200,1430,9353,1430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HoofxAAA&#10;ANwAAAAPAAAAZHJzL2Rvd25yZXYueG1sRI/BasMwEETvhf6D2EJvjdyA0+BENqHQUsghqZMP2Fgb&#10;y8RaGUuxnX59FSj0OMzMG2ZdTLYVA/W+cazgdZaAIK6cbrhWcDx8vCxB+ICssXVMCm7kocgfH9aY&#10;aTfyNw1lqEWEsM9QgQmhy6T0lSGLfuY64uidXW8xRNnXUvc4Rrht5TxJFtJiw3HBYEfvhqpLebUK&#10;fqrPk9ynjnbGb+2bSYdwHXdKPT9NmxWIQFP4D/+1v7SCdDGH+5l4BGT+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x6KH8QAAADcAAAADwAAAAAAAAAAAAAAAACXAgAAZHJzL2Rv&#10;d25yZXYueG1sUEsFBgAAAAAEAAQA9QAAAIgDAAAAAA==&#10;" filled="f" strokecolor="#e5e4e4" strokeweight="4141emu">
                                            <v:path arrowok="t" o:connecttype="custom" o:connectlocs="0,0;2153,0" o:connectangles="0,0"/>
                                            <o:lock v:ext="edit" verticies="t"/>
                                          </v:polyline>
                                          <v:group id="Group 546" o:spid="_x0000_s1053" style="position:absolute;left:3600;top:301;width:2153;height:0" coordorigin="3600,301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1GTZLGAAAA3AAA&#10;AA8AAAAAAAAAAAAAAAAAqQIAAGRycy9kb3ducmV2LnhtbFBLBQYAAAAABAAEAPoAAACcAwAAAAA=&#10;">
                                            <v:polyline id="Freeform 774" o:spid="_x0000_s1054" style="position:absolute;visibility:visible;mso-wrap-style:square;v-text-anchor:top" points="7200,602,9353,602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u7fwxAAA&#10;ANwAAAAPAAAAZHJzL2Rvd25yZXYueG1sRI/RasJAFETfhf7Dcgu+1U3FWImuUgqK4IOt+gHX7DUb&#10;mr0bsmuS9utdQfBxmJkzzGLV20q01PjSsYL3UQKCOHe65ELB6bh+m4HwAVlj5ZgU/JGH1fJlsMBM&#10;u45/qD2EQkQI+wwVmBDqTEqfG7LoR64mjt7FNRZDlE0hdYNdhNtKjpNkKi2WHBcM1vRlKP89XK2C&#10;/3xzlt+po73xO/th0jZcu71Sw9f+cw4iUB+e4Ud7qxWk0wncz8QjIJc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7u38MQAAADcAAAADwAAAAAAAAAAAAAAAACXAgAAZHJzL2Rv&#10;d25yZXYueG1sUEsFBgAAAAAEAAQA9QAAAIgDAAAAAA==&#10;" filled="f" strokecolor="#e5e4e4" strokeweight="4141emu">
                                              <v:path arrowok="t" o:connecttype="custom" o:connectlocs="0,0;2153,0" o:connectangles="0,0"/>
                                              <o:lock v:ext="edit" verticies="t"/>
                                            </v:polyline>
                                            <v:group id="Group 547" o:spid="_x0000_s1055" style="position:absolute;left:3600;top:-114;width:2153;height:0" coordorigin="3600,-114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neNwfcUAAADcAAAA&#10;DwAAAAAAAAAAAAAAAACpAgAAZHJzL2Rvd25yZXYueG1sUEsFBgAAAAAEAAQA+gAAAJsDAAAAAA==&#10;">
                                              <v:polyline id="Freeform 773" o:spid="_x0000_s1056" style="position:absolute;visibility:visible;mso-wrap-style:square;v-text-anchor:top" points="7200,-228,9353,-228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JYwcxAAA&#10;ANwAAAAPAAAAZHJzL2Rvd25yZXYueG1sRI/NasMwEITvhb6D2EJvjZyA3eJEMSGQUOghadIH2Fgb&#10;y8RaGUv+aZ++ChR6HGbmG2ZVTLYRA3W+dqxgPktAEJdO11wp+DrvXt5A+ICssXFMCr7JQ7F+fFhh&#10;rt3InzScQiUihH2OCkwIbS6lLw1Z9DPXEkfv6jqLIcqukrrDMcJtIxdJkkmLNccFgy1tDZW3U28V&#10;/JT7izymjg7Gf9hXkw6hHw9KPT9NmyWIQFP4D/+137WCNMvgfiYeAbn+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CWMHMQAAADcAAAADwAAAAAAAAAAAAAAAACXAgAAZHJzL2Rv&#10;d25yZXYueG1sUEsFBgAAAAAEAAQA9QAAAIgDAAAAAA==&#10;" filled="f" strokecolor="#e5e4e4" strokeweight="4141emu">
                                                <v:path arrowok="t" o:connecttype="custom" o:connectlocs="0,0;2153,0" o:connectangles="0,0"/>
                                                <o:lock v:ext="edit" verticies="t"/>
                                              </v:polyline>
                                              <v:group id="Group 548" o:spid="_x0000_s1057" style="position:absolute;left:3600;top:-528;width:2153;height:0" coordorigin="3600,-528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An1LkcUAAADcAAAA&#10;DwAAAAAAAAAAAAAAAACpAgAAZHJzL2Rvd25yZXYueG1sUEsFBgAAAAAEAAQA+gAAAJsDAAAAAA==&#10;">
                                                <v:polyline id="Freeform 772" o:spid="_x0000_s1058" style="position:absolute;visibility:visible;mso-wrap-style:square;v-text-anchor:top" points="7200,-1056,9353,-1056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9r31wQAA&#10;ANwAAAAPAAAAZHJzL2Rvd25yZXYueG1sRE/dasIwFL4f7B3CEXa3pg7ajWoUGUwEL7p1PsCxOTbF&#10;5qQ0se18+uVisMuP73+9nW0nRhp861jBMklBENdOt9woOH1/PL+B8AFZY+eYFPyQh+3m8WGNhXYT&#10;f9FYhUbEEPYFKjAh9IWUvjZk0SeuJ47cxQ0WQ4RDI/WAUwy3nXxJ01xabDk2GOzp3VB9rW5Wwb3e&#10;n+Vn5qg0/mhfTTaG21Qq9bSYdysQgebwL/5zH7SCLI9r45l4BOTmF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va99cEAAADcAAAADwAAAAAAAAAAAAAAAACXAgAAZHJzL2Rvd25y&#10;ZXYueG1sUEsFBgAAAAAEAAQA9QAAAIUDAAAAAA==&#10;" filled="f" strokecolor="#e5e4e4" strokeweight="4141emu">
                                                  <v:path arrowok="t" o:connecttype="custom" o:connectlocs="0,0;2153,0" o:connectangles="0,0"/>
                                                  <o:lock v:ext="edit" verticies="t"/>
                                                </v:polyline>
                                                <v:group id="Group 549" o:spid="_x0000_s1059" style="position:absolute;left:3600;top:-943;width:2153;height:0" coordorigin="3600,-943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HK56eMUAAADcAAAA&#10;DwAAAAAAAAAAAAAAAACpAgAAZHJzL2Rvd25yZXYueG1sUEsFBgAAAAAEAAQA+gAAAJsDAAAAAA==&#10;">
                                                  <v:polyline id="Freeform 771" o:spid="_x0000_s1060" style="position:absolute;visibility:visible;mso-wrap-style:square;v-text-anchor:top" points="7200,-1886,9353,-1886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WScuwQAA&#10;ANwAAAAPAAAAZHJzL2Rvd25yZXYueG1sRE/dasIwFL4f7B3CEXa3pg66jmoUGUwEL7p1PsCxOTbF&#10;5qQ0se18+uVisMuP73+9nW0nRhp861jBMklBENdOt9woOH1/PL+B8AFZY+eYFPyQh+3m8WGNhXYT&#10;f9FYhUbEEPYFKjAh9IWUvjZk0SeuJ47cxQ0WQ4RDI/WAUwy3nXxJ01dpseXYYLCnd0P1tbpZBfd6&#10;f5afmaPS+KPNTTaG21Qq9bSYdysQgebwL/5zH7SCLI/z45l4BOTmF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VknLsEAAADcAAAADwAAAAAAAAAAAAAAAACXAgAAZHJzL2Rvd25y&#10;ZXYueG1sUEsFBgAAAAAEAAQA9QAAAIUDAAAAAA==&#10;" filled="f" strokecolor="#e5e4e4" strokeweight="4141emu">
                                                    <v:path arrowok="t" o:connecttype="custom" o:connectlocs="0,0;2153,0" o:connectangles="0,0"/>
                                                    <o:lock v:ext="edit" verticies="t"/>
                                                  </v:polyline>
                                                  <v:group id="Group 550" o:spid="_x0000_s1061" style="position:absolute;left:3600;top:-1357;width:2153;height:0" coordorigin="3600,-1357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nAeCjxAAAANwAAAAPAAAAZHJzL2Rvd25yZXYueG1sRI9Bi8IwFITvwv6H8Ba8&#10;adoVXalGEdkVDyKoC+Lt0TzbYvNSmmxb/70RBI/DzHzDzJedKUVDtSssK4iHEQji1OqCMwV/p9/B&#10;FITzyBpLy6TgTg6Wi4/eHBNtWz5Qc/SZCBB2CSrIva8SKV2ak0E3tBVx8K62NuiDrDOpa2wD3JTy&#10;K4om0mDBYSHHitY5pbfjv1GwabFdjeKfZne7ru+X03h/3sWkVP+zW81AeOr8O/xqb7WC8XcM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nAeCjxAAAANwAAAAP&#10;AAAAAAAAAAAAAAAAAKkCAABkcnMvZG93bnJldi54bWxQSwUGAAAAAAQABAD6AAAAmgMAAAAA&#10;">
                                                    <v:polyline id="Freeform 770" o:spid="_x0000_s1062" style="position:absolute;visibility:visible;mso-wrap-style:square;v-text-anchor:top" points="7200,-2714,9353,-2714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xxzCwwAA&#10;ANwAAAAPAAAAZHJzL2Rvd25yZXYueG1sRI/RasJAFETfC/7DcgXf6kYhWqKriNAi+KC1fsA1e80G&#10;s3dDdk1iv74rCH0cZuYMs1z3thItNb50rGAyTkAQ506XXCg4/3y+f4DwAVlj5ZgUPMjDejV4W2Km&#10;Xcff1J5CISKEfYYKTAh1JqXPDVn0Y1cTR+/qGoshyqaQusEuwm0lp0kykxZLjgsGa9oaym+nu1Xw&#10;m39d5DF1dDB+b+cmbcO9Oyg1GvabBYhAffgPv9o7rSCdT+F5Jh4Bufo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uxxzCwwAAANwAAAAPAAAAAAAAAAAAAAAAAJcCAABkcnMvZG93&#10;bnJldi54bWxQSwUGAAAAAAQABAD1AAAAhwMAAAAA&#10;" filled="f" strokecolor="#e5e4e4" strokeweight="4141emu">
                                                      <v:path arrowok="t" o:connecttype="custom" o:connectlocs="0,0;2153,0" o:connectangles="0,0"/>
                                                      <o:lock v:ext="edit" verticies="t"/>
                                                    </v:polyline>
                                                    <v:group id="Group 551" o:spid="_x0000_s1063" style="position:absolute;left:3753;top:-1472;width:0;height:2274" coordorigin="3753,-147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4n9tPxgAAANwAAAAPAAAAZHJzL2Rvd25yZXYueG1sRI9Ba8JAFITvBf/D8gre&#10;mk2UtJJmFZEqHkKhKpTeHtlnEsy+DdltEv99t1DocZiZb5h8M5lWDNS7xrKCJIpBEJdWN1wpuJz3&#10;TysQziNrbC2Tgjs52KxnDzlm2o78QcPJVyJA2GWooPa+y6R0ZU0GXWQ74uBdbW/QB9lXUvc4Brhp&#10;5SKOn6XBhsNCjR3taipvp2+j4DDiuF0mb0Nxu+7uX+f0/bNISKn547R9BeFp8v/hv/ZRK0hfl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if20/GAAAA3AAA&#10;AA8AAAAAAAAAAAAAAAAAqQIAAGRycy9kb3ducmV2LnhtbFBLBQYAAAAABAAEAPoAAACcAwAAAAA=&#10;">
                                                      <v:polyline id="Freeform 769" o:spid="_x0000_s1064" style="position:absolute;visibility:visible;mso-wrap-style:square;v-text-anchor:top" points="7506,-2944,7506,-67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nyMOxAAA&#10;ANwAAAAPAAAAZHJzL2Rvd25yZXYueG1sRI9Pi8IwFMTvgt8hPGFvmrqsq1SjiCDIsgj+O3h7Ns+2&#10;mLx0m6j12xthweMwM79hJrPGGnGj2peOFfR7CQjizOmScwX73bI7AuEDskbjmBQ8yMNs2m5NMNXu&#10;zhu6bUMuIoR9igqKEKpUSp8VZNH3XEUcvbOrLYYo61zqGu8Rbo38TJJvabHkuFBgRYuCssv2ahU0&#10;R/+zW5fyz/BBHqr8err8mpNSH51mPgYRqAnv8H97pRUMhl/wOhOPgJw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J8jDsQAAADcAAAADwAAAAAAAAAAAAAAAACXAgAAZHJzL2Rv&#10;d25yZXYueG1sUEsFBgAAAAAEAAQA9QAAAIgDAAAAAA==&#10;" filled="f" strokecolor="#e5e4e4" strokeweight="4141emu">
                                                        <v:path arrowok="t" o:connecttype="custom" o:connectlocs="0,-1472;0,802" o:connectangles="0,0"/>
                                                        <o:lock v:ext="edit" verticies="t"/>
                                                      </v:polyline>
                                                      <v:group id="Group 552" o:spid="_x0000_s1065" style="position:absolute;left:4138;top:-1472;width:0;height:2274" coordorigin="4138,-147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YOuagxQAAANwAAAAPAAAAZHJzL2Rvd25yZXYueG1sRI9Pa8JAFMTvBb/D8oTe&#10;6iaWVImuIqLiQQr+AfH2yD6TYPZtyK5J/PbdQqHHYWZ+w8yXvalES40rLSuIRxEI4szqknMFl/P2&#10;YwrCeWSNlWVS8CIHy8XgbY6pth0fqT35XAQIuxQVFN7XqZQuK8igG9maOHh32xj0QTa51A12AW4q&#10;OY6iL2mw5LBQYE3rgrLH6WkU7DrsVp/xpj087uvX7Zx8Xw8xKfU+7FczEJ56/x/+a++1gmSS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GDrmoMUAAADcAAAA&#10;DwAAAAAAAAAAAAAAAACpAgAAZHJzL2Rvd25yZXYueG1sUEsFBgAAAAAEAAQA+gAAAJsDAAAAAA==&#10;">
                                                        <v:polyline id="Freeform 768" o:spid="_x0000_s1066" style="position:absolute;visibility:visible;mso-wrap-style:square;v-text-anchor:top" points="8276,-2944,8276,-67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ARjixAAA&#10;ANwAAAAPAAAAZHJzL2Rvd25yZXYueG1sRI9Pi8IwFMTvC36H8ARva+qCf6hGEWFBZBFW7cHbs3m2&#10;xeSlNlG7394sCB6HmfkNM1u01og7Nb5yrGDQT0AQ505XXCg47L8/JyB8QNZoHJOCP/KwmHc+Zphq&#10;9+Bfuu9CISKEfYoKyhDqVEqfl2TR911NHL2zayyGKJtC6gYfEW6N/EqSkbRYcVwosaZVSflld7MK&#10;2qPf7LeVvBrOZFYXt9Plx5yU6nXb5RREoDa8w6/2WisYjkfwfyYeATl/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8wEY4sQAAADcAAAADwAAAAAAAAAAAAAAAACXAgAAZHJzL2Rv&#10;d25yZXYueG1sUEsFBgAAAAAEAAQA9QAAAIgDAAAAAA==&#10;" filled="f" strokecolor="#e5e4e4" strokeweight="4141emu">
                                                          <v:path arrowok="t" o:connecttype="custom" o:connectlocs="0,-1472;0,802" o:connectangles="0,0"/>
                                                          <o:lock v:ext="edit" verticies="t"/>
                                                        </v:polyline>
                                                        <v:group id="Group 553" o:spid="_x0000_s1067" style="position:absolute;left:4523;top:-1472;width:0;height:2274" coordorigin="4523,-147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ek3UzGAAAA3AAA&#10;AA8AAAAAAAAAAAAAAAAAqQIAAGRycy9kb3ducmV2LnhtbFBLBQYAAAAABAAEAPoAAACcAwAAAAA=&#10;">
                                                          <v:polyline id="Freeform 767" o:spid="_x0000_s1068" style="position:absolute;visibility:visible;mso-wrap-style:square;v-text-anchor:top" points="9046,-2944,9046,-67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0ikLwQAA&#10;ANwAAAAPAAAAZHJzL2Rvd25yZXYueG1sRE9Ni8IwEL0L/ocwwt40dUFdalMRQVhkEVbXg7exGdti&#10;MqlN1PrvzWHB4+N9Z4vOGnGn1teOFYxHCQjiwumaSwV/+/XwC4QPyBqNY1LwJA+LvN/LMNXuwb90&#10;34VSxBD2KSqoQmhSKX1RkUU/cg1x5M6utRgibEupW3zEcGvkZ5JMpcWaY0OFDa0qKi67m1XQHf1m&#10;v63l1fBBHprydrr8mJNSH4NuOQcRqAtv8b/7WyuYzOLaeCYeAZm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7dIpC8EAAADcAAAADwAAAAAAAAAAAAAAAACXAgAAZHJzL2Rvd25y&#10;ZXYueG1sUEsFBgAAAAAEAAQA9QAAAIUDAAAAAA==&#10;" filled="f" strokecolor="#e5e4e4" strokeweight="4141emu">
                                                            <v:path arrowok="t" o:connecttype="custom" o:connectlocs="0,-1472;0,802" o:connectangles="0,0"/>
                                                            <o:lock v:ext="edit" verticies="t"/>
                                                          </v:polyline>
                                                          <v:group id="Group 554" o:spid="_x0000_s1069" style="position:absolute;left:5600;top:-1472;width:0;height:2274" coordorigin="5600,-147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l37KXGAAAA3AAA&#10;AA8AAAAAAAAAAAAAAAAAqQIAAGRycy9kb3ducmV2LnhtbFBLBQYAAAAABAAEAPoAAACcAwAAAAA=&#10;">
                                                            <v:polyline id="Freeform 766" o:spid="_x0000_s1070" style="position:absolute;visibility:visible;mso-wrap-style:square;v-text-anchor:top" points="11200,-2944,11200,-67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cVUqwgAA&#10;ANwAAAAPAAAAZHJzL2Rvd25yZXYueG1sRE/Pa8IwFL4L+x/CG+ym6YSN0jWVMRiIjMFae/D2bN7a&#10;YvJSm2jrf28Ogx0/vt/5ZrZGXGn0vWMFz6sEBHHjdM+tgn31uUxB+ICs0TgmBTfysCkeFjlm2k38&#10;Q9cytCKGsM9QQRfCkEnpm44s+pUbiCP360aLIcKxlXrEKYZbI9dJ8iot9hwbOhzoo6PmVF6sgvng&#10;d9V3L8+Ga1kP7eV4+jJHpZ4e5/c3EIHm8C/+c2+1gpc0zo9n4hGQxR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ZxVSrCAAAA3AAAAA8AAAAAAAAAAAAAAAAAlwIAAGRycy9kb3du&#10;cmV2LnhtbFBLBQYAAAAABAAEAPUAAACGAwAAAAA=&#10;" filled="f" strokecolor="#e5e4e4" strokeweight="4141emu">
                                                              <v:path arrowok="t" o:connecttype="custom" o:connectlocs="0,-1472;0,802" o:connectangles="0,0"/>
                                                              <o:lock v:ext="edit" verticies="t"/>
                                                            </v:polyline>
                                                            <v:group id="Group 555" o:spid="_x0000_s1071" style="position:absolute;left:3725;top:-488;width:55;height:0" coordorigin="3725,-488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LUkITGAAAA3AAA&#10;AA8AAAAAAAAAAAAAAAAAqQIAAGRycy9kb3ducmV2LnhtbFBLBQYAAAAABAAEAPoAAACcAwAAAAA=&#10;">
                                                              <v:polyline id="Freeform 765" o:spid="_x0000_s1072" style="position:absolute;visibility:visible;mso-wrap-style:square;v-text-anchor:top" points="7450,-976,7505,-976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oz/ixgAA&#10;ANwAAAAPAAAAZHJzL2Rvd25yZXYueG1sRI/dasJAFITvC77Dcgq9q5tGLCF1FREEKVWIltLeHXZP&#10;fmj2bMiuJn17Vyh4OczMN8xiNdpWXKj3jWMFL9MEBLF2puFKwedp+5yB8AHZYOuYFPyRh9Vy8rDA&#10;3LiBC7ocQyUihH2OCuoQulxKr2uy6KeuI45e6XqLIcq+kqbHIcJtK9MkeZUWG44LNXa0qUn/Hs9W&#10;QVif5/uyKPXP14cu0tnsMHy/k1JPj+P6DUSgMdzD/+2dUTDPUridiUdALq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xoz/ixgAAANwAAAAPAAAAAAAAAAAAAAAAAJcCAABkcnMv&#10;ZG93bnJldi54bWxQSwUGAAAAAAQABAD1AAAAigMAAAAA&#10;" filled="f" strokecolor="#999898" strokeweight="10209emu">
                                                                <v:path arrowok="t" o:connecttype="custom" o:connectlocs="0,0;55,0" o:connectangles="0,0"/>
                                                                <o:lock v:ext="edit" verticies="t"/>
                                                              </v:polyline>
                                                              <v:group id="Group 556" o:spid="_x0000_s1073" style="position:absolute;left:3753;top:-488;width:0;height:673" coordorigin="3753,-488" coordsize="0,67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NSqtoxAAAANwAAAAP&#10;AAAAAAAAAAAAAAAAAKkCAABkcnMvZG93bnJldi54bWxQSwUGAAAAAAQABAD6AAAAmgMAAAAA&#10;">
                                                                <v:shape id="Freeform 764" o:spid="_x0000_s1074" style="position:absolute;left:7506;top:-976;width:0;height:674;visibility:visible;mso-wrap-style:square;v-text-anchor:top" coordsize="0,67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bvUwxgAA&#10;ANwAAAAPAAAAZHJzL2Rvd25yZXYueG1sRI/NasMwEITvgb6D2EIvpZFbUhOcKMEYWtJjfg7pbbE2&#10;kltrZSw1cfr0USCQ4zAz3zDz5eBacaQ+NJ4VvI4zEMS11w0bBbvtx8sURIjIGlvPpOBMAZaLh9Ec&#10;C+1PvKbjJhqRIBwKVGBj7AopQ23JYRj7jjh5B987jEn2RuoeTwnuWvmWZbl02HBasNhRZan+3fw5&#10;BaX5jvln/b8uf/bG2FJXX89dpdTT41DOQEQa4j18a6+0gvfpBK5n0hGQiw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KbvUwxgAAANwAAAAPAAAAAAAAAAAAAAAAAJcCAABkcnMv&#10;ZG93bnJldi54bWxQSwUGAAAAAAQABAD1AAAAigMAAAAA&#10;" path="m0,0l0,673e" filled="f" strokecolor="#999898" strokeweight="10209emu">
                                                                  <v:path arrowok="t" o:connecttype="custom" o:connectlocs="0,-489;0,185" o:connectangles="0,0"/>
                                                                  <o:lock v:ext="edit" verticies="t"/>
                                                                </v:shape>
                                                                <v:group id="Group 557" o:spid="_x0000_s1075" style="position:absolute;left:3725;top:186;width:55;height:0" coordorigin="3725,186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t75aHxAAAANwAAAAP&#10;AAAAAAAAAAAAAAAAAKkCAABkcnMvZG93bnJldi54bWxQSwUGAAAAAAQABAD6AAAAmgMAAAAA&#10;">
                                                                  <v:polyline id="Freeform 763" o:spid="_x0000_s1076" style="position:absolute;visibility:visible;mso-wrap-style:square;v-text-anchor:top" points="7450,372,7505,372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mDnhxQAA&#10;ANwAAAAPAAAAZHJzL2Rvd25yZXYueG1sRI/dagIxFITvhb5DOIXeabaKIlujiCCIVGFVSnt3SM7+&#10;0M3Jsonu+vamUPBymJlvmMWqt7W4UesrxwreRwkIYu1MxYWCy3k7nIPwAdlg7ZgU3MnDavkyWGBq&#10;XMcZ3U6hEBHCPkUFZQhNKqXXJVn0I9cQRy93rcUQZVtI02IX4baW4ySZSYsVx4USG9qUpH9PV6sg&#10;rK/TQ57l+ufrU2fjyeTYfe9JqbfXfv0BIlAfnuH/9s4omM5n8HcmHgG5f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6YOeHFAAAA3AAAAA8AAAAAAAAAAAAAAAAAlwIAAGRycy9k&#10;b3ducmV2LnhtbFBLBQYAAAAABAAEAPUAAACJAwAAAAA=&#10;" filled="f" strokecolor="#999898" strokeweight="10209emu">
                                                                    <v:path arrowok="t" o:connecttype="custom" o:connectlocs="0,0;55,0" o:connectangles="0,0"/>
                                                                    <o:lock v:ext="edit" verticies="t"/>
                                                                  </v:polyline>
                                                                  <v:group id="Group 558" o:spid="_x0000_s1077" style="position:absolute;left:4495;top:-1120;width:55;height:0" coordorigin="4495,-1120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snGta8UAAADcAAAA&#10;DwAAAAAAAAAAAAAAAACpAgAAZHJzL2Rvd25yZXYueG1sUEsFBgAAAAAEAAQA+gAAAJsDAAAAAA==&#10;">
                                                                    <v:polyline id="Freeform 762" o:spid="_x0000_s1078" style="position:absolute;visibility:visible;mso-wrap-style:square;v-text-anchor:top" points="8990,-2240,9045,-2240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SwgIwgAA&#10;ANwAAAAPAAAAZHJzL2Rvd25yZXYueG1sRE9ba8IwFH4X/A/hDPam6RRFqlFEEGRsQusY29shOb1g&#10;c1KaaLt/vzwIPn58981usI24U+drxwrepgkIYu1MzaWCr8txsgLhA7LBxjEp+CMPu+14tMHUuJ4z&#10;uuehFDGEfYoKqhDaVEqvK7Lop64ljlzhOoshwq6UpsM+httGzpJkKS3WHBsqbOlQkb7mN6sg7G+L&#10;zyIr9O/3h85m8/m5/3knpV5fhv0aRKAhPMUP98koWKzi2ngmHgG5/Q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BLCAjCAAAA3AAAAA8AAAAAAAAAAAAAAAAAlwIAAGRycy9kb3du&#10;cmV2LnhtbFBLBQYAAAAABAAEAPUAAACGAwAAAAA=&#10;" filled="f" strokecolor="#999898" strokeweight="10209emu">
                                                                      <v:path arrowok="t" o:connecttype="custom" o:connectlocs="0,0;55,0" o:connectangles="0,0"/>
                                                                      <o:lock v:ext="edit" verticies="t"/>
                                                                    </v:polyline>
                                                                    <v:group id="Group 559" o:spid="_x0000_s1079" style="position:absolute;left:4523;top:-1120;width:0;height:728" coordorigin="4523,-1120" coordsize="0,7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KyinILGAAAA3AAA&#10;AA8AAAAAAAAAAAAAAAAAqQIAAGRycy9kb3ducmV2LnhtbFBLBQYAAAAABAAEAPoAAACcAwAAAAA=&#10;">
                                                                      <v:polyline id="Freeform 761" o:spid="_x0000_s1080" style="position:absolute;visibility:visible;mso-wrap-style:square;v-text-anchor:top" points="9046,-2240,9046,-1512" coordsize="0,7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UKSbwQAA&#10;ANwAAAAPAAAAZHJzL2Rvd25yZXYueG1sRE9Ni8IwEL0v+B/CCN7WVEVxq1GWRUFUxHUXvI7N2Bab&#10;SUmi1n9vDoLHx/uezhtTiRs5X1pW0OsmIIgzq0vOFfz/LT/HIHxA1lhZJgUP8jCftT6mmGp751+6&#10;HUIuYgj7FBUUIdSplD4ryKDv2po4cmfrDIYIXS61w3sMN5XsJ8lIGiw5NhRY009B2eVwNQoWoRqe&#10;d+vc1Y/Tho9yM9jtt0elOu3mewIiUBPe4pd7pRUMv+L8eCYeATl7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YVCkm8EAAADcAAAADwAAAAAAAAAAAAAAAACXAgAAZHJzL2Rvd25y&#10;ZXYueG1sUEsFBgAAAAAEAAQA9QAAAIUDAAAAAA==&#10;" filled="f" strokecolor="#999898" strokeweight="10209emu">
                                                                        <v:path arrowok="t" o:connecttype="custom" o:connectlocs="0,-1120;0,-392" o:connectangles="0,0"/>
                                                                        <o:lock v:ext="edit" verticies="t"/>
                                                                      </v:polyline>
                                                                      <v:group id="Group 560" o:spid="_x0000_s1081" style="position:absolute;left:4495;top:-392;width:55;height:0" coordorigin="4495,-392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XDQZZxAAAANwAAAAPAAAAZHJzL2Rvd25yZXYueG1sRI9Bi8IwFITvwv6H8Ba8&#10;adoVZa1GEdkVDyKoC+Lt0TzbYvNSmmxb/70RBI/DzHzDzJedKUVDtSssK4iHEQji1OqCMwV/p9/B&#10;NwjnkTWWlknBnRwsFx+9OSbatnyg5ugzESDsElSQe18lUro0J4NuaCvi4F1tbdAHWWdS19gGuCnl&#10;VxRNpMGCw0KOFa1zSm/Hf6Ng02K7GsU/ze52Xd8vp/H+vItJqf5nt5qB8NT5d/jV3moF42kM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XDQZZxAAAANwAAAAP&#10;AAAAAAAAAAAAAAAAAKkCAABkcnMvZG93bnJldi54bWxQSwUGAAAAAAQABAD6AAAAmgMAAAAA&#10;">
                                                                        <v:polyline id="Freeform 760" o:spid="_x0000_s1082" style="position:absolute;visibility:visible;mso-wrap-style:square;v-text-anchor:top" points="8990,-784,9045,-784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eqk/xgAA&#10;ANwAAAAPAAAAZHJzL2Rvd25yZXYueG1sRI/dagIxFITvC75DOIXe1WxXLLoaRYRCKbWwKtLeHZKz&#10;P7g5WTbR3b69KRS8HGbmG2a5HmwjrtT52rGCl3ECglg7U3Op4Hh4e56B8AHZYOOYFPySh/Vq9LDE&#10;zLiec7ruQykihH2GCqoQ2kxKryuy6MeuJY5e4TqLIcqulKbDPsJtI9MkeZUWa44LFba0rUif9xer&#10;IGwu012RF/rn9KnzdDL56r8/SKmnx2GzABFoCPfwf/vdKJjOU/g7E4+AXN0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0eqk/xgAAANwAAAAPAAAAAAAAAAAAAAAAAJcCAABkcnMv&#10;ZG93bnJldi54bWxQSwUGAAAAAAQABAD1AAAAigMAAAAA&#10;" filled="f" strokecolor="#999898" strokeweight="10209emu">
                                                                          <v:path arrowok="t" o:connecttype="custom" o:connectlocs="0,0;55,0" o:connectangles="0,0"/>
                                                                          <o:lock v:ext="edit" verticies="t"/>
                                                                        </v:polyline>
                                                                        <v:group id="Group 561" o:spid="_x0000_s1083" style="position:absolute;left:3725;top:4;width:55;height:0" coordorigin="3725,4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Ikz21xgAAANwAAAAPAAAAZHJzL2Rvd25yZXYueG1sRI9Ba8JAFITvBf/D8gre&#10;mk2UlJpmFZEqHkKhKpTeHtlnEsy+DdltEv99t1DocZiZb5h8M5lWDNS7xrKCJIpBEJdWN1wpuJz3&#10;Ty8gnEfW2FomBXdysFnPHnLMtB35g4aTr0SAsMtQQe19l0npypoMush2xMG72t6gD7KvpO5xDHDT&#10;ykUcP0uDDYeFGjva1VTeTt9GwWHEcbtM3obidt3dv87p+2eRkFLzx2n7CsLT5P/Df+2jVpCul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iTPbXGAAAA3AAA&#10;AA8AAAAAAAAAAAAAAAAAqQIAAGRycy9kb3ducmV2LnhtbFBLBQYAAAAABAAEAPoAAACcAwAAAAA=&#10;">
                                                                          <v:polyline id="Freeform 759" o:spid="_x0000_s1084" style="position:absolute;visibility:visible;mso-wrap-style:square;v-text-anchor:top" points="7450,8,7505,8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35TQxgAA&#10;ANwAAAAPAAAAZHJzL2Rvd25yZXYueG1sRI/dagIxFITvC75DOELvalatUlejSKFQSiusLUXvDsnZ&#10;H9ycLJvobt/eCAUvh5n5hllteluLC7W+cqxgPEpAEGtnKi4U/Hy/Pb2A8AHZYO2YFPyRh8168LDC&#10;1LiOM7rsQyEihH2KCsoQmlRKr0uy6EeuIY5e7lqLIcq2kKbFLsJtLSdJMpcWK44LJTb0WpI+7c9W&#10;QdieZ195luvj76fOJtPprjt8kFKPw367BBGoD/fwf/vdKJgtnuF2Jh4Bub4C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U35TQxgAAANwAAAAPAAAAAAAAAAAAAAAAAJcCAABkcnMv&#10;ZG93bnJldi54bWxQSwUGAAAAAAQABAD1AAAAigMAAAAA&#10;" filled="f" strokecolor="#999898" strokeweight="10209emu">
                                                                            <v:path arrowok="t" o:connecttype="custom" o:connectlocs="0,0;55,0" o:connectangles="0,0"/>
                                                                            <o:lock v:ext="edit" verticies="t"/>
                                                                          </v:polyline>
                                                                          <v:group id="Group 562" o:spid="_x0000_s1085" style="position:absolute;left:3753;top:4;width:0;height:275" coordorigin="3753,4" coordsize="0,27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oNgBaxQAAANwAAAAPAAAAZHJzL2Rvd25yZXYueG1sRI9Pa8JAFMTvBb/D8oTe&#10;6iaWFI2uIqLiQQr+AfH2yD6TYPZtyK5J/PbdQqHHYWZ+w8yXvalES40rLSuIRxEI4szqknMFl/P2&#10;YwLCeWSNlWVS8CIHy8XgbY6pth0fqT35XAQIuxQVFN7XqZQuK8igG9maOHh32xj0QTa51A12AW4q&#10;OY6iL2mw5LBQYE3rgrLH6WkU7DrsVp/xpj087uvX7Zx8Xw8xKfU+7FczEJ56/x/+a++1gmSa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qDYAWsUAAADcAAAA&#10;DwAAAAAAAAAAAAAAAACpAgAAZHJzL2Rvd25yZXYueG1sUEsFBgAAAAAEAAQA+gAAAJsDAAAAAA==&#10;">
                                                                            <v:shape id="Freeform 758" o:spid="_x0000_s1086" style="position:absolute;left:7506;top:8;width:0;height:274;visibility:visible;mso-wrap-style:square;v-text-anchor:top" coordsize="0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K53lxAAA&#10;ANwAAAAPAAAAZHJzL2Rvd25yZXYueG1sRI/RagIxFETfC/5DuEJfimYtVHQ1SmuV2r6Iqx9w3Vx3&#10;Fzc3S5Jq/PumUOjjMHNmmPkymlZcyfnGsoLRMANBXFrdcKXgeNgMJiB8QNbYWiYFd/KwXPQe5phr&#10;e+M9XYtQiVTCPkcFdQhdLqUvazLoh7YjTt7ZOoMhSVdJ7fCWyk0rn7NsLA02nBZq7GhVU3kpvo2C&#10;lycb3+K6PH1+7T62/v1SOPZ3pR778XUGIlAM/+E/eqsTNx3D75l0BOTi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iud5cQAAADcAAAADwAAAAAAAAAAAAAAAACXAgAAZHJzL2Rv&#10;d25yZXYueG1sUEsFBgAAAAAEAAQA9QAAAIgDAAAAAA==&#10;" path="m0,0l0,275e" filled="f" strokecolor="#999898" strokeweight="10209emu">
                                                                              <v:path arrowok="t" o:connecttype="custom" o:connectlocs="0,4;0,278" o:connectangles="0,0"/>
                                                                              <o:lock v:ext="edit" verticies="t"/>
                                                                            </v:shape>
                                                                            <v:group id="Group 563" o:spid="_x0000_s1087" style="position:absolute;left:3725;top:278;width:55;height:0" coordorigin="3725,278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DeoO7bGAAAA3AAA&#10;AA8AAAAAAAAAAAAAAAAAqQIAAGRycy9kb3ducmV2LnhtbFBLBQYAAAAABAAEAPoAAACcAwAAAAA=&#10;">
                                                                              <v:polyline id="Freeform 757" o:spid="_x0000_s1088" style="position:absolute;visibility:visible;mso-wrap-style:square;v-text-anchor:top" points="7450,556,7505,556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kp7VwgAA&#10;ANwAAAAPAAAAZHJzL2Rvd25yZXYueG1sRE/LagIxFN0L/YdwC91pRkWpo1GkUCilFcaK6O6S3Hng&#10;5GaYRGf8e7MouDyc92rT21rcqPWVYwXjUQKCWDtTcaHg8Pc5fAfhA7LB2jEpuJOHzfplsMLUuI4z&#10;uu1DIWII+xQVlCE0qZRel2TRj1xDHLnctRZDhG0hTYtdDLe1nCTJXFqsODaU2NBHSfqyv1oFYXud&#10;/eZZrs/HH51NptNdd/ompd5e++0SRKA+PMX/7i+jYLaIa+OZeATk+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WSntXCAAAA3AAAAA8AAAAAAAAAAAAAAAAAlwIAAGRycy9kb3du&#10;cmV2LnhtbFBLBQYAAAAABAAEAPUAAACGAwAAAAA=&#10;" filled="f" strokecolor="#999898" strokeweight="10209emu">
                                                                                <v:path arrowok="t" o:connecttype="custom" o:connectlocs="0,0;55,0" o:connectangles="0,0"/>
                                                                                <o:lock v:ext="edit" verticies="t"/>
                                                                              </v:polyline>
                                                                              <v:group id="Group 564" o:spid="_x0000_s1089" style="position:absolute;left:4495;top:42;width:55;height:0" coordorigin="4495,42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KXsKX8UAAADcAAAA&#10;DwAAAAAAAAAAAAAAAACpAgAAZHJzL2Rvd25yZXYueG1sUEsFBgAAAAAEAAQA+gAAAJsDAAAAAA==&#10;">
                                                                                <v:polyline id="Freeform 756" o:spid="_x0000_s1090" style="position:absolute;visibility:visible;mso-wrap-style:square;v-text-anchor:top" points="8990,84,9045,84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y2YowgAA&#10;ANwAAAAPAAAAZHJzL2Rvd25yZXYueG1sRE9ba8IwFH4X9h/CGexN0ymKVKPIQJAxB61j6NshOb1g&#10;c1KaaLt/vzwIPn589/V2sI24U+drxwreJwkIYu1MzaWCn9N+vAThA7LBxjEp+CMP283LaI2pcT1n&#10;dM9DKWII+xQVVCG0qZReV2TRT1xLHLnCdRZDhF0pTYd9DLeNnCbJQlqsOTZU2NJHRfqa36yCsLvN&#10;j0VW6Mvvl86ms9l3f/4kpd5eh90KRKAhPMUP98EoWCRxfjwTj4Dc/A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jLZijCAAAA3AAAAA8AAAAAAAAAAAAAAAAAlwIAAGRycy9kb3du&#10;cmV2LnhtbFBLBQYAAAAABAAEAPUAAACGAwAAAAA=&#10;" filled="f" strokecolor="#999898" strokeweight="10209emu">
                                                                                  <v:path arrowok="t" o:connecttype="custom" o:connectlocs="0,0;55,0" o:connectangles="0,0"/>
                                                                                  <o:lock v:ext="edit" verticies="t"/>
                                                                                </v:polyline>
                                                                                <v:group id="Group 565" o:spid="_x0000_s1091" style="position:absolute;left:4523;top:42;width:0;height:330" coordorigin="4523,42" coordsize="0,33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Qi8qLGAAAA3AAA&#10;AA8AAAAAAAAAAAAAAAAAqQIAAGRycy9kb3ducmV2LnhtbFBLBQYAAAAABAAEAPoAAACcAwAAAAA=&#10;">
                                                                                  <v:polyline id="Freeform 755" o:spid="_x0000_s1092" style="position:absolute;visibility:visible;mso-wrap-style:square;v-text-anchor:top" points="9046,84,9046,414" coordsize="0,33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GPB+xAAA&#10;ANwAAAAPAAAAZHJzL2Rvd25yZXYueG1sRI/RaoNAFETfC/mH5QbyUpo1KYiYbEIIBCKFQq0fcHFv&#10;1OjeFXej5u+7hUIfh5k5w+yPs+nESINrLCvYrCMQxKXVDVcKiu/LWwLCeWSNnWVS8CQHx8PiZY+p&#10;thN/0Zj7SgQIuxQV1N73qZSurMmgW9ueOHg3Oxj0QQ6V1ANOAW46uY2iWBpsOCzU2NO5prLNH0bB&#10;fby59uOVPsf4kbRzVuTZe3xWarWcTzsQnmb/H/5rX7WCONrC75lwBOTh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BjwfsQAAADcAAAADwAAAAAAAAAAAAAAAACXAgAAZHJzL2Rv&#10;d25yZXYueG1sUEsFBgAAAAAEAAQA9QAAAIgDAAAAAA==&#10;" filled="f" strokecolor="#999898" strokeweight="10209emu">
                                                                                    <v:path arrowok="t" o:connecttype="custom" o:connectlocs="0,42;0,372" o:connectangles="0,0"/>
                                                                                    <o:lock v:ext="edit" verticies="t"/>
                                                                                  </v:polyline>
                                                                                  <v:group id="Group 566" o:spid="_x0000_s1093" style="position:absolute;left:4495;top:372;width:55;height:0" coordorigin="4495,372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7vMlOxAAAANwAAAAP&#10;AAAAAAAAAAAAAAAAAKkCAABkcnMvZG93bnJldi54bWxQSwUGAAAAAAQABAD6AAAAmgMAAAAA&#10;">
                                                                                    <v:polyline id="Freeform 754" o:spid="_x0000_s1094" style="position:absolute;visibility:visible;mso-wrap-style:square;v-text-anchor:top" points="8990,744,9045,744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8GArxgAA&#10;ANwAAAAPAAAAZHJzL2Rvd25yZXYueG1sRI/dagIxFITvBd8hnELvNFutIqtRRCiU0gq7LdLeHZKz&#10;P7g5WTbR3b59UxC8HGbmG2azG2wjrtT52rGCp2kCglg7U3Op4OvzZbIC4QOywcYxKfglD7vteLTB&#10;1LieM7rmoRQRwj5FBVUIbSql1xVZ9FPXEkevcJ3FEGVXStNhH+G2kbMkWUqLNceFCls6VKTP+cUq&#10;CPvL4qPICv1zetfZbD4/9t9vpNTjw7Bfgwg0hHv41n41CpbJM/yfiUdAbv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n8GArxgAAANwAAAAPAAAAAAAAAAAAAAAAAJcCAABkcnMv&#10;ZG93bnJldi54bWxQSwUGAAAAAAQABAD1AAAAigMAAAAA&#10;" filled="f" strokecolor="#999898" strokeweight="10209emu">
                                                                                      <v:path arrowok="t" o:connecttype="custom" o:connectlocs="0,0;55,0" o:connectangles="0,0"/>
                                                                                      <o:lock v:ext="edit" verticies="t"/>
                                                                                    </v:polyline>
                                                                                    <v:group id="Group 567" o:spid="_x0000_s1095" style="position:absolute;left:3753;top:-751;width:770;height:608" coordorigin="3753,-751" coordsize="770,60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bGfShxAAAANwAAAAP&#10;AAAAAAAAAAAAAAAAAKkCAABkcnMvZG93bnJldi54bWxQSwUGAAAAAAQABAD6AAAAmgMAAAAA&#10;">
                                                                                      <v:polyline id="Freeform 753" o:spid="_x0000_s1096" style="position:absolute;visibility:visible;mso-wrap-style:square;v-text-anchor:top" points="7506,-894,7516,-901,7525,-909,7535,-917,7545,-924,7555,-932,7564,-940,7574,-947,7584,-955,7594,-963,7603,-971,7613,-978,7623,-986,7632,-994,7642,-1001,7652,-1009,7662,-1017,7671,-1024,7681,-1032,7691,-1040,7701,-1047,7710,-1055,7720,-1063,7730,-1071,7740,-1078,7749,-1086,7759,-1094,7769,-1101,7779,-1109,7788,-1117,7798,-1125,7808,-1132,7818,-1140,7827,-1148,7837,-1155,7847,-1163,7857,-1171,7866,-1178,7876,-1186,7886,-1194,7896,-1201,7905,-1209,7915,-1217,7925,-1224,7935,-1232,7944,-1240,7954,-1248,7964,-1255,7973,-1263,7983,-1271,7993,-1278,8003,-1286,8012,-1294,8022,-1302,8032,-1309,8042,-1317,8051,-1325,8061,-1332,8071,-1340,8081,-1348,8090,-1355,8100,-1363,8110,-1371,8120,-1378,8129,-1386,8139,-1394,8149,-1402,8159,-1409,8168,-1417,8178,-1425,8188,-1432,8198,-1440,8207,-1448,8217,-1455,8227,-1463,8237,-1471,8246,-1479,8256,-1486,8266,-1494,8276,-1502" coordsize="770,60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2qB0wgAA&#10;ANwAAAAPAAAAZHJzL2Rvd25yZXYueG1sRI/BasMwEETvhfyD2EIvJpFcqBMcyyYUSnNtkktui7WR&#10;Ta2VsdTE+fuoUOhxmJk3TNXMbhBXmkLvWUO+UiCIW296thpOx4/lBkSIyAYHz6ThTgGaevFUYWn8&#10;jb/oeohWJAiHEjV0MY6llKHtyGFY+ZE4eRc/OYxJTlaaCW8J7gb5qlQhHfacFjoc6b2j9vvw4zSs&#10;3dAWmTXmeM7jXWVv2ac1pPXL87zbgog0x//wX3tvNBSqgN8z6QjI+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XaoHTCAAAA3AAAAA8AAAAAAAAAAAAAAAAAlwIAAGRycy9kb3du&#10;cmV2LnhtbFBLBQYAAAAABAAEAPUAAACGAwAAAAA=&#10;" filled="f" strokecolor="#f8766c" strokeweight="10209emu">
                                                                                        <v:stroke dashstyle="longDash"/>
                                                                                        <v:path arrowok="t" o:connecttype="custom" o:connectlocs="10,-150;29,-166;49,-181;68,-196;88,-212;107,-227;126,-243;146,-258;165,-273;185,-289;204,-304;224,-320;243,-335;263,-350;282,-366;302,-381;321,-397;341,-412;360,-427;380,-443;399,-458;419,-473;438,-489;458,-504;477,-520;497,-535;516,-551;536,-566;555,-581;575,-597;594,-612;614,-627;633,-643;653,-658;672,-674;692,-689;711,-704;731,-720;750,-735;770,-751" o:connectangles="0,0,0,0,0,0,0,0,0,0,0,0,0,0,0,0,0,0,0,0,0,0,0,0,0,0,0,0,0,0,0,0,0,0,0,0,0,0,0,0"/>
                                                                                        <o:lock v:ext="edit" verticies="t"/>
                                                                                      </v:polyline>
                                                                                      <v:group id="Group 568" o:spid="_x0000_s1097" style="position:absolute;left:3753;top:149;width:770;height:67" coordorigin="3753,149" coordsize="770,6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Eh89NxgAAANwAAAAPAAAAZHJzL2Rvd25yZXYueG1sRI9Pa8JAFMTvhX6H5RV6&#10;M5u0aCVmFZG29BAEtSDeHtlnEsy+Ddlt/nx7t1DocZiZ3zDZZjSN6KlztWUFSRSDIC6srrlU8H36&#10;mC1BOI+ssbFMCiZysFk/PmSYajvwgfqjL0WAsEtRQeV9m0rpiooMusi2xMG72s6gD7Irpe5wCHDT&#10;yJc4XkiDNYeFClvaVVTcjj9GweeAw/Y1ee/z23U3XU7z/TlPSKnnp3G7AuFp9P/hv/aXVrCI3+D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SHz03GAAAA3AAA&#10;AA8AAAAAAAAAAAAAAAAAqQIAAGRycy9kb3ducmV2LnhtbFBLBQYAAAAABAAEAPoAAACcAwAAAAA=&#10;">
                                                                                        <v:polyline id="Freeform 752" o:spid="_x0000_s1098" style="position:absolute;visibility:visible;mso-wrap-style:square;v-text-anchor:top" points="7506,298,7516,299,7525,300,7535,301,7545,302,7555,303,7564,304,7574,304,7584,305,7594,306,7603,307,7613,308,7623,309,7632,310,7642,310,7652,311,7662,312,7671,313,7681,314,7691,315,7701,315,7710,316,7720,317,7730,318,7740,319,7749,320,7759,321,7769,321,7779,322,7788,323,7798,324,7808,325,7818,326,7827,327,7837,327,7847,328,7857,329,7866,330,7876,331,7886,332,7896,332,7905,333,7915,334,7925,335,7935,336,7944,337,7954,338,7964,338,7973,339,7983,340,7993,341,8003,342,8012,343,8022,344,8032,344,8042,345,8051,346,8061,347,8071,348,8081,349,8090,349,8100,350,8110,351,8120,352,8129,353,8139,354,8149,355,8159,355,8168,356,8178,357,8188,358,8198,359,8207,360,8217,360,8227,361,8237,362,8246,363,8256,364,8266,365,8276,365" coordsize="770,6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Y42FwQAA&#10;ANwAAAAPAAAAZHJzL2Rvd25yZXYueG1sRE9NawIxEL0X+h/CFHqriR6kbI2igiKIFG2LeBs242Yx&#10;mSxJquu/bw4Fj4/3PZn13okrxdQG1jAcKBDEdTAtNxq+v1Zv7yBSRjboApOGOyWYTZ+fJliZcOM9&#10;XQ+5ESWEU4UabM5dJWWqLXlMg9ARF+4cosdcYGykiXgr4d7JkVJj6bHl0mCxo6Wl+nL49RpOp0Xc&#10;uZ+jGp55LZVb9tvPrdX69aWff4DI1OeH+N+9MRrGqqwtZ8oRkNM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yWONhcEAAADcAAAADwAAAAAAAAAAAAAAAACXAgAAZHJzL2Rvd25y&#10;ZXYueG1sUEsFBgAAAAAEAAQA9QAAAIUDAAAAAA==&#10;" filled="f" strokecolor="#c67bfe" strokeweight="10209emu">
                                                                                          <v:stroke dashstyle="longDash"/>
                                                                                          <v:path arrowok="t" o:connecttype="custom" o:connectlocs="10,150;29,152;49,154;68,155;88,157;107,159;126,161;146,162;165,164;185,166;204,167;224,169;243,171;263,172;282,174;302,176;321,178;341,179;360,181;380,183;399,184;419,186;438,188;458,189;477,191;497,193;516,195;536,196;555,198;575,200;594,201;614,203;633,205;653,206;672,208;692,210;711,211;731,213;750,215;770,216" o:connectangles="0,0,0,0,0,0,0,0,0,0,0,0,0,0,0,0,0,0,0,0,0,0,0,0,0,0,0,0,0,0,0,0,0,0,0,0,0,0,0,0"/>
                                                                                          <o:lock v:ext="edit" verticies="t"/>
                                                                                        </v:polyline>
                                                                                        <v:group id="Group 569" o:spid="_x0000_s1099" style="position:absolute;left:3600;top:-1472;width:2153;height:2274" coordorigin="3600,-1472" coordsize="2153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aVP6kxgAAANwAAAAPAAAAZHJzL2Rvd25yZXYueG1sRI9Pa8JAFMTvhX6H5RV6&#10;M5u0KDVmFZG29BAEtSDeHtlnEsy+Ddlt/nx7t1DocZiZ3zDZZjSN6KlztWUFSRSDIC6srrlU8H36&#10;mL2BcB5ZY2OZFEzkYLN+fMgw1XbgA/VHX4oAYZeigsr7NpXSFRUZdJFtiYN3tZ1BH2RXSt3hEOCm&#10;kS9xvJAGaw4LFba0q6i4HX+Mgs8Bh+1r8t7nt+tuupzm+3OekFLPT+N2BcLT6P/Df+0vrWARL+H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pU/qTGAAAA3AAA&#10;AA8AAAAAAAAAAAAAAAAAqQIAAGRycy9kb3ducmV2LnhtbFBLBQYAAAAABAAEAPoAAACcAwAAAAA=&#10;">
                                                                                          <v:polyline id="Freeform 751" o:spid="_x0000_s1100" style="position:absolute;visibility:visible;mso-wrap-style:square;v-text-anchor:top" points="9353,-2944,7200,-2944,7200,-670,9353,-670,9353,-2944" coordsize="2153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kurMwwAA&#10;ANwAAAAPAAAAZHJzL2Rvd25yZXYueG1sRE9Na8JAEL0X/A/LCF6KbqJUQnQVsQiR0oKp4HXIjkkw&#10;OxuyW5P8++6h0OPjfW/3g2nEkzpXW1YQLyIQxIXVNZcKrt+neQLCeWSNjWVSMJKD/W7yssVU254v&#10;9Mx9KUIIuxQVVN63qZSuqMigW9iWOHB32xn0AXal1B32Idw0chlFa2mw5tBQYUvHiopH/mMUfD4G&#10;Xr3ekiy+HLLT+2p8+/g6n5WaTYfDBoSnwf+L/9yZVrCOw/xwJhwBufs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akurMwwAAANwAAAAPAAAAAAAAAAAAAAAAAJcCAABkcnMvZG93&#10;bnJldi54bWxQSwUGAAAAAAQABAD1AAAAhwMAAAAA&#10;" filled="f" strokecolor="#7f7e7e" strokeweight="10209emu">
                                                                                            <v:path arrowok="t" o:connecttype="custom" o:connectlocs="2153,-1472;0,-1472;0,802;2153,802;2153,-1472" o:connectangles="0,0,0,0,0"/>
                                                                                            <o:lock v:ext="edit" verticies="t"/>
                                                                                          </v:polyline>
                                                                                          <v:group id="Group 570" o:spid="_x0000_s1101" style="position:absolute;left:5808;top:508;width:2153;height:0" coordorigin="5808,508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Yftkf8UAAADcAAAA&#10;DwAAAAAAAAAAAAAAAACpAgAAZHJzL2Rvd25yZXYueG1sUEsFBgAAAAAEAAQA+gAAAJsDAAAAAA==&#10;">
                                                                                            <v:polyline id="Freeform 750" o:spid="_x0000_s1102" style="position:absolute;visibility:visible;mso-wrap-style:square;v-text-anchor:top" points="13769,1016,11616,1016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E/DmxwAA&#10;ANwAAAAPAAAAZHJzL2Rvd25yZXYueG1sRI9Pa8JAFMTvhX6H5Qleim4MVCS6ESkoltLaRi+9vWZf&#10;/mD2bchuY/rtXaHgcZiZ3zCr9WAa0VPnassKZtMIBHFudc2lgtNxO1mAcB5ZY2OZFPyRg3X6+LDC&#10;RNsLf1Gf+VIECLsEFVTet4mULq/IoJvaljh4he0M+iC7UuoOLwFuGhlH0VwarDksVNjSS0X5Ofs1&#10;Cp7PxefOvf+8bg9P9Pb9sevdIu6VGo+GzRKEp8Hfw//tvVYwn8VwOxOOgEyv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rRPw5scAAADcAAAADwAAAAAAAAAAAAAAAACXAgAAZHJz&#10;L2Rvd25yZXYueG1sUEsFBgAAAAAEAAQA9QAAAIsDAAAAAA==&#10;" filled="f" strokecolor="#f9f9f9" strokeweight="10209emu">
                                                                                              <v:path arrowok="t" o:connecttype="custom" o:connectlocs="2153,0;0,0" o:connectangles="0,0"/>
                                                                                              <o:lock v:ext="edit" verticies="t"/>
                                                                                            </v:polyline>
                                                                                            <v:polyline id="Freeform 749" o:spid="_x0000_s1103" style="position:absolute;visibility:visible;mso-wrap-style:square;v-text-anchor:top" points="11616,1016,13769,1016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X1V9xgAA&#10;ANwAAAAPAAAAZHJzL2Rvd25yZXYueG1sRI9Ba8JAFITvhf6H5RW8FN2oKCF1FREURaqt9tLba/aZ&#10;BLNvQ3aN8d+7BcHjMDPfMJNZa0rRUO0Kywr6vQgEcWp1wZmCn+OyG4NwHlljaZkU3MjBbPr6MsFE&#10;2yt/U3PwmQgQdgkqyL2vEildmpNB17MVcfBOtjbog6wzqWu8Brgp5SCKxtJgwWEhx4oWOaXnw8Uo&#10;GJ1PXyv3+bdZ7t9p+7tbNS4eNEp13tr5BwhPrX+GH+21VjDuD+H/TDgCcno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CX1V9xgAAANwAAAAPAAAAAAAAAAAAAAAAAJcCAABkcnMv&#10;ZG93bnJldi54bWxQSwUGAAAAAAQABAD1AAAAigMAAAAA&#10;" filled="f" strokecolor="#f9f9f9" strokeweight="10209emu">
                                                                                              <v:path arrowok="t" o:connecttype="custom" o:connectlocs="0,0;2153,0" o:connectangles="0,0"/>
                                                                                              <o:lock v:ext="edit" verticies="t"/>
                                                                                            </v:polyline>
                                                                                            <v:group id="Group 571" o:spid="_x0000_s1104" style="position:absolute;left:5808;top:93;width:2153;height:0" coordorigin="5808,93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GMx+fGAAAA3AAA&#10;AA8AAAAAAAAAAAAAAAAAqQIAAGRycy9kb3ducmV2LnhtbFBLBQYAAAAABAAEAPoAAACcAwAAAAA=&#10;">
                                                                                              <v:polyline id="Freeform 748" o:spid="_x0000_s1105" style="position:absolute;visibility:visible;mso-wrap-style:square;v-text-anchor:top" points="13769,186,11616,186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+miSxwAA&#10;ANwAAAAPAAAAZHJzL2Rvd25yZXYueG1sRI9Ba8JAFITvQv/D8gq9SN0koEjqKqWgVKTaqpfeXrPP&#10;JCT7NmS3SfrvXUHocZiZb5jFajC16Kh1pWUF8SQCQZxZXXKu4HxaP89BOI+ssbZMCv7IwWr5MFpg&#10;qm3PX9QdfS4ChF2KCgrvm1RKlxVk0E1sQxy8i20N+iDbXOoW+wA3tUyiaCYNlhwWCmzoraCsOv4a&#10;BdPq8rlxHz/b9WFMu+/9pnPzpFPq6XF4fQHhafD/4Xv7XSuYxVO4nQlHQC6v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IvpokscAAADcAAAADwAAAAAAAAAAAAAAAACXAgAAZHJz&#10;L2Rvd25yZXYueG1sUEsFBgAAAAAEAAQA9QAAAIsDAAAAAA==&#10;" filled="f" strokecolor="#f9f9f9" strokeweight="10209emu">
                                                                                                <v:path arrowok="t" o:connecttype="custom" o:connectlocs="2153,0;0,0" o:connectangles="0,0"/>
                                                                                                <o:lock v:ext="edit" verticies="t"/>
                                                                                              </v:polyline>
                                                                                              <v:polyline id="Freeform 747" o:spid="_x0000_s1106" style="position:absolute;visibility:visible;mso-wrap-style:square;v-text-anchor:top" points="11616,186,13769,186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KPblxgAA&#10;ANwAAAAPAAAAZHJzL2Rvd25yZXYueG1sRI9Pa8JAFMTvBb/D8gq9lLpRMEh0lSIoFal/Ui/entln&#10;Esy+Ddk1pt++WxA8DjPzG2Y670wlWmpcaVnBoB+BIM6sLjlXcPxZfoxBOI+ssbJMCn7JwXzWe5li&#10;ou2dD9SmPhcBwi5BBYX3dSKlywoy6Pq2Jg7exTYGfZBNLnWD9wA3lRxGUSwNlhwWCqxpUVB2TW9G&#10;weh62a/c93m93L3T5rRdtW48bJV6e+0+JyA8df4ZfrS/tIJ4EMP/mXAE5OwP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SKPblxgAAANwAAAAPAAAAAAAAAAAAAAAAAJcCAABkcnMv&#10;ZG93bnJldi54bWxQSwUGAAAAAAQABAD1AAAAigMAAAAA&#10;" filled="f" strokecolor="#f9f9f9" strokeweight="10209emu">
                                                                                                <v:path arrowok="t" o:connecttype="custom" o:connectlocs="0,0;2153,0" o:connectangles="0,0"/>
                                                                                                <o:lock v:ext="edit" verticies="t"/>
                                                                                              </v:polyline>
                                                                                              <v:group id="Group 572" o:spid="_x0000_s1107" style="position:absolute;left:5808;top:-321;width:2153;height:0" coordorigin="5808,-321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BXlmQxgAAANwAAAAPAAAAZHJzL2Rvd25yZXYueG1sRI9Pa8JAFMTvhX6H5RV6&#10;M5u0aCVmFZG29BAEtSDeHtlnEsy+Ddlt/nx7t1DocZiZ3zDZZjSN6KlztWUFSRSDIC6srrlU8H36&#10;mC1BOI+ssbFMCiZysFk/PmSYajvwgfqjL0WAsEtRQeV9m0rpiooMusi2xMG72s6gD7Irpe5wCHDT&#10;yJc4XkiDNYeFClvaVVTcjj9GweeAw/Y1ee/z23U3XU7z/TlPSKnnp3G7AuFp9P/hv/aXVrBI3uD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FeWZDGAAAA3AAA&#10;AA8AAAAAAAAAAAAAAAAAqQIAAGRycy9kb3ducmV2LnhtbFBLBQYAAAAABAAEAPoAAACcAwAAAAA=&#10;">
                                                                                                <v:polyline id="Freeform 746" o:spid="_x0000_s1108" style="position:absolute;visibility:visible;mso-wrap-style:square;v-text-anchor:top" points="13769,-642,11616,-642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+8cMwQAA&#10;ANwAAAAPAAAAZHJzL2Rvd25yZXYueG1sRE/LisIwFN0L/kO4wmwGTRVGpBpFBGVk8O3G3bW5tsXm&#10;pjSx1r83iwGXh/OezBpTiJoql1tW0O9FIIgTq3NOFZxPy+4IhPPIGgvLpOBFDmbTdmuCsbZPPlB9&#10;9KkIIexiVJB5X8ZSuiQjg65nS+LA3Wxl0AdYpVJX+AzhppCDKBpKgzmHhgxLWmSU3I8Po+Dnftuv&#10;3Oa6Xu6+6e+yXdVuNKiV+uo08zEIT43/iP/dv1rBsB/WhjPhCMjpG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PvHDMEAAADcAAAADwAAAAAAAAAAAAAAAACXAgAAZHJzL2Rvd25y&#10;ZXYueG1sUEsFBgAAAAAEAAQA9QAAAIUDAAAAAA==&#10;" filled="f" strokecolor="#f9f9f9" strokeweight="10209emu">
                                                                                                  <v:path arrowok="t" o:connecttype="custom" o:connectlocs="2153,0;0,0" o:connectangles="0,0"/>
                                                                                                  <o:lock v:ext="edit" verticies="t"/>
                                                                                                </v:polyline>
                                                                                                <v:polyline id="Freeform 745" o:spid="_x0000_s1109" style="position:absolute;visibility:visible;mso-wrap-style:square;v-text-anchor:top" points="11616,-642,13769,-642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t2KXxgAA&#10;ANwAAAAPAAAAZHJzL2Rvd25yZXYueG1sRI9Ba8JAFITvhf6H5RV6KbpRUDS6SikoilTb6MXba/aZ&#10;BLNvQ3aN8d+7QsHjMDPfMNN5a0rRUO0Kywp63QgEcWp1wZmCw37RGYFwHlljaZkU3MjBfPb6MsVY&#10;2yv/UpP4TAQIuxgV5N5XsZQuzcmg69qKOHgnWxv0QdaZ1DVeA9yUsh9FQ2mw4LCQY0VfOaXn5GIU&#10;DM6nn6X7/lsvdh+0OW6XjRv1G6Xe39rPCQhPrX+G/9srrWDYG8PjTDgCcnY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jt2KXxgAAANwAAAAPAAAAAAAAAAAAAAAAAJcCAABkcnMv&#10;ZG93bnJldi54bWxQSwUGAAAAAAQABAD1AAAAigMAAAAA&#10;" filled="f" strokecolor="#f9f9f9" strokeweight="10209emu">
                                                                                                  <v:path arrowok="t" o:connecttype="custom" o:connectlocs="0,0;2153,0" o:connectangles="0,0"/>
                                                                                                  <o:lock v:ext="edit" verticies="t"/>
                                                                                                </v:polyline>
                                                                                                <v:group id="Group 573" o:spid="_x0000_s1110" style="position:absolute;left:5808;top:-735;width:2153;height:0" coordorigin="5808,-735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MDbC1nDAAAA3AAAAA8A&#10;AAAAAAAAAAAAAAAAqQIAAGRycy9kb3ducmV2LnhtbFBLBQYAAAAABAAEAPoAAACZAwAAAAA=&#10;">
                                                                                                  <v:polyline id="Freeform 744" o:spid="_x0000_s1111" style="position:absolute;visibility:visible;mso-wrap-style:square;v-text-anchor:top" points="13769,-1470,11616,-1470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raQsxwAA&#10;ANwAAAAPAAAAZHJzL2Rvd25yZXYueG1sRI9Pa8JAFMTvhX6H5Qleim4MVCS6ESkoltLaRi+9vWZf&#10;/mD2bchuY/rtXaHgcZiZ3zCr9WAa0VPnassKZtMIBHFudc2lgtNxO1mAcB5ZY2OZFPyRg3X6+LDC&#10;RNsLf1Gf+VIECLsEFVTet4mULq/IoJvaljh4he0M+iC7UuoOLwFuGhlH0VwarDksVNjSS0X5Ofs1&#10;Cp7PxefOvf+8bg9P9Pb9sevdIu6VGo+GzRKEp8Hfw//tvVYwj2dwOxOOgEyv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k62kLMcAAADcAAAADwAAAAAAAAAAAAAAAACXAgAAZHJz&#10;L2Rvd25yZXYueG1sUEsFBgAAAAAEAAQA9QAAAIsDAAAAAA==&#10;" filled="f" strokecolor="#f9f9f9" strokeweight="10209emu">
                                                                                                    <v:path arrowok="t" o:connecttype="custom" o:connectlocs="2153,0;0,0" o:connectangles="0,0"/>
                                                                                                    <o:lock v:ext="edit" verticies="t"/>
                                                                                                  </v:polyline>
                                                                                                  <v:polyline id="Freeform 743" o:spid="_x0000_s1112" style="position:absolute;visibility:visible;mso-wrap-style:square;v-text-anchor:top" points="11616,-1470,13769,-1470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fzpbxgAA&#10;ANwAAAAPAAAAZHJzL2Rvd25yZXYueG1sRI9Ba8JAFITvhf6H5RW8FN00oEh0lVJQLKLW6MXba/aZ&#10;BLNvQ3Yb4793BaHHYWa+YabzzlSipcaVlhV8DCIQxJnVJecKjodFfwzCeWSNlWVScCMH89nryxQT&#10;ba+8pzb1uQgQdgkqKLyvEyldVpBBN7A1cfDOtjHog2xyqRu8BripZBxFI2mw5LBQYE1fBWWX9M8o&#10;GF7OP0u3+f1e7N5pfdouWzeOW6V6b93nBISnzv+Hn+2VVjCKY3icCUdAzu4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jfzpbxgAAANwAAAAPAAAAAAAAAAAAAAAAAJcCAABkcnMv&#10;ZG93bnJldi54bWxQSwUGAAAAAAQABAD1AAAAigMAAAAA&#10;" filled="f" strokecolor="#f9f9f9" strokeweight="10209emu">
                                                                                                    <v:path arrowok="t" o:connecttype="custom" o:connectlocs="0,0;2153,0" o:connectangles="0,0"/>
                                                                                                    <o:lock v:ext="edit" verticies="t"/>
                                                                                                  </v:polyline>
                                                                                                  <v:group id="Group 574" o:spid="_x0000_s1113" style="position:absolute;left:5808;top:-1150;width:2153;height:0" coordorigin="5808,-1150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wCZUuxAAAANwAAAAP&#10;AAAAAAAAAAAAAAAAAKkCAABkcnMvZG93bnJldi54bWxQSwUGAAAAAAQABAD6AAAAmgMAAAAA&#10;">
                                                                                                    <v:polyline id="Freeform 742" o:spid="_x0000_s1114" style="position:absolute;visibility:visible;mso-wrap-style:square;v-text-anchor:top" points="13769,-2300,11616,-2300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2ge0xgAA&#10;ANwAAAAPAAAAZHJzL2Rvd25yZXYueG1sRI9Ba8JAFITvBf/D8gQvpW4MVSR1FREUpVSteuntmX0m&#10;wezbkF1j+u+7BcHjMDPfMJNZa0rRUO0KywoG/QgEcWp1wZmC03H5NgbhPLLG0jIp+CUHs2nnZYKJ&#10;tnf+pubgMxEg7BJUkHtfJVK6NCeDrm8r4uBdbG3QB1lnUtd4D3BTyjiKRtJgwWEhx4oWOaXXw80o&#10;GF4v+5X7Om+Wu1f6/NmuGjeOG6V63Xb+AcJT65/hR3utFYzid/g/E46AnP4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D2ge0xgAAANwAAAAPAAAAAAAAAAAAAAAAAJcCAABkcnMv&#10;ZG93bnJldi54bWxQSwUGAAAAAAQABAD1AAAAigMAAAAA&#10;" filled="f" strokecolor="#f9f9f9" strokeweight="10209emu">
                                                                                                      <v:path arrowok="t" o:connecttype="custom" o:connectlocs="2153,0;0,0" o:connectangles="0,0"/>
                                                                                                      <o:lock v:ext="edit" verticies="t"/>
                                                                                                    </v:polyline>
                                                                                                    <v:polyline id="Freeform 741" o:spid="_x0000_s1115" style="position:absolute;visibility:visible;mso-wrap-style:square;v-text-anchor:top" points="11616,-2300,13769,-2300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lqIvxgAA&#10;ANwAAAAPAAAAZHJzL2Rvd25yZXYueG1sRI9Pa8JAFMTvBb/D8gQvRTcNKBJdRQSlIrb+u3h7Zp9J&#10;MPs2ZNcYv323UOhxmJnfMNN5a0rRUO0Kywo+BhEI4tTqgjMF59OqPwbhPLLG0jIpeJGD+azzNsVE&#10;2ycfqDn6TAQIuwQV5N5XiZQuzcmgG9iKOHg3Wxv0QdaZ1DU+A9yUMo6ikTRYcFjIsaJlTun9+DAK&#10;hvfbfu12183q+522l69148Zxo1Sv2y4mIDy1/j/81/7UCkbxEH7PhCMgZz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slqIvxgAAANwAAAAPAAAAAAAAAAAAAAAAAJcCAABkcnMv&#10;ZG93bnJldi54bWxQSwUGAAAAAAQABAD1AAAAigMAAAAA&#10;" filled="f" strokecolor="#f9f9f9" strokeweight="10209emu">
                                                                                                      <v:path arrowok="t" o:connecttype="custom" o:connectlocs="0,0;2153,0" o:connectangles="0,0"/>
                                                                                                      <o:lock v:ext="edit" verticies="t"/>
                                                                                                    </v:polyline>
                                                                                                    <v:group id="Group 575" o:spid="_x0000_s1116" style="position:absolute;left:6153;top:-1472;width:0;height:2274" coordorigin="6153,-147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gfja2xAAAANwAAAAP&#10;AAAAAAAAAAAAAAAAAKkCAABkcnMvZG93bnJldi54bWxQSwUGAAAAAAQABAD6AAAAmgMAAAAA&#10;">
                                                                                                      <v:polyline id="Freeform 740" o:spid="_x0000_s1117" style="position:absolute;visibility:visible;mso-wrap-style:square;v-text-anchor:top" points="12306,-2944,12306,-67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BECuwwAA&#10;ANwAAAAPAAAAZHJzL2Rvd25yZXYueG1sRI9Pa8JAEMXvhX6HZQq91U1zSCV1FW2xLXjSSM9DdkyC&#10;2dmwO9W0n74rCB4f78+PN1uMrlcnCrHzbOB5koEirr3tuDGwr9ZPU1BRkC32nsnAL0VYzO/vZlha&#10;f+YtnXbSqDTCsUQDrchQah3rlhzGiR+Ik3fwwaEkGRptA57TuOt1nmWFdthxIrQ40FtL9XH34xKk&#10;k/Wq2ui/74K2VT79+JTwzsY8PozLV1BCo9zC1/aXNVDkL3A5k46Anv8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YBECuwwAAANwAAAAPAAAAAAAAAAAAAAAAAJcCAABkcnMvZG93&#10;bnJldi54bWxQSwUGAAAAAAQABAD1AAAAhwMAAAAA&#10;" filled="f" strokecolor="#f9f9f9" strokeweight="10209emu">
                                                                                                        <v:path arrowok="t" o:connecttype="custom" o:connectlocs="0,-1472;0,802" o:connectangles="0,0"/>
                                                                                                        <o:lock v:ext="edit" verticies="t"/>
                                                                                                      </v:polyline>
                                                                                                      <v:group id="Group 576" o:spid="_x0000_s1118" style="position:absolute;left:6538;top:-1472;width:0;height:2274" coordorigin="6538,-147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D6tB1/DAAAA3AAAAA8A&#10;AAAAAAAAAAAAAAAAqQIAAGRycy9kb3ducmV2LnhtbFBLBQYAAAAABAAEAPoAAACZAwAAAAA=&#10;">
                                                                                                        <v:polyline id="Freeform 739" o:spid="_x0000_s1119" style="position:absolute;visibility:visible;mso-wrap-style:square;v-text-anchor:top" points="13076,-2944,13076,-67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13FHwwAA&#10;ANwAAAAPAAAAZHJzL2Rvd25yZXYueG1sRI9Pa8JAEMXvhX6HZQq91U1zCDZ1Fa3YFjxppOchOybB&#10;7GzYHTXtp+8WhB4f78+PN1uMrlcXCrHzbOB5koEirr3tuDFwqDZPU1BRkC32nsnAN0VYzO/vZlha&#10;f+UdXfbSqDTCsUQDrchQah3rlhzGiR+Ik3f0waEkGRptA17TuOt1nmWFdthxIrQ40FtL9Wl/dgnS&#10;yWZVbfXPV0G7Kp++f0hYszGPD+PyFZTQKP/hW/vTGijyF/g7k46Anv8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G13FHwwAAANwAAAAPAAAAAAAAAAAAAAAAAJcCAABkcnMvZG93&#10;bnJldi54bWxQSwUGAAAAAAQABAD1AAAAhwMAAAAA&#10;" filled="f" strokecolor="#f9f9f9" strokeweight="10209emu">
                                                                                                          <v:path arrowok="t" o:connecttype="custom" o:connectlocs="0,-1472;0,802" o:connectangles="0,0"/>
                                                                                                          <o:lock v:ext="edit" verticies="t"/>
                                                                                                        </v:polyline>
                                                                                                        <v:group id="Group 577" o:spid="_x0000_s1120" style="position:absolute;left:7269;top:-1472;width:0;height:2274" coordorigin="7269,-147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EUCnYTDAAAA3AAAAA8A&#10;AAAAAAAAAAAAAAAAqQIAAGRycy9kb3ducmV2LnhtbFBLBQYAAAAABAAEAPoAAACZAwAAAAA=&#10;">
                                                                                                          <v:polyline id="Freeform 738" o:spid="_x0000_s1121" style="position:absolute;visibility:visible;mso-wrap-style:square;v-text-anchor:top" points="14538,-2944,14538,-67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eOucwwAA&#10;ANwAAAAPAAAAZHJzL2Rvd25yZXYueG1sRI9Pa8JAEMXvBb/DMgVvdaNCkNRVrEUt9KQpPQ/ZaRLM&#10;zobdqUY/fbdQ6PHx/vx4y/XgOnWhEFvPBqaTDBRx5W3LtYGPcve0ABUF2WLnmQzcKMJ6NXpYYmH9&#10;lY90OUmt0gjHAg00In2hdawachgnvidO3pcPDiXJUGsb8JrGXadnWZZrhy0nQoM9bRuqzqdvlyCt&#10;7F7Kd33/zOlYzhb7g4RXNmb8OGyeQQkN8h/+a79ZA/l8Cr9n0hHQqx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9eOucwwAAANwAAAAPAAAAAAAAAAAAAAAAAJcCAABkcnMvZG93&#10;bnJldi54bWxQSwUGAAAAAAQABAD1AAAAhwMAAAAA&#10;" filled="f" strokecolor="#f9f9f9" strokeweight="10209emu">
                                                                                                            <v:path arrowok="t" o:connecttype="custom" o:connectlocs="0,-1472;0,802" o:connectangles="0,0"/>
                                                                                                            <o:lock v:ext="edit" verticies="t"/>
                                                                                                          </v:polyline>
                                                                                                          <v:group id="Group 578" o:spid="_x0000_s1122" style="position:absolute;left:5808;top:715;width:2153;height:0" coordorigin="5808,715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anKZoxAAAANwAAAAP&#10;AAAAAAAAAAAAAAAAAKkCAABkcnMvZG93bnJldi54bWxQSwUGAAAAAAQABAD6AAAAmgMAAAAA&#10;">
                                                                                                            <v:polyline id="Freeform 737" o:spid="_x0000_s1123" style="position:absolute;visibility:visible;mso-wrap-style:square;v-text-anchor:top" points="13769,1430,11616,1430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xGHlxAAA&#10;ANwAAAAPAAAAZHJzL2Rvd25yZXYueG1sRI/dasJAFITvBd9hOULvdGNFK9FVpKAUeuFPfYBj9pgN&#10;Zs+G7JpEn75bKHg5zMw3zHLd2VI0VPvCsYLxKAFBnDldcK7g/LMdzkH4gKyxdEwKHuRhver3lphq&#10;1/KRmlPIRYSwT1GBCaFKpfSZIYt+5Cri6F1dbTFEWedS19hGuC3le5LMpMWC44LBij4NZbfT3Sp4&#10;ZruLPEwd7Y3/th9m2oR7u1fqbdBtFiACdeEV/m9/aQWzyQT+zsQjIFe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MRh5cQAAADcAAAADwAAAAAAAAAAAAAAAACXAgAAZHJzL2Rv&#10;d25yZXYueG1sUEsFBgAAAAAEAAQA9QAAAIgDAAAAAA==&#10;" filled="f" strokecolor="#e5e4e4" strokeweight="4141emu">
                                                                                                              <v:path arrowok="t" o:connecttype="custom" o:connectlocs="2153,0;0,0" o:connectangles="0,0"/>
                                                                                                              <o:lock v:ext="edit" verticies="t"/>
                                                                                                            </v:polyline>
                                                                                                            <v:polyline id="Freeform 736" o:spid="_x0000_s1124" style="position:absolute;visibility:visible;mso-wrap-style:square;v-text-anchor:top" points="11616,1430,13769,1430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LfmRxAAA&#10;ANwAAAAPAAAAZHJzL2Rvd25yZXYueG1sRI/dasJAFITvhb7Dcgq9qxtt/SG6igiWghda6wMcs8ds&#10;MHs2ZNck9eldoeDlMDPfMPNlZ0vRUO0LxwoG/QQEceZ0wbmC4+/mfQrCB2SNpWNS8EcelouX3hxT&#10;7Vr+oeYQchEh7FNUYEKoUil9Zsii77uKOHpnV1sMUda51DW2EW5LOUySsbRYcFwwWNHaUHY5XK2C&#10;W/Z1kvuRo53xWzsxoyZc251Sb6/dagYiUBee4f/2t1Yw/viEx5l4BOTi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y35kcQAAADcAAAADwAAAAAAAAAAAAAAAACXAgAAZHJzL2Rv&#10;d25yZXYueG1sUEsFBgAAAAAEAAQA9QAAAIgDAAAAAA==&#10;" filled="f" strokecolor="#e5e4e4" strokeweight="4141emu">
                                                                                                              <v:path arrowok="t" o:connecttype="custom" o:connectlocs="0,0;2153,0" o:connectangles="0,0"/>
                                                                                                              <o:lock v:ext="edit" verticies="t"/>
                                                                                                            </v:polyline>
                                                                                                            <v:group id="Group 579" o:spid="_x0000_s1125" style="position:absolute;left:5808;top:301;width:2153;height:0" coordorigin="5808,301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V1PhzGAAAA3AAA&#10;AA8AAAAAAAAAAAAAAAAAqQIAAGRycy9kb3ducmV2LnhtbFBLBQYAAAAABAAEAPoAAACcAwAAAAA=&#10;">
                                                                                                              <v:polyline id="Freeform 735" o:spid="_x0000_s1126" style="position:absolute;visibility:visible;mso-wrap-style:square;v-text-anchor:top" points="13769,602,11616,602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s8J9xAAA&#10;ANwAAAAPAAAAZHJzL2Rvd25yZXYueG1sRI/RasJAFETfBf9huULf6sYWo6TZiAgthT5YbT/gmr3N&#10;BrN3Q3ZNol/fLRR8HGbmDJNvRtuInjpfO1awmCcgiEuna64UfH+9Pq5B+ICssXFMCq7kYVNMJzlm&#10;2g18oP4YKhEh7DNUYEJoMyl9aciin7uWOHo/rrMYouwqqTscItw28ilJUmmx5rhgsKWdofJ8vFgF&#10;t/LtJD+XjvbGf9iVWfbhMuyVepiN2xcQgcZwD/+337WC9DmFvzPxCMji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LPCfcQAAADcAAAADwAAAAAAAAAAAAAAAACXAgAAZHJzL2Rv&#10;d25yZXYueG1sUEsFBgAAAAAEAAQA9QAAAIgDAAAAAA==&#10;" filled="f" strokecolor="#e5e4e4" strokeweight="4141emu">
                                                                                                                <v:path arrowok="t" o:connecttype="custom" o:connectlocs="2153,0;0,0" o:connectangles="0,0"/>
                                                                                                                <o:lock v:ext="edit" verticies="t"/>
                                                                                                              </v:polyline>
                                                                                                              <v:polyline id="Freeform 734" o:spid="_x0000_s1127" style="position:absolute;visibility:visible;mso-wrap-style:square;v-text-anchor:top" points="11616,602,13769,602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/2fmxAAA&#10;ANwAAAAPAAAAZHJzL2Rvd25yZXYueG1sRI/dasJAFITvBd9hOYJ3urHiD9FVpNBS6IX15wGO2WM2&#10;mD0bsmuS9uldoeDlMDPfMOttZ0vRUO0Lxwom4wQEceZ0wbmC8+ljtAThA7LG0jEp+CUP202/t8ZU&#10;u5YP1BxDLiKEfYoKTAhVKqXPDFn0Y1cRR+/qaoshyjqXusY2wm0p35JkLi0WHBcMVvRuKLsd71bB&#10;X/Z5kT8zR3vjv+3CzJpwb/dKDQfdbgUiUBde4f/2l1Ywny7geSYeAbl5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8/9n5sQAAADcAAAADwAAAAAAAAAAAAAAAACXAgAAZHJzL2Rv&#10;d25yZXYueG1sUEsFBgAAAAAEAAQA9QAAAIgDAAAAAA==&#10;" filled="f" strokecolor="#e5e4e4" strokeweight="4141emu">
                                                                                                                <v:path arrowok="t" o:connecttype="custom" o:connectlocs="0,0;2153,0" o:connectangles="0,0"/>
                                                                                                                <o:lock v:ext="edit" verticies="t"/>
                                                                                                              </v:polyline>
                                                                                                              <v:group id="Group 580" o:spid="_x0000_s1128" style="position:absolute;left:5808;top:-114;width:2153;height:0" coordorigin="5808,-114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t0kYLDAAAA3AAAAA8A&#10;AAAAAAAAAAAAAAAAqQIAAGRycy9kb3ducmV2LnhtbFBLBQYAAAAABAAEAPoAAACZAwAAAAA=&#10;">
                                                                                                                <v:polyline id="Freeform 733" o:spid="_x0000_s1129" style="position:absolute;visibility:visible;mso-wrap-style:square;v-text-anchor:top" points="13769,-228,11616,-228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LFYPxAAA&#10;ANwAAAAPAAAAZHJzL2Rvd25yZXYueG1sRI/dasJAFITvC77DcgTvdKNFramriFAp9MKf+gCn2WM2&#10;mD0bsmuS+vRuQejlMDPfMMt1Z0vRUO0LxwrGowQEceZ0wbmC8/fH8A2ED8gaS8ek4Jc8rFe9lyWm&#10;2rV8pOYUchEh7FNUYEKoUil9ZsiiH7mKOHoXV1sMUda51DW2EW5LOUmSmbRYcFwwWNHWUHY93ayC&#10;e7b7kYepo73xX3Zupk24tXulBv1u8w4iUBf+w8/2p1Ywe13A35l4BOTq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7SxWD8QAAADcAAAADwAAAAAAAAAAAAAAAACXAgAAZHJzL2Rv&#10;d25yZXYueG1sUEsFBgAAAAAEAAQA9QAAAIgDAAAAAA==&#10;" filled="f" strokecolor="#e5e4e4" strokeweight="4141emu">
                                                                                                                  <v:path arrowok="t" o:connecttype="custom" o:connectlocs="2153,0;0,0" o:connectangles="0,0"/>
                                                                                                                  <o:lock v:ext="edit" verticies="t"/>
                                                                                                                </v:polyline>
                                                                                                                <v:polyline id="Freeform 732" o:spid="_x0000_s1130" style="position:absolute;visibility:visible;mso-wrap-style:square;v-text-anchor:top" points="11616,-228,13769,-228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EIzvwgAA&#10;ANwAAAAPAAAAZHJzL2Rvd25yZXYueG1sRE/dasIwFL4f+A7hDHa3ppNVR2cUETYEL6p1D3DWnDVl&#10;zUlpYlt9+uVi4OXH97/aTLYVA/W+cazgJUlBEFdON1wr+Dp/PL+B8AFZY+uYFFzJw2Y9e1hhrt3I&#10;JxrKUIsYwj5HBSaELpfSV4Ys+sR1xJH7cb3FEGFfS93jGMNtK+dpupAWG44NBjvaGap+y4tVcKs+&#10;v+Uxc1QYf7BLkw3hMhZKPT1O23cQgaZwF/+791rB4jXOj2fiEZDr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QQjO/CAAAA3AAAAA8AAAAAAAAAAAAAAAAAlwIAAGRycy9kb3du&#10;cmV2LnhtbFBLBQYAAAAABAAEAPUAAACGAwAAAAA=&#10;" filled="f" strokecolor="#e5e4e4" strokeweight="4141emu">
                                                                                                                  <v:path arrowok="t" o:connecttype="custom" o:connectlocs="0,0;2153,0" o:connectangles="0,0"/>
                                                                                                                  <o:lock v:ext="edit" verticies="t"/>
                                                                                                                </v:polyline>
                                                                                                                <v:group id="Group 581" o:spid="_x0000_s1131" style="position:absolute;left:5808;top:-528;width:2153;height:0" coordorigin="5808,-528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JIS2LGAAAA3AAA&#10;AA8AAAAAAAAAAAAAAAAAqQIAAGRycy9kb3ducmV2LnhtbFBLBQYAAAAABAAEAPoAAACcAwAAAAA=&#10;">
                                                                                                                  <v:polyline id="Freeform 731" o:spid="_x0000_s1132" style="position:absolute;visibility:visible;mso-wrap-style:square;v-text-anchor:top" points="13769,-1056,11616,-1056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jrcDxQAA&#10;ANwAAAAPAAAAZHJzL2Rvd25yZXYueG1sRI/RasJAFETfC/7DcoW+1Y1SrUQ3QQRLoQ/W1A+4Zq/Z&#10;YPZuyK5J2q/vFgp9HGbmDLPNR9uInjpfO1YwnyUgiEuna64UnD8PT2sQPiBrbByTgi/ykGeThy2m&#10;2g18or4IlYgQ9ikqMCG0qZS+NGTRz1xLHL2r6yyGKLtK6g6HCLeNXCTJSlqsOS4YbGlvqLwVd6vg&#10;u3y9yI+lo6Px7/bFLPtwH45KPU7H3QZEoDH8h//ab1rB6nkBv2fiEZDZ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uOtwPFAAAA3AAAAA8AAAAAAAAAAAAAAAAAlwIAAGRycy9k&#10;b3ducmV2LnhtbFBLBQYAAAAABAAEAPUAAACJAwAAAAA=&#10;" filled="f" strokecolor="#e5e4e4" strokeweight="4141emu">
                                                                                                                    <v:path arrowok="t" o:connecttype="custom" o:connectlocs="2153,0;0,0" o:connectangles="0,0"/>
                                                                                                                    <o:lock v:ext="edit" verticies="t"/>
                                                                                                                  </v:polyline>
                                                                                                                  <v:polyline id="Freeform 730" o:spid="_x0000_s1133" style="position:absolute;visibility:visible;mso-wrap-style:square;v-text-anchor:top" points="11616,-1056,13769,-1056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whKYxAAA&#10;ANwAAAAPAAAAZHJzL2Rvd25yZXYueG1sRI/dasJAFITvhb7Dcgq9qxtt/SG6igiWghda6wMcs8ds&#10;MHs2ZNck9eldoeDlMDPfMPNlZ0vRUO0LxwoG/QQEceZ0wbmC4+/mfQrCB2SNpWNS8EcelouX3hxT&#10;7Vr+oeYQchEh7FNUYEKoUil9Zsii77uKOHpnV1sMUda51DW2EW5LOUySsbRYcFwwWNHaUHY5XK2C&#10;W/Z1kvuRo53xWzsxoyZc251Sb6/dagYiUBee4f/2t1Yw/vyAx5l4BOTi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MISmMQAAADcAAAADwAAAAAAAAAAAAAAAACXAgAAZHJzL2Rv&#10;d25yZXYueG1sUEsFBgAAAAAEAAQA9QAAAIgDAAAAAA==&#10;" filled="f" strokecolor="#e5e4e4" strokeweight="4141emu">
                                                                                                                    <v:path arrowok="t" o:connecttype="custom" o:connectlocs="0,0;2153,0" o:connectangles="0,0"/>
                                                                                                                    <o:lock v:ext="edit" verticies="t"/>
                                                                                                                  </v:polyline>
                                                                                                                  <v:group id="Group 582" o:spid="_x0000_s1134" style="position:absolute;left:5808;top:-943;width:2153;height:0" coordorigin="5808,-943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I/6PrGAAAA3AAA&#10;AA8AAAAAAAAAAAAAAAAAqQIAAGRycy9kb3ducmV2LnhtbFBLBQYAAAAABAAEAPoAAACcAwAAAAA=&#10;">
                                                                                                                    <v:polyline id="Freeform 729" o:spid="_x0000_s1135" style="position:absolute;visibility:visible;mso-wrap-style:square;v-text-anchor:top" points="13769,-1886,11616,-1886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Zy93xAAA&#10;ANwAAAAPAAAAZHJzL2Rvd25yZXYueG1sRI/RasJAFETfhf7Dcgu+1U3FWImuUgqK4IOt+gHX7DUb&#10;mr0bsmuS9utdQfBxmJkzzGLV20q01PjSsYL3UQKCOHe65ELB6bh+m4HwAVlj5ZgU/JGH1fJlsMBM&#10;u45/qD2EQkQI+wwVmBDqTEqfG7LoR64mjt7FNRZDlE0hdYNdhNtKjpNkKi2WHBcM1vRlKP89XK2C&#10;/3xzlt+po73xO/th0jZcu71Sw9f+cw4iUB+e4Ud7qxVMJyncz8QjIJc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Gcvd8QAAADcAAAADwAAAAAAAAAAAAAAAACXAgAAZHJzL2Rv&#10;d25yZXYueG1sUEsFBgAAAAAEAAQA9QAAAIgDAAAAAA==&#10;" filled="f" strokecolor="#e5e4e4" strokeweight="4141emu">
                                                                                                                      <v:path arrowok="t" o:connecttype="custom" o:connectlocs="2153,0;0,0" o:connectangles="0,0"/>
                                                                                                                      <o:lock v:ext="edit" verticies="t"/>
                                                                                                                    </v:polyline>
                                                                                                                    <v:polyline id="Freeform 728" o:spid="_x0000_s1136" style="position:absolute;visibility:visible;mso-wrap-style:square;v-text-anchor:top" points="11616,-1886,13769,-1886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tbEAxAAA&#10;ANwAAAAPAAAAZHJzL2Rvd25yZXYueG1sRI/RasJAFETfBf9huULf6sZSo6TZiAgthT5YbT/gmr3N&#10;BrN3Q3ZNol/fLRR8HGbmDJNvRtuInjpfO1awmCcgiEuna64UfH+9Pq5B+ICssXFMCq7kYVNMJzlm&#10;2g18oP4YKhEh7DNUYEJoMyl9aciin7uWOHo/rrMYouwqqTscItw28ilJUmmx5rhgsKWdofJ8vFgF&#10;t/LtJD+XjvbGf9iVWfbhMuyVepiN2xcQgcZwD/+337WC9DmFvzPxCMji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LWxAMQAAADcAAAADwAAAAAAAAAAAAAAAACXAgAAZHJzL2Rv&#10;d25yZXYueG1sUEsFBgAAAAAEAAQA9QAAAIgDAAAAAA==&#10;" filled="f" strokecolor="#e5e4e4" strokeweight="4141emu">
                                                                                                                      <v:path arrowok="t" o:connecttype="custom" o:connectlocs="0,0;2153,0" o:connectangles="0,0"/>
                                                                                                                      <o:lock v:ext="edit" verticies="t"/>
                                                                                                                    </v:polyline>
                                                                                                                    <v:group id="Group 583" o:spid="_x0000_s1137" style="position:absolute;left:5808;top:-1357;width:2153;height:0" coordorigin="5808,-1357" coordsize="2153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Ltdo3GAAAA3AAA&#10;AA8AAAAAAAAAAAAAAAAAqQIAAGRycy9kb3ducmV2LnhtbFBLBQYAAAAABAAEAPoAAACcAwAAAAA=&#10;">
                                                                                                                      <v:polyline id="Freeform 727" o:spid="_x0000_s1138" style="position:absolute;visibility:visible;mso-wrap-style:square;v-text-anchor:top" points="13769,-2714,11616,-2714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ZoDpwgAA&#10;ANwAAAAPAAAAZHJzL2Rvd25yZXYueG1sRE/dasIwFL4f+A7hDHa3ppNVR2cUETYEL6p1D3DWnDVl&#10;zUlpYlt9+uVi4OXH97/aTLYVA/W+cazgJUlBEFdON1wr+Dp/PL+B8AFZY+uYFFzJw2Y9e1hhrt3I&#10;JxrKUIsYwj5HBSaELpfSV4Ys+sR1xJH7cb3FEGFfS93jGMNtK+dpupAWG44NBjvaGap+y4tVcKs+&#10;v+Uxc1QYf7BLkw3hMhZKPT1O23cQgaZwF/+791rB4jWujWfiEZDr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pmgOnCAAAA3AAAAA8AAAAAAAAAAAAAAAAAlwIAAGRycy9kb3du&#10;cmV2LnhtbFBLBQYAAAAABAAEAPUAAACGAwAAAAA=&#10;" filled="f" strokecolor="#e5e4e4" strokeweight="4141emu">
                                                                                                                        <v:path arrowok="t" o:connecttype="custom" o:connectlocs="2153,0;0,0" o:connectangles="0,0"/>
                                                                                                                        <o:lock v:ext="edit" verticies="t"/>
                                                                                                                      </v:polyline>
                                                                                                                      <v:polyline id="Freeform 726" o:spid="_x0000_s1139" style="position:absolute;visibility:visible;mso-wrap-style:square;v-text-anchor:top" points="11616,-2714,13769,-2714" coordsize="2153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KiVyxAAA&#10;ANwAAAAPAAAAZHJzL2Rvd25yZXYueG1sRI/dasJAFITvC77DcgTvdKNUramriFAp9MKf+gCn2WM2&#10;mD0bsmuS+vRuQejlMDPfMMt1Z0vRUO0LxwrGowQEceZ0wbmC8/fH8A2ED8gaS8ek4Jc8rFe9lyWm&#10;2rV8pOYUchEh7FNUYEKoUil9ZsiiH7mKOHoXV1sMUda51DW2EW5LOUmSmbRYcFwwWNHWUHY93ayC&#10;e7b7kYepo73xX3Zupk24tXulBv1u8w4iUBf+w8/2p1Ywe13A35l4BOTq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SolcsQAAADcAAAADwAAAAAAAAAAAAAAAACXAgAAZHJzL2Rv&#10;d25yZXYueG1sUEsFBgAAAAAEAAQA9QAAAIgDAAAAAA==&#10;" filled="f" strokecolor="#e5e4e4" strokeweight="4141emu">
                                                                                                                        <v:path arrowok="t" o:connecttype="custom" o:connectlocs="0,0;2153,0" o:connectangles="0,0"/>
                                                                                                                        <o:lock v:ext="edit" verticies="t"/>
                                                                                                                      </v:polyline>
                                                                                                                      <v:group id="Group 584" o:spid="_x0000_s1140" style="position:absolute;left:5960;top:-1472;width:0;height:2274" coordorigin="5960,-147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mN14JMIAAADcAAAADwAA&#10;AAAAAAAAAAAAAACpAgAAZHJzL2Rvd25yZXYueG1sUEsFBgAAAAAEAAQA+gAAAJgDAAAAAA==&#10;">
                                                                                                                        <v:polyline id="Freeform 725" o:spid="_x0000_s1141" style="position:absolute;visibility:visible;mso-wrap-style:square;v-text-anchor:top" points="11920,-2944,11920,-67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eL2KxQAA&#10;ANwAAAAPAAAAZHJzL2Rvd25yZXYueG1sRI9Ba8JAFITvQv/D8gq9mY2FBkndBBGEUkpBbQ69PbOv&#10;SXD3bcyuJv33bqHgcZiZb5hVOVkjrjT4zrGCRZKCIK6d7rhR8HXYzpcgfEDWaByTgl/yUBYPsxXm&#10;2o28o+s+NCJC2OeooA2hz6X0dUsWfeJ64uj9uMFiiHJopB5wjHBr5HOaZtJix3GhxZ42LdWn/cUq&#10;mL79++Gzk2fDlaz65nI8fZijUk+P0/oVRKAp3MP/7TetIHtZwN+ZeARkc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x4vYrFAAAA3AAAAA8AAAAAAAAAAAAAAAAAlwIAAGRycy9k&#10;b3ducmV2LnhtbFBLBQYAAAAABAAEAPUAAACJAwAAAAA=&#10;" filled="f" strokecolor="#e5e4e4" strokeweight="4141emu">
                                                                                                                          <v:path arrowok="t" o:connecttype="custom" o:connectlocs="0,-1472;0,802" o:connectangles="0,0"/>
                                                                                                                          <o:lock v:ext="edit" verticies="t"/>
                                                                                                                        </v:polyline>
                                                                                                                        <v:group id="Group 585" o:spid="_x0000_s1142" style="position:absolute;left:6345;top:-1472;width:0;height:2274" coordorigin="6345,-147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dDQ8jGAAAA3AAA&#10;AA8AAAAAAAAAAAAAAAAAqQIAAGRycy9kb3ducmV2LnhtbFBLBQYAAAAABAAEAPoAAACcAwAAAAA=&#10;">
                                                                                                                          <v:polyline id="Freeform 724" o:spid="_x0000_s1143" style="position:absolute;visibility:visible;mso-wrap-style:square;v-text-anchor:top" points="12690,-2944,12690,-67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5oZmxQAA&#10;ANwAAAAPAAAAZHJzL2Rvd25yZXYueG1sRI9Ba8JAFITvgv9heUJvZqOlUlJXEUEoRQpqPfT2kn1N&#10;grtvY3YT4793C4Ueh5n5hlmuB2tET62vHSuYJSkI4sLpmksFX6fd9BWED8gajWNScCcP69V4tMRM&#10;uxsfqD+GUkQI+wwVVCE0mZS+qMiiT1xDHL0f11oMUbal1C3eItwaOU/ThbRYc1yosKFtRcXl2FkF&#10;w7f/OH3W8mr4LM9N2eWXvcmVepoMmzcQgYbwH/5rv2sFi5dn+D0Tj4BcPQ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PmhmbFAAAA3AAAAA8AAAAAAAAAAAAAAAAAlwIAAGRycy9k&#10;b3ducmV2LnhtbFBLBQYAAAAABAAEAPUAAACJAwAAAAA=&#10;" filled="f" strokecolor="#e5e4e4" strokeweight="4141emu">
                                                                                                                            <v:path arrowok="t" o:connecttype="custom" o:connectlocs="0,-1472;0,802" o:connectangles="0,0"/>
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</v:polyline>
                                                                                                                          <v:group id="Group 586" o:spid="_x0000_s1144" style="position:absolute;left:6730;top:-1472;width:0;height:2274" coordorigin="6730,-147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fmfifGAAAA3AAA&#10;AA8AAAAAAAAAAAAAAAAAqQIAAGRycy9kb3ducmV2LnhtbFBLBQYAAAAABAAEAPoAAACcAwAAAAA=&#10;">
                                                                                                                            <v:polyline id="Freeform 723" o:spid="_x0000_s1145" style="position:absolute;visibility:visible;mso-wrap-style:square;v-text-anchor:top" points="13460,-2944,13460,-67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Q7uJxAAA&#10;ANwAAAAPAAAAZHJzL2Rvd25yZXYueG1sRI9Ba8JAFITvBf/D8gRvzcaCoURXEUEoRYRqc+jtmX0m&#10;wd23aXY18d93BaHHYWa+YRarwRpxo843jhVMkxQEcel0w5WC7+P29R2ED8gajWNScCcPq+XoZYG5&#10;dj1/0e0QKhEh7HNUUIfQ5lL6siaLPnEtcfTOrrMYouwqqTvsI9wa+ZammbTYcFyosaVNTeXlcLUK&#10;hh//edw38tdwIYu2up4uO3NSajIe1nMQgYbwH362P7SCbDaDx5l4BOTy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0O7icQAAADcAAAADwAAAAAAAAAAAAAAAACXAgAAZHJzL2Rv&#10;d25yZXYueG1sUEsFBgAAAAAEAAQA9QAAAIgDAAAAAA==&#10;" filled="f" strokecolor="#e5e4e4" strokeweight="4141emu">
                                                                                                                              <v:path arrowok="t" o:connecttype="custom" o:connectlocs="0,-1472;0,802" o:connectangles="0,0"/>
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</v:polyline>
                                                                                                                            <v:group id="Group 587" o:spid="_x0000_s1146" style="position:absolute;left:7808;top:-1472;width:0;height:2274" coordorigin="7808,-147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4eEXLxAAAANwAAAAP&#10;AAAAAAAAAAAAAAAAAKkCAABkcnMvZG93bnJldi54bWxQSwUGAAAAAAQABAD6AAAAmgMAAAAA&#10;">
                                                                                                                              <v:polyline id="Freeform 722" o:spid="_x0000_s1147" style="position:absolute;visibility:visible;mso-wrap-style:square;v-text-anchor:top" points="15616,-2944,15616,-67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3YBlxAAA&#10;ANwAAAAPAAAAZHJzL2Rvd25yZXYueG1sRI9Pi8IwFMTvC36H8ARva+qCf6hGEWFBZBFW7cHbs3m2&#10;xeSlNlG7394sCB6HmfkNM1u01og7Nb5yrGDQT0AQ505XXCg47L8/JyB8QNZoHJOCP/KwmHc+Zphq&#10;9+Bfuu9CISKEfYoKyhDqVEqfl2TR911NHL2zayyGKJtC6gYfEW6N/EqSkbRYcVwosaZVSflld7MK&#10;2qPf7LeVvBrOZFYXt9Plx5yU6nXb5RREoDa8w6/2WisYDcfwfyYeATl/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N2AZcQAAADcAAAADwAAAAAAAAAAAAAAAACXAgAAZHJzL2Rv&#10;d25yZXYueG1sUEsFBgAAAAAEAAQA9QAAAIgDAAAAAA==&#10;" filled="f" strokecolor="#e5e4e4" strokeweight="4141emu">
                                                                                                                                <v:path arrowok="t" o:connecttype="custom" o:connectlocs="0,-1472;0,802" o:connectangles="0,0"/>
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</v:polyline>
                                                                                                                              <v:group id="Group 588" o:spid="_x0000_s1148" style="position:absolute;left:5933;top:-528;width:55;height:0" coordorigin="5933,-528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Zqt0IsIAAADcAAAADwAA&#10;AAAAAAAAAAAAAACpAgAAZHJzL2Rvd25yZXYueG1sUEsFBgAAAAAEAAQA+gAAAJgDAAAAAA==&#10;">
                                                                                                                                <v:polyline id="Freeform 721" o:spid="_x0000_s1149" style="position:absolute;visibility:visible;mso-wrap-style:square;v-text-anchor:top" points="11866,-1056,11921,-1056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QuCoxgAA&#10;ANwAAAAPAAAAZHJzL2Rvd25yZXYueG1sRI/dagIxFITvBd8hHKF3mlVR2q1RpFAoYgu7LaW9OyRn&#10;f3Bzsmyiu769KRS8HGbmG2azG2wjLtT52rGC+SwBQaydqblU8PX5On0E4QOywcYxKbiSh912PNpg&#10;alzPGV3yUIoIYZ+igiqENpXS64os+plriaNXuM5iiLIrpemwj3DbyEWSrKXFmuNChS29VKRP+dkq&#10;CPvz6r3ICv37fdTZYrn86H8OpNTDZNg/gwg0hHv4v/1mFKxXT/B3Jh4Bub0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aQuCo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</v:polyline>
                                                                                                                                <v:group id="Group 589" o:spid="_x0000_s1150" style="position:absolute;left:5960;top:-528;width:0;height:570" coordorigin="5960,-528" coordsize="0,5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VrGymcIAAADcAAAADwAA&#10;AAAAAAAAAAAAAACpAgAAZHJzL2Rvd25yZXYueG1sUEsFBgAAAAAEAAQA+gAAAJgDAAAAAA==&#10;">
                                                                                                                                  <v:polyline id="Freeform 720" o:spid="_x0000_s1151" style="position:absolute;visibility:visible;mso-wrap-style:square;v-text-anchor:top" points="11920,-1056,11920,-486" coordsize="0,57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Icl9xgAA&#10;ANwAAAAPAAAAZHJzL2Rvd25yZXYueG1sRI/dasJAFITvhb7Dcgq9041Cg0RXKdWClFr8Q+zdIXua&#10;BLNnl+zWxLd3hYKXw8x8w0znnanFhRpfWVYwHCQgiHOrKy4UHPYf/TEIH5A11pZJwZU8zGdPvSlm&#10;2ra8pcsuFCJC2GeooAzBZVL6vCSDfmAdcfR+bWMwRNkUUjfYRrip5ShJUmmw4rhQoqP3kvLz7s8o&#10;+Okcn9pPd3z9Gq8334ldFYvlSamX5+5tAiJQFx7h//ZKK0jTIdzPxCMgZ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xIcl9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<v:path arrowok="t" o:connecttype="custom" o:connectlocs="0,-528;0,42" o:connectangles="0,0"/>
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</v:polyline>
                                                                                                                                  <v:group id="Group 590" o:spid="_x0000_s1152" style="position:absolute;left:5933;top:42;width:55;height:0" coordorigin="5933,42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JL4l1xAAAANwAAAAP&#10;AAAAAAAAAAAAAAAAAKkCAABkcnMvZG93bnJldi54bWxQSwUGAAAAAAQABAD6AAAAmgMAAAAA&#10;">
                                                                                                                                    <v:polyline id="Freeform 719" o:spid="_x0000_s1153" style="position:absolute;visibility:visible;mso-wrap-style:square;v-text-anchor:top" points="11866,84,11921,84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xh3/xgAA&#10;ANwAAAAPAAAAZHJzL2Rvd25yZXYueG1sRI/dasJAFITvhb7Dcgq9000NhpK6ihQKpagQW4reHXZP&#10;fmj2bMiuJr69Wyh4OczMN8xyPdpWXKj3jWMFz7MEBLF2puFKwffX+/QFhA/IBlvHpOBKHtarh8kS&#10;c+MGLuhyCJWIEPY5KqhD6HIpva7Jop+5jjh6pesthij7Spoehwi3rZwnSSYtNhwXauzorSb9ezhb&#10;BWFzXuzKotSnn60u5mm6H46fpNTT47h5BRFoDPfwf/vDKMiyFP7OxCMgV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1xh3/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</v:polyline>
                                                                                                                                    <v:group id="Group 591" o:spid="_x0000_s1154" style="position:absolute;left:6318;top:-849;width:55;height:0" coordorigin="6318,-849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KYq0msUAAADcAAAA&#10;DwAAAAAAAAAAAAAAAACpAgAAZHJzL2Rvd25yZXYueG1sUEsFBgAAAAAEAAQA+gAAAJsDAAAAAA==&#10;">
                                                                                                                                      <v:polyline id="Freeform 718" o:spid="_x0000_s1155" style="position:absolute;visibility:visible;mso-wrap-style:square;v-text-anchor:top" points="12636,-1698,12691,-1698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YyAQxQAA&#10;ANwAAAAPAAAAZHJzL2Rvd25yZXYueG1sRI/dagIxFITvC75DOELvaraKS9kaRQRBpAqrpbR3h+Ts&#10;D92cLJvorm9vCgUvh5n5hlmsBtuIK3W+dqzgdZKAINbO1Fwq+DxvX95A+IBssHFMCm7kYbUcPS0w&#10;M67nnK6nUIoIYZ+hgiqENpPS64os+olriaNXuM5iiLIrpemwj3DbyGmSpNJizXGhwpY2Fenf08Uq&#10;COvL/FDkhf75+tD5dDY79t97Uup5PKzfQQQawiP8394ZBWk6h78z8QjI5R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VjIBD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<v:group id="Group 592" o:spid="_x0000_s1156" style="position:absolute;left:6345;top:-849;width:0;height:736" coordorigin="6345,-849" coordsize="0,73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LYUj3bGAAAA3AAA&#10;AA8AAAAAAAAAAAAAAAAAqQIAAGRycy9kb3ducmV2LnhtbFBLBQYAAAAABAAEAPoAAACcAwAAAAA=&#10;">
                                                                                                                                        <v:shape id="Freeform 717" o:spid="_x0000_s1157" style="position:absolute;left:12690;top:-1698;width:0;height:735;visibility:visible;mso-wrap-style:square;v-text-anchor:top" coordsize="0,73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//BtxQAA&#10;ANwAAAAPAAAAZHJzL2Rvd25yZXYueG1sRI9Ba8JAFITvQv/D8gredFOFtERXsaWivRTUSjw+ss8k&#10;mH0bd1eN/75bKHgcZuYbZjrvTCOu5HxtWcHLMAFBXFhdc6ngZ7ccvIHwAVljY5kU3MnDfPbUm2Km&#10;7Y03dN2GUkQI+wwVVCG0mZS+qMigH9qWOHpH6wyGKF0ptcNbhJtGjpIklQZrjgsVtvRRUXHaXoyC&#10;M+V5Sp+7w/7rXZ+/V6OVdeNcqf5zt5iACNSFR/i/vdYK0vQV/s7EIyBn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f/8G3FAAAA3AAAAA8AAAAAAAAAAAAAAAAAlwIAAGRycy9k&#10;b3ducmV2LnhtbFBLBQYAAAAABAAEAPUAAACJAwAAAAA=&#10;" path="m0,0l0,736e" filled="f" strokecolor="#999898" strokeweight="10209emu">
                                                                                                                                          <v:path arrowok="t" o:connecttype="custom" o:connectlocs="0,-848;0,-113" o:connectangles="0,0"/>
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<v:group id="Group 593" o:spid="_x0000_s1158" style="position:absolute;left:6318;top:-114;width:55;height:0" coordorigin="6318,-114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qMe+n8IAAADcAAAADwAA&#10;AAAAAAAAAAAAAACpAgAAZHJzL2Rvd25yZXYueG1sUEsFBgAAAAAEAAQA+gAAAJgDAAAAAA==&#10;">
                                                                                                                                          <v:polyline id="Freeform 716" o:spid="_x0000_s1159" style="position:absolute;visibility:visible;mso-wrap-style:square;v-text-anchor:top" points="12636,-228,12691,-228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LioVxgAA&#10;ANwAAAAPAAAAZHJzL2Rvd25yZXYueG1sRI/dagIxFITvBd8hnELvNFuli12NIoIgpRXWltLeHZKz&#10;P7g5WTbR3b59UxC8HGbmG2a1GWwjrtT52rGCp2kCglg7U3Op4PNjP1mA8AHZYOOYFPySh816PFph&#10;ZlzPOV1PoRQRwj5DBVUIbSal1xVZ9FPXEkevcJ3FEGVXStNhH+G2kbMkSaXFmuNChS3tKtLn08Uq&#10;CNvL83uRF/rn603ns/n82H+/klKPD8N2CSLQEO7hW/tgFKTpC/yfiUdArv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ULioV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<v:group id="Group 594" o:spid="_x0000_s1160" style="position:absolute;left:6703;top:-1237;width:55;height:0" coordorigin="6703,-1237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aCREwwAAANwAAAAPAAAAZHJzL2Rvd25yZXYueG1sRE9Na8JAEL0X/A/LCL3V&#10;TZRaiW5CkFp6kEJVEG9DdkxCsrMhu03iv+8eCj0+3vcum0wrBupdbVlBvIhAEBdW11wquJwPLxsQ&#10;ziNrbC2Tggc5yNLZ0w4TbUf+puHkSxFC2CWooPK+S6R0RUUG3cJ2xIG7296gD7Avpe5xDOGmlcso&#10;WkuDNYeGCjvaV1Q0px+j4GPEMV/F78Oxue8ft/Pr1/UYk1LP8ynfgvA0+X/xn/tTK1i/hfn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NNoJETDAAAA3AAAAA8A&#10;AAAAAAAAAAAAAAAAqQIAAGRycy9kb3ducmV2LnhtbFBLBQYAAAAABAAEAPoAAACZAwAAAAA=&#10;">
                                                                                                                                            <v:polyline id="Freeform 715" o:spid="_x0000_s1161" style="position:absolute;visibility:visible;mso-wrap-style:square;v-text-anchor:top" points="13406,-2474,13461,-2474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gbDOxgAA&#10;ANwAAAAPAAAAZHJzL2Rvd25yZXYueG1sRI/dagIxFITvhb5DOIXeaValWlajSKFQSi2sFtG7Q3L2&#10;h25Olk1017c3QsHLYWa+YZbr3tbiQq2vHCsYjxIQxNqZigsFv/uP4RsIH5AN1o5JwZU8rFdPgyWm&#10;xnWc0WUXChEh7FNUUIbQpFJ6XZJFP3INcfRy11oMUbaFNC12EW5rOUmSmbRYcVwosaH3kvTf7mwV&#10;hM35dZtnuT4dvnU2mU5/uuMXKfXy3G8WIAL14RH+b38aBbP5GO5n4hGQq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vgbDO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<v:group id="Group 595" o:spid="_x0000_s1162" style="position:absolute;left:6730;top:-1237;width:0;height:785" coordorigin="6730,-1237" coordsize="0,7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M9h+oxgAAANwAAAAPAAAAZHJzL2Rvd25yZXYueG1sRI9Ba8JAFITvBf/D8oTe&#10;mk0sTSVmFRErHkKhKpTeHtlnEsy+DdltEv99t1DocZiZb5h8M5lWDNS7xrKCJIpBEJdWN1wpuJzf&#10;npYgnEfW2FomBXdysFnPHnLMtB35g4aTr0SAsMtQQe19l0npypoMush2xMG72t6gD7KvpO5xDHDT&#10;ykUcp9Jgw2Ghxo52NZW307dRcBhx3D4n+6G4XXf3r/PL+2eRkFKP82m7AuFp8v/hv/ZRK0hfF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z2H6jGAAAA3AAA&#10;AA8AAAAAAAAAAAAAAAAAqQIAAGRycy9kb3ducmV2LnhtbFBLBQYAAAAABAAEAPoAAACcAwAAAAA=&#10;">
                                                                                                                                              <v:polyline id="Freeform 714" o:spid="_x0000_s1163" style="position:absolute;visibility:visible;mso-wrap-style:square;v-text-anchor:top" points="13460,-2474,13460,-1689" coordsize="0,78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wiNqxAAA&#10;ANwAAAAPAAAAZHJzL2Rvd25yZXYueG1sRI/disIwFITvF/YdwlnwTlMVf+gaRRRZ9UbUfYBDc2yL&#10;zUlpoqn79EYQ9nKYmW+Y2aI1lbhT40rLCvq9BARxZnXJuYLf86Y7BeE8ssbKMil4kIPF/PNjhqm2&#10;gY90P/lcRAi7FBUU3teplC4ryKDr2Zo4ehfbGPRRNrnUDYYIN5UcJMlYGiw5LhRY06qg7Hq6GQVh&#10;9ycfYbp159HopzrkwV3360ypzle7/AbhqfX/4Xd7qxWMJ0N4nYlHQM6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MIjasQAAADcAAAADwAAAAAAAAAAAAAAAACXAgAAZHJzL2Rv&#10;d25yZXYueG1sUEsFBgAAAAAEAAQA9QAAAIgDAAAAAA==&#10;" filled="f" strokecolor="#999898" strokeweight="10209emu">
                                                                                                                                                <v:path arrowok="t" o:connecttype="custom" o:connectlocs="0,-1237;0,-452" o:connectangles="0,0"/>
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<v:group id="Group 596" o:spid="_x0000_s1164" style="position:absolute;left:6703;top:-452;width:55;height:0" coordorigin="6703,-452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KxTIkfGAAAA3AAA&#10;AA8AAAAAAAAAAAAAAAAAqQIAAGRycy9kb3ducmV2LnhtbFBLBQYAAAAABAAEAPoAAACcAwAAAAA=&#10;">
                                                                                                                                                <v:polyline id="Freeform 713" o:spid="_x0000_s1165" style="position:absolute;visibility:visible;mso-wrap-style:square;v-text-anchor:top" points="13406,-904,13461,-904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urbNxgAA&#10;ANwAAAAPAAAAZHJzL2Rvd25yZXYueG1sRI/dagIxFITvBd8hHKF3mlXRlq1RpFAoYgu7LaW9OyRn&#10;f3Bzsmyiu769KRS8HGbmG2azG2wjLtT52rGC+SwBQaydqblU8PX5On0C4QOywcYxKbiSh912PNpg&#10;alzPGV3yUIoIYZ+igiqENpXS64os+plriaNXuM5iiLIrpemwj3DbyEWSrKXFmuNChS29VKRP+dkq&#10;CPvz6r3ICv37fdTZYrn86H8OpNTDZNg/gwg0hHv4v/1mFKwfV/B3Jh4Bub0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QurbN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<v:group id="Group 597" o:spid="_x0000_s1166" style="position:absolute;left:7780;top:-1369;width:55;height:0" coordorigin="7780,-1369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zzRmrxQAAANwAAAAPAAAAZHJzL2Rvd25yZXYueG1sRI9Pa8JAFMTvBb/D8oTe&#10;6iaWRomuIqLiQQr+AfH2yD6TYPZtyK5J/PbdQqHHYWZ+w8yXvalES40rLSuIRxEI4szqknMFl/P2&#10;YwrCeWSNlWVS8CIHy8XgbY6pth0fqT35XAQIuxQVFN7XqZQuK8igG9maOHh32xj0QTa51A12AW4q&#10;OY6iRBosOSwUWNO6oOxxehoFuw671We8aQ+P+/p1O399Xw8xKfU+7FczEJ56/x/+a++1gmSS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M80Zq8UAAADcAAAA&#10;DwAAAAAAAAAAAAAAAACpAgAAZHJzL2Rvd25yZXYueG1sUEsFBgAAAAAEAAQA+gAAAJsDAAAAAA==&#10;">
                                                                                                                                                  <v:polyline id="Freeform 712" o:spid="_x0000_s1167" style="position:absolute;visibility:visible;mso-wrap-style:square;v-text-anchor:top" points="15560,-2738,15615,-2738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JI0hxgAA&#10;ANwAAAAPAAAAZHJzL2Rvd25yZXYueG1sRI/dagIxFITvBd8hHKF3mlWplq1RpFAoYoXdltLeHZKz&#10;P7g5WTbR3b59Iwi9HGbmG2azG2wjrtT52rGC+SwBQaydqblU8PnxOn0C4QOywcYxKfglD7vteLTB&#10;1LieM7rmoRQRwj5FBVUIbSql1xVZ9DPXEkevcJ3FEGVXStNhH+G2kYskWUmLNceFClt6qUif84tV&#10;EPaXx/ciK/TP11Fni+Xy1H8fSKmHybB/BhFoCP/he/vNKFit13A7E4+A3P4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PJI0h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<v:group id="Group 598" o:spid="_x0000_s1168" style="position:absolute;left:7808;top:-1369;width:0;height:805" coordorigin="7808,-1369" coordsize="0,80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HihCwwAAANwAAAAPAAAAZHJzL2Rvd25yZXYueG1sRE9Na8JAEL0X/A/LCL3V&#10;TZRaiW5CkFp6kEJVEG9DdkxCsrMhu03iv+8eCj0+3vcum0wrBupdbVlBvIhAEBdW11wquJwPLxsQ&#10;ziNrbC2Tggc5yNLZ0w4TbUf+puHkSxFC2CWooPK+S6R0RUUG3cJ2xIG7296gD7Avpe5xDOGmlcso&#10;WkuDNYeGCjvaV1Q0px+j4GPEMV/F78Oxue8ft/Pr1/UYk1LP8ynfgvA0+X/xn/tTK1i/hbX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C0eKELDAAAA3AAAAA8A&#10;AAAAAAAAAAAAAAAAqQIAAGRycy9kb3ducmV2LnhtbFBLBQYAAAAABAAEAPoAAACZAwAAAAA=&#10;">
                                                                                                                                                    <v:polyline id="Freeform 711" o:spid="_x0000_s1169" style="position:absolute;visibility:visible;mso-wrap-style:square;v-text-anchor:top" points="15616,-2738,15616,-1933" coordsize="0,80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bwQWxgAA&#10;ANwAAAAPAAAAZHJzL2Rvd25yZXYueG1sRI9Ba8JAFITvQv/D8gredKOo1dRVbKvUQw81Ebw+sq9J&#10;MPs2ZLcm+uu7BcHjMDPfMMt1ZypxocaVlhWMhhEI4szqknMFx3Q3mINwHlljZZkUXMnBevXUW2Ks&#10;bcsHuiQ+FwHCLkYFhfd1LKXLCjLohrYmDt6PbQz6IJtc6gbbADeVHEfRTBosOSwUWNN7Qdk5+TUK&#10;Pk9fyb4dTd4+0vqWfo91tN1Nj0r1n7vNKwhPnX+E7+29VjB7WcD/mXAE5OoP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0bwQW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<v:path arrowok="t" o:connecttype="custom" o:connectlocs="0,-1369;0,-564" o:connectangles="0,0"/>
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<v:group id="Group 599" o:spid="_x0000_s1170" style="position:absolute;left:7780;top:-564;width:55;height:0" coordorigin="7780,-564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5r1UY8IAAADcAAAADwAA&#10;AAAAAAAAAAAAAACpAgAAZHJzL2Rvd25yZXYueG1sUEsFBgAAAAAEAAQA+gAAAJgDAAAAAA==&#10;">
                                                                                                                                                      <v:polyline id="Freeform 710" o:spid="_x0000_s1171" style="position:absolute;visibility:visible;mso-wrap-style:square;v-text-anchor:top" points="15560,-1128,15615,-1128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VMDpxgAA&#10;ANwAAAAPAAAAZHJzL2Rvd25yZXYueG1sRI/dasJAFITvBd9hOQXvdKNSkdQ1BKFQxBZiS2nvDrsn&#10;PzR7NmRXE9++Wyh4OczMN8wuG20rrtT7xrGC5SIBQaydabhS8PH+PN+C8AHZYOuYFNzIQ7afTnaY&#10;GjdwQddzqESEsE9RQR1Cl0rpdU0W/cJ1xNErXW8xRNlX0vQ4RLht5SpJNtJiw3Ghxo4ONemf88Uq&#10;CPnl8bUsSv39edLFar1+G76OpNTsYcyfQAQawz38334xCjbbJfydiUdA7n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aVMDp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<v:group id="Group 600" o:spid="_x0000_s1172" style="position:absolute;left:5933;top:-24;width:55;height:0" coordorigin="5933,-24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5I2+PxAAAANwAAAAP&#10;AAAAAAAAAAAAAAAAAKkCAABkcnMvZG93bnJldi54bWxQSwUGAAAAAAQABAD6AAAAmgMAAAAA&#10;">
                                                                                                                                                        <v:polyline id="Freeform 709" o:spid="_x0000_s1173" style="position:absolute;visibility:visible;mso-wrap-style:square;v-text-anchor:top" points="11866,-48,11921,-48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yvsFxQAA&#10;ANwAAAAPAAAAZHJzL2Rvd25yZXYueG1sRI/dagIxFITvBd8hnIJ3mq1LRVajiFAoYgtrS9G7Q3L2&#10;Bzcnyya669s3hUIvh5n5hllvB9uIO3W+dqzgeZaAINbO1Fwq+Pp8nS5B+IBssHFMCh7kYbsZj9aY&#10;GddzTvdTKEWEsM9QQRVCm0npdUUW/cy1xNErXGcxRNmV0nTYR7ht5DxJFtJizXGhwpb2Fenr6WYV&#10;hN3t5b3IC335Pup8nqYf/flASk2eht0KRKAh/If/2m9GwWKZwu+ZeATk5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XK+wX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<v:group id="Group 601" o:spid="_x0000_s1174" style="position:absolute;left:5960;top:-24;width:0;height:329" coordorigin="5960,-24" coordsize="0,32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mGUmDGAAAA3AAA&#10;AA8AAAAAAAAAAAAAAAAAqQIAAGRycy9kb3ducmV2LnhtbFBLBQYAAAAABAAEAPoAAACcAwAAAAA=&#10;">
                                                                                                                                                          <v:polyline id="Freeform 708" o:spid="_x0000_s1175" style="position:absolute;visibility:visible;mso-wrap-style:square;v-text-anchor:top" points="11920,-48,11920,281" coordsize="0,32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NkmixAAA&#10;ANwAAAAPAAAAZHJzL2Rvd25yZXYueG1sRI/RasJAFETfC/7DcgXf6kZBkegqolhKi6VN/IBr9pos&#10;Zu+G7Brj37uFQh+HmTnDrDa9rUVHrTeOFUzGCQjiwmnDpYJTfnhdgPABWWPtmBQ8yMNmPXhZYard&#10;nX+oy0IpIoR9igqqEJpUSl9UZNGPXUMcvYtrLYYo21LqFu8Rbms5TZK5tGg4LlTY0K6i4prdrAK3&#10;3b99H7uPL/m4nD/NLc+s2WdKjYb9dgkiUB/+w3/td61gvpjB75l4BOT6C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DZJosQAAADcAAAADwAAAAAAAAAAAAAAAACXAgAAZHJzL2Rv&#10;d25yZXYueG1sUEsFBgAAAAAEAAQA9QAAAIgDAAAAAA==&#10;" filled="f" strokecolor="#999898" strokeweight="10209emu">
                                                                                                                                                            <v:path arrowok="t" o:connecttype="custom" o:connectlocs="0,-24;0,305" o:connectangles="0,0"/>
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<v:group id="Group 602" o:spid="_x0000_s1176" style="position:absolute;left:5933;top:305;width:55;height:0" coordorigin="5933,305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GGGmMxAAAANwAAAAP&#10;AAAAAAAAAAAAAAAAAKkCAABkcnMvZG93bnJldi54bWxQSwUGAAAAAAQABAD6AAAAmgMAAAAA&#10;">
                                                                                                                                                            <v:polyline id="Freeform 707" o:spid="_x0000_s1177" style="position:absolute;visibility:visible;mso-wrap-style:square;v-text-anchor:top" points="11866,610,11921,610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8f0GxgAA&#10;ANwAAAAPAAAAZHJzL2Rvd25yZXYueG1sRI/dagIxFITvBd8hnELvNFulVlajiFAopRbWiujdITn7&#10;g5uTZRPd7ds3QsHLYWa+YZbr3tbiRq2vHCt4GScgiLUzFRcKDj/vozkIH5AN1o5JwS95WK+GgyWm&#10;xnWc0W0fChEh7FNUUIbQpFJ6XZJFP3YNcfRy11oMUbaFNC12EW5rOUmSmbRYcVwosaFtSfqyv1oF&#10;YXN93eVZrs/HL51NptPv7vRJSj0/9ZsFiEB9eIT/2x9GwWz+Bvcz8QjI1R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68f0G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<v:group id="Group 603" o:spid="_x0000_s1178" style="position:absolute;left:6318;top:-433;width:55;height:0" coordorigin="6318,-433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GMtYZcIAAADcAAAADwAA&#10;AAAAAAAAAAAAAACpAgAAZHJzL2Rvd25yZXYueG1sUEsFBgAAAAAEAAQA+gAAAJgDAAAAAA==&#10;">
                                                                                                                                                              <v:polyline id="Freeform 706" o:spid="_x0000_s1179" style="position:absolute;visibility:visible;mso-wrap-style:square;v-text-anchor:top" points="12636,-866,12691,-866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IszvxgAA&#10;ANwAAAAPAAAAZHJzL2Rvd25yZXYueG1sRI/dagIxFITvBd8hHKF3mlWp2K1RpFAoYoXdltLeHZKz&#10;P7g5WTbR3b59Iwi9HGbmG2azG2wjrtT52rGC+SwBQaydqblU8PnxOl2D8AHZYOOYFPySh912PNpg&#10;alzPGV3zUIoIYZ+igiqENpXS64os+plriaNXuM5iiLIrpemwj3DbyEWSrKTFmuNChS29VKTP+cUq&#10;CPvL43uRFfrn66izxXJ56r8PpNTDZNg/gwg0hP/wvf1mFKzWT3A7E4+A3P4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kIszv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<v:group id="Group 604" o:spid="_x0000_s1180" style="position:absolute;left:6345;top:-433;width:0;height:628" coordorigin="6345,-433" coordsize="0,6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jZMK+wwAAANwAAAAPAAAAZHJzL2Rvd25yZXYueG1sRE9Na8JAEL0X/A/LCL3V&#10;TZRKjW5CkFp6kEJVEG9DdkxCsrMhu03iv+8eCj0+3vcum0wrBupdbVlBvIhAEBdW11wquJwPL28g&#10;nEfW2FomBQ9ykKWzpx0m2o78TcPJlyKEsEtQQeV9l0jpiooMuoXtiAN3t71BH2BfSt3jGMJNK5dR&#10;tJYGaw4NFXa0r6hoTj9GwceIY76K34djc98/bufXr+sxJqWe51O+BeFp8v/iP/enVrDehPn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GNkwr7DAAAA3AAAAA8A&#10;AAAAAAAAAAAAAAAAqQIAAGRycy9kb3ducmV2LnhtbFBLBQYAAAAABAAEAPoAAACZAwAAAAA=&#10;">
                                                                                                                                                                <v:shape id="Freeform 705" o:spid="_x0000_s1181" style="position:absolute;left:12690;top:-866;width:0;height:627;visibility:visible;mso-wrap-style:square;v-text-anchor:top" coordsize="0,6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nvkqwwAA&#10;ANwAAAAPAAAAZHJzL2Rvd25yZXYueG1sRI9BawIxFITvgv8hvEJvmlWK2q1RRBA8lboKXh/J6+62&#10;m5cliRr765tCweMwM98wy3WynbiSD61jBZNxAYJYO9NyreB03I0WIEJENtg5JgV3CrBeDQdLLI27&#10;8YGuVaxFhnAoUUETY19KGXRDFsPY9cTZ+3TeYszS19J4vGW47eS0KGbSYst5ocGetg3p7+piFVTd&#10;4eX+ntxZ/3y4iw7Jf6XjXKnnp7R5AxEpxUf4v703CmavE/g7k4+AXP0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HnvkqwwAAANwAAAAPAAAAAAAAAAAAAAAAAJcCAABkcnMvZG93&#10;bnJldi54bWxQSwUGAAAAAAQABAD1AAAAhwMAAAAA&#10;" path="m0,0l0,628e" filled="f" strokecolor="#999898" strokeweight="10209emu">
                                                                                                                                                                  <v:path arrowok="t" o:connecttype="custom" o:connectlocs="0,-432;0,195" o:connectangles="0,0"/>
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<v:group id="Group 605" o:spid="_x0000_s1182" style="position:absolute;left:6318;top:194;width:55;height:0" coordorigin="6318,194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8+vlSxgAAANwAAAAPAAAAZHJzL2Rvd25yZXYueG1sRI9Ba8JAFITvBf/D8oTe&#10;mk0sDTVmFRErHkKhKpTeHtlnEsy+DdltEv99t1DocZiZb5h8M5lWDNS7xrKCJIpBEJdWN1wpuJzf&#10;nl5BOI+ssbVMCu7kYLOePeSYaTvyBw0nX4kAYZehgtr7LpPSlTUZdJHtiIN3tb1BH2RfSd3jGOCm&#10;lYs4TqXBhsNCjR3taipvp2+j4DDiuH1O9kNxu+7uX+eX988iIaUe59N2BcLT5P/Df+2jVpAuF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z6+VLGAAAA3AAA&#10;AA8AAAAAAAAAAAAAAAAAqQIAAGRycy9kb3ducmV2LnhtbFBLBQYAAAAABAAEAPoAAACcAwAAAAA=&#10;">
                                                                                                                                                                  <v:polyline id="Freeform 704" o:spid="_x0000_s1183" style="position:absolute;visibility:visible;mso-wrap-style:square;v-text-anchor:top" points="12636,388,12691,388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E23YxgAA&#10;ANwAAAAPAAAAZHJzL2Rvd25yZXYueG1sRI/dagIxFITvC32HcAq9q9m6VHQ1ihQKpdTCqkh7d0jO&#10;/uDmZNlEd317IxS8HGbmG2axGmwjztT52rGC11ECglg7U3OpYL/7eJmC8AHZYOOYFFzIw2r5+LDA&#10;zLieczpvQykihH2GCqoQ2kxKryuy6EeuJY5e4TqLIcqulKbDPsJtI8dJMpEWa44LFbb0XpE+bk9W&#10;QVif3jZFXui/w7fOx2n60/9+kVLPT8N6DiLQEO7h//anUTCZpXA7E4+AXF4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AE23Y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<v:group id="Group 606" o:spid="_x0000_s1184" style="position:absolute;left:6703;top:-10;width:55;height:0" coordorigin="6703,-10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xfxL3GAAAA3AAA&#10;AA8AAAAAAAAAAAAAAAAAqQIAAGRycy9kb3ducmV2LnhtbFBLBQYAAAAABAAEAPoAAACcAwAAAAA=&#10;">
                                                                                                                                                                    <v:polyline id="Freeform 703" o:spid="_x0000_s1185" style="position:absolute;visibility:visible;mso-wrap-style:square;v-text-anchor:top" points="13406,-20,13461,-20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tlA3xgAA&#10;ANwAAAAPAAAAZHJzL2Rvd25yZXYueG1sRI/dagIxFITvBd8hHKF3mlVR2q1RpFAoYgu7LaW9OyRn&#10;f3Bzsmyiu769KRS8HGbmG2azG2wjLtT52rGC+SwBQaydqblU8PX5On0E4QOywcYxKbiSh912PNpg&#10;alzPGV3yUIoIYZ+igiqENpXS64os+plriaNXuM5iiLIrpemwj3DbyEWSrKXFmuNChS29VKRP+dkq&#10;CPvz6r3ICv37fdTZYrn86H8OpNTDZNg/gwg0hHv4v/1mFKyfVvB3Jh4Bub0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gtlA3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<v:group id="Group 607" o:spid="_x0000_s1186" style="position:absolute;left:6730;top:-10;width:0;height:453" coordorigin="6730,-10" coordsize="0,45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Dwf9RxQAAANwAAAAPAAAAZHJzL2Rvd25yZXYueG1sRI9Pa8JAFMTvBb/D8oTe&#10;6iaWBo2uIqLiQQr+AfH2yD6TYPZtyK5J/PbdQqHHYWZ+w8yXvalES40rLSuIRxEI4szqknMFl/P2&#10;YwLCeWSNlWVS8CIHy8XgbY6pth0fqT35XAQIuxQVFN7XqZQuK8igG9maOHh32xj0QTa51A12AW4q&#10;OY6iRBosOSwUWNO6oOxxehoFuw671We8aQ+P+/p1O399Xw8xKfU+7FczEJ56/x/+a++1gmSa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g8H/UcUAAADcAAAA&#10;DwAAAAAAAAAAAAAAAACpAgAAZHJzL2Rvd25yZXYueG1sUEsFBgAAAAAEAAQA+gAAAJsDAAAAAA==&#10;">
                                                                                                                                                                      <v:shape id="Freeform 702" o:spid="_x0000_s1187" style="position:absolute;left:13460;top:-20;width:0;height:452;visibility:visible;mso-wrap-style:square;v-text-anchor:top" coordsize="0,45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+RjqxAAA&#10;ANwAAAAPAAAAZHJzL2Rvd25yZXYueG1sRI9BawIxFITvBf9DeIKXUrN6sLo1iliUngquen9snptt&#10;Ny/rJl3jv28KBY/DzHzDLNfRNqKnzteOFUzGGQji0umaKwWn4+5lDsIHZI2NY1JwJw/r1eBpibl2&#10;Nz5QX4RKJAj7HBWYENpcSl8asujHriVO3sV1FkOSXSV1h7cEt42cZtlMWqw5LRhsaWuo/C5+rIKi&#10;edef+4N+vp7662b6dY4Xa6JSo2HcvIEIFMMj/N/+0Apmi1f4O5OOgFz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vkY6sQAAADcAAAADwAAAAAAAAAAAAAAAACXAgAAZHJzL2Rv&#10;d25yZXYueG1sUEsFBgAAAAAEAAQA9QAAAIgDAAAAAA==&#10;" path="m0,0l0,453e" filled="f" strokecolor="#999898" strokeweight="10209emu">
                                                                                                                                                                        <v:path arrowok="t" o:connecttype="custom" o:connectlocs="0,-10;0,442" o:connectangles="0,0"/>
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<v:group id="Group 608" o:spid="_x0000_s1188" style="position:absolute;left:6703;top:442;width:55;height:0" coordorigin="6703,442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dEs64wwAAANwAAAAPAAAAZHJzL2Rvd25yZXYueG1sRE9Na8JAEL0X/A/LCL3V&#10;TZRKjW5CkFp6kEJVEG9DdkxCsrMhu03iv+8eCj0+3vcum0wrBupdbVlBvIhAEBdW11wquJwPL28g&#10;nEfW2FomBQ9ykKWzpx0m2o78TcPJlyKEsEtQQeV9l0jpiooMuoXtiAN3t71BH2BfSt3jGMJNK5dR&#10;tJYGaw4NFXa0r6hoTj9GwceIY76K34djc98/bufXr+sxJqWe51O+BeFp8v/iP/enVrDehLX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J0SzrjDAAAA3AAAAA8A&#10;AAAAAAAAAAAAAAAAqQIAAGRycy9kb3ducmV2LnhtbFBLBQYAAAAABAAEAPoAAACZAwAAAAA=&#10;">
                                                                                                                                                                        <v:polyline id="Freeform 701" o:spid="_x0000_s1189" style="position:absolute;visibility:visible;mso-wrap-style:square;v-text-anchor:top" points="13406,884,13461,884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+1oyxgAA&#10;ANwAAAAPAAAAZHJzL2Rvd25yZXYueG1sRI/dagIxFITvBd8hnELvNFulUlejiFAopRbWiujdITn7&#10;g5uTZRPd7ds3QsHLYWa+YZbr3tbiRq2vHCt4GScgiLUzFRcKDj/vozcQPiAbrB2Tgl/ysF4NB0tM&#10;jes4o9s+FCJC2KeooAyhSaX0uiSLfuwa4ujlrrUYomwLaVrsItzWcpIkM2mx4rhQYkPbkvRlf7UK&#10;wub6usuzXJ+PXzqbTKff3emTlHp+6jcLEIH68Aj/tz+Mgtl8Dvcz8QjI1R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h+1oy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<v:group id="Group 609" o:spid="_x0000_s1190" style="position:absolute;left:7780;top:-257;width:55;height:0" coordorigin="7780,-257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/Y9YpMIAAADcAAAADwAA&#10;AAAAAAAAAAAAAACpAgAAZHJzL2Rvd25yZXYueG1sUEsFBgAAAAAEAAQA+gAAAJgDAAAAAA==&#10;">
                                                                                                                                                                          <v:polyline id="Freeform 700" o:spid="_x0000_s1191" style="position:absolute;visibility:visible;mso-wrap-style:square;v-text-anchor:top" points="15560,-514,15615,-514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ZswuxgAA&#10;ANwAAAAPAAAAZHJzL2Rvd25yZXYueG1sRI9bawIxFITfC/0P4RT6VrMqXtgaRQShlFrYbZH27ZCc&#10;vdDNybKJ7vrvTUHwcZiZb5jVZrCNOFPna8cKxqMEBLF2puZSwffX/mUJwgdkg41jUnAhD5v148MK&#10;U+N6zuich1JECPsUFVQhtKmUXldk0Y9cSxy9wnUWQ5RdKU2HfYTbRk6SZC4t1hwXKmxpV5H+y09W&#10;QdieZociK/Tv8UNnk+n0s/95J6Wen4btK4hAQ7iHb+03o2CRjOH/TDwCcn0F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BZswu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<v:group id="Group 610" o:spid="_x0000_s1192" style="position:absolute;left:7808;top:-257;width:0;height:531" coordorigin="7808,-257" coordsize="0,53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IRY0jGAAAA3AAA&#10;AA8AAAAAAAAAAAAAAAAAqQIAAGRycy9kb3ducmV2LnhtbFBLBQYAAAAABAAEAPoAAACcAwAAAAA=&#10;">
                                                                                                                                                                            <v:polyline id="Freeform 699" o:spid="_x0000_s1193" style="position:absolute;visibility:visible;mso-wrap-style:square;v-text-anchor:top" points="15616,-514,15616,17" coordsize="0,53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toeyxAAA&#10;ANwAAAAPAAAAZHJzL2Rvd25yZXYueG1sRI9RS8NAEITfBf/DsUJfxN6pYEvstRSxVHyyTX/AmluT&#10;0NxeyF568d97guDjMDPfMKvN5Dt1oUHawBbu5wYUcRVcy7WFU7m7W4KSiOywC0wWvklgs76+WmHh&#10;QuIDXY6xVhnCUqCFJsa+0FqqhjzKPPTE2fsKg8eY5VBrN2DKcN/pB2OetMeW80KDPb00VJ2Po7fw&#10;uivPn5L2o1A5Gkmnj3T7vrV2djNtn0FFmuJ/+K/95iwszCP8nslHQK9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LaHssQAAADcAAAADwAAAAAAAAAAAAAAAACXAgAAZHJzL2Rv&#10;d25yZXYueG1sUEsFBgAAAAAEAAQA9QAAAIgDAAAAAA==&#10;" filled="f" strokecolor="#999898" strokeweight="10209emu">
                                                                                                                                                                              <v:path arrowok="t" o:connecttype="custom" o:connectlocs="0,-257;0,274" o:connectangles="0,0"/>
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<v:group id="Group 611" o:spid="_x0000_s1194" style="position:absolute;left:7780;top:274;width:55;height:0" coordorigin="7780,274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K0XqfGAAAA3AAA&#10;AA8AAAAAAAAAAAAAAAAAqQIAAGRycy9kb3ducmV2LnhtbFBLBQYAAAAABAAEAPoAAACcAwAAAAA=&#10;">
                                                                                                                                                                              <v:polyline id="Freeform 698" o:spid="_x0000_s1195" style="position:absolute;visibility:visible;mso-wrap-style:square;v-text-anchor:top" points="15560,548,15615,548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XcotxgAA&#10;ANwAAAAPAAAAZHJzL2Rvd25yZXYueG1sRI/dagIxFITvC75DOAXvaraKrWyNIoIgUoXdFmnvDsnZ&#10;H7o5WTbR3b69EQq9HGbmG2a5HmwjrtT52rGC50kCglg7U3Op4PNj97QA4QOywcYxKfglD+vV6GGJ&#10;qXE9Z3TNQykihH2KCqoQ2lRKryuy6CeuJY5e4TqLIcqulKbDPsJtI6dJ8iIt1hwXKmxpW5H+yS9W&#10;Qdhc5sciK/T3+V1n09ns1H8dSKnx47B5AxFoCP/hv/beKHhN5nA/E4+AXN0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+Xcot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<v:group id="Group 612" o:spid="_x0000_s1196" style="position:absolute;left:5933;top:228;width:55;height:0" coordorigin="5933,228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KmVLxgAAANwAAAAPAAAAZHJzL2Rvd25yZXYueG1sRI9Pa8JAFMTvhX6H5RV6&#10;M5u0aCVmFZG29BAEtSDeHtlnEsy+Ddlt/nx7t1DocZiZ3zDZZjSN6KlztWUFSRSDIC6srrlU8H36&#10;mC1BOI+ssbFMCiZysFk/PmSYajvwgfqjL0WAsEtRQeV9m0rpiooMusi2xMG72s6gD7Irpe5wCHDT&#10;yJc4XkiDNYeFClvaVVTcjj9GweeAw/Y1ee/z23U3XU7z/TlPSKnnp3G7AuFp9P/hv/aXVvAWL+D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0qZUvGAAAA3AAA&#10;AA8AAAAAAAAAAAAAAAAAqQIAAGRycy9kb3ducmV2LnhtbFBLBQYAAAAABAAEAPoAAACcAwAAAAA=&#10;">
                                                                                                                                                                                <v:polyline id="Freeform 697" o:spid="_x0000_s1197" style="position:absolute;visibility:visible;mso-wrap-style:square;v-text-anchor:top" points="11866,456,11921,456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w/HBxgAA&#10;ANwAAAAPAAAAZHJzL2Rvd25yZXYueG1sRI/dagIxFITvBd8hnELvNFulKqtRRCiU0gq7LdLeHZKz&#10;P7g5WTbR3b59UxC8HGbmG2azG2wjrtT52rGCp2kCglg7U3Op4OvzZbIC4QOywcYxKfglD7vteLTB&#10;1LieM7rmoRQRwj5FBVUIbSql1xVZ9FPXEkevcJ3FEGVXStNhH+G2kbMkWUiLNceFCls6VKTP+cUq&#10;CPvL80eRFfrn9K6z2Xx+7L/fSKnHh2G/BhFoCPfwrf1qFCyTJfyfiUdAbv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hw/HB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<v:group id="Group 613" o:spid="_x0000_s1198" style="position:absolute;left:5960;top:228;width:0;height:470" coordorigin="5960,228" coordsize="0,4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A/lUosIAAADcAAAADwAA&#10;AAAAAAAAAAAAAACpAgAAZHJzL2Rvd25yZXYueG1sUEsFBgAAAAAEAAQA+gAAAJgDAAAAAA==&#10;">
                                                                                                                                                                                  <v:polyline id="Freeform 696" o:spid="_x0000_s1199" style="position:absolute;visibility:visible;mso-wrap-style:square;v-text-anchor:top" points="11920,456,11920,926" coordsize="0,47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zMPtxAAA&#10;ANwAAAAPAAAAZHJzL2Rvd25yZXYueG1sRI9Pa8JAFMTvQr/D8gredNeC/6KriLRQeilqQI+P7DMJ&#10;yb4N2a0m/fTdguBxmJnfMOttZ2txo9aXjjVMxgoEceZMybmG9PQxWoDwAdlg7Zg09ORhu3kZrDEx&#10;7s4Huh1DLiKEfYIaihCaREqfFWTRj11DHL2ray2GKNtcmhbvEW5r+abUTFosOS4U2NC+oKw6/lgN&#10;PPe76dd5/+sus7QPPVbqu3rXevja7VYgAnXhGX60P42GuVrC/5l4BOTm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MzD7cQAAADcAAAADwAAAAAAAAAAAAAAAACXAgAAZHJzL2Rv&#10;d25yZXYueG1sUEsFBgAAAAAEAAQA9QAAAIgDAAAAAA==&#10;" filled="f" strokecolor="#999898" strokeweight="10209emu">
                                                                                                                                                                                    <v:path arrowok="t" o:connecttype="custom" o:connectlocs="0,228;0,698" o:connectangles="0,0"/>
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<v:group id="Group 614" o:spid="_x0000_s1200" style="position:absolute;left:5933;top:698;width:55;height:0" coordorigin="5933,698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HhWznnDAAAA3AAAAA8A&#10;AAAAAAAAAAAAAAAAqQIAAGRycy9kb3ducmV2LnhtbFBLBQYAAAAABAAEAPoAAACZAwAAAAA=&#10;">
                                                                                                                                                                                    <v:polyline id="Freeform 695" o:spid="_x0000_s1201" style="position:absolute;visibility:visible;mso-wrap-style:square;v-text-anchor:top" points="11866,1396,11921,1396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v1rzxgAA&#10;ANwAAAAPAAAAZHJzL2Rvd25yZXYueG1sRI/dagIxFITvhb5DOAXvNLuKbVmNIoIgpRbWltLeHZKz&#10;P7g5WTbRXd/eFAq9HGbmG2a1GWwjrtT52rGCdJqAINbO1Fwq+PzYT15A+IBssHFMCm7kYbN+GK0w&#10;M67nnK6nUIoIYZ+hgiqENpPS64os+qlriaNXuM5iiLIrpemwj3DbyFmSPEmLNceFClvaVaTPp4tV&#10;ELaXxbHIC/3z9abz2Xz+3n+/klLjx2G7BBFoCP/hv/bBKHhOU/g9E4+AXN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Ev1rz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<v:group id="Group 615" o:spid="_x0000_s1202" style="position:absolute;left:6318;top:170;width:55;height:0" coordorigin="6318,170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nyPWVxAAAANwAAAAPAAAAZHJzL2Rvd25yZXYueG1sRI9Bi8IwFITvwv6H8Ba8&#10;aVoXXalGEdkVDyKoC+Lt0TzbYvNSmmxb/70RBI/DzHzDzJedKUVDtSssK4iHEQji1OqCMwV/p9/B&#10;FITzyBpLy6TgTg6Wi4/eHBNtWz5Qc/SZCBB2CSrIva8SKV2ak0E3tBVx8K62NuiDrDOpa2wD3JRy&#10;FEUTabDgsJBjReuc0tvx3yjYtNiuvuKfZne7ru+X03h/3sWkVP+zW81AeOr8O/xqb7WC73gE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nyPWVxAAAANwAAAAP&#10;AAAAAAAAAAAAAAAAAKkCAABkcnMvZG93bnJldi54bWxQSwUGAAAAAAQABAD6AAAAmgMAAAAA&#10;">
                                                                                                                                                                                      <v:polyline id="Freeform 694" o:spid="_x0000_s1203" style="position:absolute;visibility:visible;mso-wrap-style:square;v-text-anchor:top" points="12636,340,12691,340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IWEfxgAA&#10;ANwAAAAPAAAAZHJzL2Rvd25yZXYueG1sRI/dagIxFITvhb5DOIXeaVYX27IaRQShiBbWltLeHZKz&#10;P7g5WTbRXd/eFAq9HGbmG2a5HmwjrtT52rGC6SQBQaydqblU8PmxG7+C8AHZYOOYFNzIw3r1MFpi&#10;ZlzPOV1PoRQRwj5DBVUIbSal1xVZ9BPXEkevcJ3FEGVXStNhH+G2kbMkeZYWa44LFba0rUifTxer&#10;IGwu82ORF/rn66DzWZq+9997UurpcdgsQAQawn/4r/1mFLxMU/g9E4+AXN0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bIWEf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<v:group id="Group 616" o:spid="_x0000_s1204" style="position:absolute;left:6345;top:170;width:0;height:317" coordorigin="6345,170" coordsize="0,31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dtyHr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<v:shape id="Freeform 693" o:spid="_x0000_s1205" style="position:absolute;left:12690;top:340;width:0;height:316;visibility:visible;mso-wrap-style:square;v-text-anchor:top" coordsize="0,31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Txk8xgAA&#10;ANwAAAAPAAAAZHJzL2Rvd25yZXYueG1sRI9Ba8JAFITvBf/D8oTedJO0tRJdxRakYotQtcXjI/tM&#10;gtm3IbvG+O/dgtDjMDPfMNN5ZyrRUuNKywriYQSCOLO65FzBfrccjEE4j6yxskwKruRgPus9TDHV&#10;9sLf1G59LgKEXYoKCu/rVEqXFWTQDW1NHLyjbQz6IJtc6gYvAW4qmUTRSBosOSwUWNN7QdlpezYK&#10;FruPn8+vJF4ffp8y0z7HCW3ejFKP/W4xAeGp8//he3ulFbzGL/B3JhwBObs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QTxk8xgAAANwAAAAPAAAAAAAAAAAAAAAAAJcCAABkcnMv&#10;ZG93bnJldi54bWxQSwUGAAAAAAQABAD1AAAAigMAAAAA&#10;" path="m0,0l0,317e" filled="f" strokecolor="#999898" strokeweight="10209emu">
                                                                                                                                                                                          <v:path arrowok="t" o:connecttype="custom" o:connectlocs="0,169;0,485" o:connectangles="0,0"/>
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<v:group id="Group 617" o:spid="_x0000_s1206" style="position:absolute;left:6318;top:486;width:55;height:0" coordorigin="6318,486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8/OWxgAAANwAAAAPAAAAZHJzL2Rvd25yZXYueG1sRI9Pa8JAFMTvhX6H5RV6&#10;M5u0aCVmFZG29BAEtSDeHtlnEsy+Ddlt/nx7t1DocZiZ3zDZZjSN6KlztWUFSRSDIC6srrlU8H36&#10;mC1BOI+ssbFMCiZysFk/PmSYajvwgfqjL0WAsEtRQeV9m0rpiooMusi2xMG72s6gD7Irpe5wCHDT&#10;yJc4XkiDNYeFClvaVVTcjj9GweeAw/Y1ee/z23U3XU7z/TlPSKnnp3G7AuFp9P/hv/aXVvCWLOD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jz85b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<v:polyline id="Freeform 692" o:spid="_x0000_s1207" style="position:absolute;visibility:visible;mso-wrap-style:square;v-text-anchor:top" points="12636,972,12691,972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GmccxgAA&#10;ANwAAAAPAAAAZHJzL2Rvd25yZXYueG1sRI/dagIxFITvC32HcAq9q1kVtWyNIgVBigqrpbR3h+Ts&#10;D92cLJvorm9vBMHLYWa+YebL3tbiTK2vHCsYDhIQxNqZigsF38f12zsIH5AN1o5JwYU8LBfPT3NM&#10;jes4o/MhFCJC2KeooAyhSaX0uiSLfuAa4ujlrrUYomwLaVrsItzWcpQkU2mx4rhQYkOfJen/w8kq&#10;CKvTZJdnuf772epsNB7vu98vUur1pV99gAjUh0f43t4YBbPhDG5n4hGQiy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kGmcc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<v:group id="Group 618" o:spid="_x0000_s1208" style="position:absolute;left:6703;top:36;width:55;height:0" coordorigin="6703,36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IYgwn/DAAAA3AAAAA8A&#10;AAAAAAAAAAAAAAAAqQIAAGRycy9kb3ducmV2LnhtbFBLBQYAAAAABAAEAPoAAACZAwAAAAA=&#10;">
                                                                                                                                                                                            <v:polyline id="Freeform 691" o:spid="_x0000_s1209" style="position:absolute;visibility:visible;mso-wrap-style:square;v-text-anchor:top" points="13406,72,13461,72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6yVb1xgAA&#10;ANwAAAAPAAAAZHJzL2Rvd25yZXYueG1sRI9bawIxFITfC/0P4RR8q1kVe1mNIoIgYoW1pdS3Q3L2&#10;gpuTZRPd9d+bQqGPw8x8w8yXva3FlVpfOVYwGiYgiLUzFRcKvj43z28gfEA2WDsmBTfysFw8Pswx&#10;Na7jjK7HUIgIYZ+igjKEJpXS65Is+qFriKOXu9ZiiLItpGmxi3Bby3GSvEiLFceFEhtal6TPx4tV&#10;EFaX6Uee5fr0vdfZeDI5dD87Umrw1K9mIAL14T/8194aBa+jd/g9E4+AXNw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6yVb1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<v:group id="Group 619" o:spid="_x0000_s1210" style="position:absolute;left:6730;top:36;width:0;height:521" coordorigin="6730,36" coordsize="0,52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2OgTEwgAAANwAAAAPAAAAZHJzL2Rvd25yZXYueG1sRE9Ni8IwEL0L+x/CLHjT&#10;tIq6dI0isi57EMG6IN6GZmyLzaQ0sa3/3hwEj4/3vVz3phItNa60rCAeRyCIM6tLzhX8n3ajLxDO&#10;I2usLJOCBzlYrz4GS0y07fhIbepzEULYJaig8L5OpHRZQQbd2NbEgbvaxqAPsMmlbrAL4aaSkyia&#10;S4Mlh4YCa9oWlN3Su1Hw22G3mcY/7f523T4up9nhvI9JqeFnv/kG4an3b/HL/acVLCZhfj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tjoExM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<v:shape id="Freeform 690" o:spid="_x0000_s1211" style="position:absolute;left:13460;top:72;width:0;height:520;visibility:visible;mso-wrap-style:square;v-text-anchor:top" coordsize="0,52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uO9exgAA&#10;ANwAAAAPAAAAZHJzL2Rvd25yZXYueG1sRI9Ba8JAFITvhf6H5RW8SN0oaGuajRRBKihC09bzI/vM&#10;hmbfxuxW4793BaHHYWa+YbJFbxtxos7XjhWMRwkI4tLpmisF31+r51cQPiBrbByTggt5WOSPDxmm&#10;2p35k05FqESEsE9RgQmhTaX0pSGLfuRa4ugdXGcxRNlVUnd4jnDbyEmSzKTFmuOCwZaWhsrf4s8q&#10;qIbr3fHjZ2am7X6+PcwLy3qzV2rw1L+/gQjUh//wvb3WCl4mY7idiUdA5l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guO9exgAAANwAAAAPAAAAAAAAAAAAAAAAAJcCAABkcnMv&#10;ZG93bnJldi54bWxQSwUGAAAAAAQABAD1AAAAigMAAAAA&#10;" path="m0,0l0,521e" filled="f" strokecolor="#999898" strokeweight="10209emu">
                                                                                                                                                                                                <v:path arrowok="t" o:connecttype="custom" o:connectlocs="0,36;0,556" o:connectangles="0,0"/>
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<v:group id="Group 620" o:spid="_x0000_s1212" style="position:absolute;left:6703;top:556;width:55;height:0" coordorigin="6703,556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ppD8oxQAAANwAAAAPAAAAZHJzL2Rvd25yZXYueG1sRI9Pa8JAFMTvBb/D8gRv&#10;dZNIq0RXEVHpQQr+AfH2yD6TYPZtyK5J/PbdQqHHYWZ+wyxWvalES40rLSuIxxEI4szqknMFl/Pu&#10;fQbCeWSNlWVS8CIHq+XgbYGpth0fqT35XAQIuxQVFN7XqZQuK8igG9uaOHh32xj0QTa51A12AW4q&#10;mUTRpzRYclgosKZNQdnj9DQK9h1260m8bQ+P++Z1O398Xw8xKTUa9us5CE+9/w//tb+0gmmSwO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KaQ/KM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<v:polyline id="Freeform 689" o:spid="_x0000_s1213" style="position:absolute;visibility:visible;mso-wrap-style:square;v-text-anchor:top" points="13406,1112,13461,1112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TauixgAA&#10;ANwAAAAPAAAAZHJzL2Rvd25yZXYueG1sRI/dasJAFITvC32H5RS8q5sm1Ep0FSkUpLSFWBG9O+ye&#10;/NDs2ZBdTfr23YLg5TAz3zDL9WhbcaHeN44VPE0TEMTamYYrBfvvt8c5CB+QDbaOScEveViv7u+W&#10;mBs3cEGXXahEhLDPUUEdQpdL6XVNFv3UdcTRK11vMUTZV9L0OES4bWWaJDNpseG4UGNHrzXpn93Z&#10;Kgib8/NnWZT6dPjQRZplX8PxnZSaPIybBYhAY7iFr+2tUfCSZvB/Jh4Bufo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VTaui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<v:group id="Group 621" o:spid="_x0000_s1214" style="position:absolute;left:7780;top:82;width:55;height:0" coordorigin="7780,82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yQECx8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<v:polyline id="Freeform 688" o:spid="_x0000_s1215" style="position:absolute;visibility:visible;mso-wrap-style:square;v-text-anchor:top" points="15560,164,15615,164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6JZNxgAA&#10;ANwAAAAPAAAAZHJzL2Rvd25yZXYueG1sRI/dagIxFITvC75DOIXe1WxXrLIaRYRCKbWwKtLeHZKz&#10;P7g5WTbR3b69KRS8HGbmG2a5HmwjrtT52rGCl3ECglg7U3Op4Hh4e56D8AHZYOOYFPySh/Vq9LDE&#10;zLiec7ruQykihH2GCqoQ2kxKryuy6MeuJY5e4TqLIcqulKbDPsJtI9MkeZUWa44LFba0rUif9xer&#10;IGwu012RF/rn9KnzdDL56r8/SKmnx2GzABFoCPfwf/vdKJilU/g7E4+AXN0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16JZN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<v:group id="Group 622" o:spid="_x0000_s1216" style="position:absolute;left:7808;top:82;width:0;height:420" coordorigin="7808,82" coordsize="0,42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nzkrxgAAANwAAAAPAAAAZHJzL2Rvd25yZXYueG1sRI9Ba8JAFITvBf/D8oTe&#10;mk0sTSVmFRErHkKhKpTeHtlnEsy+DdltEv99t1DocZiZb5h8M5lWDNS7xrKCJIpBEJdWN1wpuJzf&#10;npYgnEfW2FomBXdysFnPHnLMtB35g4aTr0SAsMtQQe19l0npypoMush2xMG72t6gD7KvpO5xDHDT&#10;ykUcp9Jgw2Ghxo52NZW307dRcBhx3D4n+6G4XXf3r/PL+2eRkFKP82m7AuFp8v/hv/ZRK3hdpP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afOSv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<v:polyline id="Freeform 687" o:spid="_x0000_s1217" style="position:absolute;visibility:visible;mso-wrap-style:square;v-text-anchor:top" points="15616,164,15616,584" coordsize="0,42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eRb+xQAA&#10;ANwAAAAPAAAAZHJzL2Rvd25yZXYueG1sRI9Pa8JAFMTvBb/D8oTemo1b8E90FSlIe/CiBvT4yD6T&#10;aPZtyG417ad3CwWPw8z8hlmsetuIG3W+dqxhlKQgiAtnai415IfN2xSED8gGG8ek4Yc8rJaDlwVm&#10;xt15R7d9KEWEsM9QQxVCm0npi4os+sS1xNE7u85iiLIrpenwHuG2kSpNx9JizXGhwpY+Kiqu+2+r&#10;oZzSJZ+9q1832+RqW5+Oqi8+tX4d9us5iEB9eIb/219Gw0RN4O9MPAJy+Q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x5Fv7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                      <v:path arrowok="t" o:connecttype="custom" o:connectlocs="0,82;0,502" o:connectangles="0,0"/>
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<v:group id="Group 623" o:spid="_x0000_s1218" style="position:absolute;left:7780;top:502;width:55;height:0" coordorigin="7780,502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ITAjCwgAAANwAAAAPAAAAZHJzL2Rvd25yZXYueG1sRE9Ni8IwEL0L+x/CLHjT&#10;tIq6dI0isi57EMG6IN6GZmyLzaQ0sa3/3hwEj4/3vVz3phItNa60rCAeRyCIM6tLzhX8n3ajLxDO&#10;I2usLJOCBzlYrz4GS0y07fhIbepzEULYJaig8L5OpHRZQQbd2NbEgbvaxqAPsMmlbrAL4aaSkyia&#10;S4Mlh4YCa9oWlN3Su1Hw22G3mcY/7f523T4up9nhvI9JqeFnv/kG4an3b/HL/acVLCZhbT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SEwIws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  <v:polyline id="Freeform 686" o:spid="_x0000_s1219" style="position:absolute;visibility:visible;mso-wrap-style:square;v-text-anchor:top" points="15560,1004,15615,1004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pZxIxwAA&#10;ANwAAAAPAAAAZHJzL2Rvd25yZXYueG1sRI9La8MwEITvhf4HsYXeGrkO6cONEkKgUEoasFtKcluk&#10;9YNYK2MpsfPvo0Ihx2FmvmHmy9G24kS9bxwreJwkIIi1Mw1XCn6+3x9eQPiAbLB1TArO5GG5uL2Z&#10;Y2bcwDmdilCJCGGfoYI6hC6T0uuaLPqJ64ijV7reYoiyr6TpcYhw28o0SZ6kxYbjQo0drWvSh+Jo&#10;FYTVcfZV5qXe/250nk6n22H3SUrd342rNxCBxnAN/7c/jILn9BX+zsQjIBcX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dKWcSMcAAADcAAAADwAAAAAAAAAAAAAAAACXAgAAZHJz&#10;L2Rvd25yZXYueG1sUEsFBgAAAAAEAAQA9QAAAIsDAAAAAA==&#10;" filled="f" strokecolor="#999898" strokeweight="10209emu">
                      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<v:group id="Group 624" o:spid="_x0000_s1220" style="position:absolute;left:5933;top:314;width:55;height:0" coordorigin="5933,314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M+OSGc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    <v:polyline id="Freeform 685" o:spid="_x0000_s1221" style="position:absolute;visibility:visible;mso-wrap-style:square;v-text-anchor:top" points="11866,628,11921,628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CgaTxgAA&#10;ANwAAAAPAAAAZHJzL2Rvd25yZXYueG1sRI/dagIxFITvhb5DOIXeaVYX27IaRQShiBbWltLeHZKz&#10;P7g5WTbRXd/eFAq9HGbmG2a5HmwjrtT52rGC6SQBQaydqblU8PmxG7+C8AHZYOOYFNzIw3r1MFpi&#10;ZlzPOV1PoRQRwj5DBVUIbSal1xVZ9BPXEkevcJ3FEGVXStNhH+G2kbMkeZYWa44LFba0rUifTxer&#10;IGwu82ORF/rn66DzWZq+9997UurpcdgsQAQawn/4r/1mFLykU/g9E4+AXN0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PCgaT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<v:group id="Group 625" o:spid="_x0000_s1222" style="position:absolute;left:5960;top:314;width:0;height:363" coordorigin="5960,314" coordsize="0,3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fan1xgAAANwAAAAPAAAAZHJzL2Rvd25yZXYueG1sRI9Pa8JAFMTvBb/D8gq9&#10;1c0fbCV1DSK2eBChKpTeHtlnEpJ9G7LbJH77bkHocZiZ3zCrfDKtGKh3tWUF8TwCQVxYXXOp4HJ+&#10;f16CcB5ZY2uZFNzIQb6ePaww03bkTxpOvhQBwi5DBZX3XSalKyoy6Oa2Iw7e1fYGfZB9KXWPY4Cb&#10;ViZR9CIN1hwWKuxoW1HRnH6Mgo8Rx00a74ZDc93evs+L49chJqWeHqfNGwhPk/8P39t7reA1TeD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Kx9qfX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<v:shape id="Freeform 684" o:spid="_x0000_s1223" style="position:absolute;left:11920;top:628;width:0;height:362;visibility:visible;mso-wrap-style:square;v-text-anchor:top" coordsize="0,36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JEsGxgAA&#10;ANwAAAAPAAAAZHJzL2Rvd25yZXYueG1sRI9BS8NAFITvQv/D8gre2k2N1hK7LSJVC62IUe+P3dck&#10;bfZtyK5J+u9doeBxmJlvmOV6sLXoqPWVYwWzaQKCWDtTcaHg6/N5sgDhA7LB2jEpOJOH9Wp0tcTM&#10;uJ4/qMtDISKEfYYKyhCaTEqvS7Lop64hjt7BtRZDlG0hTYt9hNta3iTJXFqsOC6U2NBTSfqU/1gF&#10;m6B3d6/p9/tLd5vkG3fUb/1ir9T1eHh8ABFoCP/hS3trFNynKfydiUdArn4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OJEsGxgAAANwAAAAPAAAAAAAAAAAAAAAAAJcCAABkcnMv&#10;ZG93bnJldi54bWxQSwUGAAAAAAQABAD1AAAAigMAAAAA&#10;" path="m0,0l0,363e" filled="f" strokecolor="#999898" strokeweight="10209emu">
                                                                                                                                                                                                            <v:path arrowok="t" o:connecttype="custom" o:connectlocs="0,313;0,675" o:connectangles="0,0"/>
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<v:group id="Group 626" o:spid="_x0000_s1224" style="position:absolute;left:5933;top:676;width:55;height:0" coordorigin="5933,676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TNiUGs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<v:polyline id="Freeform 683" o:spid="_x0000_s1225" style="position:absolute;visibility:visible;mso-wrap-style:square;v-text-anchor:top" points="11866,1352,11921,1352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MQCQxgAA&#10;ANwAAAAPAAAAZHJzL2Rvd25yZXYueG1sRI/dagIxFITvC75DOIXe1WxdrLIaRYRCKbWwKtLeHZKz&#10;P7g5WTbR3b69KRS8HGbmG2a5HmwjrtT52rGCl3ECglg7U3Op4Hh4e56D8AHZYOOYFPySh/Vq9LDE&#10;zLiec7ruQykihH2GCqoQ2kxKryuy6MeuJY5e4TqLIcqulKbDPsJtIydJ8iot1hwXKmxpW5E+7y9W&#10;QdhcprsiL/TP6VPnkzT96r8/SKmnx2GzABFoCPfwf/vdKJilU/g7E4+AXN0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wMQCQ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<v:group id="Group 627" o:spid="_x0000_s1226" style="position:absolute;left:6318;top:214;width:55;height:0" coordorigin="6318,214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Rq/2xQAAANwAAAAPAAAAZHJzL2Rvd25yZXYueG1sRI9Bi8IwFITvwv6H8IS9&#10;adoVdalGEXGXPYigLoi3R/Nsi81LaWJb/70RBI/DzHzDzJedKUVDtSssK4iHEQji1OqCMwX/x5/B&#10;NwjnkTWWlknBnRwsFx+9OSbatryn5uAzESDsElSQe18lUro0J4NuaCvi4F1sbdAHWWdS19gGuCnl&#10;VxRNpMGCw0KOFa1zSq+Hm1Hw22K7GsWbZnu9rO/n43h32sak1Ge/W81AeOr8O/xq/2kF09EE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00av9s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  <v:polyline id="Freeform 682" o:spid="_x0000_s1227" style="position:absolute;visibility:visible;mso-wrap-style:square;v-text-anchor:top" points="12636,428,12691,428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rzt8xgAA&#10;ANwAAAAPAAAAZHJzL2Rvd25yZXYueG1sRI/dagIxFITvC32HcAq9q9m6tMpqFCkUSqmFVZH27pCc&#10;/cHNybKJ7vr2RhC8HGbmG2a+HGwjTtT52rGC11ECglg7U3OpYLf9fJmC8AHZYOOYFJzJw3Lx+DDH&#10;zLieczptQikihH2GCqoQ2kxKryuy6EeuJY5e4TqLIcqulKbDPsJtI8dJ8i4t1hwXKmzpoyJ92Byt&#10;grA6vq2LvND/+x+dj9P0t//7JqWen4bVDESgIdzDt/aXUTBJJ3A9E4+AXFw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vrzt8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<v:group id="Group 628" o:spid="_x0000_s1228" style="position:absolute;left:6345;top:214;width:0;height:318" coordorigin="6345,214" coordsize="0,31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zZWeH8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            <v:polyline id="Freeform 681" o:spid="_x0000_s1229" style="position:absolute;visibility:visible;mso-wrap-style:square;v-text-anchor:top" points="12690,428,12690,746" coordsize="0,3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+B+XxAAA&#10;ANwAAAAPAAAAZHJzL2Rvd25yZXYueG1sRI9Pa8JAFMTvBb/D8gQvRTfW+i+6SlGEUk9GL94e2WcS&#10;zL6N2dXEb+8WCj0OM/MbZrluTSkeVLvCsoLhIAJBnFpdcKbgdNz1ZyCcR9ZYWiYFT3KwXnXelhhr&#10;2/CBHonPRICwi1FB7n0VS+nSnAy6ga2Ig3extUEfZJ1JXWMT4KaUH1E0kQYLDgs5VrTJKb0md6Og&#10;NMNmO0kx+Tnf9qx5fP7cv1dK9brt1wKEp9b/h//a31rBdDSH3zPhCMjV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fgfl8QAAADcAAAADwAAAAAAAAAAAAAAAACXAgAAZHJzL2Rv&#10;d25yZXYueG1sUEsFBgAAAAAEAAQA9QAAAIgDAAAAAA==&#10;" filled="f" strokecolor="#999898" strokeweight="10209emu">
                                                                                                                                                                                                                  <v:path arrowok="t" o:connecttype="custom" o:connectlocs="0,214;0,532" o:connectangles="0,0"/>
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<v:group id="Group 629" o:spid="_x0000_s1230" style="position:absolute;left:6318;top:532;width:55;height:0" coordorigin="6318,532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a+XhZM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              <v:polyline id="Freeform 680" o:spid="_x0000_s1231" style="position:absolute;visibility:visible;mso-wrap-style:square;v-text-anchor:top" points="12636,1064,12691,1064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DHXuxgAA&#10;ANwAAAAPAAAAZHJzL2Rvd25yZXYueG1sRI9bawIxFITfC/0P4RR8q1kvvbAaRQRBxAprS6lvh+Ts&#10;BTcnyya66783hUIfh5n5hpkve1uLK7W+cqxgNExAEGtnKi4UfH1unt9B+IBssHZMCm7kYbl4fJhj&#10;alzHGV2PoRARwj5FBWUITSql1yVZ9EPXEEcvd63FEGVbSNNiF+G2luMkeZUWK44LJTa0Lkmfjxer&#10;IKwuLx95luvT915n48nk0P3sSKnBU7+agQjUh//wX3trFLxNR/B7Jh4Bubg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XDHXu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<v:group id="Group 630" o:spid="_x0000_s1232" style="position:absolute;left:6703;top:-98;width:55;height:0" coordorigin="6703,-98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9HvaiM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        <v:polyline id="Freeform 679" o:spid="_x0000_s1233" style="position:absolute;visibility:visible;mso-wrap-style:square;v-text-anchor:top" points="13406,-196,13461,-196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kk4CxwAA&#10;ANwAAAAPAAAAZHJzL2Rvd25yZXYueG1sRI9La8MwEITvhf4HsYXeGrlx+sCNEkKgUEoasFtKcluk&#10;9YNYK2MpsfPvo0Ihx2FmvmHmy9G24kS9bxwreJwkIIi1Mw1XCn6+3x9eQfiAbLB1TArO5GG5uL2Z&#10;Y2bcwDmdilCJCGGfoYI6hC6T0uuaLPqJ64ijV7reYoiyr6TpcYhw28ppkjxLiw3HhRo7WtekD8XR&#10;Kgir49NXmZd6/7vR+TRNt8Puk5S6vxtXbyACjeEa/m9/GAUvsxT+zsQjIBcX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yJJOAscAAADcAAAADwAAAAAAAAAAAAAAAACXAgAAZHJz&#10;L2Rvd25yZXYueG1sUEsFBgAAAAAEAAQA9QAAAIsDAAAAAA==&#10;" filled="f" strokecolor="#999898" strokeweight="10209emu">
                                    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<v:group id="Group 631" o:spid="_x0000_s1234" style="position:absolute;left:6730;top:-98;width:0;height:526" coordorigin="6730,-98" coordsize="0,52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Te52f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<v:polyline id="Freeform 678" o:spid="_x0000_s1235" style="position:absolute;visibility:visible;mso-wrap-style:square;v-text-anchor:top" points="13460,-196,13460,330" coordsize="0,52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4mjqxgAA&#10;ANwAAAAPAAAAZHJzL2Rvd25yZXYueG1sRI9Ba8JAFITvhf6H5RW81U3FakldpUYED0LVinh8ZF+T&#10;YPZt3F1N+u/dguBxmJlvmMmsM7W4kvOVZQVv/QQEcW51xYWC/c/y9QOED8gaa8uk4I88zKbPTxNM&#10;tW15S9ddKESEsE9RQRlCk0rp85IM+r5tiKP3a53BEKUrpHbYRrip5SBJRtJgxXGhxIaykvLT7mIU&#10;VOfztz9mW3fJ9svTYr5uD5nbKNV76b4+QQTqwiN8b6+0gvHwHf7PxCMgp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r4mjq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                          <v:path arrowok="t" o:connecttype="custom" o:connectlocs="0,-98;0,428" o:connectangles="0,0"/>
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<v:group id="Group 632" o:spid="_x0000_s1236" style="position:absolute;left:6703;top:428;width:55;height:0" coordorigin="6703,428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tA3Iv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<v:polyline id="Freeform 677" o:spid="_x0000_s1237" style="position:absolute;visibility:visible;mso-wrap-style:square;v-text-anchor:top" points="13406,856,13461,856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qUgBxgAA&#10;ANwAAAAPAAAAZHJzL2Rvd25yZXYueG1sRI/dagIxFITvC32HcAre1WzVatkaRQRBxAprS2nvDsnZ&#10;H9ycLJvorm9vCgUvh5n5hpkve1uLC7W+cqzgZZiAINbOVFwo+PrcPL+B8AHZYO2YFFzJw3Lx+DDH&#10;1LiOM7ocQyEihH2KCsoQmlRKr0uy6IeuIY5e7lqLIcq2kKbFLsJtLUdJMpUWK44LJTa0Lkmfjmer&#10;IKzOrx95luvf773ORuPxofvZkVKDp371DiJQH+7h//bWKJhNZvB3Jh4Bubg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3qUgB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<v:group id="Group 633" o:spid="_x0000_s1238" style="position:absolute;left:7780;top:133;width:55;height:0" coordorigin="7780,133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lZPtYs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                      <v:polyline id="Freeform 676" o:spid="_x0000_s1239" style="position:absolute;visibility:visible;mso-wrap-style:square;v-text-anchor:top" points="15560,266,15615,266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ennoxwAA&#10;ANwAAAAPAAAAZHJzL2Rvd25yZXYueG1sRI/dagIxFITvC75DOIJ3NVu11W6NIgVBSi2siti7Q3L2&#10;h25Olk10t2/fFAq9HGbmG2a57m0tbtT6yrGCh3ECglg7U3Gh4HTc3i9A+IBssHZMCr7Jw3o1uFti&#10;alzHGd0OoRARwj5FBWUITSql1yVZ9GPXEEcvd63FEGVbSNNiF+G2lpMkeZIWK44LJTb0WpL+Olyt&#10;grC5Pu7zLNef53edTabTj+7yRkqNhv3mBUSgPvyH/9o7o2A+e4bfM/EIyNUP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qXp56McAAADcAAAADwAAAAAAAAAAAAAAAACXAgAAZHJz&#10;L2Rvd25yZXYueG1sUEsFBgAAAAAEAAQA9QAAAIsDAAAAAA==&#10;" filled="f" strokecolor="#999898" strokeweight="10209emu">
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<v:group id="Group 634" o:spid="_x0000_s1240" style="position:absolute;left:7808;top:133;width:0;height:336" coordorigin="7808,133" coordsize="0,33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uPHe5wwAAANwAAAAPAAAAZHJzL2Rvd25yZXYueG1sRE9Na8JAEL0X/A/LCL3V&#10;TRRbiW5CkFp6kEJVEG9DdkxCsrMhu03iv+8eCj0+3vcum0wrBupdbVlBvIhAEBdW11wquJwPLxsQ&#10;ziNrbC2Tggc5yNLZ0w4TbUf+puHkSxFC2CWooPK+S6R0RUUG3cJ2xIG7296gD7Avpe5xDOGmlcso&#10;epUGaw4NFXa0r6hoTj9GwceIY76K34djc98/buf11/UYk1LP8ynfgvA0+X/xn/tTK3hbh/n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O48d7nDAAAA3AAAAA8A&#10;AAAAAAAAAAAAAAAAqQIAAGRycy9kb3ducmV2LnhtbFBLBQYAAAAABAAEAPoAAACZAwAAAAA=&#10;">
                                                                                                                                                                                                                            <v:polyline id="Freeform 675" o:spid="_x0000_s1241" style="position:absolute;visibility:visible;mso-wrap-style:square;v-text-anchor:top" points="15616,266,15616,602" coordsize="0,33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+nyPyxgAA&#10;ANwAAAAPAAAAZHJzL2Rvd25yZXYueG1sRI9ba8JAFITfC/6H5Qh9KbqxrReiq7TSQJ8E76+H7DFJ&#10;mz0bslsT/fVdQfBxmJlvmNmiNaU4U+0KywoG/QgEcWp1wZmC3TbpTUA4j6yxtEwKLuRgMe88zTDW&#10;tuE1nTc+EwHCLkYFufdVLKVLczLo+rYiDt7J1gZ9kHUmdY1NgJtSvkbRSBosOCzkWNEyp/R382cU&#10;4Mvhc71dXSL93vyMjl/X5C1Z7pV67rYfUxCeWv8I39vfWsF4OIDbmXAE5Pwf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+nyPy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33;0,469" o:connectangles="0,0"/>
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<v:group id="Group 635" o:spid="_x0000_s1242" style="position:absolute;left:7780;top:469;width:55;height:0" coordorigin="7780,469" coordsize="55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xokxVxQAAANwAAAAPAAAAZHJzL2Rvd25yZXYueG1sRI9Bi8IwFITvwv6H8IS9&#10;aVoXdalGEVmXPYigLoi3R/Nsi81LaWJb/70RBI/DzHzDzJedKUVDtSssK4iHEQji1OqCMwX/x83g&#10;G4TzyBpLy6TgTg6Wi4/eHBNtW95Tc/CZCBB2CSrIva8SKV2ak0E3tBVx8C62NuiDrDOpa2wD3JRy&#10;FEUTabDgsJBjReuc0uvhZhT8ttiuvuKfZnu9rO/n43h32sak1Ge/W81AeOr8O/xq/2kF0/EI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caJMVc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                  <v:polyline id="Freeform 674" o:spid="_x0000_s1243" style="position:absolute;visibility:visible;mso-wrap-style:square;v-text-anchor:top" points="15560,938,15615,938" coordsize="55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S9jfxgAA&#10;ANwAAAAPAAAAZHJzL2Rvd25yZXYueG1sRI/dagIxFITvC75DOIXe1WxdrLIaRYRCKbWwKtLeHZKz&#10;P7g5WTbR3b69KRS8HGbmG2a5HmwjrtT52rGCl3ECglg7U3Op4Hh4e56D8AHZYOOYFPySh/Vq9LDE&#10;zLiec7ruQykihH2GCqoQ2kxKryuy6MeuJY5e4TqLIcqulKbDPsJtIydJ8iot1hwXKmxpW5E+7y9W&#10;QdhcprsiL/TP6VPnkzT96r8/SKmnx2GzABFoCPfwf/vdKJhNU/g7E4+AXN0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NS9jf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55,0" o:connectangles="0,0"/>
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<v:group id="Group 636" o:spid="_x0000_s1244" style="position:absolute;left:5960;top:-1035;width:1847;height:705" coordorigin="5960,-1035" coordsize="1847,70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EHcbr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    <v:shape id="Freeform 673" o:spid="_x0000_s1245" style="position:absolute;left:11920;top:-2070;width:1848;height:705;visibility:visible;mso-wrap-style:square;v-text-anchor:top" coordsize="1847,70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aTK/xgAA&#10;ANwAAAAPAAAAZHJzL2Rvd25yZXYueG1sRI/dasJAFITvhb7Dcgq9Kbqx4F90lVJa1ELBnzzAMXtM&#10;QrNnw+7WxD59Vyh4OczMN8xi1ZlaXMj5yrKC4SABQZxbXXGhIDt+9KcgfEDWWFsmBVfysFo+9BaY&#10;atvyni6HUIgIYZ+igjKEJpXS5yUZ9APbEEfvbJ3BEKUrpHbYRrip5UuSjKXBiuNCiQ29lZR/H36M&#10;guddaIdrR1/+cyNnv++nbZYlW6WeHrvXOYhAXbiH/9sbrWAyGsHtTDwCcvk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raTK/xgAAANwAAAAPAAAAAAAAAAAAAAAAAJcCAABkcnMv&#10;ZG93bnJldi54bWxQSwUGAAAAAAQABAD1AAAAigMAAAAA&#10;" path="m0,705l24,696,47,687,71,678,94,669,117,660,141,651,164,642,188,633,211,624,234,616,258,607,281,598,304,589,328,580,351,571,375,562,398,553,421,544,445,535,468,526,492,518,515,509,538,500,562,491,585,482,608,473,632,464,655,455,679,446,702,437,725,428,749,419,772,410,795,402,819,393,842,384,866,375,889,366,912,357,935,348,958,339,982,330,1005,321,1028,312,1052,303,1075,294,1098,285,1122,277,1145,268,1169,259,1192,250,1215,241,1239,232,1262,223,1286,214,1309,205,1332,196,1356,187,1379,178,1403,169,1426,161,1449,152,1473,143,1496,134,1519,125,1543,116,1566,107,1590,98,1613,89,1636,80,1660,71,1683,63,1706,54,1730,45,1753,36,1777,27,1800,18,1823,9,1847,0e" filled="f" strokecolor="#f8766c" strokeweight="10209emu">
                                                                                                                                                                                                                                  <v:stroke dashstyle="longDash"/>
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24,-339;71,-357;117,-375;164,-393;211,-411;258,-428;304,-446;351,-464;398,-482;445,-500;492,-517;538,-535;585,-553;632,-571;679,-589;725,-607;772,-625;819,-642;866,-660;912,-678;959,-696;1006,-714;1053,-732;1099,-750;1146,-767;1193,-785;1240,-803;1287,-821;1333,-839;1380,-857;1427,-874;1474,-892;1520,-910;1567,-928;1614,-946;1661,-964;1707,-981;1754,-999;1801,-1017;1848,-1035" o:connectangles="0,0,0,0,0,0,0,0,0,0,0,0,0,0,0,0,0,0,0,0,0,0,0,0,0,0,0,0,0,0,0,0,0,0,0,0,0,0,0,0"/>
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<v:group id="Group 637" o:spid="_x0000_s1246" style="position:absolute;left:5960;top:31;width:1847;height:66" coordorigin="5960,31" coordsize="1847,6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DplKVs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                      <v:shape id="Freeform 672" o:spid="_x0000_s1247" style="position:absolute;left:11920;top:62;width:1848;height:66;visibility:visible;mso-wrap-style:square;v-text-anchor:top" coordsize="1847,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afdZxgAA&#10;ANwAAAAPAAAAZHJzL2Rvd25yZXYueG1sRI9BS8NAFITvgv9heYK3ZlPBrsRuggQCgoJY9eDtNfua&#10;Tc2+jdm1Tf+9KxQ8DjPzDbOuZjeIA02h96xhmeUgiFtveu40vL81izsQISIbHDyThhMFqMrLizUW&#10;xh/5lQ6b2IkE4VCgBhvjWEgZWksOQ+ZH4uTt/OQwJjl10kx4THA3yJs8X0mHPacFiyPVltqvzY/T&#10;0KiV/aB2Wz/X28+X7+aklvsnpfX11fxwDyLSHP/D5/aj0aBuFfydSUdAlr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LafdZxgAAANwAAAAPAAAAAAAAAAAAAAAAAJcCAABkcnMv&#10;ZG93bnJldi54bWxQSwUGAAAAAAQABAD1AAAAigMAAAAA&#10;" path="m0,66l24,65,47,64,71,63,94,62,117,62,141,61,164,60,188,59,211,58,234,57,258,57,281,56,304,55,328,54,351,53,375,53,398,52,421,51,445,50,468,49,492,48,515,48,538,47,562,46,585,45,608,44,632,43,655,43,679,42,702,41,725,40,749,39,772,38,795,38,819,37,842,36,866,35,889,34,912,33,935,33,958,32,982,31,1005,30,1028,29,1052,29,1075,28,1098,27,1122,26,1145,25,1169,24,1192,24,1215,23,1239,22,1262,21,1286,20,1309,19,1332,19,1356,18,1379,17,1403,16,1426,15,1449,14,1473,13,1496,13,1519,12,1543,11,1566,10,1590,9,1613,8,1636,8,1660,7,1683,6,1706,5,1730,4,1753,3,1777,3,1800,2,1823,1,1847,0e" filled="f" strokecolor="#7bad00" strokeweight="10209emu">
                                                                                                                                                                                                                                    <v:stroke dashstyle="longDash"/>
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24,96;71,94;117,93;164,91;211,89;258,88;304,86;351,84;398,83;445,81;492,79;538,78;585,76;632,74;679,73;725,71;772,69;819,68;866,66;912,64;959,63;1006,61;1053,60;1099,58;1146,56;1193,55;1240,53;1287,51;1333,50;1380,48;1427,46;1474,44;1520,43;1567,41;1614,39;1661,38;1707,36;1754,34;1801,33;1848,31" o:connectangles="0,0,0,0,0,0,0,0,0,0,0,0,0,0,0,0,0,0,0,0,0,0,0,0,0,0,0,0,0,0,0,0,0,0,0,0,0,0,0,0"/>
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<v:group id="Group 638" o:spid="_x0000_s1248" style="position:absolute;left:5960;top:252;width:1847;height:141" coordorigin="5960,252" coordsize="1847,14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QSnu/wwAAANwAAAAPAAAAZHJzL2Rvd25yZXYueG1sRE9Na8JAEL0X/A/LCL3V&#10;TRRbiW5CkFp6kEJVEG9DdkxCsrMhu03iv+8eCj0+3vcum0wrBupdbVlBvIhAEBdW11wquJwPLxsQ&#10;ziNrbC2Tggc5yNLZ0w4TbUf+puHkSxFC2CWooPK+S6R0RUUG3cJ2xIG7296gD7Avpe5xDOGmlcso&#10;epUGaw4NFXa0r6hoTj9GwceIY76K34djc98/buf11/UYk1LP8ynfgvA0+X/xn/tTK3hbh7X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BBKe7/DAAAA3AAAAA8A&#10;AAAAAAAAAAAAAAAAqQIAAGRycy9kb3ducmV2LnhtbFBLBQYAAAAABAAEAPoAAACZAwAAAAA=&#10;">
                                                                                                                                                                                                                                    <v:shape id="Freeform 671" o:spid="_x0000_s1249" style="position:absolute;left:11920;top:504;width:1848;height:142;visibility:visible;mso-wrap-style:square;v-text-anchor:top" coordsize="1847,14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qBYixgAA&#10;ANwAAAAPAAAAZHJzL2Rvd25yZXYueG1sRI9Pa8JAFMTvBb/D8oTe6saItY2uEoTUHnpotYceH9ln&#10;Esy+jdnNH7+9Wyj0OMzMb5jNbjS16Kl1lWUF81kEgji3uuJCwfcpe3oB4TyyxtoyKbiRg9128rDB&#10;RNuBv6g/+kIECLsEFZTeN4mULi/JoJvZhjh4Z9sa9EG2hdQtDgFuahlH0bM0WHFYKLGhfUn55dgZ&#10;BXi4mrfDh0x/Olx83uZDnLk4VupxOqZrEJ5G/x/+a79rBavlK/yeCUdAbu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YqBYixgAAANwAAAAPAAAAAAAAAAAAAAAAAJcCAABkcnMv&#10;ZG93bnJldi54bWxQSwUGAAAAAAQABAD1AAAAigMAAAAA&#10;" path="m0,141l24,139,47,137,71,135,94,134,117,132,141,130,164,128,188,127,211,125,234,123,258,121,281,119,304,118,328,116,351,114,375,112,398,110,421,109,445,107,468,105,492,103,515,102,538,100,562,98,585,96,608,94,632,93,655,91,679,89,702,87,725,85,749,84,772,82,795,80,819,78,842,76,866,75,889,73,912,71,935,70,958,68,982,67,1005,65,1028,63,1052,61,1075,59,1098,58,1122,56,1145,54,1169,52,1192,50,1215,49,1239,47,1262,45,1286,43,1309,42,1332,40,1356,38,1379,36,1403,34,1426,33,1449,31,1473,29,1496,27,1519,25,1543,24,1566,22,1590,20,1613,18,1636,17,1660,15,1683,13,1706,11,1730,9,1753,8,1777,6,1800,4,1823,2,1847,0e" filled="f" strokecolor="#00bec4" strokeweight="10209emu">
                                                                                                                                                                                                                                      <v:stroke dashstyle="longDash"/>
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24,394;71,390;117,387;164,383;211,380;258,376;304,373;351,369;398,365;445,362;492,358;538,354;585,350;632,347;679,343;725,339;772,336;819,332;866,329;912,325;959,322;1006,319;1053,315;1099,312;1146,308;1193,304;1240,301;1287,297;1333,294;1380,290;1427,287;1474,283;1520,279;1567,276;1614,272;1661,269;1707,265;1754,262;1801,258;1848,254" o:connectangles="0,0,0,0,0,0,0,0,0,0,0,0,0,0,0,0,0,0,0,0,0,0,0,0,0,0,0,0,0,0,0,0,0,0,0,0,0,0,0,0"/>
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  <v:group id="Group 639" o:spid="_x0000_s1250" style="position:absolute;left:5960;top:258;width:1847;height:134" coordorigin="5960,258" coordsize="1847,13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gUL0EwwAAANwAAAAPAAAAZHJzL2Rvd25yZXYueG1sRE9Na8JAEL0X/A/LCL3V&#10;TZRaiW5CkFp6kEJVEG9DdkxCsrMhu03iv+8eCj0+3vcum0wrBupdbVlBvIhAEBdW11wquJwPLxsQ&#10;ziNrbC2Tggc5yNLZ0w4TbUf+puHkSxFC2CWooPK+S6R0RUUG3cJ2xIG7296gD7Avpe5xDOGmlcso&#10;WkuDNYeGCjvaV1Q0px+j4GPEMV/F78Oxue8ft/Pr1/UYk1LP8ynfgvA0+X/xn/tTK3hbh/n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CBQvQTDAAAA3AAAAA8A&#10;AAAAAAAAAAAAAAAAqQIAAGRycy9kb3ducmV2LnhtbFBLBQYAAAAABAAEAPoAAACZAwAAAAA=&#10;">
                                                                                                                                                                                                                                      <v:shape id="Freeform 670" o:spid="_x0000_s1251" style="position:absolute;left:11920;top:516;width:1848;height:134;visibility:visible;mso-wrap-style:square;v-text-anchor:top" coordsize="1847,13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7FwjxQAA&#10;ANwAAAAPAAAAZHJzL2Rvd25yZXYueG1sRI9Pa8JAFMTvQr/D8gRvuokUK6mrSKXQgwf/EejtkX0m&#10;wezbkH3V6Kd3C4Ueh5n5DbNY9a5RV+pC7dlAOklAERfe1lwaOB0/x3NQQZAtNp7JwJ0CrJYvgwVm&#10;1t94T9eDlCpCOGRooBJpM61DUZHDMPEtcfTOvnMoUXalth3eItw1epokM+2w5rhQYUsfFRWXw48z&#10;UGzT/HW3ydd7kcclkbp98PbbmNGwX7+DEurlP/zX/rIG3mYp/J6JR0Av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jsXCPFAAAA3AAAAA8AAAAAAAAAAAAAAAAAlwIAAGRycy9k&#10;b3ducmV2LnhtbFBLBQYAAAAABAAEAPUAAACJAwAAAAA=&#10;" path="m0,134l24,132,47,130,71,129,94,127,117,125,141,123,164,122,188,120,211,118,234,117,258,115,281,113,304,112,328,110,351,108,375,106,398,105,421,103,445,101,468,100,492,98,515,96,538,95,562,93,585,91,608,90,632,88,655,86,679,84,702,83,725,81,749,79,772,78,795,76,819,74,842,73,866,71,889,69,912,68,935,66,958,64,982,62,1005,61,1028,59,1052,57,1075,56,1098,54,1122,52,1145,51,1169,49,1192,47,1215,45,1239,44,1262,42,1286,40,1309,39,1332,37,1356,35,1379,34,1403,32,1426,30,1449,29,1473,27,1496,25,1519,23,1543,22,1566,20,1590,18,1613,17,1636,15,1660,13,1683,12,1706,10,1730,8,1753,6,1777,5,1800,3,1823,1,1847,0e" filled="f" strokecolor="#c67bfe" strokeweight="10209emu">
                                                                                                                                                                                                                                        <v:stroke dashstyle="longDash"/>
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24,390;71,387;117,383;164,380;211,376;258,373;304,370;351,366;398,363;445,359;492,356;538,353;585,349;632,346;679,342;725,339;772,336;819,332;866,329;912,326;959,322;1006,319;1053,315;1099,312;1146,309;1193,305;1240,302;1287,298;1333,295;1380,292;1427,288;1474,285;1520,281;1567,278;1614,275;1661,271;1707,268;1754,264;1801,261;1848,258" o:connectangles="0,0,0,0,0,0,0,0,0,0,0,0,0,0,0,0,0,0,0,0,0,0,0,0,0,0,0,0,0,0,0,0,0,0,0,0,0,0,0,0"/>
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    <v:group id="Group 640" o:spid="_x0000_s1252" style="position:absolute;left:5808;top:-1472;width:2153;height:2274" coordorigin="5808,-1472" coordsize="2153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/zoboxgAAANwAAAAPAAAAZHJzL2Rvd25yZXYueG1sRI9Ba8JAFITvBf/D8oTe&#10;mk0sTSVmFRErHkKhKpTeHtlnEsy+DdltEv99t1DocZiZb5h8M5lWDNS7xrKCJIpBEJdWN1wpuJzf&#10;npYgnEfW2FomBXdysFnPHnLMtB35g4aTr0SAsMtQQe19l0npypoMush2xMG72t6gD7KvpO5xDHDT&#10;ykUcp9Jgw2Ghxo52NZW307dRcBhx3D4n+6G4XXf3r/PL+2eRkFKP82m7AuFp8v/hv/ZRK3hNF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L/Ohuj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            <v:polyline id="Freeform 669" o:spid="_x0000_s1253" style="position:absolute;visibility:visible;mso-wrap-style:square;v-text-anchor:top" points="13769,-2944,11616,-2944,11616,-670,13769,-670,13769,-2944" coordsize="2153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pwhbxgAA&#10;ANwAAAAPAAAAZHJzL2Rvd25yZXYueG1sRI/disIwFITvBd8hnIW9kTXVoivVKKIIFdkFf8DbQ3O2&#10;LTYnpclqfXsjCF4OM/MNM1u0phJXalxpWcGgH4EgzqwuOVdwOm6+JiCcR9ZYWSYFd3KwmHc7M0y0&#10;vfGergefiwBhl6CCwvs6kdJlBRl0fVsTB+/PNgZ9kE0udYO3ADeVHEbRWBosOSwUWNOqoOxy+DcK&#10;fi4tx73zJB3sl+lmHd9Hu9/tVqnPj3Y5BeGp9e/wq51qBd/jGJ5nwhGQ8w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EpwhbxgAAANwAAAAPAAAAAAAAAAAAAAAAAJcCAABkcnMv&#10;ZG93bnJldi54bWxQSwUGAAAAAAQABAD1AAAAigMAAAAA&#10;" filled="f" strokecolor="#7f7e7e" strokeweight="10209emu">
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2153,-1472;0,-1472;0,802;2153,802;2153,-1472" o:connectangles="0,0,0,0,0"/>
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<v:group id="Group 641" o:spid="_x0000_s1254" style="position:absolute;left:3535;top:715;width:64;height:0" coordorigin="3535,715" coordsize="64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9ruwf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              <v:shape id="Freeform 668" o:spid="_x0000_s1255" style="position:absolute;left:7070;top:1430;width:65;height:0;visibility:visible;mso-wrap-style:square;v-text-anchor:top" coordsize="64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tGBHxgAA&#10;ANwAAAAPAAAAZHJzL2Rvd25yZXYueG1sRI9BawIxFITvhf6H8Aq91WwrVVmNoqVCexFXPXh8bp6b&#10;pZuXJYnrtr++KRQ8DjPzDTNb9LYRHflQO1bwPMhAEJdO11wpOOzXTxMQISJrbByTgm8KsJjf380w&#10;1+7KBXW7WIkE4ZCjAhNjm0sZSkMWw8C1xMk7O28xJukrqT1eE9w28iXLRtJizWnBYEtvhsqv3cUq&#10;GHbDDa5M8ZMtN35VbA/u/fN0VOrxoV9OQUTq4y383/7QCsajV/g7k46AnP8C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rtGBHxgAAANwAAAAPAAAAAAAAAAAAAAAAAJcCAABkcnMv&#10;ZG93bnJldi54bWxQSwUGAAAAAAQABAD1AAAAigMAAAAA&#10;" path="m0,0l64,0e" filled="f" strokeweight="10209emu">
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65,0" o:connectangles="0,0"/>
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        <v:group id="Group 642" o:spid="_x0000_s1256" style="position:absolute;left:3535;top:301;width:64;height:0" coordorigin="3535,301" coordsize="64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9YDrxQAAANwAAAAPAAAAZHJzL2Rvd25yZXYueG1sRI9Pa8JAFMTvBb/D8oTe&#10;6iaWRomuIqLiQQr+AfH2yD6TYPZtyK5J/PbdQqHHYWZ+w8yXvalES40rLSuIRxEI4szqknMFl/P2&#10;YwrCeWSNlWVS8CIHy8XgbY6pth0fqT35XAQIuxQVFN7XqZQuK8igG9maOHh32xj0QTa51A12AW4q&#10;OY6iRBosOSwUWNO6oOxxehoFuw671We8aQ+P+/p1O399Xw8xKfU+7FczEJ56/x/+a++1gkmS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wPWA68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                                <v:shape id="Freeform 667" o:spid="_x0000_s1257" style="position:absolute;left:7070;top:602;width:65;height:0;visibility:visible;mso-wrap-style:square;v-text-anchor:top" coordsize="64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KlurxgAA&#10;ANwAAAAPAAAAZHJzL2Rvd25yZXYueG1sRI9BawIxFITvhf6H8ArearYVVLZG0VLBXqSrHnp8bp6b&#10;pZuXJUnXtb/eCAWPw8x8w8wWvW1ERz7UjhW8DDMQxKXTNVcKDvv18xREiMgaG8ek4EIBFvPHhxnm&#10;2p25oG4XK5EgHHJUYGJscylDachiGLqWOHkn5y3GJH0ltcdzgttGvmbZWFqsOS0YbOndUPmz+7UK&#10;Rt1oiytT/GXLrV8VXwf38Xn8Vmrw1C/fQETq4z38395oBZPxBG5n0hGQ8y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0KlurxgAAANwAAAAPAAAAAAAAAAAAAAAAAJcCAABkcnMv&#10;ZG93bnJldi54bWxQSwUGAAAAAAQABAD1AAAAigMAAAAA&#10;" path="m0,0l64,0e" filled="f" strokeweight="10209emu">
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65,0" o:connectangles="0,0"/>
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          <v:group id="Group 643" o:spid="_x0000_s1258" style="position:absolute;left:3535;top:-114;width:64;height:0" coordorigin="3535,-114" coordsize="64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eJrECwwAAANwAAAAPAAAAZHJzL2Rvd25yZXYueG1sRE9Na8JAEL0X/A/LCL3V&#10;TZRaiW5CkFp6kEJVEG9DdkxCsrMhu03iv+8eCj0+3vcum0wrBupdbVlBvIhAEBdW11wquJwPLxsQ&#10;ziNrbC2Tggc5yNLZ0w4TbUf+puHkSxFC2CWooPK+S6R0RUUG3cJ2xIG7296gD7Avpe5xDOGmlcso&#10;WkuDNYeGCjvaV1Q0px+j4GPEMV/F78Oxue8ft/Pr1/UYk1LP8ynfgvA0+X/xn/tTK3hbh7X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N4msQLDAAAA3AAAAA8A&#10;AAAAAAAAAAAAAAAAqQIAAGRycy9kb3ducmV2LnhtbFBLBQYAAAAABAAEAPoAAACZAwAAAAA=&#10;">
                                                                                                                                                                                                                                              <v:shape id="Freeform 666" o:spid="_x0000_s1259" style="position:absolute;left:7070;top:-228;width:65;height:0;visibility:visible;mso-wrap-style:square;v-text-anchor:top" coordsize="64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+WpCxgAA&#10;ANwAAAAPAAAAZHJzL2Rvd25yZXYueG1sRI9BS8NAFITvgv9heYI3u9FC1ZhNaUWhXkoTe+jxNfvM&#10;BrNvw+6apv56VxA8DjPzDVMsJ9uLkXzoHCu4nWUgiBunO24V7N9fbx5AhIissXdMCs4UYFleXhSY&#10;a3fiisY6tiJBOOSowMQ45FKGxpDFMHMDcfI+nLcYk/St1B5PCW57eZdlC2mx47RgcKBnQ81n/WUV&#10;zMf5Ftem+s5WW7+udnv38nY8KHV9Na2eQESa4n/4r73RCu4Xj/B7Jh0BWf4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q+WpCxgAAANwAAAAPAAAAAAAAAAAAAAAAAJcCAABkcnMv&#10;ZG93bnJldi54bWxQSwUGAAAAAAQABAD1AAAAigMAAAAA&#10;" path="m0,0l64,0e" filled="f" strokeweight="10209emu">
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65,0" o:connectangles="0,0"/>
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            <v:group id="Group 644" o:spid="_x0000_s1260" style="position:absolute;left:3535;top:-528;width:64;height:0" coordorigin="3535,-528" coordsize="64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liSvZwgAAANwAAAAPAAAAZHJzL2Rvd25yZXYueG1sRE/LisIwFN0L8w/hDrjT&#10;tCPaoRpFZEZciOADBneX5toWm5vSZNr692YhuDyc92LVm0q01LjSsoJ4HIEgzqwuOVdwOf+OvkE4&#10;j6yxskwKHuRgtfwYLDDVtuMjtSefixDCLkUFhfd1KqXLCjLoxrYmDtzNNgZ9gE0udYNdCDeV/Iqi&#10;mTRYcmgosKZNQdn99G8UbDvs1pP4p93fb5vH9Tw9/O1jUmr42a/nIDz1/i1+uXdaQZKE+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pYkr2c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                                            <v:shape id="Freeform 665" o:spid="_x0000_s1261" style="position:absolute;left:7070;top:-1056;width:65;height:0;visibility:visible;mso-wrap-style:square;v-text-anchor:top" coordsize="64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VvCZxgAA&#10;ANwAAAAPAAAAZHJzL2Rvd25yZXYueG1sRI9BawIxFITvhf6H8ArealYFLVujaLFgL+JaDz0+N8/N&#10;0s3LkqTr1l/fFASPw8x8w8yXvW1ERz7UjhWMhhkI4tLpmisFx8/35xcQISJrbByTgl8KsFw8Pswx&#10;1+7CBXWHWIkE4ZCjAhNjm0sZSkMWw9C1xMk7O28xJukrqT1eEtw2cpxlU2mx5rRgsKU3Q+X34ccq&#10;mHSTHa5Ncc1WO78u9ke3+Th9KTV46levICL18R6+tbdawWw2gv8z6QjIxR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RVvCZxgAAANwAAAAPAAAAAAAAAAAAAAAAAJcCAABkcnMv&#10;ZG93bnJldi54bWxQSwUGAAAAAAQABAD1AAAAigMAAAAA&#10;" path="m0,0l64,0e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65,0" o:connectangles="0,0"/>
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              <v:group id="Group 645" o:spid="_x0000_s1262" style="position:absolute;left:3535;top:-943;width:64;height:0" coordorigin="3535,-943" coordsize="64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6FxA1xQAAANwAAAAPAAAAZHJzL2Rvd25yZXYueG1sRI9Bi8IwFITvwv6H8IS9&#10;aVoXdalGEVmXPYigLoi3R/Nsi81LaWJb/70RBI/DzHzDzJedKUVDtSssK4iHEQji1OqCMwX/x83g&#10;G4TzyBpLy6TgTg6Wi4/eHBNtW95Tc/CZCBB2CSrIva8SKV2ak0E3tBVx8C62NuiDrDOpa2wD3JRy&#10;FEUTabDgsJBjReuc0uvhZhT8ttiuvuKfZnu9rO/n43h32sak1Ge/W81AeOr8O/xq/2kF0+kI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hcQNc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                                      <v:shape id="Freeform 664" o:spid="_x0000_s1263" style="position:absolute;left:7070;top:-1886;width:65;height:0;visibility:visible;mso-wrap-style:square;v-text-anchor:top" coordsize="64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yMt1xgAA&#10;ANwAAAAPAAAAZHJzL2Rvd25yZXYueG1sRI9BS8NAFITvBf/D8gRv7UYDVtJsSisKeilN7cHja/aZ&#10;DWbfht01jf56Vyh4HGbmG6ZcT7YXI/nQOVZwu8hAEDdOd9wqOL49zx9AhIissXdMCr4pwLq6mpVY&#10;aHfmmsZDbEWCcChQgYlxKKQMjSGLYeEG4uR9OG8xJulbqT2eE9z28i7L7qXFjtOCwYEeDTWfhy+r&#10;IB/zHW5N/ZNtdn5b74/u6fX0rtTN9bRZgYg0xf/wpf2iFSyXOfydSUdAVr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OyMt1xgAAANwAAAAPAAAAAAAAAAAAAAAAAJcCAABkcnMv&#10;ZG93bnJldi54bWxQSwUGAAAAAAQABAD1AAAAigMAAAAA&#10;" path="m0,0l64,0e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65,0" o:connectangles="0,0"/>
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                <v:group id="Group 646" o:spid="_x0000_s1264" style="position:absolute;left:3535;top:-1357;width:64;height:0" coordorigin="3535,-1357" coordsize="64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NqyLdr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                        <v:shape id="Freeform 663" o:spid="_x0000_s1265" style="position:absolute;left:7070;top:-2714;width:65;height:0;visibility:visible;mso-wrap-style:square;v-text-anchor:top" coordsize="64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bfaaxgAA&#10;ANwAAAAPAAAAZHJzL2Rvd25yZXYueG1sRI9BawIxFITvBf9DeIK3mlVpLatRtLTQXsRVDz0+N6+b&#10;pZuXJYnrtr++KRQ8DjPzDbNc97YRHflQO1YwGWcgiEuna64UnI6v908gQkTW2DgmBd8UYL0a3C0x&#10;1+7KBXWHWIkE4ZCjAhNjm0sZSkMWw9i1xMn7dN5iTNJXUnu8Jrht5DTLHqXFmtOCwZaeDZVfh4tV&#10;MOtmO9ya4ifb7Py22J/cy/v5Q6nRsN8sQETq4y38337TCubzB/g7k46AXP0C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ubfaaxgAAANwAAAAPAAAAAAAAAAAAAAAAAJcCAABkcnMv&#10;ZG93bnJldi54bWxQSwUGAAAAAAQABAD1AAAAigMAAAAA&#10;" path="m0,0l64,0e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65,0" o:connectangles="0,0"/>
  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                  <v:group id="Group 647" o:spid="_x0000_s1266" style="position:absolute;left:3753;top:802;width:0;height:64" coordorigin="3753,80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UsFjb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                          <v:polyline id="Freeform 662" o:spid="_x0000_s1267" style="position:absolute;visibility:visible;mso-wrap-style:square;v-text-anchor:top" points="7506,1668,7506,160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jInfxAAA&#10;ANwAAAAPAAAAZHJzL2Rvd25yZXYueG1sRI9BawIxFITvBf9DeEJvNetCG1mNIhaLnkp1Dx4fm+fu&#10;6uZlSVLd/ntTKPQ4zMw3zGI12E7cyIfWsYbpJANBXDnTcq2hPG5fZiBCRDbYOSYNPxRgtRw9LbAw&#10;7s5fdDvEWiQIhwI1NDH2hZShashimLieOHln5y3GJH0tjcd7gttO5ln2Ji22nBYa7GnTUHU9fFsN&#10;19OlerenqMpPX063rx/5Tu1zrZ/Hw3oOItIQ/8N/7Z3RoJSC3zPpCMjl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IyJ38QAAADcAAAADwAAAAAAAAAAAAAAAACXAgAAZHJzL2Rv&#10;d25yZXYueG1sUEsFBgAAAAAEAAQA9QAAAIgDAAAAAA=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866;0,802" o:connectangles="0,0"/>
    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      <v:group id="Group 648" o:spid="_x0000_s1268" style="position:absolute;left:4138;top:802;width:0;height:64" coordorigin="4138,80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b/yffwgAAANwAAAAPAAAAZHJzL2Rvd25yZXYueG1sRE/LisIwFN0L8w/hDrjT&#10;tCPaoRpFZEZciOADBneX5toWm5vSZNr692YhuDyc92LVm0q01LjSsoJ4HIEgzqwuOVdwOf+OvkE4&#10;j6yxskwKHuRgtfwYLDDVtuMjtSefixDCLkUFhfd1KqXLCjLoxrYmDtzNNgZ9gE0udYNdCDeV/Iqi&#10;mTRYcmgosKZNQdn99G8UbDvs1pP4p93fb5vH9Tw9/O1jUmr42a/nIDz1/i1+uXdaQZKEt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W/8n38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                                                    <v:polyline id="Freeform 661" o:spid="_x0000_s1269" style="position:absolute;visibility:visible;mso-wrap-style:square;v-text-anchor:top" points="8276,1668,8276,160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X7g2xQAA&#10;ANwAAAAPAAAAZHJzL2Rvd25yZXYueG1sRI9Ba8JAFITvBf/D8gRvdWPApkZXEUWxp1LNweMj+0yi&#10;2bdhd9X033cLhR6HmfmGWax604oHOd9YVjAZJyCIS6sbrhQUp93rOwgfkDW2lknBN3lYLQcvC8y1&#10;ffIXPY6hEhHCPkcFdQhdLqUvazLox7Yjjt7FOoMhSldJ7fAZ4aaVaZK8SYMNx4UaO9rUVN6Od6Pg&#10;dr6WW3MOWfHpisluuk8P2Ueq1GjYr+cgAvXhP/zXPmgFWTaD3zPxCMjl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ZfuDbFAAAA3AAAAA8AAAAAAAAAAAAAAAAAlwIAAGRycy9k&#10;b3ducmV2LnhtbFBLBQYAAAAABAAEAPUAAACJAwAAAAA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866;0,802" o:connectangles="0,0"/>
      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        <v:group id="Group 649" o:spid="_x0000_s1270" style="position:absolute;left:4523;top:802;width:0;height:64" coordorigin="4523,80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kFxb/s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                                                      <v:polyline id="Freeform 660" o:spid="_x0000_s1271" style="position:absolute;visibility:visible;mso-wrap-style:square;v-text-anchor:top" points="9046,1668,9046,160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/MQXxAAA&#10;ANwAAAAPAAAAZHJzL2Rvd25yZXYueG1sRI9Ba8JAFITvBf/D8gRvdZOARlJXEYtiT1Kbg8dH9jVJ&#10;zb4Nu1uN/74rCD0OM/MNs1wPphNXcr61rCCdJiCIK6tbrhWUX7vXBQgfkDV2lknBnTysV6OXJRba&#10;3viTrqdQiwhhX6CCJoS+kNJXDRn0U9sTR+/bOoMhSldL7fAW4aaTWZLMpcGW40KDPW0bqi6nX6Pg&#10;cv6p3s055OXRleluts8O+Uem1GQ8bN5ABBrCf/jZPmgF+SKFx5l4BOTq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fzEF8QAAADcAAAADwAAAAAAAAAAAAAAAACXAgAAZHJzL2Rv&#10;d25yZXYueG1sUEsFBgAAAAAEAAQA9QAAAIgDAAAAAA=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866;0,802" o:connectangles="0,0"/>
        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          <v:group id="Group 650" o:spid="_x0000_s1272" style="position:absolute;left:5600;top:802;width:0;height:64" coordorigin="5600,80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D8JgEs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                                                <v:polyline id="Freeform 659" o:spid="_x0000_s1273" style="position:absolute;visibility:visible;mso-wrap-style:square;v-text-anchor:top" points="11200,1668,11200,160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Yv/7xQAA&#10;ANwAAAAPAAAAZHJzL2Rvd25yZXYueG1sRI9Ba8JAFITvBf/D8oTe6sZIG4muIi0WeypqDh4f2WcS&#10;zb4Nu6um/74rCB6HmfmGmS9704orOd9YVjAeJSCIS6sbrhQU+/XbFIQPyBpby6TgjzwsF4OXOeba&#10;3nhL112oRISwz1FBHUKXS+nLmgz6ke2Io3e0zmCI0lVSO7xFuGllmiQf0mDDcaHGjj5rKs+7i1Fw&#10;PpzKL3MIWfHrivH6/TvdZD+pUq/DfjUDEagPz/CjvdEKsukE7mfiEZCL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Ji//vFAAAA3AAAAA8AAAAAAAAAAAAAAAAAlwIAAGRycy9k&#10;b3ducmV2LnhtbFBLBQYAAAAABAAEAPUAAACJAwAAAAA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866;0,802" o:connectangles="0,0"/>
          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            <v:group id="Group 651" o:spid="_x0000_s1274" style="position:absolute;left:5960;top:802;width:0;height:64" coordorigin="5960,80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9nXf3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                                  <v:polyline id="Freeform 658" o:spid="_x0000_s1275" style="position:absolute;visibility:visible;mso-wrap-style:square;v-text-anchor:top" points="11920,1668,11920,160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x8IUxQAA&#10;ANwAAAAPAAAAZHJzL2Rvd25yZXYueG1sRI9Ba8JAFITvhf6H5RW81Y0BjaRuQmlR9FSqOXh8ZF+T&#10;1OzbsLtq/PeuUOhxmJlvmFU5ml5cyPnOsoLZNAFBXFvdcaOgOqxflyB8QNbYWyYFN/JQFs9PK8y1&#10;vfI3XfahERHCPkcFbQhDLqWvWzLop3Ygjt6PdQZDlK6R2uE1wk0v0yRZSIMdx4UWB/poqT7tz0bB&#10;6fhbf5pjyKovV83W8026zXapUpOX8f0NRKAx/If/2lutIFvO4XEmHgFZ3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LHwhTFAAAA3AAAAA8AAAAAAAAAAAAAAAAAlwIAAGRycy9k&#10;b3ducmV2LnhtbFBLBQYAAAAABAAEAPUAAACJAwAAAAA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866;0,802" o:connectangles="0,0"/>
            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              <v:group id="Group 652" o:spid="_x0000_s1276" style="position:absolute;left:6345;top:802;width:0;height:64" coordorigin="6345,80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D5ZhH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                                    <v:polyline id="Freeform 657" o:spid="_x0000_s1277" style="position:absolute;visibility:visible;mso-wrap-style:square;v-text-anchor:top" points="12690,1668,12690,160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Wfn4xAAA&#10;ANwAAAAPAAAAZHJzL2Rvd25yZXYueG1sRI9Ba8JAFITvBf/D8oTe6saAjaSuIoqiJ6nNweMj+0yi&#10;2bdhd9X037sFocdhZr5hZovetOJOzjeWFYxHCQji0uqGKwXFz+ZjCsIHZI2tZVLwSx4W88HbDHNt&#10;H/xN92OoRISwz1FBHUKXS+nLmgz6ke2Io3e2zmCI0lVSO3xEuGllmiSf0mDDcaHGjlY1ldfjzSi4&#10;ni7l2pxCVhxcMd5Mtuku26dKvQ/75ReIQH34D7/aO60gm2bwdyYeATl/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Vn5+MQAAADcAAAADwAAAAAAAAAAAAAAAACXAgAAZHJzL2Rv&#10;d25yZXYueG1sUEsFBgAAAAAEAAQA9QAAAIgDAAAAAA=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866;0,802" o:connectangles="0,0"/>
              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                <v:group id="Group 653" o:spid="_x0000_s1278" style="position:absolute;left:6730;top:802;width:0;height:64" coordorigin="6730,80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bipX+M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                                                              <v:polyline id="Freeform 656" o:spid="_x0000_s1279" style="position:absolute;visibility:visible;mso-wrap-style:square;v-text-anchor:top" points="13460,1668,13460,160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isgRxQAA&#10;ANwAAAAPAAAAZHJzL2Rvd25yZXYueG1sRI9Ba8JAFITvQv/D8gq96cZAjU1dpVQsehI1B4+P7GuS&#10;mn0bdldN/70rCB6HmfmGmS1604oLOd9YVjAeJSCIS6sbrhQUh9VwCsIHZI2tZVLwTx4W85fBDHNt&#10;r7yjyz5UIkLY56igDqHLpfRlTQb9yHbE0fu1zmCI0lVSO7xGuGllmiQTabDhuFBjR981laf92Sg4&#10;Hf/KpTmGrNi6Yrx6/0nX2SZV6u21//oEEagPz/CjvdYKsukH3M/EIyDn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OKyBHFAAAA3AAAAA8AAAAAAAAAAAAAAAAAlwIAAGRycy9k&#10;b3ducmV2LnhtbFBLBQYAAAAABAAEAPUAAACJAwAAAAA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866;0,802" o:connectangles="0,0"/>
                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                  <v:group id="Group 654" o:spid="_x0000_s1280" style="position:absolute;left:7808;top:802;width:0;height:64" coordorigin="7808,80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FYXNI8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                                                                <v:polyline id="Freeform 655" o:spid="_x0000_s1281" style="position:absolute;visibility:visible;mso-wrap-style:square;v-text-anchor:top" points="15616,1668,15616,160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JVLKxQAA&#10;ANwAAAAPAAAAZHJzL2Rvd25yZXYueG1sRI9Ba8JAFITvQv/D8gq96SYBG5u6Smmx2JOY5uDxkX1N&#10;UrNvw+6q6b/vCoLHYWa+YZbr0fTiTM53lhWkswQEcW11x42C6nszXYDwAVljb5kU/JGH9ephssRC&#10;2wvv6VyGRkQI+wIVtCEMhZS+bsmgn9mBOHo/1hkMUbpGaoeXCDe9zJLkWRrsOC60ONB7S/WxPBkF&#10;x8Nv/WEOIa92rko3889sm39lSj09jm+vIAKN4R6+tbdaQf6SwvVMPAJy9Q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glUsrFAAAA3AAAAA8AAAAAAAAAAAAAAAAAlwIAAGRycy9k&#10;b3ducmV2LnhtbFBLBQYAAAAABAAEAPUAAACJAwAAAAA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866;0,802" o:connectangles="0,0"/>
                  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</v:group>
                                                                                                                                    </v:group>
                                                                                                                                  </v:group>
                                                                                                                                </v:group>
                                                                                                                              </v:group>
                                                                                                                            </v:group>
                                                                                                                          </v:group>
                                                                                                                        </v:group>
                                                                                                                      </v:group>
                                                                                                                    </v:group>
                                                                                                                  </v:group>
                                                                                                                </v:group>
                                                                                                              </v:group>
                                                                                                            </v:group>
                                                                                                          </v:group>
                                                                                                        </v:group>
                                                                                                      </v:group>
                                                                                                    </v:group>
                                                                                                  </v:group>
                                                                                                </v:group>
                                                                                              </v:group>
                                                                                            </v:group>
                                                                                          </v:group>
                                                                                        </v:group>
                                                                                      </v:group>
                                                                                    </v:group>
                                                                                  </v:group>
                                                                                </v:group>
                                                                              </v:group>
                                                                            </v:group>
                                                                          </v:group>
                                                                        </v:group>
                                                                      </v:group>
                                                                    </v:group>
                                                                  </v:group>
                                                                </v:group>
                                                              </v:group>
                                                            </v:group>
                                                          </v:group>
                                                        </v:group>
                                                      </v:group>
                                                    </v:group>
                                                  </v:group>
                                                </v:group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213659">
        <w:rPr>
          <w:rFonts w:ascii="Arial" w:eastAsia="Arial" w:hAnsi="Arial" w:cs="Arial"/>
          <w:w w:val="101"/>
          <w:position w:val="-2"/>
          <w:sz w:val="21"/>
          <w:szCs w:val="21"/>
        </w:rPr>
        <w:t>2</w:t>
      </w:r>
    </w:p>
    <w:p w14:paraId="09A527E2" w14:textId="77777777" w:rsidR="001204D4" w:rsidRDefault="00213659">
      <w:pPr>
        <w:spacing w:line="340" w:lineRule="exact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pacing w:val="-118"/>
          <w:position w:val="-2"/>
          <w:sz w:val="21"/>
          <w:szCs w:val="21"/>
        </w:rPr>
        <w:t>0</w:t>
      </w:r>
      <w:proofErr w:type="gramStart"/>
      <w:r>
        <w:rPr>
          <w:rFonts w:ascii="Arial" w:eastAsia="Arial" w:hAnsi="Arial" w:cs="Arial"/>
          <w:sz w:val="21"/>
          <w:szCs w:val="21"/>
        </w:rPr>
        <w:t xml:space="preserve">1   </w:t>
      </w:r>
      <w:r>
        <w:rPr>
          <w:rFonts w:ascii="Arial" w:eastAsia="Arial" w:hAnsi="Arial" w:cs="Arial"/>
          <w:spacing w:val="35"/>
          <w:sz w:val="21"/>
          <w:szCs w:val="21"/>
        </w:rPr>
        <w:t xml:space="preserve"> </w:t>
      </w:r>
      <w:proofErr w:type="gramEnd"/>
      <w:r>
        <w:rPr>
          <w:rFonts w:ascii="Arial" w:eastAsia="Arial" w:hAnsi="Arial" w:cs="Arial"/>
          <w:spacing w:val="-118"/>
          <w:w w:val="101"/>
          <w:position w:val="13"/>
          <w:sz w:val="21"/>
          <w:szCs w:val="21"/>
        </w:rPr>
        <w:t>1</w:t>
      </w:r>
      <w:r>
        <w:rPr>
          <w:rFonts w:ascii="Arial" w:eastAsia="Arial" w:hAnsi="Arial" w:cs="Arial"/>
          <w:spacing w:val="-118"/>
          <w:w w:val="101"/>
          <w:position w:val="8"/>
          <w:sz w:val="21"/>
          <w:szCs w:val="21"/>
        </w:rPr>
        <w:t>0</w:t>
      </w:r>
    </w:p>
    <w:p w14:paraId="1FF7C74B" w14:textId="77777777" w:rsidR="001204D4" w:rsidRDefault="00213659">
      <w:pPr>
        <w:spacing w:before="4" w:line="120" w:lineRule="exact"/>
        <w:rPr>
          <w:sz w:val="12"/>
          <w:szCs w:val="12"/>
        </w:rPr>
      </w:pPr>
      <w:r>
        <w:br w:type="column"/>
      </w:r>
    </w:p>
    <w:p w14:paraId="7FA558F1" w14:textId="77777777" w:rsidR="001204D4" w:rsidRDefault="001204D4">
      <w:pPr>
        <w:spacing w:line="200" w:lineRule="exact"/>
      </w:pPr>
    </w:p>
    <w:p w14:paraId="05520772" w14:textId="77777777" w:rsidR="001204D4" w:rsidRDefault="001204D4">
      <w:pPr>
        <w:spacing w:line="200" w:lineRule="exact"/>
      </w:pPr>
    </w:p>
    <w:p w14:paraId="36F4577D" w14:textId="77777777" w:rsidR="001204D4" w:rsidRDefault="00213659">
      <w:pPr>
        <w:spacing w:line="220" w:lineRule="exact"/>
        <w:jc w:val="right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w w:val="101"/>
          <w:position w:val="-2"/>
          <w:sz w:val="21"/>
          <w:szCs w:val="21"/>
        </w:rPr>
        <w:t>2</w:t>
      </w:r>
    </w:p>
    <w:p w14:paraId="56CD1D4B" w14:textId="77777777" w:rsidR="001204D4" w:rsidRDefault="00213659">
      <w:pPr>
        <w:spacing w:line="300" w:lineRule="exact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pacing w:val="-118"/>
          <w:position w:val="7"/>
          <w:sz w:val="21"/>
          <w:szCs w:val="21"/>
        </w:rPr>
        <w:t>2</w:t>
      </w:r>
      <w:r>
        <w:rPr>
          <w:rFonts w:ascii="Arial" w:eastAsia="Arial" w:hAnsi="Arial" w:cs="Arial"/>
          <w:spacing w:val="-118"/>
          <w:position w:val="10"/>
          <w:sz w:val="21"/>
          <w:szCs w:val="21"/>
        </w:rPr>
        <w:t>0</w:t>
      </w:r>
      <w:proofErr w:type="gramStart"/>
      <w:r>
        <w:rPr>
          <w:rFonts w:ascii="Arial" w:eastAsia="Arial" w:hAnsi="Arial" w:cs="Arial"/>
          <w:sz w:val="21"/>
          <w:szCs w:val="21"/>
        </w:rPr>
        <w:t xml:space="preserve">1               </w:t>
      </w:r>
      <w:r>
        <w:rPr>
          <w:rFonts w:ascii="Arial" w:eastAsia="Arial" w:hAnsi="Arial" w:cs="Arial"/>
          <w:spacing w:val="30"/>
          <w:sz w:val="21"/>
          <w:szCs w:val="21"/>
        </w:rPr>
        <w:t xml:space="preserve"> </w:t>
      </w:r>
      <w:proofErr w:type="gramEnd"/>
      <w:r>
        <w:rPr>
          <w:rFonts w:ascii="Arial" w:eastAsia="Arial" w:hAnsi="Arial" w:cs="Arial"/>
          <w:spacing w:val="-118"/>
          <w:w w:val="101"/>
          <w:position w:val="-2"/>
          <w:sz w:val="21"/>
          <w:szCs w:val="21"/>
        </w:rPr>
        <w:t>0</w:t>
      </w:r>
      <w:r>
        <w:rPr>
          <w:rFonts w:ascii="Arial" w:eastAsia="Arial" w:hAnsi="Arial" w:cs="Arial"/>
          <w:spacing w:val="-118"/>
          <w:w w:val="101"/>
          <w:position w:val="1"/>
          <w:sz w:val="21"/>
          <w:szCs w:val="21"/>
        </w:rPr>
        <w:t>1</w:t>
      </w:r>
    </w:p>
    <w:p w14:paraId="15E999A5" w14:textId="77777777" w:rsidR="001204D4" w:rsidRDefault="00213659">
      <w:pPr>
        <w:spacing w:before="6" w:line="120" w:lineRule="exact"/>
        <w:rPr>
          <w:sz w:val="13"/>
          <w:szCs w:val="13"/>
        </w:rPr>
      </w:pPr>
      <w:r>
        <w:br w:type="column"/>
      </w:r>
    </w:p>
    <w:p w14:paraId="3DB808C9" w14:textId="77777777" w:rsidR="001204D4" w:rsidRDefault="00213659">
      <w:pPr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spacing w:val="4"/>
          <w:w w:val="101"/>
          <w:sz w:val="15"/>
          <w:szCs w:val="15"/>
        </w:rPr>
        <w:t xml:space="preserve"> </w:t>
      </w:r>
      <w:r>
        <w:rPr>
          <w:rFonts w:ascii="Arial" w:eastAsia="Arial" w:hAnsi="Arial" w:cs="Arial"/>
          <w:position w:val="-2"/>
          <w:sz w:val="21"/>
          <w:szCs w:val="21"/>
        </w:rPr>
        <w:t>2</w:t>
      </w:r>
      <w:r>
        <w:rPr>
          <w:rFonts w:ascii="Arial" w:eastAsia="Arial" w:hAnsi="Arial" w:cs="Arial"/>
          <w:spacing w:val="47"/>
          <w:position w:val="-2"/>
          <w:sz w:val="21"/>
          <w:szCs w:val="21"/>
        </w:rPr>
        <w:t xml:space="preserve"> </w:t>
      </w:r>
      <w:r>
        <w:rPr>
          <w:rFonts w:ascii="Arial" w:eastAsia="Arial" w:hAnsi="Arial" w:cs="Arial"/>
          <w:w w:val="101"/>
          <w:sz w:val="15"/>
          <w:szCs w:val="15"/>
        </w:rPr>
        <w:t>2/3</w:t>
      </w:r>
    </w:p>
    <w:p w14:paraId="5835E98D" w14:textId="77777777" w:rsidR="001204D4" w:rsidRDefault="00887739">
      <w:pPr>
        <w:spacing w:before="20"/>
        <w:rPr>
          <w:rFonts w:ascii="Arial" w:eastAsia="Arial" w:hAnsi="Arial" w:cs="Arial"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474" behindDoc="1" locked="0" layoutInCell="1" allowOverlap="1" wp14:anchorId="70A04C5C" wp14:editId="509E64CD">
                <wp:simplePos x="0" y="0"/>
                <wp:positionH relativeFrom="page">
                  <wp:posOffset>5187315</wp:posOffset>
                </wp:positionH>
                <wp:positionV relativeFrom="paragraph">
                  <wp:posOffset>-330200</wp:posOffset>
                </wp:positionV>
                <wp:extent cx="176530" cy="675640"/>
                <wp:effectExtent l="0" t="0" r="5202555" b="187960"/>
                <wp:wrapNone/>
                <wp:docPr id="521" name="Group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530" cy="675640"/>
                          <a:chOff x="8169" y="-521"/>
                          <a:chExt cx="278" cy="1064"/>
                        </a:xfrm>
                      </wpg:grpSpPr>
                      <wpg:grpSp>
                        <wpg:cNvPr id="522" name="Group 518"/>
                        <wpg:cNvGrpSpPr>
                          <a:grpSpLocks/>
                        </wpg:cNvGrpSpPr>
                        <wpg:grpSpPr bwMode="auto">
                          <a:xfrm>
                            <a:off x="8177" y="-513"/>
                            <a:ext cx="262" cy="262"/>
                            <a:chOff x="8177" y="-513"/>
                            <a:chExt cx="262" cy="262"/>
                          </a:xfrm>
                        </wpg:grpSpPr>
                        <wps:wsp>
                          <wps:cNvPr id="523" name="Freeform 531"/>
                          <wps:cNvSpPr>
                            <a:spLocks/>
                          </wps:cNvSpPr>
                          <wps:spPr bwMode="auto">
                            <a:xfrm>
                              <a:off x="8177" y="-513"/>
                              <a:ext cx="262" cy="262"/>
                            </a:xfrm>
                            <a:custGeom>
                              <a:avLst/>
                              <a:gdLst>
                                <a:gd name="T0" fmla="+- 0 8177 8177"/>
                                <a:gd name="T1" fmla="*/ T0 w 262"/>
                                <a:gd name="T2" fmla="+- 0 -251 -513"/>
                                <a:gd name="T3" fmla="*/ -251 h 262"/>
                                <a:gd name="T4" fmla="+- 0 8439 8177"/>
                                <a:gd name="T5" fmla="*/ T4 w 262"/>
                                <a:gd name="T6" fmla="+- 0 -251 -513"/>
                                <a:gd name="T7" fmla="*/ -251 h 262"/>
                                <a:gd name="T8" fmla="+- 0 8439 8177"/>
                                <a:gd name="T9" fmla="*/ T8 w 262"/>
                                <a:gd name="T10" fmla="+- 0 -513 -513"/>
                                <a:gd name="T11" fmla="*/ -513 h 262"/>
                                <a:gd name="T12" fmla="+- 0 8177 8177"/>
                                <a:gd name="T13" fmla="*/ T12 w 262"/>
                                <a:gd name="T14" fmla="+- 0 -513 -513"/>
                                <a:gd name="T15" fmla="*/ -513 h 262"/>
                                <a:gd name="T16" fmla="+- 0 8177 8177"/>
                                <a:gd name="T17" fmla="*/ T16 w 262"/>
                                <a:gd name="T18" fmla="+- 0 -251 -513"/>
                                <a:gd name="T19" fmla="*/ -251 h 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2" h="262">
                                  <a:moveTo>
                                    <a:pt x="0" y="262"/>
                                  </a:moveTo>
                                  <a:lnTo>
                                    <a:pt x="262" y="262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6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209">
                              <a:solidFill>
                                <a:srgbClr val="CCCBC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24" name="Group 519"/>
                          <wpg:cNvGrpSpPr>
                            <a:grpSpLocks/>
                          </wpg:cNvGrpSpPr>
                          <wpg:grpSpPr bwMode="auto">
                            <a:xfrm>
                              <a:off x="8177" y="-251"/>
                              <a:ext cx="262" cy="262"/>
                              <a:chOff x="8177" y="-251"/>
                              <a:chExt cx="262" cy="262"/>
                            </a:xfrm>
                          </wpg:grpSpPr>
                          <wps:wsp>
                            <wps:cNvPr id="525" name="Freeform 530"/>
                            <wps:cNvSpPr>
                              <a:spLocks/>
                            </wps:cNvSpPr>
                            <wps:spPr bwMode="auto">
                              <a:xfrm>
                                <a:off x="8177" y="-251"/>
                                <a:ext cx="262" cy="262"/>
                              </a:xfrm>
                              <a:custGeom>
                                <a:avLst/>
                                <a:gdLst>
                                  <a:gd name="T0" fmla="+- 0 8177 8177"/>
                                  <a:gd name="T1" fmla="*/ T0 w 262"/>
                                  <a:gd name="T2" fmla="+- 0 11 -251"/>
                                  <a:gd name="T3" fmla="*/ 11 h 262"/>
                                  <a:gd name="T4" fmla="+- 0 8439 8177"/>
                                  <a:gd name="T5" fmla="*/ T4 w 262"/>
                                  <a:gd name="T6" fmla="+- 0 11 -251"/>
                                  <a:gd name="T7" fmla="*/ 11 h 262"/>
                                  <a:gd name="T8" fmla="+- 0 8439 8177"/>
                                  <a:gd name="T9" fmla="*/ T8 w 262"/>
                                  <a:gd name="T10" fmla="+- 0 -251 -251"/>
                                  <a:gd name="T11" fmla="*/ -251 h 262"/>
                                  <a:gd name="T12" fmla="+- 0 8177 8177"/>
                                  <a:gd name="T13" fmla="*/ T12 w 262"/>
                                  <a:gd name="T14" fmla="+- 0 -251 -251"/>
                                  <a:gd name="T15" fmla="*/ -251 h 262"/>
                                  <a:gd name="T16" fmla="+- 0 8177 8177"/>
                                  <a:gd name="T17" fmla="*/ T16 w 262"/>
                                  <a:gd name="T18" fmla="+- 0 11 -251"/>
                                  <a:gd name="T19" fmla="*/ 11 h 262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62" h="262">
                                    <a:moveTo>
                                      <a:pt x="0" y="262"/>
                                    </a:moveTo>
                                    <a:lnTo>
                                      <a:pt x="262" y="262"/>
                                    </a:lnTo>
                                    <a:lnTo>
                                      <a:pt x="262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62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0209">
                                <a:solidFill>
                                  <a:srgbClr val="CCCBCB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526" name="Group 520"/>
                            <wpg:cNvGrpSpPr>
                              <a:grpSpLocks/>
                            </wpg:cNvGrpSpPr>
                            <wpg:grpSpPr bwMode="auto">
                              <a:xfrm>
                                <a:off x="8204" y="-120"/>
                                <a:ext cx="210" cy="0"/>
                                <a:chOff x="8204" y="-120"/>
                                <a:chExt cx="210" cy="0"/>
                              </a:xfrm>
                            </wpg:grpSpPr>
                            <wps:wsp>
                              <wps:cNvPr id="527" name="Freeform 52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6408" y="-240"/>
                                  <a:ext cx="209" cy="0"/>
                                </a:xfrm>
                                <a:custGeom>
                                  <a:avLst/>
                                  <a:gdLst>
                                    <a:gd name="T0" fmla="+- 0 8204 8204"/>
                                    <a:gd name="T1" fmla="*/ T0 w 210"/>
                                    <a:gd name="T2" fmla="+- 0 8414 8204"/>
                                    <a:gd name="T3" fmla="*/ T2 w 210"/>
                                  </a:gdLst>
                                  <a:ahLst/>
                                  <a:cxnLst>
                                    <a:cxn ang="0">
                                      <a:pos x="T1" y="0"/>
                                    </a:cxn>
                                    <a:cxn ang="0">
                                      <a:pos x="T3" y="0"/>
                                    </a:cxn>
                                  </a:cxnLst>
                                  <a:rect l="0" t="0" r="r" b="b"/>
                                  <a:pathLst>
                                    <a:path w="210">
                                      <a:moveTo>
                                        <a:pt x="0" y="0"/>
                                      </a:moveTo>
                                      <a:lnTo>
                                        <a:pt x="21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10209">
                                  <a:solidFill>
                                    <a:srgbClr val="7BAD00"/>
                                  </a:solidFill>
                                  <a:prstDash val="lg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528" name="Group 5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177" y="11"/>
                                  <a:ext cx="262" cy="262"/>
                                  <a:chOff x="8177" y="11"/>
                                  <a:chExt cx="262" cy="262"/>
                                </a:xfrm>
                              </wpg:grpSpPr>
                              <wps:wsp>
                                <wps:cNvPr id="529" name="Freeform 5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177" y="11"/>
                                    <a:ext cx="262" cy="262"/>
                                  </a:xfrm>
                                  <a:custGeom>
                                    <a:avLst/>
                                    <a:gdLst>
                                      <a:gd name="T0" fmla="+- 0 8177 8177"/>
                                      <a:gd name="T1" fmla="*/ T0 w 262"/>
                                      <a:gd name="T2" fmla="+- 0 274 11"/>
                                      <a:gd name="T3" fmla="*/ 274 h 262"/>
                                      <a:gd name="T4" fmla="+- 0 8439 8177"/>
                                      <a:gd name="T5" fmla="*/ T4 w 262"/>
                                      <a:gd name="T6" fmla="+- 0 274 11"/>
                                      <a:gd name="T7" fmla="*/ 274 h 262"/>
                                      <a:gd name="T8" fmla="+- 0 8439 8177"/>
                                      <a:gd name="T9" fmla="*/ T8 w 262"/>
                                      <a:gd name="T10" fmla="+- 0 11 11"/>
                                      <a:gd name="T11" fmla="*/ 11 h 262"/>
                                      <a:gd name="T12" fmla="+- 0 8177 8177"/>
                                      <a:gd name="T13" fmla="*/ T12 w 262"/>
                                      <a:gd name="T14" fmla="+- 0 11 11"/>
                                      <a:gd name="T15" fmla="*/ 11 h 262"/>
                                      <a:gd name="T16" fmla="+- 0 8177 8177"/>
                                      <a:gd name="T17" fmla="*/ T16 w 262"/>
                                      <a:gd name="T18" fmla="+- 0 274 11"/>
                                      <a:gd name="T19" fmla="*/ 274 h 262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262" h="262">
                                        <a:moveTo>
                                          <a:pt x="0" y="263"/>
                                        </a:moveTo>
                                        <a:lnTo>
                                          <a:pt x="262" y="263"/>
                                        </a:lnTo>
                                        <a:lnTo>
                                          <a:pt x="262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26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0209">
                                    <a:solidFill>
                                      <a:srgbClr val="CCCBCB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530" name="Group 5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8204" y="143"/>
                                    <a:ext cx="210" cy="0"/>
                                    <a:chOff x="8204" y="143"/>
                                    <a:chExt cx="210" cy="0"/>
                                  </a:xfrm>
                                </wpg:grpSpPr>
                                <wps:wsp>
                                  <wps:cNvPr id="531" name="Freeform 52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6408" y="286"/>
                                      <a:ext cx="209" cy="0"/>
                                    </a:xfrm>
                                    <a:custGeom>
                                      <a:avLst/>
                                      <a:gdLst>
                                        <a:gd name="T0" fmla="+- 0 8204 8204"/>
                                        <a:gd name="T1" fmla="*/ T0 w 210"/>
                                        <a:gd name="T2" fmla="+- 0 8414 8204"/>
                                        <a:gd name="T3" fmla="*/ T2 w 210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210">
                                          <a:moveTo>
                                            <a:pt x="0" y="0"/>
                                          </a:moveTo>
                                          <a:lnTo>
                                            <a:pt x="21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10209">
                                      <a:solidFill>
                                        <a:srgbClr val="00BEC4"/>
                                      </a:solidFill>
                                      <a:prstDash val="lgDash"/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532" name="Group 52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8177" y="274"/>
                                      <a:ext cx="262" cy="262"/>
                                      <a:chOff x="8177" y="274"/>
                                      <a:chExt cx="262" cy="262"/>
                                    </a:xfrm>
                                  </wpg:grpSpPr>
                                  <wps:wsp>
                                    <wps:cNvPr id="533" name="Freeform 526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8177" y="274"/>
                                        <a:ext cx="262" cy="262"/>
                                      </a:xfrm>
                                      <a:custGeom>
                                        <a:avLst/>
                                        <a:gdLst>
                                          <a:gd name="T0" fmla="+- 0 8177 8177"/>
                                          <a:gd name="T1" fmla="*/ T0 w 262"/>
                                          <a:gd name="T2" fmla="+- 0 536 274"/>
                                          <a:gd name="T3" fmla="*/ 536 h 262"/>
                                          <a:gd name="T4" fmla="+- 0 8439 8177"/>
                                          <a:gd name="T5" fmla="*/ T4 w 262"/>
                                          <a:gd name="T6" fmla="+- 0 536 274"/>
                                          <a:gd name="T7" fmla="*/ 536 h 262"/>
                                          <a:gd name="T8" fmla="+- 0 8439 8177"/>
                                          <a:gd name="T9" fmla="*/ T8 w 262"/>
                                          <a:gd name="T10" fmla="+- 0 274 274"/>
                                          <a:gd name="T11" fmla="*/ 274 h 262"/>
                                          <a:gd name="T12" fmla="+- 0 8177 8177"/>
                                          <a:gd name="T13" fmla="*/ T12 w 262"/>
                                          <a:gd name="T14" fmla="+- 0 274 274"/>
                                          <a:gd name="T15" fmla="*/ 274 h 262"/>
                                          <a:gd name="T16" fmla="+- 0 8177 8177"/>
                                          <a:gd name="T17" fmla="*/ T16 w 262"/>
                                          <a:gd name="T18" fmla="+- 0 536 274"/>
                                          <a:gd name="T19" fmla="*/ 536 h 262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62" h="262">
                                            <a:moveTo>
                                              <a:pt x="0" y="262"/>
                                            </a:moveTo>
                                            <a:lnTo>
                                              <a:pt x="262" y="262"/>
                                            </a:lnTo>
                                            <a:lnTo>
                                              <a:pt x="262" y="0"/>
                                            </a:lnTo>
                                            <a:lnTo>
                                              <a:pt x="0" y="0"/>
                                            </a:lnTo>
                                            <a:lnTo>
                                              <a:pt x="0" y="262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10209">
                                        <a:solidFill>
                                          <a:srgbClr val="CCCBCB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534" name="Group 52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8204" y="405"/>
                                        <a:ext cx="210" cy="0"/>
                                        <a:chOff x="8204" y="405"/>
                                        <a:chExt cx="210" cy="0"/>
                                      </a:xfrm>
                                    </wpg:grpSpPr>
                                    <wps:wsp>
                                      <wps:cNvPr id="535" name="Freeform 525"/>
                                      <wps:cNvSpPr>
                                        <a:spLocks noEditPoints="1"/>
                                      </wps:cNvSpPr>
                                      <wps:spPr bwMode="auto">
                                        <a:xfrm>
                                          <a:off x="16408" y="810"/>
                                          <a:ext cx="209" cy="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8204 8204"/>
                                            <a:gd name="T1" fmla="*/ T0 w 210"/>
                                            <a:gd name="T2" fmla="+- 0 8414 8204"/>
                                            <a:gd name="T3" fmla="*/ T2 w 210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0"/>
                                            </a:cxn>
                                            <a:cxn ang="0">
                                              <a:pos x="T3" y="0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21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210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10209">
                                          <a:solidFill>
                                            <a:srgbClr val="C67BFE"/>
                                          </a:solidFill>
                                          <a:prstDash val="lgDash"/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7" o:spid="_x0000_s1026" style="position:absolute;margin-left:408.45pt;margin-top:-25.95pt;width:13.9pt;height:53.2pt;z-index:-3006;mso-position-horizontal-relative:page" coordorigin="8169,-521" coordsize="278,106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">
                <v:group id="Group 518" o:spid="_x0000_s1027" style="position:absolute;left:8177;top:-513;width:262;height:262" coordorigin="8177,-513" coordsize="262,26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EYFHJxAAAANwAAAAP&#10;AAAAAAAAAAAAAAAAAKkCAABkcnMvZG93bnJldi54bWxQSwUGAAAAAAQABAD6AAAAmgMAAAAA&#10;">
                  <v:shape id="Freeform 531" o:spid="_x0000_s1028" style="position:absolute;left:8177;top:-513;width:262;height:262;visibility:visible;mso-wrap-style:square;v-text-anchor:top" coordsize="262,2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2X5lxQAA&#10;ANwAAAAPAAAAZHJzL2Rvd25yZXYueG1sRI9Ra8IwFIXfB/sP4Q72NtN1KFKNIsLYQBmsKr5emmtT&#10;bG5KktnOX28GAx8P55zvcObLwbbiQj40jhW8jjIQxJXTDdcK9rv3lymIEJE1to5JwS8FWC4eH+ZY&#10;aNfzN13KWIsE4VCgAhNjV0gZKkMWw8h1xMk7OW8xJulrqT32CW5bmWfZRFpsOC0Y7GhtqDqXP1ZB&#10;dy0PgU5mwtv17qs/fvh9vtko9fw0rGYgIg3xHv5vf2oF4/wN/s6kIyAX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fZfmXFAAAA3AAAAA8AAAAAAAAAAAAAAAAAlwIAAGRycy9k&#10;b3ducmV2LnhtbFBLBQYAAAAABAAEAPUAAACJAwAAAAA=&#10;" path="m0,262l262,262,262,,,,,262xe" filled="f" strokecolor="#cccbcb" strokeweight="10209emu">
                    <v:path arrowok="t" o:connecttype="custom" o:connectlocs="0,-251;262,-251;262,-513;0,-513;0,-251" o:connectangles="0,0,0,0,0"/>
                  </v:shape>
                  <v:group id="Group 519" o:spid="_x0000_s1029" style="position:absolute;left:8177;top:-251;width:262;height:262" coordorigin="8177,-251" coordsize="262,26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kxWwmxgAAANwAAAAPAAAAZHJzL2Rvd25yZXYueG1sRI9Ba8JAFITvBf/D8oTe&#10;mk1sUyRmFRErHkKhKpTeHtlnEsy+DdltEv99t1DocZiZb5h8M5lWDNS7xrKCJIpBEJdWN1wpuJzf&#10;npYgnEfW2FomBXdysFnPHnLMtB35g4aTr0SAsMtQQe19l0npypoMush2xMG72t6gD7KvpO5xDHDT&#10;ykUcv0qDDYeFGjva1VTeTt9GwWHEcfuc7Ifidt3dv87p+2eRkFKP82m7AuFp8v/hv/ZRK0gXL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TFbCbGAAAA3AAA&#10;AA8AAAAAAAAAAAAAAAAAqQIAAGRycy9kb3ducmV2LnhtbFBLBQYAAAAABAAEAPoAAACcAwAAAAA=&#10;">
                    <v:shape id="Freeform 530" o:spid="_x0000_s1030" style="position:absolute;left:8177;top:-251;width:262;height:262;visibility:visible;mso-wrap-style:square;v-text-anchor:top" coordsize="262,2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fEOKxAAA&#10;ANwAAAAPAAAAZHJzL2Rvd25yZXYueG1sRI9Ra8IwFIXfhf2HcAd703QFRTqjiDA2cAysyl4vzbUp&#10;NjclyWznrzcDwcfDOec7nMVqsK24kA+NYwWvkwwEceV0w7WCw/59PAcRIrLG1jEp+KMAq+XTaIGF&#10;dj3v6FLGWiQIhwIVmBi7QspQGbIYJq4jTt7JeYsxSV9L7bFPcNvKPMtm0mLDacFgRxtD1bn8tQq6&#10;a3kMdDIz/trsv/ufD3/It1ulXp6H9RuISEN8hO/tT61gmk/h/0w6AnJ5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3xDisQAAADcAAAADwAAAAAAAAAAAAAAAACXAgAAZHJzL2Rv&#10;d25yZXYueG1sUEsFBgAAAAAEAAQA9QAAAIgDAAAAAA==&#10;" path="m0,262l262,262,262,,,,,262xe" filled="f" strokecolor="#cccbcb" strokeweight="10209emu">
                      <v:path arrowok="t" o:connecttype="custom" o:connectlocs="0,11;262,11;262,-251;0,-251;0,11" o:connectangles="0,0,0,0,0"/>
                    </v:shape>
                    <v:group id="Group 520" o:spid="_x0000_s1031" style="position:absolute;left:8204;top:-120;width:210;height:0" coordorigin="8204,-120" coordsize="21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tbV8rGAAAA3AAA&#10;AA8AAAAAAAAAAAAAAAAAqQIAAGRycy9kb3ducmV2LnhtbFBLBQYAAAAABAAEAPoAAACcAwAAAAA=&#10;">
                      <v:shape id="Freeform 529" o:spid="_x0000_s1032" style="position:absolute;left:16408;top:-240;width:209;height:0;visibility:visible;mso-wrap-style:square;v-text-anchor:top" coordsize="21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fO7+xgAA&#10;ANwAAAAPAAAAZHJzL2Rvd25yZXYueG1sRI9Ba8JAFITvQv/D8gq9SN0oaCR1lVooejGQWPD6yL4m&#10;odm3Ibs10V/vCoLHYWa+YVabwTTiTJ2rLSuYTiIQxIXVNZcKfo7f70sQziNrbCyTggs52KxfRitM&#10;tO05o3PuSxEg7BJUUHnfJlK6oiKDbmJb4uD92s6gD7Irpe6wD3DTyFkULaTBmsNChS19VVT85f9G&#10;wSnKDtdTlqb9cpdvC30Yx/shVertdfj8AOFp8M/wo73XCuazGO5nwhGQ6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WfO7+xgAAANwAAAAPAAAAAAAAAAAAAAAAAJcCAABkcnMv&#10;ZG93bnJldi54bWxQSwUGAAAAAAQABAD1AAAAigMAAAAA&#10;" path="m0,0l210,0e" filled="f" strokecolor="#7bad00" strokeweight="10209emu">
                        <v:stroke dashstyle="longDash"/>
                        <v:path arrowok="t" o:connecttype="custom" o:connectlocs="0,0;209,0" o:connectangles="0,0"/>
                        <o:lock v:ext="edit" verticies="t"/>
                      </v:shape>
                      <v:group id="Group 521" o:spid="_x0000_s1033" style="position:absolute;left:8177;top:11;width:262;height:262" coordorigin="8177,11" coordsize="262,26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OWIZiPDAAAA3AAAAA8A&#10;AAAAAAAAAAAAAAAAqQIAAGRycy9kb3ducmV2LnhtbFBLBQYAAAAABAAEAPoAAACZAwAAAAA=&#10;">
                        <v:shape id="Freeform 528" o:spid="_x0000_s1034" style="position:absolute;left:8177;top:11;width:262;height:262;visibility:visible;mso-wrap-style:square;v-text-anchor:top" coordsize="262,2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MUmPxQAA&#10;ANwAAAAPAAAAZHJzL2Rvd25yZXYueG1sRI9Ra8IwFIXfB/sP4Q72NtMVJrMaRYSxgTJYVXy9NNem&#10;2NyUJLOdv34RBB8P55zvcGaLwbbiTD40jhW8jjIQxJXTDdcKdtuPl3cQISJrbB2Tgj8KsJg/Psyw&#10;0K7nHzqXsRYJwqFABSbGrpAyVIYshpHriJN3dN5iTNLXUnvsE9y2Ms+ysbTYcFow2NHKUHUqf62C&#10;7lLuAx3NmDer7Xd/+PS7fL1W6vlpWE5BRBriPXxrf2kFb/kErmfSEZDz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YxSY/FAAAA3AAAAA8AAAAAAAAAAAAAAAAAlwIAAGRycy9k&#10;b3ducmV2LnhtbFBLBQYAAAAABAAEAPUAAACJAwAAAAA=&#10;" path="m0,263l262,263,262,,,,,263xe" filled="f" strokecolor="#cccbcb" strokeweight="10209emu">
                          <v:path arrowok="t" o:connecttype="custom" o:connectlocs="0,274;262,274;262,11;0,11;0,274" o:connectangles="0,0,0,0,0"/>
                        </v:shape>
                        <v:group id="Group 522" o:spid="_x0000_s1035" style="position:absolute;left:8204;top:143;width:210;height:0" coordorigin="8204,143" coordsize="21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J4n/PjDAAAA3AAAAA8A&#10;AAAAAAAAAAAAAAAAqQIAAGRycy9kb3ducmV2LnhtbFBLBQYAAAAABAAEAPoAAACZAwAAAAA=&#10;">
                          <v:shape id="Freeform 527" o:spid="_x0000_s1036" style="position:absolute;left:16408;top:286;width:209;height:0;visibility:visible;mso-wrap-style:square;v-text-anchor:top" coordsize="21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MvtoxQAA&#10;ANwAAAAPAAAAZHJzL2Rvd25yZXYueG1sRI9BSwMxFITvQv9DeAVvNrtKpaxNSxUL9iDYbcXrY/Pc&#10;XZq8LElMt/56Iwgeh5n5hlmuR2tEIh96xwrKWQGCuHG651bB8bC9WYAIEVmjcUwKLhRgvZpcLbHS&#10;7sx7SnVsRYZwqFBBF+NQSRmajiyGmRuIs/fpvMWYpW+l9njOcGvkbVHcS4s954UOB3rqqDnVX1bB&#10;a9q9PWPy9Xd5Me/p+DGarXtU6no6bh5ARBrjf/iv/aIVzO9K+D2Tj4Bc/Q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Iy+2jFAAAA3AAAAA8AAAAAAAAAAAAAAAAAlwIAAGRycy9k&#10;b3ducmV2LnhtbFBLBQYAAAAABAAEAPUAAACJAwAAAAA=&#10;" path="m0,0l210,0e" filled="f" strokecolor="#00bec4" strokeweight="10209emu">
                            <v:stroke dashstyle="longDash"/>
                            <v:path arrowok="t" o:connecttype="custom" o:connectlocs="0,0;209,0" o:connectangles="0,0"/>
                            <o:lock v:ext="edit" verticies="t"/>
                          </v:shape>
                          <v:group id="Group 523" o:spid="_x0000_s1037" style="position:absolute;left:8177;top:274;width:262;height:262" coordorigin="8177,274" coordsize="262,26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BuccUxAAAANwAAAAP&#10;AAAAAAAAAAAAAAAAAKkCAABkcnMvZG93bnJldi54bWxQSwUGAAAAAAQABAD6AAAAmgMAAAAA&#10;">
                            <v:shape id="Freeform 526" o:spid="_x0000_s1038" style="position:absolute;left:8177;top:274;width:262;height:262;visibility:visible;mso-wrap-style:square;v-text-anchor:top" coordsize="262,2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AOi4xQAA&#10;ANwAAAAPAAAAZHJzL2Rvd25yZXYueG1sRI9Ra8IwFIXfB/6HcIW9zXSKIp1RhiAOHMJax14vzbUp&#10;a25Kktluv94IAx8P55zvcFabwbbiQj40jhU8TzIQxJXTDdcKTuXuaQkiRGSNrWNS8EsBNuvRwwpz&#10;7Xr+oEsRa5EgHHJUYGLscilDZchimLiOOHln5y3GJH0ttcc+wW0rp1m2kBYbTgsGO9oaqr6LH6ug&#10;+ys+A53Ngt+35bH/2vvT9HBQ6nE8vL6AiDTEe/i//aYVzGczuJ1JR0Cur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IA6LjFAAAA3AAAAA8AAAAAAAAAAAAAAAAAlwIAAGRycy9k&#10;b3ducmV2LnhtbFBLBQYAAAAABAAEAPUAAACJAwAAAAA=&#10;" path="m0,262l262,262,262,,,,,262xe" filled="f" strokecolor="#cccbcb" strokeweight="10209emu">
                              <v:path arrowok="t" o:connecttype="custom" o:connectlocs="0,536;262,536;262,274;0,274;0,536" o:connectangles="0,0,0,0,0"/>
                            </v:shape>
                            <v:group id="Group 524" o:spid="_x0000_s1039" style="position:absolute;left:8204;top:405;width:210;height:0" coordorigin="8204,405" coordsize="21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4Rz6+8UAAADcAAAA&#10;DwAAAAAAAAAAAAAAAACpAgAAZHJzL2Rvd25yZXYueG1sUEsFBgAAAAAEAAQA+gAAAJsDAAAAAA==&#10;">
                              <v:shape id="Freeform 525" o:spid="_x0000_s1040" style="position:absolute;left:16408;top:810;width:209;height:0;visibility:visible;mso-wrap-style:square;v-text-anchor:top" coordsize="21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1d5exQAA&#10;ANwAAAAPAAAAZHJzL2Rvd25yZXYueG1sRI9BS8NAFITvgv9heYVeit3YUtHYbRGLoCdpUvX6yD6T&#10;pdm3afa1Tf+9Kwgeh5n5hlmuB9+qE/XRBTZwO81AEVfBOq4N7MqXm3tQUZAttoHJwIUirFfXV0vM&#10;bTjzlk6F1CpBOOZooBHpcq1j1ZDHOA0dcfK+Q+9RkuxrbXs8J7hv9SzL7rRHx2mhwY6eG6r2xdEb&#10;KN7cwX2xfLzvNu3DwU3KyaeUxoxHw9MjKKFB/sN/7VdrYDFfwO+ZdAT06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jV3l7FAAAA3AAAAA8AAAAAAAAAAAAAAAAAlwIAAGRycy9k&#10;b3ducmV2LnhtbFBLBQYAAAAABAAEAPUAAACJAwAAAAA=&#10;" path="m0,0l210,0e" filled="f" strokecolor="#c67bfe" strokeweight="10209emu">
                                <v:stroke dashstyle="longDash"/>
                                <v:path arrowok="t" o:connecttype="custom" o:connectlocs="0,0;209,0" o:connectangles="0,0"/>
                                <o:lock v:ext="edit" verticies="t"/>
                              </v:shape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213659">
        <w:rPr>
          <w:rFonts w:ascii="Arial" w:eastAsia="Arial" w:hAnsi="Arial" w:cs="Arial"/>
          <w:spacing w:val="4"/>
          <w:w w:val="101"/>
          <w:sz w:val="15"/>
          <w:szCs w:val="15"/>
        </w:rPr>
        <w:t xml:space="preserve"> </w:t>
      </w:r>
      <w:r w:rsidR="00213659">
        <w:rPr>
          <w:rFonts w:ascii="Arial" w:eastAsia="Arial" w:hAnsi="Arial" w:cs="Arial"/>
          <w:position w:val="-2"/>
          <w:sz w:val="21"/>
          <w:szCs w:val="21"/>
        </w:rPr>
        <w:t>1</w:t>
      </w:r>
      <w:r w:rsidR="00213659">
        <w:rPr>
          <w:rFonts w:ascii="Arial" w:eastAsia="Arial" w:hAnsi="Arial" w:cs="Arial"/>
          <w:spacing w:val="47"/>
          <w:position w:val="-2"/>
          <w:sz w:val="21"/>
          <w:szCs w:val="21"/>
        </w:rPr>
        <w:t xml:space="preserve"> </w:t>
      </w:r>
      <w:r w:rsidR="00213659">
        <w:rPr>
          <w:rFonts w:ascii="Arial" w:eastAsia="Arial" w:hAnsi="Arial" w:cs="Arial"/>
          <w:w w:val="101"/>
          <w:sz w:val="15"/>
          <w:szCs w:val="15"/>
        </w:rPr>
        <w:t>1/3</w:t>
      </w:r>
    </w:p>
    <w:p w14:paraId="274D9A98" w14:textId="77777777" w:rsidR="001204D4" w:rsidRDefault="00213659">
      <w:pPr>
        <w:spacing w:before="19"/>
        <w:ind w:left="46"/>
        <w:rPr>
          <w:rFonts w:ascii="Arial" w:eastAsia="Arial" w:hAnsi="Arial" w:cs="Arial"/>
          <w:sz w:val="15"/>
          <w:szCs w:val="15"/>
        </w:rPr>
        <w:sectPr w:rsidR="001204D4">
          <w:type w:val="continuous"/>
          <w:pgSz w:w="12240" w:h="15840"/>
          <w:pgMar w:top="960" w:right="1340" w:bottom="280" w:left="1340" w:header="720" w:footer="720" w:gutter="0"/>
          <w:cols w:num="4" w:space="720" w:equalWidth="0">
            <w:col w:w="3242" w:space="1319"/>
            <w:col w:w="503" w:space="266"/>
            <w:col w:w="1196" w:space="336"/>
            <w:col w:w="2698"/>
          </w:cols>
        </w:sectPr>
      </w:pPr>
      <w:r>
        <w:rPr>
          <w:rFonts w:ascii="Arial" w:eastAsia="Arial" w:hAnsi="Arial" w:cs="Arial"/>
          <w:sz w:val="21"/>
          <w:szCs w:val="21"/>
        </w:rPr>
        <w:t>0</w:t>
      </w:r>
      <w:r>
        <w:rPr>
          <w:rFonts w:ascii="Arial" w:eastAsia="Arial" w:hAnsi="Arial" w:cs="Arial"/>
          <w:spacing w:val="47"/>
          <w:sz w:val="21"/>
          <w:szCs w:val="21"/>
        </w:rPr>
        <w:t xml:space="preserve"> </w:t>
      </w:r>
      <w:r>
        <w:rPr>
          <w:rFonts w:ascii="Arial" w:eastAsia="Arial" w:hAnsi="Arial" w:cs="Arial"/>
          <w:w w:val="101"/>
          <w:position w:val="2"/>
          <w:sz w:val="15"/>
          <w:szCs w:val="15"/>
        </w:rPr>
        <w:t>0/3</w:t>
      </w:r>
    </w:p>
    <w:p w14:paraId="673080EC" w14:textId="77777777" w:rsidR="001204D4" w:rsidRDefault="00213659">
      <w:pPr>
        <w:spacing w:before="79"/>
        <w:ind w:left="2297" w:right="2934"/>
        <w:jc w:val="center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sz w:val="15"/>
          <w:szCs w:val="15"/>
        </w:rPr>
        <w:lastRenderedPageBreak/>
        <w:t xml:space="preserve">56   </w:t>
      </w:r>
      <w:r>
        <w:rPr>
          <w:rFonts w:ascii="Arial" w:eastAsia="Arial" w:hAnsi="Arial" w:cs="Arial"/>
          <w:spacing w:val="10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126  </w:t>
      </w:r>
      <w:r>
        <w:rPr>
          <w:rFonts w:ascii="Arial" w:eastAsia="Arial" w:hAnsi="Arial" w:cs="Arial"/>
          <w:spacing w:val="9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196                  </w:t>
      </w:r>
      <w:r>
        <w:rPr>
          <w:rFonts w:ascii="Arial" w:eastAsia="Arial" w:hAnsi="Arial" w:cs="Arial"/>
          <w:spacing w:val="38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392  </w:t>
      </w:r>
      <w:r>
        <w:rPr>
          <w:rFonts w:ascii="Arial" w:eastAsia="Arial" w:hAnsi="Arial" w:cs="Arial"/>
          <w:spacing w:val="27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56   </w:t>
      </w:r>
      <w:r>
        <w:rPr>
          <w:rFonts w:ascii="Arial" w:eastAsia="Arial" w:hAnsi="Arial" w:cs="Arial"/>
          <w:spacing w:val="10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126  </w:t>
      </w:r>
      <w:r>
        <w:rPr>
          <w:rFonts w:ascii="Arial" w:eastAsia="Arial" w:hAnsi="Arial" w:cs="Arial"/>
          <w:spacing w:val="9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196                  </w:t>
      </w:r>
      <w:r>
        <w:rPr>
          <w:rFonts w:ascii="Arial" w:eastAsia="Arial" w:hAnsi="Arial" w:cs="Arial"/>
          <w:spacing w:val="38"/>
          <w:sz w:val="15"/>
          <w:szCs w:val="15"/>
        </w:rPr>
        <w:t xml:space="preserve"> </w:t>
      </w:r>
      <w:r>
        <w:rPr>
          <w:rFonts w:ascii="Arial" w:eastAsia="Arial" w:hAnsi="Arial" w:cs="Arial"/>
          <w:w w:val="101"/>
          <w:sz w:val="15"/>
          <w:szCs w:val="15"/>
        </w:rPr>
        <w:t>392</w:t>
      </w:r>
    </w:p>
    <w:p w14:paraId="4ACED76B" w14:textId="77777777" w:rsidR="001204D4" w:rsidRDefault="00213659">
      <w:pPr>
        <w:spacing w:line="180" w:lineRule="exact"/>
        <w:ind w:left="3977" w:right="4656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w w:val="101"/>
          <w:sz w:val="18"/>
          <w:szCs w:val="18"/>
        </w:rPr>
        <w:t>Exposures</w:t>
      </w:r>
    </w:p>
    <w:p w14:paraId="7C2AFD1B" w14:textId="77777777" w:rsidR="001204D4" w:rsidRDefault="001204D4">
      <w:pPr>
        <w:spacing w:before="8" w:line="140" w:lineRule="exact"/>
        <w:rPr>
          <w:sz w:val="14"/>
          <w:szCs w:val="14"/>
        </w:rPr>
      </w:pPr>
    </w:p>
    <w:p w14:paraId="183D01D4" w14:textId="77777777" w:rsidR="001204D4" w:rsidRDefault="001204D4">
      <w:pPr>
        <w:spacing w:line="200" w:lineRule="exact"/>
      </w:pPr>
    </w:p>
    <w:p w14:paraId="777BCFCB" w14:textId="77777777" w:rsidR="001204D4" w:rsidRDefault="00213659">
      <w:pPr>
        <w:spacing w:before="42"/>
        <w:ind w:left="2790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sz w:val="15"/>
          <w:szCs w:val="15"/>
        </w:rPr>
        <w:t>N</w:t>
      </w:r>
      <w:r>
        <w:rPr>
          <w:rFonts w:ascii="Arial" w:eastAsia="Arial" w:hAnsi="Arial" w:cs="Arial"/>
          <w:spacing w:val="-3"/>
          <w:sz w:val="15"/>
          <w:szCs w:val="15"/>
        </w:rPr>
        <w:t>e</w:t>
      </w:r>
      <w:r>
        <w:rPr>
          <w:rFonts w:ascii="Arial" w:eastAsia="Arial" w:hAnsi="Arial" w:cs="Arial"/>
          <w:sz w:val="15"/>
          <w:szCs w:val="15"/>
        </w:rPr>
        <w:t>w</w:t>
      </w:r>
      <w:r>
        <w:rPr>
          <w:rFonts w:ascii="Arial" w:eastAsia="Arial" w:hAnsi="Arial" w:cs="Arial"/>
          <w:spacing w:val="4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sti</w:t>
      </w:r>
      <w:r>
        <w:rPr>
          <w:rFonts w:ascii="Arial" w:eastAsia="Arial" w:hAnsi="Arial" w:cs="Arial"/>
          <w:spacing w:val="-2"/>
          <w:sz w:val="15"/>
          <w:szCs w:val="15"/>
        </w:rPr>
        <w:t>m</w:t>
      </w:r>
      <w:r>
        <w:rPr>
          <w:rFonts w:ascii="Arial" w:eastAsia="Arial" w:hAnsi="Arial" w:cs="Arial"/>
          <w:sz w:val="15"/>
          <w:szCs w:val="15"/>
        </w:rPr>
        <w:t xml:space="preserve">uli                                     </w:t>
      </w:r>
      <w:r>
        <w:rPr>
          <w:rFonts w:ascii="Arial" w:eastAsia="Arial" w:hAnsi="Arial" w:cs="Arial"/>
          <w:spacing w:val="2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Old</w:t>
      </w:r>
      <w:r>
        <w:rPr>
          <w:rFonts w:ascii="Arial" w:eastAsia="Arial" w:hAnsi="Arial" w:cs="Arial"/>
          <w:spacing w:val="3"/>
          <w:sz w:val="15"/>
          <w:szCs w:val="15"/>
        </w:rPr>
        <w:t xml:space="preserve"> </w:t>
      </w:r>
      <w:r>
        <w:rPr>
          <w:rFonts w:ascii="Arial" w:eastAsia="Arial" w:hAnsi="Arial" w:cs="Arial"/>
          <w:w w:val="101"/>
          <w:sz w:val="15"/>
          <w:szCs w:val="15"/>
        </w:rPr>
        <w:t>sti</w:t>
      </w:r>
      <w:r>
        <w:rPr>
          <w:rFonts w:ascii="Arial" w:eastAsia="Arial" w:hAnsi="Arial" w:cs="Arial"/>
          <w:spacing w:val="-2"/>
          <w:w w:val="101"/>
          <w:sz w:val="15"/>
          <w:szCs w:val="15"/>
        </w:rPr>
        <w:t>m</w:t>
      </w:r>
      <w:r>
        <w:rPr>
          <w:rFonts w:ascii="Arial" w:eastAsia="Arial" w:hAnsi="Arial" w:cs="Arial"/>
          <w:w w:val="101"/>
          <w:sz w:val="15"/>
          <w:szCs w:val="15"/>
        </w:rPr>
        <w:t>uli</w:t>
      </w:r>
    </w:p>
    <w:p w14:paraId="63DF9E46" w14:textId="77777777" w:rsidR="001204D4" w:rsidRDefault="00213659">
      <w:pPr>
        <w:spacing w:before="85" w:line="160" w:lineRule="exact"/>
        <w:ind w:left="1853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101"/>
          <w:position w:val="-1"/>
          <w:sz w:val="15"/>
          <w:szCs w:val="15"/>
        </w:rPr>
        <w:t>5</w:t>
      </w:r>
    </w:p>
    <w:p w14:paraId="14C7C344" w14:textId="77777777" w:rsidR="001204D4" w:rsidRDefault="001204D4">
      <w:pPr>
        <w:spacing w:before="6" w:line="140" w:lineRule="exact"/>
        <w:rPr>
          <w:sz w:val="14"/>
          <w:szCs w:val="14"/>
        </w:rPr>
      </w:pPr>
    </w:p>
    <w:p w14:paraId="4E9AC764" w14:textId="77777777" w:rsidR="001204D4" w:rsidRDefault="001204D4">
      <w:pPr>
        <w:spacing w:line="200" w:lineRule="exact"/>
        <w:sectPr w:rsidR="001204D4">
          <w:type w:val="continuous"/>
          <w:pgSz w:w="12240" w:h="15840"/>
          <w:pgMar w:top="960" w:right="1340" w:bottom="280" w:left="1340" w:header="720" w:footer="720" w:gutter="0"/>
          <w:cols w:space="720"/>
        </w:sectPr>
      </w:pPr>
    </w:p>
    <w:p w14:paraId="22E0304E" w14:textId="77777777" w:rsidR="001204D4" w:rsidRDefault="001204D4">
      <w:pPr>
        <w:spacing w:before="16" w:line="240" w:lineRule="exact"/>
        <w:rPr>
          <w:sz w:val="24"/>
          <w:szCs w:val="24"/>
        </w:rPr>
      </w:pPr>
    </w:p>
    <w:p w14:paraId="0DA9E62C" w14:textId="77777777" w:rsidR="001204D4" w:rsidRDefault="00213659">
      <w:pPr>
        <w:ind w:left="1822" w:right="2611"/>
        <w:jc w:val="center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101"/>
          <w:sz w:val="15"/>
          <w:szCs w:val="15"/>
        </w:rPr>
        <w:t>4</w:t>
      </w:r>
    </w:p>
    <w:p w14:paraId="49EFE48D" w14:textId="77777777" w:rsidR="001204D4" w:rsidRDefault="00887739">
      <w:pPr>
        <w:spacing w:before="99"/>
        <w:ind w:left="2101" w:right="72"/>
        <w:jc w:val="center"/>
        <w:rPr>
          <w:rFonts w:ascii="Arial" w:eastAsia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483" behindDoc="1" locked="0" layoutInCell="1" allowOverlap="1" wp14:anchorId="678DDE38" wp14:editId="4892EAB4">
                <wp:simplePos x="0" y="0"/>
                <wp:positionH relativeFrom="page">
                  <wp:posOffset>2726690</wp:posOffset>
                </wp:positionH>
                <wp:positionV relativeFrom="paragraph">
                  <wp:posOffset>248920</wp:posOffset>
                </wp:positionV>
                <wp:extent cx="74930" cy="134620"/>
                <wp:effectExtent l="0" t="0" r="5080" b="0"/>
                <wp:wrapNone/>
                <wp:docPr id="520" name="Text Box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" cy="13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C38B12" w14:textId="77777777" w:rsidR="003C0DF2" w:rsidRDefault="003C0DF2">
                            <w:pPr>
                              <w:spacing w:line="200" w:lineRule="exact"/>
                              <w:ind w:right="-52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1"/>
                                <w:sz w:val="21"/>
                                <w:szCs w:val="21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6" o:spid="_x0000_s1036" type="#_x0000_t202" style="position:absolute;left:0;text-align:left;margin-left:214.7pt;margin-top:19.6pt;width:5.9pt;height:10.6pt;z-index:-299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" filled="f" stroked="f">
                <v:textbox inset="0,0,0,0">
                  <w:txbxContent>
                    <w:p w14:paraId="0CC38B12" w14:textId="77777777" w:rsidR="003C0DF2" w:rsidRDefault="003C0DF2">
                      <w:pPr>
                        <w:spacing w:line="200" w:lineRule="exact"/>
                        <w:ind w:right="-52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Arial" w:hAnsi="Arial" w:cs="Arial"/>
                          <w:w w:val="101"/>
                          <w:sz w:val="21"/>
                          <w:szCs w:val="21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313484" behindDoc="1" locked="0" layoutInCell="1" allowOverlap="1" wp14:anchorId="4742C57F" wp14:editId="679F6543">
                <wp:simplePos x="0" y="0"/>
                <wp:positionH relativeFrom="page">
                  <wp:posOffset>2213610</wp:posOffset>
                </wp:positionH>
                <wp:positionV relativeFrom="paragraph">
                  <wp:posOffset>212725</wp:posOffset>
                </wp:positionV>
                <wp:extent cx="74930" cy="134620"/>
                <wp:effectExtent l="3810" t="0" r="0" b="0"/>
                <wp:wrapNone/>
                <wp:docPr id="519" name="Text Box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" cy="13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26E2A6" w14:textId="77777777" w:rsidR="003C0DF2" w:rsidRDefault="003C0DF2">
                            <w:pPr>
                              <w:spacing w:line="200" w:lineRule="exact"/>
                              <w:ind w:right="-52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1"/>
                                <w:sz w:val="21"/>
                                <w:szCs w:val="21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5" o:spid="_x0000_s1037" type="#_x0000_t202" style="position:absolute;left:0;text-align:left;margin-left:174.3pt;margin-top:16.75pt;width:5.9pt;height:10.6pt;z-index:-29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" filled="f" stroked="f">
                <v:textbox inset="0,0,0,0">
                  <w:txbxContent>
                    <w:p w14:paraId="5326E2A6" w14:textId="77777777" w:rsidR="003C0DF2" w:rsidRDefault="003C0DF2">
                      <w:pPr>
                        <w:spacing w:line="200" w:lineRule="exact"/>
                        <w:ind w:right="-52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Arial" w:hAnsi="Arial" w:cs="Arial"/>
                          <w:w w:val="101"/>
                          <w:sz w:val="21"/>
                          <w:szCs w:val="21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13659">
        <w:rPr>
          <w:rFonts w:ascii="Arial" w:eastAsia="Arial" w:hAnsi="Arial" w:cs="Arial"/>
          <w:position w:val="3"/>
          <w:sz w:val="21"/>
          <w:szCs w:val="21"/>
        </w:rPr>
        <w:t xml:space="preserve">3                                    </w:t>
      </w:r>
      <w:r w:rsidR="00213659">
        <w:rPr>
          <w:rFonts w:ascii="Arial" w:eastAsia="Arial" w:hAnsi="Arial" w:cs="Arial"/>
          <w:spacing w:val="46"/>
          <w:position w:val="3"/>
          <w:sz w:val="21"/>
          <w:szCs w:val="21"/>
        </w:rPr>
        <w:t xml:space="preserve"> </w:t>
      </w:r>
      <w:r w:rsidR="00213659">
        <w:rPr>
          <w:rFonts w:ascii="Arial" w:eastAsia="Arial" w:hAnsi="Arial" w:cs="Arial"/>
          <w:spacing w:val="-118"/>
          <w:w w:val="101"/>
          <w:sz w:val="21"/>
          <w:szCs w:val="21"/>
        </w:rPr>
        <w:t>2</w:t>
      </w:r>
      <w:r w:rsidR="00213659">
        <w:rPr>
          <w:rFonts w:ascii="Arial" w:eastAsia="Arial" w:hAnsi="Arial" w:cs="Arial"/>
          <w:spacing w:val="-118"/>
          <w:w w:val="101"/>
          <w:position w:val="13"/>
          <w:sz w:val="21"/>
          <w:szCs w:val="21"/>
        </w:rPr>
        <w:t>3</w:t>
      </w:r>
      <w:r w:rsidR="00213659">
        <w:rPr>
          <w:rFonts w:ascii="Arial" w:eastAsia="Arial" w:hAnsi="Arial" w:cs="Arial"/>
          <w:spacing w:val="-118"/>
          <w:w w:val="101"/>
          <w:sz w:val="21"/>
          <w:szCs w:val="21"/>
        </w:rPr>
        <w:t>1</w:t>
      </w:r>
    </w:p>
    <w:p w14:paraId="131FC267" w14:textId="77777777" w:rsidR="001204D4" w:rsidRDefault="00887739">
      <w:pPr>
        <w:spacing w:line="300" w:lineRule="exact"/>
        <w:ind w:left="1812" w:right="-41"/>
        <w:jc w:val="center"/>
        <w:rPr>
          <w:rFonts w:ascii="Arial" w:eastAsia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480" behindDoc="1" locked="0" layoutInCell="1" allowOverlap="1" wp14:anchorId="68FCAA28" wp14:editId="4018B32C">
                <wp:simplePos x="0" y="0"/>
                <wp:positionH relativeFrom="page">
                  <wp:posOffset>1886585</wp:posOffset>
                </wp:positionH>
                <wp:positionV relativeFrom="paragraph">
                  <wp:posOffset>-450850</wp:posOffset>
                </wp:positionV>
                <wp:extent cx="140970" cy="467995"/>
                <wp:effectExtent l="0" t="6350" r="4445" b="0"/>
                <wp:wrapNone/>
                <wp:docPr id="518" name="Text Box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C48CA0" w14:textId="77777777" w:rsidR="003C0DF2" w:rsidRDefault="003C0DF2">
                            <w:pPr>
                              <w:spacing w:line="200" w:lineRule="exact"/>
                              <w:ind w:left="20" w:right="-27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1"/>
                                <w:sz w:val="18"/>
                                <w:szCs w:val="18"/>
                              </w:rPr>
                              <w:t>Meaning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4" o:spid="_x0000_s1038" type="#_x0000_t202" style="position:absolute;left:0;text-align:left;margin-left:148.55pt;margin-top:-35.45pt;width:11.1pt;height:36.85pt;z-index:-3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" filled="f" stroked="f">
                <v:textbox style="layout-flow:vertical;mso-layout-flow-alt:bottom-to-top" inset="0,0,0,0">
                  <w:txbxContent>
                    <w:p w14:paraId="2CC48CA0" w14:textId="77777777" w:rsidR="003C0DF2" w:rsidRDefault="003C0DF2">
                      <w:pPr>
                        <w:spacing w:line="200" w:lineRule="exact"/>
                        <w:ind w:left="20" w:right="-27"/>
                        <w:rPr>
                          <w:rFonts w:ascii="Arial" w:eastAsia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eastAsia="Arial" w:hAnsi="Arial" w:cs="Arial"/>
                          <w:w w:val="101"/>
                          <w:sz w:val="18"/>
                          <w:szCs w:val="18"/>
                        </w:rPr>
                        <w:t>Meaning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13659">
        <w:rPr>
          <w:rFonts w:ascii="Arial" w:eastAsia="Arial" w:hAnsi="Arial" w:cs="Arial"/>
          <w:position w:val="-3"/>
          <w:sz w:val="15"/>
          <w:szCs w:val="15"/>
        </w:rPr>
        <w:t xml:space="preserve">3                                                           </w:t>
      </w:r>
      <w:r w:rsidR="00213659">
        <w:rPr>
          <w:rFonts w:ascii="Arial" w:eastAsia="Arial" w:hAnsi="Arial" w:cs="Arial"/>
          <w:spacing w:val="31"/>
          <w:position w:val="-3"/>
          <w:sz w:val="15"/>
          <w:szCs w:val="15"/>
        </w:rPr>
        <w:t xml:space="preserve"> </w:t>
      </w:r>
      <w:r w:rsidR="00213659">
        <w:rPr>
          <w:rFonts w:ascii="Arial" w:eastAsia="Arial" w:hAnsi="Arial" w:cs="Arial"/>
          <w:w w:val="101"/>
          <w:position w:val="5"/>
          <w:sz w:val="21"/>
          <w:szCs w:val="21"/>
        </w:rPr>
        <w:t>0</w:t>
      </w:r>
    </w:p>
    <w:p w14:paraId="4471A057" w14:textId="77777777" w:rsidR="001204D4" w:rsidRDefault="00213659">
      <w:pPr>
        <w:spacing w:before="35"/>
        <w:ind w:right="-70"/>
        <w:rPr>
          <w:rFonts w:ascii="Arial" w:eastAsia="Arial" w:hAnsi="Arial" w:cs="Arial"/>
          <w:sz w:val="21"/>
          <w:szCs w:val="21"/>
        </w:rPr>
      </w:pPr>
      <w:r>
        <w:br w:type="column"/>
      </w:r>
      <w:r>
        <w:rPr>
          <w:rFonts w:ascii="Arial" w:eastAsia="Arial" w:hAnsi="Arial" w:cs="Arial"/>
          <w:spacing w:val="-118"/>
          <w:position w:val="-12"/>
          <w:sz w:val="21"/>
          <w:szCs w:val="21"/>
        </w:rPr>
        <w:lastRenderedPageBreak/>
        <w:t>2</w:t>
      </w:r>
      <w:r>
        <w:rPr>
          <w:rFonts w:ascii="Arial" w:eastAsia="Arial" w:hAnsi="Arial" w:cs="Arial"/>
          <w:position w:val="-7"/>
          <w:sz w:val="21"/>
          <w:szCs w:val="21"/>
        </w:rPr>
        <w:t xml:space="preserve">3   </w:t>
      </w:r>
      <w:r>
        <w:rPr>
          <w:rFonts w:ascii="Arial" w:eastAsia="Arial" w:hAnsi="Arial" w:cs="Arial"/>
          <w:spacing w:val="54"/>
          <w:position w:val="-7"/>
          <w:sz w:val="21"/>
          <w:szCs w:val="21"/>
        </w:rPr>
        <w:t xml:space="preserve"> </w:t>
      </w:r>
      <w:r>
        <w:rPr>
          <w:rFonts w:ascii="Arial" w:eastAsia="Arial" w:hAnsi="Arial" w:cs="Arial"/>
          <w:w w:val="101"/>
          <w:sz w:val="21"/>
          <w:szCs w:val="21"/>
        </w:rPr>
        <w:t>3</w:t>
      </w:r>
    </w:p>
    <w:p w14:paraId="562108EA" w14:textId="77777777" w:rsidR="001204D4" w:rsidRDefault="001204D4">
      <w:pPr>
        <w:spacing w:before="10" w:line="240" w:lineRule="exact"/>
        <w:rPr>
          <w:sz w:val="24"/>
          <w:szCs w:val="24"/>
        </w:rPr>
      </w:pPr>
    </w:p>
    <w:p w14:paraId="4C5FD4A5" w14:textId="77777777" w:rsidR="001204D4" w:rsidRDefault="00887739">
      <w:pPr>
        <w:ind w:right="-82"/>
        <w:rPr>
          <w:rFonts w:ascii="Arial" w:eastAsia="Arial" w:hAnsi="Arial" w:cs="Arial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475" behindDoc="1" locked="0" layoutInCell="1" allowOverlap="1" wp14:anchorId="0E9E7561" wp14:editId="7009CE45">
                <wp:simplePos x="0" y="0"/>
                <wp:positionH relativeFrom="page">
                  <wp:posOffset>2103120</wp:posOffset>
                </wp:positionH>
                <wp:positionV relativeFrom="paragraph">
                  <wp:posOffset>-921385</wp:posOffset>
                </wp:positionV>
                <wp:extent cx="2956560" cy="1633220"/>
                <wp:effectExtent l="0" t="640715" r="4859020" b="672465"/>
                <wp:wrapNone/>
                <wp:docPr id="293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56560" cy="1633220"/>
                          <a:chOff x="3312" y="-1451"/>
                          <a:chExt cx="4656" cy="2573"/>
                        </a:xfrm>
                      </wpg:grpSpPr>
                      <wpg:grpSp>
                        <wpg:cNvPr id="294" name="Group 290"/>
                        <wpg:cNvGrpSpPr>
                          <a:grpSpLocks/>
                        </wpg:cNvGrpSpPr>
                        <wpg:grpSpPr bwMode="auto">
                          <a:xfrm>
                            <a:off x="3385" y="-1443"/>
                            <a:ext cx="2261" cy="218"/>
                            <a:chOff x="3385" y="-1443"/>
                            <a:chExt cx="2261" cy="218"/>
                          </a:xfrm>
                        </wpg:grpSpPr>
                        <wps:wsp>
                          <wps:cNvPr id="295" name="Freeform 513"/>
                          <wps:cNvSpPr>
                            <a:spLocks/>
                          </wps:cNvSpPr>
                          <wps:spPr bwMode="auto">
                            <a:xfrm>
                              <a:off x="3385" y="-1443"/>
                              <a:ext cx="2261" cy="218"/>
                            </a:xfrm>
                            <a:custGeom>
                              <a:avLst/>
                              <a:gdLst>
                                <a:gd name="T0" fmla="+- 0 3385 3385"/>
                                <a:gd name="T1" fmla="*/ T0 w 2261"/>
                                <a:gd name="T2" fmla="+- 0 -1225 -1443"/>
                                <a:gd name="T3" fmla="*/ -1225 h 218"/>
                                <a:gd name="T4" fmla="+- 0 5645 3385"/>
                                <a:gd name="T5" fmla="*/ T4 w 2261"/>
                                <a:gd name="T6" fmla="+- 0 -1225 -1443"/>
                                <a:gd name="T7" fmla="*/ -1225 h 218"/>
                                <a:gd name="T8" fmla="+- 0 5645 3385"/>
                                <a:gd name="T9" fmla="*/ T8 w 2261"/>
                                <a:gd name="T10" fmla="+- 0 -1443 -1443"/>
                                <a:gd name="T11" fmla="*/ -1443 h 218"/>
                                <a:gd name="T12" fmla="+- 0 3385 3385"/>
                                <a:gd name="T13" fmla="*/ T12 w 2261"/>
                                <a:gd name="T14" fmla="+- 0 -1443 -1443"/>
                                <a:gd name="T15" fmla="*/ -1443 h 218"/>
                                <a:gd name="T16" fmla="+- 0 3385 3385"/>
                                <a:gd name="T17" fmla="*/ T16 w 2261"/>
                                <a:gd name="T18" fmla="+- 0 -1225 -1443"/>
                                <a:gd name="T19" fmla="*/ -1225 h 2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61" h="218">
                                  <a:moveTo>
                                    <a:pt x="0" y="218"/>
                                  </a:moveTo>
                                  <a:lnTo>
                                    <a:pt x="2260" y="218"/>
                                  </a:lnTo>
                                  <a:lnTo>
                                    <a:pt x="226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BC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96" name="Group 291"/>
                          <wpg:cNvGrpSpPr>
                            <a:grpSpLocks/>
                          </wpg:cNvGrpSpPr>
                          <wpg:grpSpPr bwMode="auto">
                            <a:xfrm>
                              <a:off x="3385" y="-1443"/>
                              <a:ext cx="2261" cy="218"/>
                              <a:chOff x="3385" y="-1443"/>
                              <a:chExt cx="2261" cy="218"/>
                            </a:xfrm>
                          </wpg:grpSpPr>
                          <wps:wsp>
                            <wps:cNvPr id="297" name="Freeform 512"/>
                            <wps:cNvSpPr>
                              <a:spLocks/>
                            </wps:cNvSpPr>
                            <wps:spPr bwMode="auto">
                              <a:xfrm>
                                <a:off x="3385" y="-1443"/>
                                <a:ext cx="2261" cy="218"/>
                              </a:xfrm>
                              <a:custGeom>
                                <a:avLst/>
                                <a:gdLst>
                                  <a:gd name="T0" fmla="+- 0 3385 3385"/>
                                  <a:gd name="T1" fmla="*/ T0 w 2261"/>
                                  <a:gd name="T2" fmla="+- 0 -1225 -1443"/>
                                  <a:gd name="T3" fmla="*/ -1225 h 218"/>
                                  <a:gd name="T4" fmla="+- 0 5645 3385"/>
                                  <a:gd name="T5" fmla="*/ T4 w 2261"/>
                                  <a:gd name="T6" fmla="+- 0 -1225 -1443"/>
                                  <a:gd name="T7" fmla="*/ -1225 h 218"/>
                                  <a:gd name="T8" fmla="+- 0 5645 3385"/>
                                  <a:gd name="T9" fmla="*/ T8 w 2261"/>
                                  <a:gd name="T10" fmla="+- 0 -1443 -1443"/>
                                  <a:gd name="T11" fmla="*/ -1443 h 218"/>
                                  <a:gd name="T12" fmla="+- 0 3385 3385"/>
                                  <a:gd name="T13" fmla="*/ T12 w 2261"/>
                                  <a:gd name="T14" fmla="+- 0 -1443 -1443"/>
                                  <a:gd name="T15" fmla="*/ -1443 h 218"/>
                                  <a:gd name="T16" fmla="+- 0 3385 3385"/>
                                  <a:gd name="T17" fmla="*/ T16 w 2261"/>
                                  <a:gd name="T18" fmla="+- 0 -1225 -1443"/>
                                  <a:gd name="T19" fmla="*/ -1225 h 218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261" h="218">
                                    <a:moveTo>
                                      <a:pt x="0" y="218"/>
                                    </a:moveTo>
                                    <a:lnTo>
                                      <a:pt x="2260" y="218"/>
                                    </a:lnTo>
                                    <a:lnTo>
                                      <a:pt x="226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1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0209">
                                <a:solidFill>
                                  <a:srgbClr val="7F7E7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298" name="Group 292"/>
                            <wpg:cNvGrpSpPr>
                              <a:grpSpLocks/>
                            </wpg:cNvGrpSpPr>
                            <wpg:grpSpPr bwMode="auto">
                              <a:xfrm>
                                <a:off x="5700" y="-1443"/>
                                <a:ext cx="2261" cy="218"/>
                                <a:chOff x="5700" y="-1443"/>
                                <a:chExt cx="2261" cy="218"/>
                              </a:xfrm>
                            </wpg:grpSpPr>
                            <wps:wsp>
                              <wps:cNvPr id="299" name="Freeform 5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00" y="-1443"/>
                                  <a:ext cx="2261" cy="218"/>
                                </a:xfrm>
                                <a:custGeom>
                                  <a:avLst/>
                                  <a:gdLst>
                                    <a:gd name="T0" fmla="+- 0 5700 5700"/>
                                    <a:gd name="T1" fmla="*/ T0 w 2261"/>
                                    <a:gd name="T2" fmla="+- 0 -1225 -1443"/>
                                    <a:gd name="T3" fmla="*/ -1225 h 218"/>
                                    <a:gd name="T4" fmla="+- 0 7961 5700"/>
                                    <a:gd name="T5" fmla="*/ T4 w 2261"/>
                                    <a:gd name="T6" fmla="+- 0 -1225 -1443"/>
                                    <a:gd name="T7" fmla="*/ -1225 h 218"/>
                                    <a:gd name="T8" fmla="+- 0 7961 5700"/>
                                    <a:gd name="T9" fmla="*/ T8 w 2261"/>
                                    <a:gd name="T10" fmla="+- 0 -1443 -1443"/>
                                    <a:gd name="T11" fmla="*/ -1443 h 218"/>
                                    <a:gd name="T12" fmla="+- 0 5700 5700"/>
                                    <a:gd name="T13" fmla="*/ T12 w 2261"/>
                                    <a:gd name="T14" fmla="+- 0 -1443 -1443"/>
                                    <a:gd name="T15" fmla="*/ -1443 h 218"/>
                                    <a:gd name="T16" fmla="+- 0 5700 5700"/>
                                    <a:gd name="T17" fmla="*/ T16 w 2261"/>
                                    <a:gd name="T18" fmla="+- 0 -1225 -1443"/>
                                    <a:gd name="T19" fmla="*/ -1225 h 21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261" h="218">
                                      <a:moveTo>
                                        <a:pt x="0" y="218"/>
                                      </a:moveTo>
                                      <a:lnTo>
                                        <a:pt x="2261" y="218"/>
                                      </a:lnTo>
                                      <a:lnTo>
                                        <a:pt x="226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CBC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300" name="Group 29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700" y="-1443"/>
                                  <a:ext cx="2261" cy="218"/>
                                  <a:chOff x="5700" y="-1443"/>
                                  <a:chExt cx="2261" cy="218"/>
                                </a:xfrm>
                              </wpg:grpSpPr>
                              <wps:wsp>
                                <wps:cNvPr id="301" name="Freeform 5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00" y="-1443"/>
                                    <a:ext cx="2261" cy="218"/>
                                  </a:xfrm>
                                  <a:custGeom>
                                    <a:avLst/>
                                    <a:gdLst>
                                      <a:gd name="T0" fmla="+- 0 5700 5700"/>
                                      <a:gd name="T1" fmla="*/ T0 w 2261"/>
                                      <a:gd name="T2" fmla="+- 0 -1225 -1443"/>
                                      <a:gd name="T3" fmla="*/ -1225 h 218"/>
                                      <a:gd name="T4" fmla="+- 0 7961 5700"/>
                                      <a:gd name="T5" fmla="*/ T4 w 2261"/>
                                      <a:gd name="T6" fmla="+- 0 -1225 -1443"/>
                                      <a:gd name="T7" fmla="*/ -1225 h 218"/>
                                      <a:gd name="T8" fmla="+- 0 7961 5700"/>
                                      <a:gd name="T9" fmla="*/ T8 w 2261"/>
                                      <a:gd name="T10" fmla="+- 0 -1443 -1443"/>
                                      <a:gd name="T11" fmla="*/ -1443 h 218"/>
                                      <a:gd name="T12" fmla="+- 0 5700 5700"/>
                                      <a:gd name="T13" fmla="*/ T12 w 2261"/>
                                      <a:gd name="T14" fmla="+- 0 -1443 -1443"/>
                                      <a:gd name="T15" fmla="*/ -1443 h 218"/>
                                      <a:gd name="T16" fmla="+- 0 5700 5700"/>
                                      <a:gd name="T17" fmla="*/ T16 w 2261"/>
                                      <a:gd name="T18" fmla="+- 0 -1225 -1443"/>
                                      <a:gd name="T19" fmla="*/ -1225 h 218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2261" h="218">
                                        <a:moveTo>
                                          <a:pt x="0" y="218"/>
                                        </a:moveTo>
                                        <a:lnTo>
                                          <a:pt x="2261" y="218"/>
                                        </a:lnTo>
                                        <a:lnTo>
                                          <a:pt x="2261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218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0209">
                                    <a:solidFill>
                                      <a:srgbClr val="7F7E7E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302" name="Group 29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85" y="854"/>
                                    <a:ext cx="2261" cy="0"/>
                                    <a:chOff x="3385" y="854"/>
                                    <a:chExt cx="2261" cy="0"/>
                                  </a:xfrm>
                                </wpg:grpSpPr>
                                <wps:wsp>
                                  <wps:cNvPr id="303" name="Freeform 50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6770" y="1708"/>
                                      <a:ext cx="2260" cy="0"/>
                                    </a:xfrm>
                                    <a:custGeom>
                                      <a:avLst/>
                                      <a:gdLst>
                                        <a:gd name="T0" fmla="+- 0 3385 3385"/>
                                        <a:gd name="T1" fmla="*/ T0 w 2261"/>
                                        <a:gd name="T2" fmla="+- 0 5646 3385"/>
                                        <a:gd name="T3" fmla="*/ T2 w 2261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2261">
                                          <a:moveTo>
                                            <a:pt x="0" y="0"/>
                                          </a:moveTo>
                                          <a:lnTo>
                                            <a:pt x="2261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10209">
                                      <a:solidFill>
                                        <a:srgbClr val="F9F9F9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304" name="Group 29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385" y="82"/>
                                      <a:ext cx="2261" cy="0"/>
                                      <a:chOff x="3385" y="82"/>
                                      <a:chExt cx="2261" cy="0"/>
                                    </a:xfrm>
                                  </wpg:grpSpPr>
                                  <wps:wsp>
                                    <wps:cNvPr id="305" name="Freeform 508"/>
                                    <wps:cNvSpPr>
                                      <a:spLocks noEditPoints="1"/>
                                    </wps:cNvSpPr>
                                    <wps:spPr bwMode="auto">
                                      <a:xfrm>
                                        <a:off x="6770" y="164"/>
                                        <a:ext cx="2260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3385 3385"/>
                                          <a:gd name="T1" fmla="*/ T0 w 2261"/>
                                          <a:gd name="T2" fmla="+- 0 5646 3385"/>
                                          <a:gd name="T3" fmla="*/ T2 w 2261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261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261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10209">
                                        <a:solidFill>
                                          <a:srgbClr val="F9F9F9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306" name="Group 296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3385" y="-690"/>
                                        <a:ext cx="2261" cy="0"/>
                                        <a:chOff x="3385" y="-690"/>
                                        <a:chExt cx="2261" cy="0"/>
                                      </a:xfrm>
                                    </wpg:grpSpPr>
                                    <wps:wsp>
                                      <wps:cNvPr id="307" name="Freeform 507"/>
                                      <wps:cNvSpPr>
                                        <a:spLocks noEditPoints="1"/>
                                      </wps:cNvSpPr>
                                      <wps:spPr bwMode="auto">
                                        <a:xfrm>
                                          <a:off x="6770" y="-1380"/>
                                          <a:ext cx="2260" cy="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3385 3385"/>
                                            <a:gd name="T1" fmla="*/ T0 w 2261"/>
                                            <a:gd name="T2" fmla="+- 0 5646 3385"/>
                                            <a:gd name="T3" fmla="*/ T2 w 2261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0"/>
                                            </a:cxn>
                                            <a:cxn ang="0">
                                              <a:pos x="T3" y="0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2261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2261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10209">
                                          <a:solidFill>
                                            <a:srgbClr val="F9F9F9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308" name="Group 297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3747" y="-1225"/>
                                          <a:ext cx="0" cy="2274"/>
                                          <a:chOff x="3747" y="-1225"/>
                                          <a:chExt cx="0" cy="2274"/>
                                        </a:xfrm>
                                      </wpg:grpSpPr>
                                      <wps:wsp>
                                        <wps:cNvPr id="309" name="Freeform 506"/>
                                        <wps:cNvSpPr>
                                          <a:spLocks noEditPoints="1"/>
                                        </wps:cNvSpPr>
                                        <wps:spPr bwMode="auto">
                                          <a:xfrm>
                                            <a:off x="7494" y="-2450"/>
                                            <a:ext cx="0" cy="2274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1049 -1225"/>
                                              <a:gd name="T1" fmla="*/ 1049 h 2274"/>
                                              <a:gd name="T2" fmla="+- 0 -1225 -1225"/>
                                              <a:gd name="T3" fmla="*/ -1225 h 2274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0" y="T1"/>
                                              </a:cxn>
                                              <a:cxn ang="0">
                                                <a:pos x="0" y="T3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h="2274">
                                                <a:moveTo>
                                                  <a:pt x="0" y="2274"/>
                                                </a:moveTo>
                                                <a:lnTo>
                                                  <a:pt x="0" y="0"/>
                                                </a:lnTo>
                                              </a:path>
                                            </a:pathLst>
                                          </a:custGeom>
                                          <a:noFill/>
                                          <a:ln w="10209">
                                            <a:solidFill>
                                              <a:srgbClr val="F9F9F9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310" name="Group 29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4152" y="-1225"/>
                                            <a:ext cx="0" cy="2274"/>
                                            <a:chOff x="4152" y="-1225"/>
                                            <a:chExt cx="0" cy="2274"/>
                                          </a:xfrm>
                                        </wpg:grpSpPr>
                                        <wps:wsp>
                                          <wps:cNvPr id="311" name="Freeform 505"/>
                                          <wps:cNvSpPr>
                                            <a:spLocks noEditPoints="1"/>
                                          </wps:cNvSpPr>
                                          <wps:spPr bwMode="auto">
                                            <a:xfrm>
                                              <a:off x="8304" y="-2450"/>
                                              <a:ext cx="0" cy="2274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T0" fmla="+- 0 1049 -1225"/>
                                                <a:gd name="T1" fmla="*/ 1049 h 2274"/>
                                                <a:gd name="T2" fmla="+- 0 -1225 -1225"/>
                                                <a:gd name="T3" fmla="*/ -1225 h 2274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0" y="T1"/>
                                                </a:cxn>
                                                <a:cxn ang="0">
                                                  <a:pos x="0" y="T3"/>
                                                </a:cxn>
                                              </a:cxnLst>
                                              <a:rect l="0" t="0" r="r" b="b"/>
                                              <a:pathLst>
                                                <a:path h="2274">
                                                  <a:moveTo>
                                                    <a:pt x="0" y="2274"/>
                                                  </a:moveTo>
                                                  <a:lnTo>
                                                    <a:pt x="0" y="0"/>
                                                  </a:lnTo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0209">
                                              <a:solidFill>
                                                <a:srgbClr val="F9F9F9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312" name="Group 29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4919" y="-1225"/>
                                              <a:ext cx="0" cy="2274"/>
                                              <a:chOff x="4919" y="-1225"/>
                                              <a:chExt cx="0" cy="2274"/>
                                            </a:xfrm>
                                          </wpg:grpSpPr>
                                          <wps:wsp>
                                            <wps:cNvPr id="313" name="Freeform 504"/>
                                            <wps:cNvSpPr>
                                              <a:spLocks noEditPoints="1"/>
                                            </wps:cNvSpPr>
                                            <wps:spPr bwMode="auto">
                                              <a:xfrm>
                                                <a:off x="9838" y="-2450"/>
                                                <a:ext cx="0" cy="2274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+- 0 1049 -1225"/>
                                                  <a:gd name="T1" fmla="*/ 1049 h 2274"/>
                                                  <a:gd name="T2" fmla="+- 0 -1225 -1225"/>
                                                  <a:gd name="T3" fmla="*/ -1225 h 2274"/>
                                                </a:gdLst>
                                                <a:ahLst/>
                                                <a:cxnLst>
                                                  <a:cxn ang="0">
                                                    <a:pos x="0" y="T1"/>
                                                  </a:cxn>
                                                  <a:cxn ang="0">
                                                    <a:pos x="0" y="T3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h="2274">
                                                    <a:moveTo>
                                                      <a:pt x="0" y="2274"/>
                                                    </a:moveTo>
                                                    <a:lnTo>
                                                      <a:pt x="0" y="0"/>
                                                    </a:lnTo>
                                                  </a:path>
                                                </a:pathLst>
                                              </a:custGeom>
                                              <a:noFill/>
                                              <a:ln w="10209">
                                                <a:solidFill>
                                                  <a:srgbClr val="F9F9F9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314" name="Group 300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3385" y="468"/>
                                                <a:ext cx="2261" cy="0"/>
                                                <a:chOff x="3385" y="468"/>
                                                <a:chExt cx="2261" cy="0"/>
                                              </a:xfrm>
                                            </wpg:grpSpPr>
                                            <wps:wsp>
                                              <wps:cNvPr id="315" name="Freeform 503"/>
                                              <wps:cNvSpPr>
                                                <a:spLocks noEditPoints="1"/>
                                              </wps:cNvSpPr>
                                              <wps:spPr bwMode="auto">
                                                <a:xfrm>
                                                  <a:off x="6770" y="936"/>
                                                  <a:ext cx="2260" cy="0"/>
                                                </a:xfrm>
                                                <a:custGeom>
                                                  <a:avLst/>
                                                  <a:gdLst>
                                                    <a:gd name="T0" fmla="+- 0 3385 3385"/>
                                                    <a:gd name="T1" fmla="*/ T0 w 2261"/>
                                                    <a:gd name="T2" fmla="+- 0 5646 3385"/>
                                                    <a:gd name="T3" fmla="*/ T2 w 2261"/>
                                                  </a:gdLst>
                                                  <a:ahLst/>
                                                  <a:cxnLst>
                                                    <a:cxn ang="0">
                                                      <a:pos x="T1" y="0"/>
                                                    </a:cxn>
                                                    <a:cxn ang="0">
                                                      <a:pos x="T3" y="0"/>
                                                    </a:cxn>
                                                  </a:cxnLst>
                                                  <a:rect l="0" t="0" r="r" b="b"/>
                                                  <a:pathLst>
                                                    <a:path w="2261">
                                                      <a:moveTo>
                                                        <a:pt x="0" y="0"/>
                                                      </a:moveTo>
                                                      <a:lnTo>
                                                        <a:pt x="2261" y="0"/>
                                                      </a:lnTo>
                                                    </a:path>
                                                  </a:pathLst>
                                                </a:custGeom>
                                                <a:noFill/>
                                                <a:ln w="4141">
                                                  <a:solidFill>
                                                    <a:srgbClr val="E5E4E4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316" name="Group 301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3385" y="-304"/>
                                                  <a:ext cx="2261" cy="0"/>
                                                  <a:chOff x="3385" y="-304"/>
                                                  <a:chExt cx="2261" cy="0"/>
                                                </a:xfrm>
                                              </wpg:grpSpPr>
                                              <wps:wsp>
                                                <wps:cNvPr id="317" name="Freeform 502"/>
                                                <wps:cNvSpPr>
                                                  <a:spLocks noEditPoints="1"/>
                                                </wps:cNvSpPr>
                                                <wps:spPr bwMode="auto">
                                                  <a:xfrm>
                                                    <a:off x="6770" y="-608"/>
                                                    <a:ext cx="2260" cy="0"/>
                                                  </a:xfrm>
                                                  <a:custGeom>
                                                    <a:avLst/>
                                                    <a:gdLst>
                                                      <a:gd name="T0" fmla="+- 0 3385 3385"/>
                                                      <a:gd name="T1" fmla="*/ T0 w 2261"/>
                                                      <a:gd name="T2" fmla="+- 0 5646 3385"/>
                                                      <a:gd name="T3" fmla="*/ T2 w 2261"/>
                                                    </a:gdLst>
                                                    <a:ahLst/>
                                                    <a:cxnLst>
                                                      <a:cxn ang="0">
                                                        <a:pos x="T1" y="0"/>
                                                      </a:cxn>
                                                      <a:cxn ang="0">
                                                        <a:pos x="T3" y="0"/>
                                                      </a:cxn>
                                                    </a:cxnLst>
                                                    <a:rect l="0" t="0" r="r" b="b"/>
                                                    <a:pathLst>
                                                      <a:path w="2261">
                                                        <a:moveTo>
                                                          <a:pt x="0" y="0"/>
                                                        </a:moveTo>
                                                        <a:lnTo>
                                                          <a:pt x="2261" y="0"/>
                                                        </a:lnTo>
                                                      </a:path>
                                                    </a:pathLst>
                                                  </a:custGeom>
                                                  <a:noFill/>
                                                  <a:ln w="4141">
                                                    <a:solidFill>
                                                      <a:srgbClr val="E5E4E4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318" name="Group 302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3385" y="-1076"/>
                                                    <a:ext cx="2261" cy="0"/>
                                                    <a:chOff x="3385" y="-1076"/>
                                                    <a:chExt cx="2261" cy="0"/>
                                                  </a:xfrm>
                                                </wpg:grpSpPr>
                                                <wps:wsp>
                                                  <wps:cNvPr id="319" name="Freeform 501"/>
                                                  <wps:cNvSpPr>
                                                    <a:spLocks noEditPoints="1"/>
                                                  </wps:cNvSpPr>
                                                  <wps:spPr bwMode="auto">
                                                    <a:xfrm>
                                                      <a:off x="6770" y="-2152"/>
                                                      <a:ext cx="2260" cy="0"/>
                                                    </a:xfrm>
                                                    <a:custGeom>
                                                      <a:avLst/>
                                                      <a:gdLst>
                                                        <a:gd name="T0" fmla="+- 0 3385 3385"/>
                                                        <a:gd name="T1" fmla="*/ T0 w 2261"/>
                                                        <a:gd name="T2" fmla="+- 0 5646 3385"/>
                                                        <a:gd name="T3" fmla="*/ T2 w 2261"/>
                                                      </a:gdLst>
                                                      <a:ahLst/>
                                                      <a:cxnLst>
                                                        <a:cxn ang="0">
                                                          <a:pos x="T1" y="0"/>
                                                        </a:cxn>
                                                        <a:cxn ang="0">
                                                          <a:pos x="T3" y="0"/>
                                                        </a:cxn>
                                                      </a:cxnLst>
                                                      <a:rect l="0" t="0" r="r" b="b"/>
                                                      <a:pathLst>
                                                        <a:path w="2261">
                                                          <a:moveTo>
                                                            <a:pt x="0" y="0"/>
                                                          </a:moveTo>
                                                          <a:lnTo>
                                                            <a:pt x="2261" y="0"/>
                                                          </a:lnTo>
                                                        </a:path>
                                                      </a:pathLst>
                                                    </a:custGeom>
                                                    <a:noFill/>
                                                    <a:ln w="4141">
                                                      <a:solidFill>
                                                        <a:srgbClr val="E5E4E4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320" name="Group 303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3545" y="-1225"/>
                                                      <a:ext cx="0" cy="2274"/>
                                                      <a:chOff x="3545" y="-1225"/>
                                                      <a:chExt cx="0" cy="2274"/>
                                                    </a:xfrm>
                                                  </wpg:grpSpPr>
                                                  <wps:wsp>
                                                    <wps:cNvPr id="321" name="Freeform 500"/>
                                                    <wps:cNvSpPr>
                                                      <a:spLocks noEditPoint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7090" y="-2450"/>
                                                        <a:ext cx="0" cy="2274"/>
                                                      </a:xfrm>
                                                      <a:custGeom>
                                                        <a:avLst/>
                                                        <a:gdLst>
                                                          <a:gd name="T0" fmla="+- 0 1049 -1225"/>
                                                          <a:gd name="T1" fmla="*/ 1049 h 2274"/>
                                                          <a:gd name="T2" fmla="+- 0 -1225 -1225"/>
                                                          <a:gd name="T3" fmla="*/ -1225 h 2274"/>
                                                        </a:gdLst>
                                                        <a:ahLst/>
                                                        <a:cxnLst>
                                                          <a:cxn ang="0">
                                                            <a:pos x="0" y="T1"/>
                                                          </a:cxn>
                                                          <a:cxn ang="0">
                                                            <a:pos x="0" y="T3"/>
                                                          </a:cxn>
                                                        </a:cxnLst>
                                                        <a:rect l="0" t="0" r="r" b="b"/>
                                                        <a:pathLst>
                                                          <a:path h="2274">
                                                            <a:moveTo>
                                                              <a:pt x="0" y="2274"/>
                                                            </a:moveTo>
                                                            <a:lnTo>
                                                              <a:pt x="0" y="0"/>
                                                            </a:lnTo>
                                                          </a:path>
                                                        </a:pathLst>
                                                      </a:custGeom>
                                                      <a:noFill/>
                                                      <a:ln w="4141">
                                                        <a:solidFill>
                                                          <a:srgbClr val="E5E4E4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322" name="Group 304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3950" y="-1225"/>
                                                        <a:ext cx="0" cy="2274"/>
                                                        <a:chOff x="3950" y="-1225"/>
                                                        <a:chExt cx="0" cy="2274"/>
                                                      </a:xfrm>
                                                    </wpg:grpSpPr>
                                                    <wps:wsp>
                                                      <wps:cNvPr id="323" name="Freeform 499"/>
                                                      <wps:cNvSpPr>
                                                        <a:spLocks noEditPoint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7900" y="-2450"/>
                                                          <a:ext cx="0" cy="2274"/>
                                                        </a:xfrm>
                                                        <a:custGeom>
                                                          <a:avLst/>
                                                          <a:gdLst>
                                                            <a:gd name="T0" fmla="+- 0 1049 -1225"/>
                                                            <a:gd name="T1" fmla="*/ 1049 h 2274"/>
                                                            <a:gd name="T2" fmla="+- 0 -1225 -1225"/>
                                                            <a:gd name="T3" fmla="*/ -1225 h 2274"/>
                                                          </a:gdLst>
                                                          <a:ahLst/>
                                                          <a:cxnLst>
                                                            <a:cxn ang="0">
                                                              <a:pos x="0" y="T1"/>
                                                            </a:cxn>
                                                            <a:cxn ang="0">
                                                              <a:pos x="0" y="T3"/>
                                                            </a:cxn>
                                                          </a:cxnLst>
                                                          <a:rect l="0" t="0" r="r" b="b"/>
                                                          <a:pathLst>
                                                            <a:path h="2274">
                                                              <a:moveTo>
                                                                <a:pt x="0" y="2274"/>
                                                              </a:moveTo>
                                                              <a:lnTo>
                                                                <a:pt x="0" y="0"/>
                                                              </a:lnTo>
                                                            </a:path>
                                                          </a:pathLst>
                                                        </a:custGeom>
                                                        <a:noFill/>
                                                        <a:ln w="4141">
                                                          <a:solidFill>
                                                            <a:srgbClr val="E5E4E4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324" name="Group 305"/>
                                                      <wpg:cNvGrpSpPr>
                                                        <a:grpSpLocks/>
                                                      </wpg:cNvGrpSpPr>
                                                      <wpg:grpSpPr bwMode="auto">
                                                        <a:xfrm>
                                                          <a:off x="4354" y="-1225"/>
                                                          <a:ext cx="0" cy="2274"/>
                                                          <a:chOff x="4354" y="-1225"/>
                                                          <a:chExt cx="0" cy="2274"/>
                                                        </a:xfrm>
                                                      </wpg:grpSpPr>
                                                      <wps:wsp>
                                                        <wps:cNvPr id="325" name="Freeform 498"/>
                                                        <wps:cNvSpPr>
                                                          <a:spLocks noEditPoints="1"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8708" y="-2450"/>
                                                            <a:ext cx="0" cy="2274"/>
                                                          </a:xfrm>
                                                          <a:custGeom>
                                                            <a:avLst/>
                                                            <a:gdLst>
                                                              <a:gd name="T0" fmla="+- 0 1049 -1225"/>
                                                              <a:gd name="T1" fmla="*/ 1049 h 2274"/>
                                                              <a:gd name="T2" fmla="+- 0 -1225 -1225"/>
                                                              <a:gd name="T3" fmla="*/ -1225 h 2274"/>
                                                            </a:gdLst>
                                                            <a:ahLst/>
                                                            <a:cxnLst>
                                                              <a:cxn ang="0">
                                                                <a:pos x="0" y="T1"/>
                                                              </a:cxn>
                                                              <a:cxn ang="0">
                                                                <a:pos x="0" y="T3"/>
                                                              </a:cxn>
                                                            </a:cxnLst>
                                                            <a:rect l="0" t="0" r="r" b="b"/>
                                                            <a:pathLst>
                                                              <a:path h="2274">
                                                                <a:moveTo>
                                                                  <a:pt x="0" y="2274"/>
                                                                </a:moveTo>
                                                                <a:lnTo>
                                                                  <a:pt x="0" y="0"/>
                                                                </a:lnTo>
                                                              </a:path>
                                                            </a:pathLst>
                                                          </a:custGeom>
                                                          <a:noFill/>
                                                          <a:ln w="4141">
                                                            <a:solidFill>
                                                              <a:srgbClr val="E5E4E4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solidFill>
                                                                  <a:srgbClr val="FFFFFF"/>
                                                                </a:solidFill>
                                                              </a14:hiddenFill>
                                                            </a:ext>
                                                          </a:extLst>
                                                        </wps:spPr>
                                                        <wps:bodyPr rot="0" vert="horz" wrap="square" lIns="91440" tIns="45720" rIns="91440" bIns="45720" anchor="t" anchorCtr="0" upright="1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326" name="Group 306"/>
                                                        <wpg:cNvGrpSpPr>
                                                          <a:grpSpLocks/>
                                                        </wpg:cNvGrpSpPr>
                                                        <wpg:grpSpPr bwMode="auto">
                                                          <a:xfrm>
                                                            <a:off x="5485" y="-1225"/>
                                                            <a:ext cx="0" cy="2274"/>
                                                            <a:chOff x="5485" y="-1225"/>
                                                            <a:chExt cx="0" cy="2274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327" name="Freeform 497"/>
                                                          <wps:cNvSpPr>
                                                            <a:spLocks noEditPoints="1"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10970" y="-2450"/>
                                                              <a:ext cx="0" cy="2274"/>
                                                            </a:xfrm>
                                                            <a:custGeom>
                                                              <a:avLst/>
                                                              <a:gdLst>
                                                                <a:gd name="T0" fmla="+- 0 1049 -1225"/>
                                                                <a:gd name="T1" fmla="*/ 1049 h 2274"/>
                                                                <a:gd name="T2" fmla="+- 0 -1225 -1225"/>
                                                                <a:gd name="T3" fmla="*/ -1225 h 2274"/>
                                                              </a:gdLst>
                                                              <a:ahLst/>
                                                              <a:cxnLst>
                                                                <a:cxn ang="0">
                                                                  <a:pos x="0" y="T1"/>
                                                                </a:cxn>
                                                                <a:cxn ang="0">
                                                                  <a:pos x="0" y="T3"/>
                                                                </a:cxn>
                                                              </a:cxnLst>
                                                              <a:rect l="0" t="0" r="r" b="b"/>
                                                              <a:pathLst>
                                                                <a:path h="2274">
                                                                  <a:moveTo>
                                                                    <a:pt x="0" y="2274"/>
                                                                  </a:moveTo>
                                                                  <a:lnTo>
                                                                    <a:pt x="0" y="0"/>
                                                                  </a:lnTo>
                                                                </a:path>
                                                              </a:pathLst>
                                                            </a:custGeom>
                                                            <a:noFill/>
                                                            <a:ln w="4141">
                                                              <a:solidFill>
                                                                <a:srgbClr val="E5E4E4"/>
                                                              </a:solidFill>
                                                              <a:round/>
                                                              <a:headEnd/>
                                                              <a:tailEnd/>
                                                            </a:ln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solidFill>
                                                                    <a:srgbClr val="FFFFFF"/>
                                                                  </a:solidFill>
                                                                </a14:hiddenFill>
                                                              </a:ext>
                                                            </a:extLst>
                                                          </wps:spPr>
                                                          <wps:bodyPr rot="0" vert="horz" wrap="square" lIns="91440" tIns="45720" rIns="91440" bIns="45720" anchor="t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328" name="Group 307"/>
                                                          <wpg:cNvGrpSpPr>
                                                            <a:grpSpLocks/>
                                                          </wpg:cNvGrpSpPr>
                                                          <wpg:grpSpPr bwMode="auto">
                                                            <a:xfrm>
                                                              <a:off x="3517" y="-304"/>
                                                              <a:ext cx="58" cy="0"/>
                                                              <a:chOff x="3517" y="-304"/>
                                                              <a:chExt cx="58" cy="0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329" name="Freeform 496"/>
                                                            <wps:cNvSpPr>
                                                              <a:spLocks noEditPoints="1"/>
                                                            </wps:cNvSpPr>
                                                            <wps:spPr bwMode="auto">
                                                              <a:xfrm>
                                                                <a:off x="7034" y="-608"/>
                                                                <a:ext cx="57" cy="0"/>
                                                              </a:xfrm>
                                                              <a:custGeom>
                                                                <a:avLst/>
                                                                <a:gdLst>
                                                                  <a:gd name="T0" fmla="+- 0 3517 3517"/>
                                                                  <a:gd name="T1" fmla="*/ T0 w 58"/>
                                                                  <a:gd name="T2" fmla="+- 0 3575 3517"/>
                                                                  <a:gd name="T3" fmla="*/ T2 w 58"/>
                                                                </a:gdLst>
                                                                <a:ahLst/>
                                                                <a:cxnLst>
                                                                  <a:cxn ang="0">
                                                                    <a:pos x="T1" y="0"/>
                                                                  </a:cxn>
                                                                  <a:cxn ang="0">
                                                                    <a:pos x="T3" y="0"/>
                                                                  </a:cxn>
                                                                </a:cxnLst>
                                                                <a:rect l="0" t="0" r="r" b="b"/>
                                                                <a:pathLst>
                                                                  <a:path w="58">
                                                                    <a:moveTo>
                                                                      <a:pt x="0" y="0"/>
                                                                    </a:moveTo>
                                                                    <a:lnTo>
                                                                      <a:pt x="58" y="0"/>
                                                                    </a:lnTo>
                                                                  </a:path>
                                                                </a:pathLst>
                                                              </a:custGeom>
                                                              <a:noFill/>
                                                              <a:ln w="10209">
                                                                <a:solidFill>
                                                                  <a:srgbClr val="999898"/>
                                                                </a:solidFill>
                                                                <a:round/>
                                                                <a:headEnd/>
                                                                <a:tailEnd/>
                                                              </a:ln>
                                                              <a:extLst>
                                                                <a:ext uri="{909E8E84-426E-40dd-AFC4-6F175D3DCCD1}">
                                                                  <a14:hiddenFill xmlns:a14="http://schemas.microsoft.com/office/drawing/2010/main">
                                                                    <a:solidFill>
                                                                      <a:srgbClr val="FFFFFF"/>
                                                                    </a:solidFill>
                                                                  </a14:hiddenFill>
                                                                </a:ext>
                                                              </a:extLst>
                                                            </wps:spPr>
                                                            <wps:bodyPr rot="0" vert="horz" wrap="square" lIns="91440" tIns="45720" rIns="91440" bIns="45720" anchor="t" anchorCtr="0" upright="1"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330" name="Group 308"/>
                                                            <wpg:cNvGrpSpPr>
                                                              <a:grpSpLocks/>
                                                            </wpg:cNvGrpSpPr>
                                                            <wpg:grpSpPr bwMode="auto">
                                                              <a:xfrm>
                                                                <a:off x="3545" y="-304"/>
                                                                <a:ext cx="0" cy="858"/>
                                                                <a:chOff x="3545" y="-304"/>
                                                                <a:chExt cx="0" cy="858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331" name="Freeform 495"/>
                                                              <wps:cNvSpPr>
                                                                <a:spLocks noEditPoints="1"/>
                                                              </wps:cNvSpPr>
                                                              <wps:spPr bwMode="auto">
                                                                <a:xfrm>
                                                                  <a:off x="7090" y="-608"/>
                                                                  <a:ext cx="0" cy="858"/>
                                                                </a:xfrm>
                                                                <a:custGeom>
                                                                  <a:avLst/>
                                                                  <a:gdLst>
                                                                    <a:gd name="T0" fmla="+- 0 -304 -304"/>
                                                                    <a:gd name="T1" fmla="*/ -304 h 858"/>
                                                                    <a:gd name="T2" fmla="+- 0 554 -304"/>
                                                                    <a:gd name="T3" fmla="*/ 554 h 858"/>
                                                                  </a:gdLst>
                                                                  <a:ahLst/>
                                                                  <a:cxnLst>
                                                                    <a:cxn ang="0">
                                                                      <a:pos x="0" y="T1"/>
                                                                    </a:cxn>
                                                                    <a:cxn ang="0">
                                                                      <a:pos x="0" y="T3"/>
                                                                    </a:cxn>
                                                                  </a:cxnLst>
                                                                  <a:rect l="0" t="0" r="r" b="b"/>
                                                                  <a:pathLst>
                                                                    <a:path h="858">
                                                                      <a:moveTo>
                                                                        <a:pt x="0" y="0"/>
                                                                      </a:moveTo>
                                                                      <a:lnTo>
                                                                        <a:pt x="0" y="858"/>
                                                                      </a:lnTo>
                                                                    </a:path>
                                                                  </a:pathLst>
                                                                </a:custGeom>
                                                                <a:noFill/>
                                                                <a:ln w="10209">
                                                                  <a:solidFill>
                                                                    <a:srgbClr val="999898"/>
                                                                  </a:solidFill>
                                                                  <a:round/>
                                                                  <a:headEnd/>
                                                                  <a:tailEnd/>
                                                                </a:ln>
                                                                <a:extLst>
                                                                  <a:ext uri="{909E8E84-426E-40dd-AFC4-6F175D3DCCD1}">
                                                                    <a14:hiddenFill xmlns:a14="http://schemas.microsoft.com/office/drawing/2010/main">
                                                                      <a:solidFill>
                                                                        <a:srgbClr val="FFFFFF"/>
                                                                      </a:solidFill>
                                                                    </a14:hiddenFill>
                                                                  </a:ext>
                                                                </a:extLst>
                                                              </wps:spPr>
                                                              <wps:bodyPr rot="0" vert="horz" wrap="square" lIns="91440" tIns="45720" rIns="91440" bIns="45720" anchor="t" anchorCtr="0" upright="1"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  <wpg:grpSp>
                                                              <wpg:cNvPr id="332" name="Group 309"/>
                                                              <wpg:cNvGrpSpPr>
                                                                <a:grpSpLocks/>
                                                              </wpg:cNvGrpSpPr>
                                                              <wpg:grpSpPr bwMode="auto">
                                                                <a:xfrm>
                                                                  <a:off x="3517" y="554"/>
                                                                  <a:ext cx="58" cy="0"/>
                                                                  <a:chOff x="3517" y="554"/>
                                                                  <a:chExt cx="58" cy="0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333" name="Freeform 494"/>
                                                                <wps:cNvSpPr>
                                                                  <a:spLocks noEditPoints="1"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7034" y="1108"/>
                                                                    <a:ext cx="57" cy="0"/>
                                                                  </a:xfrm>
                                                                  <a:custGeom>
                                                                    <a:avLst/>
                                                                    <a:gdLst>
                                                                      <a:gd name="T0" fmla="+- 0 3517 3517"/>
                                                                      <a:gd name="T1" fmla="*/ T0 w 58"/>
                                                                      <a:gd name="T2" fmla="+- 0 3575 3517"/>
                                                                      <a:gd name="T3" fmla="*/ T2 w 58"/>
                                                                    </a:gdLst>
                                                                    <a:ahLst/>
                                                                    <a:cxnLst>
                                                                      <a:cxn ang="0">
                                                                        <a:pos x="T1" y="0"/>
                                                                      </a:cxn>
                                                                      <a:cxn ang="0">
                                                                        <a:pos x="T3" y="0"/>
                                                                      </a:cxn>
                                                                    </a:cxnLst>
                                                                    <a:rect l="0" t="0" r="r" b="b"/>
                                                                    <a:pathLst>
                                                                      <a:path w="58">
                                                                        <a:moveTo>
                                                                          <a:pt x="0" y="0"/>
                                                                        </a:moveTo>
                                                                        <a:lnTo>
                                                                          <a:pt x="58" y="0"/>
                                                                        </a:lnTo>
                                                                      </a:path>
                                                                    </a:pathLst>
                                                                  </a:custGeom>
                                                                  <a:noFill/>
                                                                  <a:ln w="10209">
                                                                    <a:solidFill>
                                                                      <a:srgbClr val="999898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xtLst>
                                                                    <a:ext uri="{909E8E84-426E-40dd-AFC4-6F175D3DCCD1}">
                                                                      <a14:hiddenFill xmlns:a14="http://schemas.microsoft.com/office/drawing/2010/main">
                                                                        <a:solidFill>
                                                                          <a:srgbClr val="FFFFFF"/>
                                                                        </a:solidFill>
                                                                      </a14:hiddenFill>
                                                                    </a:ext>
                                                                  </a:extLst>
                                                                </wps:spPr>
                                                                <wps:bodyPr rot="0" vert="horz" wrap="square" lIns="91440" tIns="45720" rIns="91440" bIns="45720" anchor="t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g:grpSp>
                                                                <wpg:cNvPr id="334" name="Group 310"/>
                                                                <wpg:cNvGrpSpPr>
                                                                  <a:grpSpLocks/>
                                                                </wpg:cNvGrpSpPr>
                                                                <wpg:grpSpPr bwMode="auto">
                                                                  <a:xfrm>
                                                                    <a:off x="4325" y="-1001"/>
                                                                    <a:ext cx="58" cy="0"/>
                                                                    <a:chOff x="4325" y="-1001"/>
                                                                    <a:chExt cx="58" cy="0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335" name="Freeform 493"/>
                                                                  <wps:cNvSpPr>
                                                                    <a:spLocks noEditPoint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8650" y="-2002"/>
                                                                      <a:ext cx="57" cy="0"/>
                                                                    </a:xfrm>
                                                                    <a:custGeom>
                                                                      <a:avLst/>
                                                                      <a:gdLst>
                                                                        <a:gd name="T0" fmla="+- 0 4325 4325"/>
                                                                        <a:gd name="T1" fmla="*/ T0 w 58"/>
                                                                        <a:gd name="T2" fmla="+- 0 4383 4325"/>
                                                                        <a:gd name="T3" fmla="*/ T2 w 58"/>
                                                                      </a:gdLst>
                                                                      <a:ahLst/>
                                                                      <a:cxnLst>
                                                                        <a:cxn ang="0">
                                                                          <a:pos x="T1" y="0"/>
                                                                        </a:cxn>
                                                                        <a:cxn ang="0">
                                                                          <a:pos x="T3" y="0"/>
                                                                        </a:cxn>
                                                                      </a:cxnLst>
                                                                      <a:rect l="0" t="0" r="r" b="b"/>
                                                                      <a:pathLst>
                                                                        <a:path w="58">
                                                                          <a:moveTo>
                                                                            <a:pt x="0" y="0"/>
                                                                          </a:moveTo>
                                                                          <a:lnTo>
                                                                            <a:pt x="58" y="0"/>
                                                                          </a:lnTo>
                                                                        </a:path>
                                                                      </a:pathLst>
                                                                    </a:custGeom>
                                                                    <a:noFill/>
                                                                    <a:ln w="10209">
                                                                      <a:solidFill>
                                                                        <a:srgbClr val="999898"/>
                                                                      </a:solidFill>
                                                                      <a:round/>
                                                                      <a:headEnd/>
                                                                      <a:tailEnd/>
                                                                    </a:ln>
                                                                    <a:extLst>
                                                                      <a:ext uri="{909E8E84-426E-40dd-AFC4-6F175D3DCCD1}">
                                                                        <a14:hiddenFill xmlns:a14="http://schemas.microsoft.com/office/drawing/2010/main">
                                                                          <a:solidFill>
                                                                            <a:srgbClr val="FFFFFF"/>
                                                                          </a:solidFill>
                                                                        </a14:hiddenFill>
                                                                      </a:ext>
                                                                    </a:extLst>
                                                                  </wps:spPr>
                                                                  <wps:bodyPr rot="0" vert="horz" wrap="square" lIns="91440" tIns="45720" rIns="91440" bIns="45720" anchor="t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g:grpSp>
                                                                  <wpg:cNvPr id="336" name="Group 311"/>
                                                                  <wpg:cNvGrpSpPr>
                                                                    <a:grpSpLocks/>
                                                                  </wpg:cNvGrpSpPr>
                                                                  <wpg:grpSpPr bwMode="auto">
                                                                    <a:xfrm>
                                                                      <a:off x="4354" y="-1001"/>
                                                                      <a:ext cx="0" cy="659"/>
                                                                      <a:chOff x="4354" y="-1001"/>
                                                                      <a:chExt cx="0" cy="659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337" name="Freeform 492"/>
                                                                    <wps:cNvSpPr>
                                                                      <a:spLocks noEditPoints="1"/>
                                                                    </wps:cNvSpPr>
                                                                    <wps:spPr bwMode="auto">
                                                                      <a:xfrm>
                                                                        <a:off x="8708" y="-2002"/>
                                                                        <a:ext cx="0" cy="659"/>
                                                                      </a:xfrm>
                                                                      <a:custGeom>
                                                                        <a:avLst/>
                                                                        <a:gdLst>
                                                                          <a:gd name="T0" fmla="+- 0 -1001 -1001"/>
                                                                          <a:gd name="T1" fmla="*/ -1001 h 659"/>
                                                                          <a:gd name="T2" fmla="+- 0 -342 -1001"/>
                                                                          <a:gd name="T3" fmla="*/ -342 h 659"/>
                                                                        </a:gdLst>
                                                                        <a:ahLst/>
                                                                        <a:cxnLst>
                                                                          <a:cxn ang="0">
                                                                            <a:pos x="0" y="T1"/>
                                                                          </a:cxn>
                                                                          <a:cxn ang="0">
                                                                            <a:pos x="0" y="T3"/>
                                                                          </a:cxn>
                                                                        </a:cxnLst>
                                                                        <a:rect l="0" t="0" r="r" b="b"/>
                                                                        <a:pathLst>
                                                                          <a:path h="659">
                                                                            <a:moveTo>
                                                                              <a:pt x="0" y="0"/>
                                                                            </a:moveTo>
                                                                            <a:lnTo>
                                                                              <a:pt x="0" y="659"/>
                                                                            </a:lnTo>
                                                                          </a:path>
                                                                        </a:pathLst>
                                                                      </a:custGeom>
                                                                      <a:noFill/>
                                                                      <a:ln w="10209">
                                                                        <a:solidFill>
                                                                          <a:srgbClr val="999898"/>
                                                                        </a:solidFill>
                                                                        <a:round/>
                                                                        <a:headEnd/>
                                                                        <a:tailEnd/>
                                                                      </a:ln>
                                                                      <a:extLst>
                                                                        <a:ext uri="{909E8E84-426E-40dd-AFC4-6F175D3DCCD1}">
                                                                          <a14:hiddenFill xmlns:a14="http://schemas.microsoft.com/office/drawing/2010/main">
                                                                            <a:solidFill>
                                                                              <a:srgbClr val="FFFFFF"/>
                                                                            </a:solidFill>
                                                                          </a14:hiddenFill>
                                                                        </a:ext>
                                                                      </a:extLst>
                                                                    </wps:spPr>
                                                                    <wps:bodyPr rot="0" vert="horz" wrap="square" lIns="91440" tIns="45720" rIns="91440" bIns="45720" anchor="t" anchorCtr="0" upright="1">
                                                                      <a:noAutofit/>
                                                                    </wps:bodyPr>
                                                                  </wps:wsp>
                                                                  <wpg:grpSp>
                                                                    <wpg:cNvPr id="338" name="Group 312"/>
                                                                    <wpg:cNvGrpSpPr>
                                                                      <a:grpSpLocks/>
                                                                    </wpg:cNvGrpSpPr>
                                                                    <wpg:grpSpPr bwMode="auto">
                                                                      <a:xfrm>
                                                                        <a:off x="4325" y="-342"/>
                                                                        <a:ext cx="58" cy="0"/>
                                                                        <a:chOff x="4325" y="-342"/>
                                                                        <a:chExt cx="58" cy="0"/>
                                                                      </a:xfrm>
                                                                    </wpg:grpSpPr>
                                                                    <wps:wsp>
                                                                      <wps:cNvPr id="339" name="Freeform 491"/>
                                                                      <wps:cNvSpPr>
                                                                        <a:spLocks noEditPoints="1"/>
                                                                      </wps:cNvSpPr>
                                                                      <wps:spPr bwMode="auto">
                                                                        <a:xfrm>
                                                                          <a:off x="8650" y="-684"/>
                                                                          <a:ext cx="57" cy="0"/>
                                                                        </a:xfrm>
                                                                        <a:custGeom>
                                                                          <a:avLst/>
                                                                          <a:gdLst>
                                                                            <a:gd name="T0" fmla="+- 0 4325 4325"/>
                                                                            <a:gd name="T1" fmla="*/ T0 w 58"/>
                                                                            <a:gd name="T2" fmla="+- 0 4383 4325"/>
                                                                            <a:gd name="T3" fmla="*/ T2 w 58"/>
                                                                          </a:gdLst>
                                                                          <a:ahLst/>
                                                                          <a:cxnLst>
                                                                            <a:cxn ang="0">
                                                                              <a:pos x="T1" y="0"/>
                                                                            </a:cxn>
                                                                            <a:cxn ang="0">
                                                                              <a:pos x="T3" y="0"/>
                                                                            </a:cxn>
                                                                          </a:cxnLst>
                                                                          <a:rect l="0" t="0" r="r" b="b"/>
                                                                          <a:pathLst>
                                                                            <a:path w="58">
                                                                              <a:moveTo>
                                                                                <a:pt x="0" y="0"/>
                                                                              </a:moveTo>
                                                                              <a:lnTo>
                                                                                <a:pt x="58" y="0"/>
                                                                              </a:lnTo>
                                                                            </a:path>
                                                                          </a:pathLst>
                                                                        </a:custGeom>
                                                                        <a:noFill/>
                                                                        <a:ln w="10209">
                                                                          <a:solidFill>
                                                                            <a:srgbClr val="999898"/>
                                                                          </a:solidFill>
                                                                          <a:round/>
                                                                          <a:headEnd/>
                                                                          <a:tailEnd/>
                                                                        </a:ln>
                                                                        <a:extLst>
                                                                          <a:ext uri="{909E8E84-426E-40dd-AFC4-6F175D3DCCD1}">
                                                                            <a14:hiddenFill xmlns:a14="http://schemas.microsoft.com/office/drawing/2010/main">
                                                                              <a:solidFill>
                                                                                <a:srgbClr val="FFFFFF"/>
                                                                              </a:solidFill>
                                                                            </a14:hiddenFill>
                                                                          </a:ext>
                                                                        </a:extLst>
                                                                      </wps:spPr>
                                                                      <wps:bodyPr rot="0" vert="horz" wrap="square" lIns="91440" tIns="45720" rIns="91440" bIns="45720" anchor="t" anchorCtr="0" upright="1"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g:grpSp>
                                                                      <wpg:cNvPr id="340" name="Group 313"/>
                                                                      <wpg:cNvGrpSpPr>
                                                                        <a:grpSpLocks/>
                                                                      </wpg:cNvGrpSpPr>
                                                                      <wpg:grpSpPr bwMode="auto">
                                                                        <a:xfrm>
                                                                          <a:off x="3517" y="-137"/>
                                                                          <a:ext cx="58" cy="0"/>
                                                                          <a:chOff x="3517" y="-137"/>
                                                                          <a:chExt cx="58" cy="0"/>
                                                                        </a:xfrm>
                                                                      </wpg:grpSpPr>
                                                                      <wps:wsp>
                                                                        <wps:cNvPr id="341" name="Freeform 490"/>
                                                                        <wps:cNvSpPr>
                                                                          <a:spLocks noEditPoints="1"/>
                                                                        </wps:cNvSpPr>
                                                                        <wps:spPr bwMode="auto">
                                                                          <a:xfrm>
                                                                            <a:off x="7034" y="-274"/>
                                                                            <a:ext cx="57" cy="0"/>
                                                                          </a:xfrm>
                                                                          <a:custGeom>
                                                                            <a:avLst/>
                                                                            <a:gdLst>
                                                                              <a:gd name="T0" fmla="+- 0 3517 3517"/>
                                                                              <a:gd name="T1" fmla="*/ T0 w 58"/>
                                                                              <a:gd name="T2" fmla="+- 0 3575 3517"/>
                                                                              <a:gd name="T3" fmla="*/ T2 w 58"/>
                                                                            </a:gdLst>
                                                                            <a:ahLst/>
                                                                            <a:cxnLst>
                                                                              <a:cxn ang="0">
                                                                                <a:pos x="T1" y="0"/>
                                                                              </a:cxn>
                                                                              <a:cxn ang="0">
                                                                                <a:pos x="T3" y="0"/>
                                                                              </a:cxn>
                                                                            </a:cxnLst>
                                                                            <a:rect l="0" t="0" r="r" b="b"/>
                                                                            <a:pathLst>
                                                                              <a:path w="58">
                                                                                <a:moveTo>
                                                                                  <a:pt x="0" y="0"/>
                                                                                </a:moveTo>
                                                                                <a:lnTo>
                                                                                  <a:pt x="58" y="0"/>
                                                                                </a:lnTo>
                                                                              </a:path>
                                                                            </a:pathLst>
                                                                          </a:custGeom>
                                                                          <a:noFill/>
                                                                          <a:ln w="10209">
                                                                            <a:solidFill>
                                                                              <a:srgbClr val="999898"/>
                                                                            </a:solidFill>
                                                                            <a:round/>
                                                                            <a:headEnd/>
                                                                            <a:tailEnd/>
                                                                          </a:ln>
                                                                          <a:extLst>
                                                                            <a:ext uri="{909E8E84-426E-40dd-AFC4-6F175D3DCCD1}">
                                                                              <a14:hiddenFill xmlns:a14="http://schemas.microsoft.com/office/drawing/2010/main">
                                                                                <a:solidFill>
                                                                                  <a:srgbClr val="FFFFFF"/>
                                                                                </a:solidFill>
                                                                              </a14:hiddenFill>
                                                                            </a:ext>
                                                                          </a:extLst>
                                                                        </wps:spPr>
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<a:noAutofit/>
                                                                        </wps:bodyPr>
                                                                      </wps:wsp>
                                                                      <wpg:grpSp>
                                                                        <wpg:cNvPr id="342" name="Group 314"/>
                                                                        <wpg:cNvGrpSpPr>
                                                                          <a:grpSpLocks/>
                                                                        </wpg:cNvGrpSpPr>
                                                                        <wpg:grpSpPr bwMode="auto">
                                                                          <a:xfrm>
                                                                            <a:off x="3545" y="-137"/>
                                                                            <a:ext cx="0" cy="751"/>
                                                                            <a:chOff x="3545" y="-137"/>
                                                                            <a:chExt cx="0" cy="751"/>
                                                                          </a:xfrm>
                                                                        </wpg:grpSpPr>
                                                                        <wps:wsp>
                                                                          <wps:cNvPr id="343" name="Freeform 489"/>
                                                                          <wps:cNvSpPr>
                                                                            <a:spLocks noEditPoints="1"/>
                                                                          </wps:cNvSpPr>
                                                                          <wps:spPr bwMode="auto">
                                                                            <a:xfrm>
                                                                              <a:off x="7090" y="-274"/>
                                                                              <a:ext cx="0" cy="751"/>
                                                                            </a:xfrm>
                                                                            <a:custGeom>
                                                                              <a:avLst/>
                                                                              <a:gdLst>
                                                                                <a:gd name="T0" fmla="+- 0 -137 -137"/>
                                                                                <a:gd name="T1" fmla="*/ -137 h 751"/>
                                                                                <a:gd name="T2" fmla="+- 0 614 -137"/>
                                                                                <a:gd name="T3" fmla="*/ 614 h 751"/>
                                                                              </a:gdLst>
                                                                              <a:ahLst/>
                                                                              <a:cxnLst>
                                                                                <a:cxn ang="0">
                                                                                  <a:pos x="0" y="T1"/>
                                                                                </a:cxn>
                                                                                <a:cxn ang="0">
                                                                                  <a:pos x="0" y="T3"/>
                                                                                </a:cxn>
                                                                              </a:cxnLst>
                                                                              <a:rect l="0" t="0" r="r" b="b"/>
                                                                              <a:pathLst>
                                                                                <a:path h="751">
                                                                                  <a:moveTo>
                                                                                    <a:pt x="0" y="0"/>
                                                                                  </a:moveTo>
                                                                                  <a:lnTo>
                                                                                    <a:pt x="0" y="751"/>
                                                                                  </a:lnTo>
                                                                                </a:path>
                                                                              </a:pathLst>
                                                                            </a:custGeom>
                                                                            <a:noFill/>
                                                                            <a:ln w="10209">
                                                                              <a:solidFill>
                                                                                <a:srgbClr val="999898"/>
                                                                              </a:solidFill>
                                                                              <a:round/>
                                                                              <a:headEnd/>
                                                                              <a:tailEnd/>
                                                                            </a:ln>
                                                                            <a:extLst>
                                                                              <a:ext uri="{909E8E84-426E-40dd-AFC4-6F175D3DCCD1}">
                                                                                <a14:hiddenFill xmlns:a14="http://schemas.microsoft.com/office/drawing/2010/main">
                                                                                  <a:solidFill>
                                                                                    <a:srgbClr val="FFFFFF"/>
                                                                                  </a:solidFill>
                                                                                </a14:hiddenFill>
                                                                              </a:ext>
                                                                            </a:extLst>
                                                                          </wps:spPr>
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<a:noAutofit/>
                                                                          </wps:bodyPr>
                                                                        </wps:wsp>
                                                                        <wpg:grpSp>
                                                                          <wpg:cNvPr id="344" name="Group 315"/>
                                                                          <wpg:cNvGrpSpPr>
                                                                            <a:grpSpLocks/>
                                                                          </wpg:cNvGrpSpPr>
                                                                          <wpg:grpSpPr bwMode="auto">
                                                                            <a:xfrm>
                                                                              <a:off x="3517" y="614"/>
                                                                              <a:ext cx="58" cy="0"/>
                                                                              <a:chOff x="3517" y="614"/>
                                                                              <a:chExt cx="58" cy="0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345" name="Freeform 488"/>
                                                                            <wps:cNvSpPr>
                                                                              <a:spLocks noEditPoints="1"/>
                                                                            </wps:cNvSpPr>
                                                                            <wps:spPr bwMode="auto">
                                                                              <a:xfrm>
                                                                                <a:off x="7034" y="1228"/>
                                                                                <a:ext cx="57" cy="0"/>
                                                                              </a:xfrm>
                                                                              <a:custGeom>
                                                                                <a:avLst/>
                                                                                <a:gdLst>
                                                                                  <a:gd name="T0" fmla="+- 0 3517 3517"/>
                                                                                  <a:gd name="T1" fmla="*/ T0 w 58"/>
                                                                                  <a:gd name="T2" fmla="+- 0 3575 3517"/>
                                                                                  <a:gd name="T3" fmla="*/ T2 w 58"/>
                                                                                </a:gdLst>
                                                                                <a:ahLst/>
                                                                                <a:cxnLst>
                                                                                  <a:cxn ang="0">
                                                                                    <a:pos x="T1" y="0"/>
                                                                                  </a:cxn>
                                                                                  <a:cxn ang="0">
                                                                                    <a:pos x="T3" y="0"/>
                                                                                  </a:cxn>
                                                                                </a:cxnLst>
                                                                                <a:rect l="0" t="0" r="r" b="b"/>
                                                                                <a:pathLst>
                                                                                  <a:path w="58">
                                                                                    <a:moveTo>
                                                                                      <a:pt x="0" y="0"/>
                                                                                    </a:moveTo>
                                                                                    <a:lnTo>
                                                                                      <a:pt x="58" y="0"/>
                                                                                    </a:lnTo>
                                                                                  </a:path>
                                                                                </a:pathLst>
                                                                              </a:custGeom>
                                                                              <a:noFill/>
                                                                              <a:ln w="10209">
                                                                                <a:solidFill>
                                                                                  <a:srgbClr val="999898"/>
                                                                                </a:solidFill>
                                                                                <a:round/>
                                                                                <a:headEnd/>
                                                                                <a:tailEnd/>
                                                                              </a:ln>
                                                                              <a:extLst>
                                                                                <a:ext uri="{909E8E84-426E-40dd-AFC4-6F175D3DCCD1}">
                                                                                  <a14:hiddenFill xmlns:a14="http://schemas.microsoft.com/office/drawing/2010/main">
                                                                                    <a:solidFill>
                                                                                      <a:srgbClr val="FFFFFF"/>
                                                                                    </a:solidFill>
                                                                                  </a14:hiddenFill>
                                                                                </a:ext>
                                                                              </a:extLst>
                                                                            </wps:spPr>
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  <wpg:grpSp>
                                                                            <wpg:cNvPr id="346" name="Group 316"/>
                                                                            <wpg:cNvGrpSpPr>
                                                                              <a:grpSpLocks/>
                                                                            </wpg:cNvGrpSpPr>
                                                                            <wpg:grpSpPr bwMode="auto">
                                                                              <a:xfrm>
                                                                                <a:off x="4325" y="-111"/>
                                                                                <a:ext cx="58" cy="0"/>
                                                                                <a:chOff x="4325" y="-111"/>
                                                                                <a:chExt cx="58" cy="0"/>
                                                                              </a:xfrm>
                                                                            </wpg:grpSpPr>
                                                                            <wps:wsp>
                                                                              <wps:cNvPr id="347" name="Freeform 487"/>
                                                                              <wps:cNvSpPr>
                                                                                <a:spLocks noEditPoints="1"/>
                                                                              </wps:cNvSpPr>
                                                                              <wps:spPr bwMode="auto">
                                                                                <a:xfrm>
                                                                                  <a:off x="8650" y="-222"/>
                                                                                  <a:ext cx="57" cy="0"/>
                                                                                </a:xfrm>
                                                                                <a:custGeom>
                                                                                  <a:avLst/>
                                                                                  <a:gdLst>
                                                                                    <a:gd name="T0" fmla="+- 0 4325 4325"/>
                                                                                    <a:gd name="T1" fmla="*/ T0 w 58"/>
                                                                                    <a:gd name="T2" fmla="+- 0 4383 4325"/>
                                                                                    <a:gd name="T3" fmla="*/ T2 w 58"/>
                                                                                  </a:gdLst>
                                                                                  <a:ahLst/>
                                                                                  <a:cxnLst>
                                                                                    <a:cxn ang="0">
                                                                                      <a:pos x="T1" y="0"/>
                                                                                    </a:cxn>
                                                                                    <a:cxn ang="0">
                                                                                      <a:pos x="T3" y="0"/>
                                                                                    </a:cxn>
                                                                                  </a:cxnLst>
                                                                                  <a:rect l="0" t="0" r="r" b="b"/>
                                                                                  <a:pathLst>
                                                                                    <a:path w="58">
                                                                                      <a:moveTo>
                                                                                        <a:pt x="0" y="0"/>
                                                                                      </a:moveTo>
                                                                                      <a:lnTo>
                                                                                        <a:pt x="58" y="0"/>
                                                                                      </a:lnTo>
                                                                                    </a:path>
                                                                                  </a:pathLst>
                                                                                </a:custGeom>
                                                                                <a:noFill/>
                                                                                <a:ln w="10209">
                                                                                  <a:solidFill>
                                                                                    <a:srgbClr val="999898"/>
                                                                                  </a:solidFill>
                                                                                  <a:round/>
                                                                                  <a:headEnd/>
                                                                                  <a:tailEnd/>
                                                                                </a:ln>
                                                                                <a:extLst>
                                                                                  <a:ext uri="{909E8E84-426E-40dd-AFC4-6F175D3DCCD1}">
                                                                                    <a14:hiddenFill xmlns:a14="http://schemas.microsoft.com/office/drawing/2010/main">
                                                                                      <a:solidFill>
                                                                                        <a:srgbClr val="FFFFFF"/>
                                                                                      </a:solidFill>
                                                                                    </a14:hiddenFill>
                                                                                  </a:ext>
                                                                                </a:extLst>
                                                                              </wps:spPr>
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<a:noAutofit/>
                                                                              </wps:bodyPr>
                                                                            </wps:wsp>
                                                                            <wpg:grpSp>
                                                                              <wpg:cNvPr id="348" name="Group 317"/>
                                                                              <wpg:cNvGrpSpPr>
                                                                                <a:grpSpLocks/>
                                                                              </wpg:cNvGrpSpPr>
                                                                              <wpg:grpSpPr bwMode="auto">
                                                                                <a:xfrm>
                                                                                  <a:off x="4354" y="-111"/>
                                                                                  <a:ext cx="0" cy="797"/>
                                                                                  <a:chOff x="4354" y="-111"/>
                                                                                  <a:chExt cx="0" cy="797"/>
                                                                                </a:xfrm>
                                                                              </wpg:grpSpPr>
                                                                              <wps:wsp>
                                                                                <wps:cNvPr id="349" name="Freeform 486"/>
                                                                                <wps:cNvSpPr>
                                                                                  <a:spLocks noEditPoints="1"/>
                                                                                </wps:cNvSpPr>
                                                                                <wps:spPr bwMode="auto">
                                                                                  <a:xfrm>
                                                                                    <a:off x="8708" y="-222"/>
                                                                                    <a:ext cx="0" cy="797"/>
                                                                                  </a:xfrm>
                                                                                  <a:custGeom>
                                                                                    <a:avLst/>
                                                                                    <a:gdLst>
                                                                                      <a:gd name="T0" fmla="+- 0 -111 -111"/>
                                                                                      <a:gd name="T1" fmla="*/ -111 h 797"/>
                                                                                      <a:gd name="T2" fmla="+- 0 686 -111"/>
                                                                                      <a:gd name="T3" fmla="*/ 686 h 797"/>
                                                                                    </a:gdLst>
                                                                                    <a:ahLst/>
                                                                                    <a:cxnLst>
                                                                                      <a:cxn ang="0">
                                                                                        <a:pos x="0" y="T1"/>
                                                                                      </a:cxn>
                                                                                      <a:cxn ang="0">
                                                                                        <a:pos x="0" y="T3"/>
                                                                                      </a:cxn>
                                                                                    </a:cxnLst>
                                                                                    <a:rect l="0" t="0" r="r" b="b"/>
                                                                                    <a:pathLst>
                                                                                      <a:path h="797">
                                                                                        <a:moveTo>
                                                                                          <a:pt x="0" y="0"/>
                                                                                        </a:moveTo>
                                                                                        <a:lnTo>
                                                                                          <a:pt x="0" y="797"/>
                                                                                        </a:lnTo>
                                                                                      </a:path>
                                                                                    </a:pathLst>
                                                                                  </a:custGeom>
                                                                                  <a:noFill/>
                                                                                  <a:ln w="10209">
                                                                                    <a:solidFill>
                                                                                      <a:srgbClr val="999898"/>
                                                                                    </a:solidFill>
                                                                                    <a:round/>
                                                                                    <a:headEnd/>
                                                                                    <a:tailEnd/>
                                                                                  </a:ln>
                                                                                  <a:extLst>
                                                                                    <a:ext uri="{909E8E84-426E-40dd-AFC4-6F175D3DCCD1}">
                                                                                      <a14:hiddenFill xmlns:a14="http://schemas.microsoft.com/office/drawing/2010/main">
                                                                                        <a:solidFill>
                                                                                          <a:srgbClr val="FFFFFF"/>
                                                                                        </a:solidFill>
                                                                                      </a14:hiddenFill>
                                                                                    </a:ext>
                                                                                  </a:extLst>
                                                                                </wps:spPr>
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<a:noAutofit/>
                                                                                </wps:bodyPr>
                                                                              </wps:wsp>
                                                                              <wpg:grpSp>
                                                                                <wpg:cNvPr id="350" name="Group 318"/>
                                                                                <wpg:cNvGrpSpPr>
                                                                                  <a:grpSpLocks/>
                                                                                </wpg:cNvGrpSpPr>
                                                                                <wpg:grpSpPr bwMode="auto">
                                                                                  <a:xfrm>
                                                                                    <a:off x="4325" y="686"/>
                                                                                    <a:ext cx="58" cy="0"/>
                                                                                    <a:chOff x="4325" y="686"/>
                                                                                    <a:chExt cx="58" cy="0"/>
                                                                                  </a:xfrm>
                                                                                </wpg:grpSpPr>
                                                                                <wps:wsp>
                                                                                  <wps:cNvPr id="351" name="Freeform 485"/>
                                                                                  <wps:cNvSpPr>
                                                                                    <a:spLocks noEditPoints="1"/>
                                                                                  </wps:cNvSpPr>
                                                                                  <wps:spPr bwMode="auto">
                                                                                    <a:xfrm>
                                                                                      <a:off x="8650" y="1372"/>
                                                                                      <a:ext cx="57" cy="0"/>
                                                                                    </a:xfrm>
                                                                                    <a:custGeom>
                                                                                      <a:avLst/>
                                                                                      <a:gdLst>
                                                                                        <a:gd name="T0" fmla="+- 0 4325 4325"/>
                                                                                        <a:gd name="T1" fmla="*/ T0 w 58"/>
                                                                                        <a:gd name="T2" fmla="+- 0 4383 4325"/>
                                                                                        <a:gd name="T3" fmla="*/ T2 w 58"/>
                                                                                      </a:gdLst>
                                                                                      <a:ahLst/>
                                                                                      <a:cxnLst>
                                                                                        <a:cxn ang="0">
                                                                                          <a:pos x="T1" y="0"/>
                                                                                        </a:cxn>
                                                                                        <a:cxn ang="0">
                                                                                          <a:pos x="T3" y="0"/>
                                                                                        </a:cxn>
                                                                                      </a:cxnLst>
                                                                                      <a:rect l="0" t="0" r="r" b="b"/>
                                                                                      <a:pathLst>
                                                                                        <a:path w="58">
                                                                                          <a:moveTo>
                                                                                            <a:pt x="0" y="0"/>
                                                                                          </a:moveTo>
                                                                                          <a:lnTo>
                                                                                            <a:pt x="58" y="0"/>
                                                                                          </a:lnTo>
                                                                                        </a:path>
                                                                                      </a:pathLst>
                                                                                    </a:custGeom>
                                                                                    <a:noFill/>
                                                                                    <a:ln w="10209">
                                                                                      <a:solidFill>
                                                                                        <a:srgbClr val="999898"/>
                                                                                      </a:solidFill>
                                                                                      <a:round/>
                                                                                      <a:headEnd/>
                                                                                      <a:tailEnd/>
                                                                                    </a:ln>
                                                                                    <a:extLst>
                                                                                      <a:ext uri="{909E8E84-426E-40dd-AFC4-6F175D3DCCD1}">
                                                                                        <a14:hiddenFill xmlns:a14="http://schemas.microsoft.com/office/drawing/2010/main">
                                                                                          <a:solidFill>
                                                                                            <a:srgbClr val="FFFFFF"/>
                                                                                          </a:solidFill>
                                                                                        </a14:hiddenFill>
                                                                                      </a:ext>
                                                                                    </a:extLst>
                                                                                  </wps:spPr>
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<a:noAutofit/>
                                                                                  </wps:bodyPr>
                                                                                </wps:wsp>
                                                                                <wpg:grpSp>
                                                                                  <wpg:cNvPr id="352" name="Group 319"/>
                                                                                  <wpg:cNvGrpSpPr>
                                                                                    <a:grpSpLocks/>
                                                                                  </wpg:cNvGrpSpPr>
                                                                                  <wpg:grpSpPr bwMode="auto">
                                                                                    <a:xfrm>
                                                                                      <a:off x="3545" y="-681"/>
                                                                                      <a:ext cx="808" cy="784"/>
                                                                                      <a:chOff x="3545" y="-681"/>
                                                                                      <a:chExt cx="808" cy="784"/>
                                                                                    </a:xfrm>
                                                                                  </wpg:grpSpPr>
                                                                                  <wps:wsp>
                                                                                    <wps:cNvPr id="353" name="Freeform 484"/>
                                                                                    <wps:cNvSpPr>
                                                                                      <a:spLocks noEditPoints="1"/>
                                                                                    </wps:cNvSpPr>
                                                                                    <wps:spPr bwMode="auto">
                                                                                      <a:xfrm>
                                                                                        <a:off x="7090" y="-1362"/>
                                                                                        <a:ext cx="809" cy="784"/>
                                                                                      </a:xfrm>
                                                                                      <a:custGeom>
                                                                                        <a:avLst/>
                                                                                        <a:gdLst>
                                                                                          <a:gd name="T0" fmla="+- 0 3556 3545"/>
                                                                                          <a:gd name="T1" fmla="*/ T0 w 808"/>
                                                                                          <a:gd name="T2" fmla="+- 0 93 -681"/>
                                                                                          <a:gd name="T3" fmla="*/ 93 h 784"/>
                                                                                          <a:gd name="T4" fmla="+- 0 3576 3545"/>
                                                                                          <a:gd name="T5" fmla="*/ T4 w 808"/>
                                                                                          <a:gd name="T6" fmla="+- 0 73 -681"/>
                                                                                          <a:gd name="T7" fmla="*/ 73 h 784"/>
                                                                                          <a:gd name="T8" fmla="+- 0 3597 3545"/>
                                                                                          <a:gd name="T9" fmla="*/ T8 w 808"/>
                                                                                          <a:gd name="T10" fmla="+- 0 53 -681"/>
                                                                                          <a:gd name="T11" fmla="*/ 53 h 784"/>
                                                                                          <a:gd name="T12" fmla="+- 0 3617 3545"/>
                                                                                          <a:gd name="T13" fmla="*/ T12 w 808"/>
                                                                                          <a:gd name="T14" fmla="+- 0 34 -681"/>
                                                                                          <a:gd name="T15" fmla="*/ 34 h 784"/>
                                                                                          <a:gd name="T16" fmla="+- 0 3637 3545"/>
                                                                                          <a:gd name="T17" fmla="*/ T16 w 808"/>
                                                                                          <a:gd name="T18" fmla="+- 0 14 -681"/>
                                                                                          <a:gd name="T19" fmla="*/ 14 h 784"/>
                                                                                          <a:gd name="T20" fmla="+- 0 3658 3545"/>
                                                                                          <a:gd name="T21" fmla="*/ T20 w 808"/>
                                                                                          <a:gd name="T22" fmla="+- 0 -6 -681"/>
                                                                                          <a:gd name="T23" fmla="*/ -6 h 784"/>
                                                                                          <a:gd name="T24" fmla="+- 0 3678 3545"/>
                                                                                          <a:gd name="T25" fmla="*/ T24 w 808"/>
                                                                                          <a:gd name="T26" fmla="+- 0 -26 -681"/>
                                                                                          <a:gd name="T27" fmla="*/ -26 h 784"/>
                                                                                          <a:gd name="T28" fmla="+- 0 3699 3545"/>
                                                                                          <a:gd name="T29" fmla="*/ T28 w 808"/>
                                                                                          <a:gd name="T30" fmla="+- 0 -46 -681"/>
                                                                                          <a:gd name="T31" fmla="*/ -46 h 784"/>
                                                                                          <a:gd name="T32" fmla="+- 0 3719 3545"/>
                                                                                          <a:gd name="T33" fmla="*/ T32 w 808"/>
                                                                                          <a:gd name="T34" fmla="+- 0 -66 -681"/>
                                                                                          <a:gd name="T35" fmla="*/ -66 h 784"/>
                                                                                          <a:gd name="T36" fmla="+- 0 3740 3545"/>
                                                                                          <a:gd name="T37" fmla="*/ T36 w 808"/>
                                                                                          <a:gd name="T38" fmla="+- 0 -85 -681"/>
                                                                                          <a:gd name="T39" fmla="*/ -85 h 784"/>
                                                                                          <a:gd name="T40" fmla="+- 0 3760 3545"/>
                                                                                          <a:gd name="T41" fmla="*/ T40 w 808"/>
                                                                                          <a:gd name="T42" fmla="+- 0 -105 -681"/>
                                                                                          <a:gd name="T43" fmla="*/ -105 h 784"/>
                                                                                          <a:gd name="T44" fmla="+- 0 3781 3545"/>
                                                                                          <a:gd name="T45" fmla="*/ T44 w 808"/>
                                                                                          <a:gd name="T46" fmla="+- 0 -125 -681"/>
                                                                                          <a:gd name="T47" fmla="*/ -125 h 784"/>
                                                                                          <a:gd name="T48" fmla="+- 0 3801 3545"/>
                                                                                          <a:gd name="T49" fmla="*/ T48 w 808"/>
                                                                                          <a:gd name="T50" fmla="+- 0 -145 -681"/>
                                                                                          <a:gd name="T51" fmla="*/ -145 h 784"/>
                                                                                          <a:gd name="T52" fmla="+- 0 3822 3545"/>
                                                                                          <a:gd name="T53" fmla="*/ T52 w 808"/>
                                                                                          <a:gd name="T54" fmla="+- 0 -165 -681"/>
                                                                                          <a:gd name="T55" fmla="*/ -165 h 784"/>
                                                                                          <a:gd name="T56" fmla="+- 0 3842 3545"/>
                                                                                          <a:gd name="T57" fmla="*/ T56 w 808"/>
                                                                                          <a:gd name="T58" fmla="+- 0 -185 -681"/>
                                                                                          <a:gd name="T59" fmla="*/ -185 h 784"/>
                                                                                          <a:gd name="T60" fmla="+- 0 3862 3545"/>
                                                                                          <a:gd name="T61" fmla="*/ T60 w 808"/>
                                                                                          <a:gd name="T62" fmla="+- 0 -204 -681"/>
                                                                                          <a:gd name="T63" fmla="*/ -204 h 784"/>
                                                                                          <a:gd name="T64" fmla="+- 0 3883 3545"/>
                                                                                          <a:gd name="T65" fmla="*/ T64 w 808"/>
                                                                                          <a:gd name="T66" fmla="+- 0 -224 -681"/>
                                                                                          <a:gd name="T67" fmla="*/ -224 h 784"/>
                                                                                          <a:gd name="T68" fmla="+- 0 3903 3545"/>
                                                                                          <a:gd name="T69" fmla="*/ T68 w 808"/>
                                                                                          <a:gd name="T70" fmla="+- 0 -244 -681"/>
                                                                                          <a:gd name="T71" fmla="*/ -244 h 784"/>
                                                                                          <a:gd name="T72" fmla="+- 0 3924 3545"/>
                                                                                          <a:gd name="T73" fmla="*/ T72 w 808"/>
                                                                                          <a:gd name="T74" fmla="+- 0 -264 -681"/>
                                                                                          <a:gd name="T75" fmla="*/ -264 h 784"/>
                                                                                          <a:gd name="T76" fmla="+- 0 3944 3545"/>
                                                                                          <a:gd name="T77" fmla="*/ T76 w 808"/>
                                                                                          <a:gd name="T78" fmla="+- 0 -284 -681"/>
                                                                                          <a:gd name="T79" fmla="*/ -284 h 784"/>
                                                                                          <a:gd name="T80" fmla="+- 0 3964 3545"/>
                                                                                          <a:gd name="T81" fmla="*/ T80 w 808"/>
                                                                                          <a:gd name="T82" fmla="+- 0 -304 -681"/>
                                                                                          <a:gd name="T83" fmla="*/ -304 h 784"/>
                                                                                          <a:gd name="T84" fmla="+- 0 3984 3545"/>
                                                                                          <a:gd name="T85" fmla="*/ T84 w 808"/>
                                                                                          <a:gd name="T86" fmla="+- 0 -324 -681"/>
                                                                                          <a:gd name="T87" fmla="*/ -324 h 784"/>
                                                                                          <a:gd name="T88" fmla="+- 0 4005 3545"/>
                                                                                          <a:gd name="T89" fmla="*/ T88 w 808"/>
                                                                                          <a:gd name="T90" fmla="+- 0 -343 -681"/>
                                                                                          <a:gd name="T91" fmla="*/ -343 h 784"/>
                                                                                          <a:gd name="T92" fmla="+- 0 4025 3545"/>
                                                                                          <a:gd name="T93" fmla="*/ T92 w 808"/>
                                                                                          <a:gd name="T94" fmla="+- 0 -363 -681"/>
                                                                                          <a:gd name="T95" fmla="*/ -363 h 784"/>
                                                                                          <a:gd name="T96" fmla="+- 0 4046 3545"/>
                                                                                          <a:gd name="T97" fmla="*/ T96 w 808"/>
                                                                                          <a:gd name="T98" fmla="+- 0 -383 -681"/>
                                                                                          <a:gd name="T99" fmla="*/ -383 h 784"/>
                                                                                          <a:gd name="T100" fmla="+- 0 4066 3545"/>
                                                                                          <a:gd name="T101" fmla="*/ T100 w 808"/>
                                                                                          <a:gd name="T102" fmla="+- 0 -403 -681"/>
                                                                                          <a:gd name="T103" fmla="*/ -403 h 784"/>
                                                                                          <a:gd name="T104" fmla="+- 0 4087 3545"/>
                                                                                          <a:gd name="T105" fmla="*/ T104 w 808"/>
                                                                                          <a:gd name="T106" fmla="+- 0 -423 -681"/>
                                                                                          <a:gd name="T107" fmla="*/ -423 h 784"/>
                                                                                          <a:gd name="T108" fmla="+- 0 4107 3545"/>
                                                                                          <a:gd name="T109" fmla="*/ T108 w 808"/>
                                                                                          <a:gd name="T110" fmla="+- 0 -443 -681"/>
                                                                                          <a:gd name="T111" fmla="*/ -443 h 784"/>
                                                                                          <a:gd name="T112" fmla="+- 0 4128 3545"/>
                                                                                          <a:gd name="T113" fmla="*/ T112 w 808"/>
                                                                                          <a:gd name="T114" fmla="+- 0 -462 -681"/>
                                                                                          <a:gd name="T115" fmla="*/ -462 h 784"/>
                                                                                          <a:gd name="T116" fmla="+- 0 4148 3545"/>
                                                                                          <a:gd name="T117" fmla="*/ T116 w 808"/>
                                                                                          <a:gd name="T118" fmla="+- 0 -482 -681"/>
                                                                                          <a:gd name="T119" fmla="*/ -482 h 784"/>
                                                                                          <a:gd name="T120" fmla="+- 0 4168 3545"/>
                                                                                          <a:gd name="T121" fmla="*/ T120 w 808"/>
                                                                                          <a:gd name="T122" fmla="+- 0 -502 -681"/>
                                                                                          <a:gd name="T123" fmla="*/ -502 h 784"/>
                                                                                          <a:gd name="T124" fmla="+- 0 4189 3545"/>
                                                                                          <a:gd name="T125" fmla="*/ T124 w 808"/>
                                                                                          <a:gd name="T126" fmla="+- 0 -522 -681"/>
                                                                                          <a:gd name="T127" fmla="*/ -522 h 784"/>
                                                                                          <a:gd name="T128" fmla="+- 0 4209 3545"/>
                                                                                          <a:gd name="T129" fmla="*/ T128 w 808"/>
                                                                                          <a:gd name="T130" fmla="+- 0 -542 -681"/>
                                                                                          <a:gd name="T131" fmla="*/ -542 h 784"/>
                                                                                          <a:gd name="T132" fmla="+- 0 4230 3545"/>
                                                                                          <a:gd name="T133" fmla="*/ T132 w 808"/>
                                                                                          <a:gd name="T134" fmla="+- 0 -562 -681"/>
                                                                                          <a:gd name="T135" fmla="*/ -562 h 784"/>
                                                                                          <a:gd name="T136" fmla="+- 0 4250 3545"/>
                                                                                          <a:gd name="T137" fmla="*/ T136 w 808"/>
                                                                                          <a:gd name="T138" fmla="+- 0 -582 -681"/>
                                                                                          <a:gd name="T139" fmla="*/ -582 h 784"/>
                                                                                          <a:gd name="T140" fmla="+- 0 4271 3545"/>
                                                                                          <a:gd name="T141" fmla="*/ T140 w 808"/>
                                                                                          <a:gd name="T142" fmla="+- 0 -601 -681"/>
                                                                                          <a:gd name="T143" fmla="*/ -601 h 784"/>
                                                                                          <a:gd name="T144" fmla="+- 0 4291 3545"/>
                                                                                          <a:gd name="T145" fmla="*/ T144 w 808"/>
                                                                                          <a:gd name="T146" fmla="+- 0 -621 -681"/>
                                                                                          <a:gd name="T147" fmla="*/ -621 h 784"/>
                                                                                          <a:gd name="T148" fmla="+- 0 4312 3545"/>
                                                                                          <a:gd name="T149" fmla="*/ T148 w 808"/>
                                                                                          <a:gd name="T150" fmla="+- 0 -641 -681"/>
                                                                                          <a:gd name="T151" fmla="*/ -641 h 784"/>
                                                                                          <a:gd name="T152" fmla="+- 0 4332 3545"/>
                                                                                          <a:gd name="T153" fmla="*/ T152 w 808"/>
                                                                                          <a:gd name="T154" fmla="+- 0 -661 -681"/>
                                                                                          <a:gd name="T155" fmla="*/ -661 h 784"/>
                                                                                          <a:gd name="T156" fmla="+- 0 4353 3545"/>
                                                                                          <a:gd name="T157" fmla="*/ T156 w 808"/>
                                                                                          <a:gd name="T158" fmla="+- 0 -681 -681"/>
                                                                                          <a:gd name="T159" fmla="*/ -681 h 784"/>
                                                                                        </a:gdLst>
                                                                                        <a:ahLst/>
                                                                                        <a:cxnLst>
                                                                                          <a:cxn ang="0">
                                                                                            <a:pos x="T1" y="T3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5" y="T7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9" y="T11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3" y="T15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7" y="T19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21" y="T23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25" y="T27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29" y="T31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33" y="T35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37" y="T39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41" y="T43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45" y="T47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49" y="T51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53" y="T55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57" y="T59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61" y="T63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65" y="T67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69" y="T71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73" y="T75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77" y="T79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81" y="T83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85" y="T87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89" y="T91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93" y="T95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97" y="T99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01" y="T103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05" y="T107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09" y="T111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13" y="T115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17" y="T119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21" y="T123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25" y="T127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29" y="T131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33" y="T135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37" y="T139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41" y="T143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45" y="T147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49" y="T151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53" y="T155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157" y="T159"/>
                                                                                          </a:cxn>
                                                                                        </a:cxnLst>
                                                                                        <a:rect l="0" t="0" r="r" b="b"/>
                                                                                        <a:pathLst>
                                                                                          <a:path w="808" h="784">
                                                                                            <a:moveTo>
                                                                                              <a:pt x="0" y="784"/>
                                                                                            </a:moveTo>
                                                                                            <a:lnTo>
                                                                                              <a:pt x="11" y="774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21" y="764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31" y="754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41" y="745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52" y="734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62" y="725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72" y="715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82" y="705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92" y="695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103" y="685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113" y="675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123" y="665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133" y="655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144" y="645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154" y="635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164" y="625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174" y="615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184" y="606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195" y="596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205" y="586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215" y="576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225" y="566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236" y="556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246" y="546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256" y="536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266" y="526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277" y="516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287" y="506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297" y="496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307" y="486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317" y="477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328" y="467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338" y="457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348" y="447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358" y="437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369" y="427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379" y="417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389" y="407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399" y="397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409" y="387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419" y="377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429" y="367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439" y="357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450" y="347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460" y="338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470" y="328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480" y="318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490" y="308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501" y="298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511" y="288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521" y="278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531" y="268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542" y="258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552" y="248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562" y="238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572" y="228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583" y="219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593" y="208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603" y="199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613" y="189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623" y="179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634" y="169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644" y="159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654" y="149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664" y="139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675" y="129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685" y="119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695" y="109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705" y="99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716" y="89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726" y="80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736" y="70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746" y="60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756" y="50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767" y="40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777" y="30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787" y="20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797" y="10"/>
                                                                                            </a:lnTo>
                                                                                            <a:lnTo>
                                                                                              <a:pt x="808" y="0"/>
                                                                                            </a:lnTo>
                                                                                          </a:path>
                                                                                        </a:pathLst>
                                                                                      </a:custGeom>
                                                                                      <a:noFill/>
                                                                                      <a:ln w="10209">
                                                                                        <a:solidFill>
                                                                                          <a:srgbClr val="F8766C"/>
                                                                                        </a:solidFill>
                                                                                        <a:prstDash val="lgDash"/>
                                                                                        <a:round/>
                                                                                        <a:headEnd/>
                                                                                        <a:tailEnd/>
                                                                                      </a:ln>
                                                                                      <a:extLst>
                                                                                        <a:ext uri="{909E8E84-426E-40dd-AFC4-6F175D3DCCD1}">
                                                                                          <a14:hiddenFill xmlns:a14="http://schemas.microsoft.com/office/drawing/2010/main">
                                                                                            <a:solidFill>
                                                                                              <a:srgbClr val="FFFFFF"/>
                                                                                            </a:solidFill>
                                                                                          </a14:hiddenFill>
                                                                                        </a:ext>
                                                                                      </a:extLst>
                                                                                    </wps:spPr>
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<a:noAutofit/>
                                                                                    </wps:bodyPr>
                                                                                  </wps:wsp>
                                                                                  <wpg:grpSp>
                                                                                    <wpg:cNvPr id="354" name="Group 320"/>
                                                                                    <wpg:cNvGrpSpPr>
                                                                                      <a:grpSpLocks/>
                                                                                    </wpg:cNvGrpSpPr>
                                                                                    <wpg:grpSpPr bwMode="auto">
                                                                                      <a:xfrm>
                                                                                        <a:off x="3545" y="217"/>
                                                                                        <a:ext cx="808" cy="57"/>
                                                                                        <a:chOff x="3545" y="217"/>
                                                                                        <a:chExt cx="808" cy="57"/>
                                                                                      </a:xfrm>
                                                                                    </wpg:grpSpPr>
                                                                                    <wps:wsp>
                                                                                      <wps:cNvPr id="355" name="Freeform 483"/>
                                                                                      <wps:cNvSpPr>
                                                                                        <a:spLocks noEditPoints="1"/>
                                                                                      </wps:cNvSpPr>
                                                                                      <wps:spPr bwMode="auto">
                                                                                        <a:xfrm>
                                                                                          <a:off x="7090" y="434"/>
                                                                                          <a:ext cx="809" cy="58"/>
                                                                                        </a:xfrm>
                                                                                        <a:custGeom>
                                                                                          <a:avLst/>
                                                                                          <a:gdLst>
                                                                                            <a:gd name="T0" fmla="+- 0 3556 3545"/>
                                                                                            <a:gd name="T1" fmla="*/ T0 w 808"/>
                                                                                            <a:gd name="T2" fmla="+- 0 218 217"/>
                                                                                            <a:gd name="T3" fmla="*/ 218 h 57"/>
                                                                                            <a:gd name="T4" fmla="+- 0 3576 3545"/>
                                                                                            <a:gd name="T5" fmla="*/ T4 w 808"/>
                                                                                            <a:gd name="T6" fmla="+- 0 220 217"/>
                                                                                            <a:gd name="T7" fmla="*/ 220 h 57"/>
                                                                                            <a:gd name="T8" fmla="+- 0 3597 3545"/>
                                                                                            <a:gd name="T9" fmla="*/ T8 w 808"/>
                                                                                            <a:gd name="T10" fmla="+- 0 221 217"/>
                                                                                            <a:gd name="T11" fmla="*/ 221 h 57"/>
                                                                                            <a:gd name="T12" fmla="+- 0 3617 3545"/>
                                                                                            <a:gd name="T13" fmla="*/ T12 w 808"/>
                                                                                            <a:gd name="T14" fmla="+- 0 222 217"/>
                                                                                            <a:gd name="T15" fmla="*/ 222 h 57"/>
                                                                                            <a:gd name="T16" fmla="+- 0 3637 3545"/>
                                                                                            <a:gd name="T17" fmla="*/ T16 w 808"/>
                                                                                            <a:gd name="T18" fmla="+- 0 224 217"/>
                                                                                            <a:gd name="T19" fmla="*/ 224 h 57"/>
                                                                                            <a:gd name="T20" fmla="+- 0 3658 3545"/>
                                                                                            <a:gd name="T21" fmla="*/ T20 w 808"/>
                                                                                            <a:gd name="T22" fmla="+- 0 225 217"/>
                                                                                            <a:gd name="T23" fmla="*/ 225 h 57"/>
                                                                                            <a:gd name="T24" fmla="+- 0 3678 3545"/>
                                                                                            <a:gd name="T25" fmla="*/ T24 w 808"/>
                                                                                            <a:gd name="T26" fmla="+- 0 227 217"/>
                                                                                            <a:gd name="T27" fmla="*/ 227 h 57"/>
                                                                                            <a:gd name="T28" fmla="+- 0 3699 3545"/>
                                                                                            <a:gd name="T29" fmla="*/ T28 w 808"/>
                                                                                            <a:gd name="T30" fmla="+- 0 228 217"/>
                                                                                            <a:gd name="T31" fmla="*/ 228 h 57"/>
                                                                                            <a:gd name="T32" fmla="+- 0 3719 3545"/>
                                                                                            <a:gd name="T33" fmla="*/ T32 w 808"/>
                                                                                            <a:gd name="T34" fmla="+- 0 230 217"/>
                                                                                            <a:gd name="T35" fmla="*/ 230 h 57"/>
                                                                                            <a:gd name="T36" fmla="+- 0 3740 3545"/>
                                                                                            <a:gd name="T37" fmla="*/ T36 w 808"/>
                                                                                            <a:gd name="T38" fmla="+- 0 231 217"/>
                                                                                            <a:gd name="T39" fmla="*/ 231 h 57"/>
                                                                                            <a:gd name="T40" fmla="+- 0 3760 3545"/>
                                                                                            <a:gd name="T41" fmla="*/ T40 w 808"/>
                                                                                            <a:gd name="T42" fmla="+- 0 233 217"/>
                                                                                            <a:gd name="T43" fmla="*/ 233 h 57"/>
                                                                                            <a:gd name="T44" fmla="+- 0 3781 3545"/>
                                                                                            <a:gd name="T45" fmla="*/ T44 w 808"/>
                                                                                            <a:gd name="T46" fmla="+- 0 234 217"/>
                                                                                            <a:gd name="T47" fmla="*/ 234 h 57"/>
                                                                                            <a:gd name="T48" fmla="+- 0 3801 3545"/>
                                                                                            <a:gd name="T49" fmla="*/ T48 w 808"/>
                                                                                            <a:gd name="T50" fmla="+- 0 236 217"/>
                                                                                            <a:gd name="T51" fmla="*/ 236 h 57"/>
                                                                                            <a:gd name="T52" fmla="+- 0 3822 3545"/>
                                                                                            <a:gd name="T53" fmla="*/ T52 w 808"/>
                                                                                            <a:gd name="T54" fmla="+- 0 237 217"/>
                                                                                            <a:gd name="T55" fmla="*/ 237 h 57"/>
                                                                                            <a:gd name="T56" fmla="+- 0 3842 3545"/>
                                                                                            <a:gd name="T57" fmla="*/ T56 w 808"/>
                                                                                            <a:gd name="T58" fmla="+- 0 238 217"/>
                                                                                            <a:gd name="T59" fmla="*/ 238 h 57"/>
                                                                                            <a:gd name="T60" fmla="+- 0 3862 3545"/>
                                                                                            <a:gd name="T61" fmla="*/ T60 w 808"/>
                                                                                            <a:gd name="T62" fmla="+- 0 240 217"/>
                                                                                            <a:gd name="T63" fmla="*/ 240 h 57"/>
                                                                                            <a:gd name="T64" fmla="+- 0 3883 3545"/>
                                                                                            <a:gd name="T65" fmla="*/ T64 w 808"/>
                                                                                            <a:gd name="T66" fmla="+- 0 241 217"/>
                                                                                            <a:gd name="T67" fmla="*/ 241 h 57"/>
                                                                                            <a:gd name="T68" fmla="+- 0 3903 3545"/>
                                                                                            <a:gd name="T69" fmla="*/ T68 w 808"/>
                                                                                            <a:gd name="T70" fmla="+- 0 243 217"/>
                                                                                            <a:gd name="T71" fmla="*/ 243 h 57"/>
                                                                                            <a:gd name="T72" fmla="+- 0 3924 3545"/>
                                                                                            <a:gd name="T73" fmla="*/ T72 w 808"/>
                                                                                            <a:gd name="T74" fmla="+- 0 244 217"/>
                                                                                            <a:gd name="T75" fmla="*/ 244 h 57"/>
                                                                                            <a:gd name="T76" fmla="+- 0 3944 3545"/>
                                                                                            <a:gd name="T77" fmla="*/ T76 w 808"/>
                                                                                            <a:gd name="T78" fmla="+- 0 246 217"/>
                                                                                            <a:gd name="T79" fmla="*/ 246 h 57"/>
                                                                                            <a:gd name="T80" fmla="+- 0 3964 3545"/>
                                                                                            <a:gd name="T81" fmla="*/ T80 w 808"/>
                                                                                            <a:gd name="T82" fmla="+- 0 246 217"/>
                                                                                            <a:gd name="T83" fmla="*/ 246 h 57"/>
                                                                                            <a:gd name="T84" fmla="+- 0 3984 3545"/>
                                                                                            <a:gd name="T85" fmla="*/ T84 w 808"/>
                                                                                            <a:gd name="T86" fmla="+- 0 248 217"/>
                                                                                            <a:gd name="T87" fmla="*/ 248 h 57"/>
                                                                                            <a:gd name="T88" fmla="+- 0 4005 3545"/>
                                                                                            <a:gd name="T89" fmla="*/ T88 w 808"/>
                                                                                            <a:gd name="T90" fmla="+- 0 249 217"/>
                                                                                            <a:gd name="T91" fmla="*/ 249 h 57"/>
                                                                                            <a:gd name="T92" fmla="+- 0 4025 3545"/>
                                                                                            <a:gd name="T93" fmla="*/ T92 w 808"/>
                                                                                            <a:gd name="T94" fmla="+- 0 250 217"/>
                                                                                            <a:gd name="T95" fmla="*/ 250 h 57"/>
                                                                                            <a:gd name="T96" fmla="+- 0 4046 3545"/>
                                                                                            <a:gd name="T97" fmla="*/ T96 w 808"/>
                                                                                            <a:gd name="T98" fmla="+- 0 252 217"/>
                                                                                            <a:gd name="T99" fmla="*/ 252 h 57"/>
                                                                                            <a:gd name="T100" fmla="+- 0 4066 3545"/>
                                                                                            <a:gd name="T101" fmla="*/ T100 w 808"/>
                                                                                            <a:gd name="T102" fmla="+- 0 253 217"/>
                                                                                            <a:gd name="T103" fmla="*/ 253 h 57"/>
                                                                                            <a:gd name="T104" fmla="+- 0 4087 3545"/>
                                                                                            <a:gd name="T105" fmla="*/ T104 w 808"/>
                                                                                            <a:gd name="T106" fmla="+- 0 255 217"/>
                                                                                            <a:gd name="T107" fmla="*/ 255 h 57"/>
                                                                                            <a:gd name="T108" fmla="+- 0 4107 3545"/>
                                                                                            <a:gd name="T109" fmla="*/ T108 w 808"/>
                                                                                            <a:gd name="T110" fmla="+- 0 256 217"/>
                                                                                            <a:gd name="T111" fmla="*/ 256 h 57"/>
                                                                                            <a:gd name="T112" fmla="+- 0 4128 3545"/>
                                                                                            <a:gd name="T113" fmla="*/ T112 w 808"/>
                                                                                            <a:gd name="T114" fmla="+- 0 258 217"/>
                                                                                            <a:gd name="T115" fmla="*/ 258 h 57"/>
                                                                                            <a:gd name="T116" fmla="+- 0 4148 3545"/>
                                                                                            <a:gd name="T117" fmla="*/ T116 w 808"/>
                                                                                            <a:gd name="T118" fmla="+- 0 259 217"/>
                                                                                            <a:gd name="T119" fmla="*/ 259 h 57"/>
                                                                                            <a:gd name="T120" fmla="+- 0 4168 3545"/>
                                                                                            <a:gd name="T121" fmla="*/ T120 w 808"/>
                                                                                            <a:gd name="T122" fmla="+- 0 261 217"/>
                                                                                            <a:gd name="T123" fmla="*/ 261 h 57"/>
                                                                                            <a:gd name="T124" fmla="+- 0 4189 3545"/>
                                                                                            <a:gd name="T125" fmla="*/ T124 w 808"/>
                                                                                            <a:gd name="T126" fmla="+- 0 262 217"/>
                                                                                            <a:gd name="T127" fmla="*/ 262 h 57"/>
                                                                                            <a:gd name="T128" fmla="+- 0 4209 3545"/>
                                                                                            <a:gd name="T129" fmla="*/ T128 w 808"/>
                                                                                            <a:gd name="T130" fmla="+- 0 264 217"/>
                                                                                            <a:gd name="T131" fmla="*/ 264 h 57"/>
                                                                                            <a:gd name="T132" fmla="+- 0 4230 3545"/>
                                                                                            <a:gd name="T133" fmla="*/ T132 w 808"/>
                                                                                            <a:gd name="T134" fmla="+- 0 265 217"/>
                                                                                            <a:gd name="T135" fmla="*/ 265 h 57"/>
                                                                                            <a:gd name="T136" fmla="+- 0 4250 3545"/>
                                                                                            <a:gd name="T137" fmla="*/ T136 w 808"/>
                                                                                            <a:gd name="T138" fmla="+- 0 267 217"/>
                                                                                            <a:gd name="T139" fmla="*/ 267 h 57"/>
                                                                                            <a:gd name="T140" fmla="+- 0 4271 3545"/>
                                                                                            <a:gd name="T141" fmla="*/ T140 w 808"/>
                                                                                            <a:gd name="T142" fmla="+- 0 268 217"/>
                                                                                            <a:gd name="T143" fmla="*/ 268 h 57"/>
                                                                                            <a:gd name="T144" fmla="+- 0 4291 3545"/>
                                                                                            <a:gd name="T145" fmla="*/ T144 w 808"/>
                                                                                            <a:gd name="T146" fmla="+- 0 269 217"/>
                                                                                            <a:gd name="T147" fmla="*/ 269 h 57"/>
                                                                                            <a:gd name="T148" fmla="+- 0 4312 3545"/>
                                                                                            <a:gd name="T149" fmla="*/ T148 w 808"/>
                                                                                            <a:gd name="T150" fmla="+- 0 271 217"/>
                                                                                            <a:gd name="T151" fmla="*/ 271 h 57"/>
                                                                                            <a:gd name="T152" fmla="+- 0 4332 3545"/>
                                                                                            <a:gd name="T153" fmla="*/ T152 w 808"/>
                                                                                            <a:gd name="T154" fmla="+- 0 272 217"/>
                                                                                            <a:gd name="T155" fmla="*/ 272 h 57"/>
                                                                                            <a:gd name="T156" fmla="+- 0 4353 3545"/>
                                                                                            <a:gd name="T157" fmla="*/ T156 w 808"/>
                                                                                            <a:gd name="T158" fmla="+- 0 274 217"/>
                                                                                            <a:gd name="T159" fmla="*/ 274 h 57"/>
                                                                                          </a:gdLst>
                                                                                          <a:ahLst/>
                                                                                          <a:cxnLst>
                                                                                            <a:cxn ang="0">
                                                                                              <a:pos x="T1" y="T3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5" y="T7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9" y="T11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3" y="T15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7" y="T19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21" y="T23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25" y="T27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29" y="T31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33" y="T35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37" y="T39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41" y="T43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45" y="T47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49" y="T51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53" y="T55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57" y="T59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61" y="T63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65" y="T67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69" y="T71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73" y="T75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77" y="T79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81" y="T83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85" y="T87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89" y="T91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93" y="T95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97" y="T99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01" y="T103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05" y="T107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09" y="T111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13" y="T115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17" y="T119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21" y="T123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25" y="T127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29" y="T131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33" y="T135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37" y="T139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41" y="T143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45" y="T147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49" y="T151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53" y="T155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157" y="T159"/>
                                                                                            </a:cxn>
                                                                                          </a:cxnLst>
                                                                                          <a:rect l="0" t="0" r="r" b="b"/>
                                                                                          <a:pathLst>
                                                                                            <a:path w="808" h="57">
                                                                                              <a:moveTo>
                                                                                                <a:pt x="0" y="0"/>
                                                                                              </a:moveTo>
                                                                                              <a:lnTo>
                                                                                                <a:pt x="11" y="1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21" y="2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31" y="3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41" y="3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52" y="4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62" y="5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72" y="5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82" y="6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92" y="7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103" y="8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113" y="8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123" y="9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133" y="10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144" y="10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154" y="11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164" y="12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174" y="13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184" y="13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195" y="14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205" y="15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215" y="16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225" y="16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236" y="17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246" y="18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256" y="19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266" y="19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277" y="20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287" y="21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297" y="21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307" y="22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317" y="23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328" y="24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338" y="24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348" y="25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358" y="26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369" y="27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379" y="27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389" y="28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399" y="29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409" y="29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419" y="29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429" y="30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439" y="31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450" y="31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460" y="32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470" y="33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480" y="33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490" y="34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501" y="35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511" y="36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521" y="36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531" y="37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542" y="38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552" y="39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562" y="39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572" y="40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583" y="41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593" y="41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603" y="42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613" y="43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623" y="44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634" y="44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644" y="45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654" y="46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664" y="47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675" y="47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685" y="48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695" y="49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705" y="50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716" y="50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726" y="51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736" y="52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746" y="52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756" y="53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767" y="54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777" y="55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787" y="55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797" y="56"/>
                                                                                              </a:lnTo>
                                                                                              <a:lnTo>
                                                                                                <a:pt x="808" y="57"/>
                                                                                              </a:lnTo>
                                                                                            </a:path>
                                                                                          </a:pathLst>
                                                                                        </a:custGeom>
                                                                                        <a:noFill/>
                                                                                        <a:ln w="10209">
                                                                                          <a:solidFill>
                                                                                            <a:srgbClr val="C67BFE"/>
                                                                                          </a:solidFill>
                                                                                          <a:prstDash val="lgDash"/>
                                                                                          <a:round/>
                                                                                          <a:headEnd/>
                                                                                          <a:tailEnd/>
                                                                                        </a:ln>
                                                                                        <a:extLst>
                                                                                          <a:ext uri="{909E8E84-426E-40dd-AFC4-6F175D3DCCD1}">
                                                                                            <a14:hiddenFill xmlns:a14="http://schemas.microsoft.com/office/drawing/2010/main">
                                                                                              <a:solidFill>
                                                                                                <a:srgbClr val="FFFFFF"/>
                                                                                              </a:solidFill>
                                                                                            </a14:hiddenFill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wps:spPr>
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<a:noAutofit/>
                                                                                      </wps:bodyPr>
                                                                                    </wps:wsp>
                                                                                    <wpg:grpSp>
                                                                                      <wpg:cNvPr id="356" name="Group 321"/>
                                                                                      <wpg:cNvGrpSpPr>
                                                                                        <a:grpSpLocks/>
                                                                                      </wpg:cNvGrpSpPr>
                                                                                      <wpg:grpSpPr bwMode="auto">
                                                                                        <a:xfrm>
                                                                                          <a:off x="3385" y="-1225"/>
                                                                                          <a:ext cx="2261" cy="2274"/>
                                                                                          <a:chOff x="3385" y="-1225"/>
                                                                                          <a:chExt cx="2261" cy="2274"/>
                                                                                        </a:xfrm>
                                                                                      </wpg:grpSpPr>
                                                                                      <wps:wsp>
                                                                                        <wps:cNvPr id="357" name="Freeform 482"/>
                                                                                        <wps:cNvSpPr>
                                                                                          <a:spLocks/>
                                                                                        </wps:cNvSpPr>
                                                                                        <wps:spPr bwMode="auto">
                                                                                          <a:xfrm>
                                                                                            <a:off x="3385" y="-1225"/>
                                                                                            <a:ext cx="2261" cy="2274"/>
                                                                                          </a:xfrm>
                                                                                          <a:custGeom>
                                                                                            <a:avLst/>
                                                                                            <a:gdLst>
                                                                                              <a:gd name="T0" fmla="+- 0 3385 3385"/>
                                                                                              <a:gd name="T1" fmla="*/ T0 w 2261"/>
                                                                                              <a:gd name="T2" fmla="+- 0 1049 -1225"/>
                                                                                              <a:gd name="T3" fmla="*/ 1049 h 2274"/>
                                                                                              <a:gd name="T4" fmla="+- 0 5645 3385"/>
                                                                                              <a:gd name="T5" fmla="*/ T4 w 2261"/>
                                                                                              <a:gd name="T6" fmla="+- 0 1049 -1225"/>
                                                                                              <a:gd name="T7" fmla="*/ 1049 h 2274"/>
                                                                                              <a:gd name="T8" fmla="+- 0 5645 3385"/>
                                                                                              <a:gd name="T9" fmla="*/ T8 w 2261"/>
                                                                                              <a:gd name="T10" fmla="+- 0 -1225 -1225"/>
                                                                                              <a:gd name="T11" fmla="*/ -1225 h 2274"/>
                                                                                              <a:gd name="T12" fmla="+- 0 3385 3385"/>
                                                                                              <a:gd name="T13" fmla="*/ T12 w 2261"/>
                                                                                              <a:gd name="T14" fmla="+- 0 -1225 -1225"/>
                                                                                              <a:gd name="T15" fmla="*/ -1225 h 2274"/>
                                                                                              <a:gd name="T16" fmla="+- 0 3385 3385"/>
                                                                                              <a:gd name="T17" fmla="*/ T16 w 2261"/>
                                                                                              <a:gd name="T18" fmla="+- 0 1049 -1225"/>
                                                                                              <a:gd name="T19" fmla="*/ 1049 h 2274"/>
                                                                                            </a:gdLst>
                                                                                            <a:ahLst/>
                                                                                            <a:cxnLst>
                                                                                              <a:cxn ang="0">
                                                                                                <a:pos x="T1" y="T3"/>
                                                                                              </a:cxn>
                                                                                              <a:cxn ang="0">
                                                                                                <a:pos x="T5" y="T7"/>
                                                                                              </a:cxn>
                                                                                              <a:cxn ang="0">
                                                                                                <a:pos x="T9" y="T11"/>
                                                                                              </a:cxn>
                                                                                              <a:cxn ang="0">
                                                                                                <a:pos x="T13" y="T15"/>
                                                                                              </a:cxn>
                                                                                              <a:cxn ang="0">
                                                                                                <a:pos x="T17" y="T19"/>
                                                                                              </a:cxn>
                                                                                            </a:cxnLst>
                                                                                            <a:rect l="0" t="0" r="r" b="b"/>
                                                                                            <a:pathLst>
                                                                                              <a:path w="2261" h="2274">
                                                                                                <a:moveTo>
                                                                                                  <a:pt x="0" y="2274"/>
                                                                                                </a:moveTo>
                                                                                                <a:lnTo>
                                                                                                  <a:pt x="2260" y="2274"/>
                                                                                                </a:lnTo>
                                                                                                <a:lnTo>
                                                                                                  <a:pt x="2260" y="0"/>
                                                                                                </a:lnTo>
                                                                                                <a:lnTo>
                                                                                                  <a:pt x="0" y="0"/>
                                                                                                </a:lnTo>
                                                                                                <a:lnTo>
                                                                                                  <a:pt x="0" y="2274"/>
                                                                                                </a:lnTo>
                                                                                                <a:close/>
                                                                                              </a:path>
                                                                                            </a:pathLst>
                                                                                          </a:custGeom>
                                                                                          <a:noFill/>
                                                                                          <a:ln w="10209">
                                                                                            <a:solidFill>
                                                                                              <a:srgbClr val="7F7E7E"/>
                                                                                            </a:solidFill>
                                                                                            <a:round/>
                                                                                            <a:headEnd/>
                                                                                            <a:tailEnd/>
                                                                                          </a:ln>
                                                                                          <a:extLst>
                                                                                            <a:ext uri="{909E8E84-426E-40dd-AFC4-6F175D3DCCD1}">
                                                                                              <a14:hiddenFill xmlns:a14="http://schemas.microsoft.com/office/drawing/2010/main">
                                                                                                <a:solidFill>
                                                                                                  <a:srgbClr val="FFFFFF"/>
                                                                                                </a:solidFill>
                                                                                              </a14:hiddenFill>
                                                                                            </a:ext>
                                                                                          </a:extLst>
                                                                                        </wps:spPr>
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<a:noAutofit/>
                                                                                        </wps:bodyPr>
                                                                                      </wps:wsp>
                                                                                      <wpg:grpSp>
                                                                                        <wpg:cNvPr id="358" name="Group 322"/>
                                                                                        <wpg:cNvGrpSpPr>
                                                                                          <a:grpSpLocks/>
                                                                                        </wpg:cNvGrpSpPr>
                                                                                        <wpg:grpSpPr bwMode="auto">
                                                                                          <a:xfrm>
                                                                                            <a:off x="5700" y="854"/>
                                                                                            <a:ext cx="2261" cy="0"/>
                                                                                            <a:chOff x="5700" y="854"/>
                                                                                            <a:chExt cx="2261" cy="0"/>
                                                                                          </a:xfrm>
                                                                                        </wpg:grpSpPr>
                                                                                        <wps:wsp>
                                                                                          <wps:cNvPr id="359" name="Freeform 481"/>
                                                                                          <wps:cNvSpPr>
                                                                                            <a:spLocks noEditPoints="1"/>
                                                                                          </wps:cNvSpPr>
                                                                                          <wps:spPr bwMode="auto">
                                                                                            <a:xfrm>
                                                                                              <a:off x="11400" y="1708"/>
                                                                                              <a:ext cx="2261" cy="0"/>
                                                                                            </a:xfrm>
                                                                                            <a:custGeom>
                                                                                              <a:avLst/>
                                                                                              <a:gdLst>
                                                                                                <a:gd name="T0" fmla="+- 0 7961 5700"/>
                                                                                                <a:gd name="T1" fmla="*/ T0 w 2261"/>
                                                                                                <a:gd name="T2" fmla="+- 0 5700 5700"/>
                                                                                                <a:gd name="T3" fmla="*/ T2 w 2261"/>
                                                                                              </a:gdLst>
                                                                                              <a:ahLst/>
                                                                                              <a:cxnLst>
                                                                                                <a:cxn ang="0">
                                                                                                  <a:pos x="T1" y="0"/>
                                                                                                </a:cxn>
                                                                                                <a:cxn ang="0">
                                                                                                  <a:pos x="T3" y="0"/>
                                                                                                </a:cxn>
                                                                                              </a:cxnLst>
                                                                                              <a:rect l="0" t="0" r="r" b="b"/>
                                                                                              <a:pathLst>
                                                                                                <a:path w="2261">
                                                                                                  <a:moveTo>
                                                                                                    <a:pt x="2261" y="0"/>
                                                                                                  </a:moveTo>
                                                                                                  <a:lnTo>
                                                                                                    <a:pt x="0" y="0"/>
                                                                                                  </a:lnTo>
                                                                                                </a:path>
                                                                                              </a:pathLst>
                                                                                            </a:custGeom>
                                                                                            <a:noFill/>
                                                                                            <a:ln w="10209">
                                                                                              <a:solidFill>
                                                                                                <a:srgbClr val="F9F9F9"/>
                                                                                              </a:solidFill>
                                                                                              <a:round/>
                                                                                              <a:headEnd/>
                                                                                              <a:tailEnd/>
                                                                                            </a:ln>
                                                                                            <a:extLst>
                                                                                              <a:ext uri="{909E8E84-426E-40dd-AFC4-6F175D3DCCD1}">
                                                                                                <a14:hiddenFill xmlns:a14="http://schemas.microsoft.com/office/drawing/2010/main">
                                                                                                  <a:solidFill>
                                                                                                    <a:srgbClr val="FFFFFF"/>
                                                                                                  </a:solidFill>
                                                                                                </a14:hiddenFill>
                                                                                              </a:ext>
                                                                                            </a:extLst>
                                                                                          </wps:spPr>
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<a:noAutofit/>
                                                                                          </wps:bodyPr>
                                                                                        </wps:wsp>
                                                                                        <wps:wsp>
                                                                                          <wps:cNvPr id="360" name="Freeform 480"/>
                                                                                          <wps:cNvSpPr>
                                                                                            <a:spLocks noEditPoints="1"/>
                                                                                          </wps:cNvSpPr>
                                                                                          <wps:spPr bwMode="auto">
                                                                                            <a:xfrm>
                                                                                              <a:off x="11400" y="1708"/>
                                                                                              <a:ext cx="2261" cy="0"/>
                                                                                            </a:xfrm>
                                                                                            <a:custGeom>
                                                                                              <a:avLst/>
                                                                                              <a:gdLst>
                                                                                                <a:gd name="T0" fmla="+- 0 5700 5700"/>
                                                                                                <a:gd name="T1" fmla="*/ T0 w 2261"/>
                                                                                                <a:gd name="T2" fmla="+- 0 7961 5700"/>
                                                                                                <a:gd name="T3" fmla="*/ T2 w 2261"/>
                                                                                              </a:gdLst>
                                                                                              <a:ahLst/>
                                                                                              <a:cxnLst>
                                                                                                <a:cxn ang="0">
                                                                                                  <a:pos x="T1" y="0"/>
                                                                                                </a:cxn>
                                                                                                <a:cxn ang="0">
                                                                                                  <a:pos x="T3" y="0"/>
                                                                                                </a:cxn>
                                                                                              </a:cxnLst>
                                                                                              <a:rect l="0" t="0" r="r" b="b"/>
                                                                                              <a:pathLst>
                                                                                                <a:path w="2261">
                                                                                                  <a:moveTo>
                                                                                                    <a:pt x="0" y="0"/>
                                                                                                  </a:moveTo>
                                                                                                  <a:lnTo>
                                                                                                    <a:pt x="2261" y="0"/>
                                                                                                  </a:lnTo>
                                                                                                </a:path>
                                                                                              </a:pathLst>
                                                                                            </a:custGeom>
                                                                                            <a:noFill/>
                                                                                            <a:ln w="10209">
                                                                                              <a:solidFill>
                                                                                                <a:srgbClr val="F9F9F9"/>
                                                                                              </a:solidFill>
                                                                                              <a:round/>
                                                                                              <a:headEnd/>
                                                                                              <a:tailEnd/>
                                                                                            </a:ln>
                                                                                            <a:extLst>
                                                                                              <a:ext uri="{909E8E84-426E-40dd-AFC4-6F175D3DCCD1}">
                                                                                                <a14:hiddenFill xmlns:a14="http://schemas.microsoft.com/office/drawing/2010/main">
                                                                                                  <a:solidFill>
                                                                                                    <a:srgbClr val="FFFFFF"/>
                                                                                                  </a:solidFill>
                                                                                                </a14:hiddenFill>
                                                                                              </a:ext>
                                                                                            </a:extLst>
                                                                                          </wps:spPr>
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<a:noAutofit/>
                                                                                          </wps:bodyPr>
                                                                                        </wps:wsp>
                                                                                        <wpg:grpSp>
                                                                                          <wpg:cNvPr id="361" name="Group 323"/>
                                                                                          <wpg:cNvGrpSpPr>
                                                                                            <a:grpSpLocks/>
                                                                                          </wpg:cNvGrpSpPr>
                                                                                          <wpg:grpSpPr bwMode="auto">
                                                                                            <a:xfrm>
                                                                                              <a:off x="5700" y="82"/>
                                                                                              <a:ext cx="2261" cy="0"/>
                                                                                              <a:chOff x="5700" y="82"/>
                                                                                              <a:chExt cx="2261" cy="0"/>
                                                                                            </a:xfrm>
                                                                                          </wpg:grpSpPr>
                                                                                          <wps:wsp>
                                                                                            <wps:cNvPr id="362" name="Freeform 479"/>
                                                                                            <wps:cNvSpPr>
                                                                                              <a:spLocks noEditPoints="1"/>
                                                                                            </wps:cNvSpPr>
                                                                                            <wps:spPr bwMode="auto">
                                                                                              <a:xfrm>
                                                                                                <a:off x="11400" y="164"/>
                                                                                                <a:ext cx="2261" cy="0"/>
                                                                                              </a:xfrm>
                                                                                              <a:custGeom>
                                                                                                <a:avLst/>
                                                                                                <a:gdLst>
                                                                                                  <a:gd name="T0" fmla="+- 0 7961 5700"/>
                                                                                                  <a:gd name="T1" fmla="*/ T0 w 2261"/>
                                                                                                  <a:gd name="T2" fmla="+- 0 5700 5700"/>
                                                                                                  <a:gd name="T3" fmla="*/ T2 w 2261"/>
                                                                                                </a:gdLst>
                                                                                                <a:ahLst/>
                                                                                                <a:cxnLst>
                                                                                                  <a:cxn ang="0">
                                                                                                    <a:pos x="T1" y="0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3" y="0"/>
                                                                                                  </a:cxn>
                                                                                                </a:cxnLst>
                                                                                                <a:rect l="0" t="0" r="r" b="b"/>
                                                                                                <a:pathLst>
                                                                                                  <a:path w="2261">
                                                                                                    <a:moveTo>
                                                                                                      <a:pt x="2261" y="0"/>
                                                                                                    </a:moveTo>
                                                                                                    <a:lnTo>
                                                                                                      <a:pt x="0" y="0"/>
                                                                                                    </a:lnTo>
                                                                                                  </a:path>
                                                                                                </a:pathLst>
                                                                                              </a:custGeom>
                                                                                              <a:noFill/>
                                                                                              <a:ln w="10209">
                                                                                                <a:solidFill>
                                                                                                  <a:srgbClr val="F9F9F9"/>
                                                                                                </a:solidFill>
                                                                                                <a:round/>
                                                                                                <a:headEnd/>
                                                                                                <a:tailEnd/>
                                                                                              </a:ln>
                                                                                              <a:extLst>
                                                                                                <a:ext uri="{909E8E84-426E-40dd-AFC4-6F175D3DCCD1}">
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<a:solidFill>
                                                                                                      <a:srgbClr val="FFFFFF"/>
                                                                                                    </a:solidFill>
                                                                                                  </a14:hiddenFill>
                                                                                                </a:ext>
                                                                                              </a:extLst>
                                                                                            </wps:spPr>
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<a:noAutofit/>
                                                                                            </wps:bodyPr>
                                                                                          </wps:wsp>
                                                                                          <wps:wsp>
                                                                                            <wps:cNvPr id="363" name="Freeform 478"/>
                                                                                            <wps:cNvSpPr>
                                                                                              <a:spLocks noEditPoints="1"/>
                                                                                            </wps:cNvSpPr>
                                                                                            <wps:spPr bwMode="auto">
                                                                                              <a:xfrm>
                                                                                                <a:off x="11400" y="164"/>
                                                                                                <a:ext cx="2261" cy="0"/>
                                                                                              </a:xfrm>
                                                                                              <a:custGeom>
                                                                                                <a:avLst/>
                                                                                                <a:gdLst>
                                                                                                  <a:gd name="T0" fmla="+- 0 5700 5700"/>
                                                                                                  <a:gd name="T1" fmla="*/ T0 w 2261"/>
                                                                                                  <a:gd name="T2" fmla="+- 0 7961 5700"/>
                                                                                                  <a:gd name="T3" fmla="*/ T2 w 2261"/>
                                                                                                </a:gdLst>
                                                                                                <a:ahLst/>
                                                                                                <a:cxnLst>
                                                                                                  <a:cxn ang="0">
                                                                                                    <a:pos x="T1" y="0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3" y="0"/>
                                                                                                  </a:cxn>
                                                                                                </a:cxnLst>
                                                                                                <a:rect l="0" t="0" r="r" b="b"/>
                                                                                                <a:pathLst>
                                                                                                  <a:path w="2261">
                                                                                                    <a:moveTo>
                                                                                                      <a:pt x="0" y="0"/>
                                                                                                    </a:moveTo>
                                                                                                    <a:lnTo>
                                                                                                      <a:pt x="2261" y="0"/>
                                                                                                    </a:lnTo>
                                                                                                  </a:path>
                                                                                                </a:pathLst>
                                                                                              </a:custGeom>
                                                                                              <a:noFill/>
                                                                                              <a:ln w="10209">
                                                                                                <a:solidFill>
                                                                                                  <a:srgbClr val="F9F9F9"/>
                                                                                                </a:solidFill>
                                                                                                <a:round/>
                                                                                                <a:headEnd/>
                                                                                                <a:tailEnd/>
                                                                                              </a:ln>
                                                                                              <a:extLst>
                                                                                                <a:ext uri="{909E8E84-426E-40dd-AFC4-6F175D3DCCD1}">
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<a:solidFill>
                                                                                                      <a:srgbClr val="FFFFFF"/>
                                                                                                    </a:solidFill>
                                                                                                  </a14:hiddenFill>
                                                                                                </a:ext>
                                                                                              </a:extLst>
                                                                                            </wps:spPr>
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<a:noAutofit/>
                                                                                            </wps:bodyPr>
                                                                                          </wps:wsp>
                                                                                          <wpg:grpSp>
                                                                                            <wpg:cNvPr id="364" name="Group 324"/>
                                                                                            <wpg:cNvGrpSpPr>
                                                                                              <a:grpSpLocks/>
                                                                                            </wpg:cNvGrpSpPr>
                                                                                            <wpg:grpSpPr bwMode="auto">
                                                                                              <a:xfrm>
                                                                                                <a:off x="5700" y="-690"/>
                                                                                                <a:ext cx="2261" cy="0"/>
                                                                                                <a:chOff x="5700" y="-690"/>
                                                                                                <a:chExt cx="2261" cy="0"/>
                                                                                              </a:xfrm>
                                                                                            </wpg:grpSpPr>
                                                                                            <wps:wsp>
                                                                                              <wps:cNvPr id="365" name="Freeform 477"/>
                                                                                              <wps:cNvSpPr>
                                                                                                <a:spLocks noEditPoints="1"/>
                                                                                              </wps:cNvSpPr>
                                                                                              <wps:spPr bwMode="auto">
                                                                                                <a:xfrm>
                                                                                                  <a:off x="11400" y="-1380"/>
                                                                                                  <a:ext cx="2261" cy="0"/>
                                                                                                </a:xfrm>
                                                                                                <a:custGeom>
                                                                                                  <a:avLst/>
                                                                                                  <a:gdLst>
                                                                                                    <a:gd name="T0" fmla="+- 0 7961 5700"/>
                                                                                                    <a:gd name="T1" fmla="*/ T0 w 2261"/>
                                                                                                    <a:gd name="T2" fmla="+- 0 5700 5700"/>
                                                                                                    <a:gd name="T3" fmla="*/ T2 w 2261"/>
                                                                                                  </a:gdLst>
                                                                                                  <a:ahLst/>
                                                                                                  <a:cxnLst>
                                                                                                    <a:cxn ang="0">
                                                                                                      <a:pos x="T1" y="0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3" y="0"/>
                                                                                                    </a:cxn>
                                                                                                  </a:cxnLst>
                                                                                                  <a:rect l="0" t="0" r="r" b="b"/>
                                                                                                  <a:pathLst>
                                                                                                    <a:path w="2261">
                                                                                                      <a:moveTo>
                                                                                                        <a:pt x="2261" y="0"/>
                                                                                                      </a:moveTo>
                                                                                                      <a:lnTo>
                                                                                                        <a:pt x="0" y="0"/>
                                                                                                      </a:lnTo>
                                                                                                    </a:path>
                                                                                                  </a:pathLst>
                                                                                                </a:custGeom>
                                                                                                <a:noFill/>
                                                                                                <a:ln w="10209">
                                                                                                  <a:solidFill>
                                                                                                    <a:srgbClr val="F9F9F9"/>
                                                                                                  </a:solidFill>
                                                                                                  <a:round/>
                                                                                                  <a:headEnd/>
                                                                                                  <a:tailEnd/>
                                                                                                </a:ln>
                                                                                                <a:extLst>
                                                                                                  <a:ext uri="{909E8E84-426E-40dd-AFC4-6F175D3DCCD1}">
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<a:solidFill>
                                                                                                        <a:srgbClr val="FFFFFF"/>
                                                                                                      </a:solidFill>
                                                                                                    </a14:hiddenFill>
                                                                                                  </a:ext>
                                                                                                </a:extLst>
                                                                                              </wps:spPr>
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<a:noAutofit/>
                                                                                              </wps:bodyPr>
                                                                                            </wps:wsp>
                                                                                            <wps:wsp>
                                                                                              <wps:cNvPr id="366" name="Freeform 476"/>
                                                                                              <wps:cNvSpPr>
                                                                                                <a:spLocks noEditPoints="1"/>
                                                                                              </wps:cNvSpPr>
                                                                                              <wps:spPr bwMode="auto">
                                                                                                <a:xfrm>
                                                                                                  <a:off x="11400" y="-1380"/>
                                                                                                  <a:ext cx="2261" cy="0"/>
                                                                                                </a:xfrm>
                                                                                                <a:custGeom>
                                                                                                  <a:avLst/>
                                                                                                  <a:gdLst>
                                                                                                    <a:gd name="T0" fmla="+- 0 5700 5700"/>
                                                                                                    <a:gd name="T1" fmla="*/ T0 w 2261"/>
                                                                                                    <a:gd name="T2" fmla="+- 0 7961 5700"/>
                                                                                                    <a:gd name="T3" fmla="*/ T2 w 2261"/>
                                                                                                  </a:gdLst>
                                                                                                  <a:ahLst/>
                                                                                                  <a:cxnLst>
                                                                                                    <a:cxn ang="0">
                                                                                                      <a:pos x="T1" y="0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3" y="0"/>
                                                                                                    </a:cxn>
                                                                                                  </a:cxnLst>
                                                                                                  <a:rect l="0" t="0" r="r" b="b"/>
                                                                                                  <a:pathLst>
                                                                                                    <a:path w="2261">
                                                                                                      <a:moveTo>
                                                                                                        <a:pt x="0" y="0"/>
                                                                                                      </a:moveTo>
                                                                                                      <a:lnTo>
                                                                                                        <a:pt x="2261" y="0"/>
                                                                                                      </a:lnTo>
                                                                                                    </a:path>
                                                                                                  </a:pathLst>
                                                                                                </a:custGeom>
                                                                                                <a:noFill/>
                                                                                                <a:ln w="10209">
                                                                                                  <a:solidFill>
                                                                                                    <a:srgbClr val="F9F9F9"/>
                                                                                                  </a:solidFill>
                                                                                                  <a:round/>
                                                                                                  <a:headEnd/>
                                                                                                  <a:tailEnd/>
                                                                                                </a:ln>
                                                                                                <a:extLst>
                                                                                                  <a:ext uri="{909E8E84-426E-40dd-AFC4-6F175D3DCCD1}">
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<a:solidFill>
                                                                                                        <a:srgbClr val="FFFFFF"/>
                                                                                                      </a:solidFill>
                                                                                                    </a14:hiddenFill>
                                                                                                  </a:ext>
                                                                                                </a:extLst>
                                                                                              </wps:spPr>
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<a:noAutofit/>
                                                                                              </wps:bodyPr>
                                                                                            </wps:wsp>
                                                                                            <wpg:grpSp>
                                                                                              <wpg:cNvPr id="367" name="Group 325"/>
                                                                                              <wpg:cNvGrpSpPr>
                                                                                                <a:grpSpLocks/>
                                                                                              </wpg:cNvGrpSpPr>
                                                                                              <wpg:grpSpPr bwMode="auto">
                                                                                                <a:xfrm>
                                                                                                  <a:off x="6063" y="-1225"/>
                                                                                                  <a:ext cx="0" cy="2274"/>
                                                                                                  <a:chOff x="6063" y="-1225"/>
                                                                                                  <a:chExt cx="0" cy="2274"/>
                                                                                                </a:xfrm>
                                                                                              </wpg:grpSpPr>
                                                                                              <wps:wsp>
                                                                                                <wps:cNvPr id="368" name="Freeform 475"/>
                                                                                                <wps:cNvSpPr>
                                                                                                  <a:spLocks noEditPoints="1"/>
                                                                                                </wps:cNvSpPr>
                                                                                                <wps:spPr bwMode="auto">
                                                                                                  <a:xfrm>
                                                                                                    <a:off x="12126" y="-2450"/>
                                                                                                    <a:ext cx="0" cy="2274"/>
                                                                                                  </a:xfrm>
                                                                                                  <a:custGeom>
                                                                                                    <a:avLst/>
                                                                                                    <a:gdLst>
                                                                                                      <a:gd name="T0" fmla="+- 0 1049 -1225"/>
                                                                                                      <a:gd name="T1" fmla="*/ 1049 h 2274"/>
                                                                                                      <a:gd name="T2" fmla="+- 0 -1225 -1225"/>
                                                                                                      <a:gd name="T3" fmla="*/ -1225 h 2274"/>
                                                                                                    </a:gdLst>
                                                                                                    <a:ahLst/>
                                                                                                    <a:cxnLst>
                                                                                                      <a:cxn ang="0">
                                                                                                        <a:pos x="0" y="T1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0" y="T3"/>
                                                                                                      </a:cxn>
                                                                                                    </a:cxnLst>
                                                                                                    <a:rect l="0" t="0" r="r" b="b"/>
                                                                                                    <a:pathLst>
                                                                                                      <a:path h="2274">
                                                                                                        <a:moveTo>
                                                                                                          <a:pt x="0" y="2274"/>
                                                                                                        </a:moveTo>
                                                                                                        <a:lnTo>
                                                                                                          <a:pt x="0" y="0"/>
                                                                                                        </a:lnTo>
                                                                                                      </a:path>
                                                                                                    </a:pathLst>
                                                                                                  </a:custGeom>
                                                                                                  <a:noFill/>
                                                                                                  <a:ln w="10209">
                                                                                                    <a:solidFill>
                                                                                                      <a:srgbClr val="F9F9F9"/>
                                                                                                    </a:solidFill>
                                                                                                    <a:round/>
                                                                                                    <a:headEnd/>
                                                                                                    <a:tailEnd/>
                                                                                                  </a:ln>
                                                                                                  <a:extLst>
                                                                                                    <a:ext uri="{909E8E84-426E-40dd-AFC4-6F175D3DCCD1}">
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<a:solidFill>
                                                                                                          <a:srgbClr val="FFFFFF"/>
                                                                                                        </a:solidFill>
                                                                                                      </a14:hiddenFill>
                                                                                                    </a:ext>
                                                                                                  </a:extLst>
                                                                                                </wps:spPr>
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<a:noAutofit/>
                                                                                                </wps:bodyPr>
                                                                                              </wps:wsp>
                                                                                              <wpg:grpSp>
                                                                                                <wpg:cNvPr id="369" name="Group 326"/>
                                                                                                <wpg:cNvGrpSpPr>
                                                                                                  <a:grpSpLocks/>
                                                                                                </wpg:cNvGrpSpPr>
                                                                                                <wpg:grpSpPr bwMode="auto">
                                                                                                  <a:xfrm>
                                                                                                    <a:off x="6467" y="-1225"/>
                                                                                                    <a:ext cx="0" cy="2274"/>
                                                                                                    <a:chOff x="6467" y="-1225"/>
                                                                                                    <a:chExt cx="0" cy="2274"/>
                                                                                                  </a:xfrm>
                                                                                                </wpg:grpSpPr>
                                                                                                <wps:wsp>
                                                                                                  <wps:cNvPr id="370" name="Freeform 474"/>
                                                                                                  <wps:cNvSpPr>
                                                                                                    <a:spLocks noEditPoints="1"/>
                                                                                                  </wps:cNvSpPr>
                                                                                                  <wps:spPr bwMode="auto">
                                                                                                    <a:xfrm>
                                                                                                      <a:off x="12934" y="-2450"/>
                                                                                                      <a:ext cx="0" cy="2274"/>
                                                                                                    </a:xfrm>
                                                                                                    <a:custGeom>
                                                                                                      <a:avLst/>
                                                                                                      <a:gdLst>
                                                                                                        <a:gd name="T0" fmla="+- 0 1049 -1225"/>
                                                                                                        <a:gd name="T1" fmla="*/ 1049 h 2274"/>
                                                                                                        <a:gd name="T2" fmla="+- 0 -1225 -1225"/>
                                                                                                        <a:gd name="T3" fmla="*/ -1225 h 2274"/>
                                                                                                      </a:gdLst>
                                                                                                      <a:ahLst/>
                                                                                                      <a:cxnLst>
                                                                                                        <a:cxn ang="0">
                                                                                                          <a:pos x="0" y="T1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0" y="T3"/>
                                                                                                        </a:cxn>
                                                                                                      </a:cxnLst>
                                                                                                      <a:rect l="0" t="0" r="r" b="b"/>
                                                                                                      <a:pathLst>
                                                                                                        <a:path h="2274">
                                                                                                          <a:moveTo>
                                                                                                            <a:pt x="0" y="2274"/>
                                                                                                          </a:moveTo>
                                                                                                          <a:lnTo>
                                                                                                            <a:pt x="0" y="0"/>
                                                                                                          </a:lnTo>
                                                                                                        </a:path>
                                                                                                      </a:pathLst>
                                                                                                    </a:custGeom>
                                                                                                    <a:noFill/>
                                                                                                    <a:ln w="10209">
                                                                                                      <a:solidFill>
                                                                                                        <a:srgbClr val="F9F9F9"/>
                                                                                                      </a:solidFill>
                                                                                                      <a:round/>
                                                                                                      <a:headEnd/>
                                                                                                      <a:tailEnd/>
                                                                                                    </a:ln>
                                                                                                    <a:extLst>
                                                                                                      <a:ext uri="{909E8E84-426E-40dd-AFC4-6F175D3DCCD1}">
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<a:solidFill>
                                                                                                            <a:srgbClr val="FFFFFF"/>
                                                                                                          </a:solidFill>
                                                                                                        </a14:hiddenFill>
                                                                                                      </a:ext>
                                                                                                    </a:extLst>
                                                                                                  </wps:spPr>
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<a:noAutofit/>
                                                                                                  </wps:bodyPr>
                                                                                                </wps:wsp>
                                                                                                <wpg:grpSp>
                                                                                                  <wpg:cNvPr id="371" name="Group 327"/>
                                                                                                  <wpg:cNvGrpSpPr>
                                                                                                    <a:grpSpLocks/>
                                                                                                  </wpg:cNvGrpSpPr>
                                                                                                  <wpg:grpSpPr bwMode="auto">
                                                                                                    <a:xfrm>
                                                                                                      <a:off x="7234" y="-1225"/>
                                                                                                      <a:ext cx="0" cy="2274"/>
                                                                                                      <a:chOff x="7234" y="-1225"/>
                                                                                                      <a:chExt cx="0" cy="2274"/>
                                                                                                    </a:xfrm>
                                                                                                  </wpg:grpSpPr>
                                                                                                  <wps:wsp>
                                                                                                    <wps:cNvPr id="372" name="Freeform 473"/>
                                                                                                    <wps:cNvSpPr>
                                                                                                      <a:spLocks noEditPoints="1"/>
                                                                                                    </wps:cNvSpPr>
                                                                                                    <wps:spPr bwMode="auto">
                                                                                                      <a:xfrm>
                                                                                                        <a:off x="14468" y="-2450"/>
                                                                                                        <a:ext cx="0" cy="2274"/>
                                                                                                      </a:xfrm>
                                                                                                      <a:custGeom>
                                                                                                        <a:avLst/>
                                                                                                        <a:gdLst>
                                                                                                          <a:gd name="T0" fmla="+- 0 1049 -1225"/>
                                                                                                          <a:gd name="T1" fmla="*/ 1049 h 2274"/>
                                                                                                          <a:gd name="T2" fmla="+- 0 -1225 -1225"/>
                                                                                                          <a:gd name="T3" fmla="*/ -1225 h 2274"/>
                                                                                                        </a:gdLst>
                                                                                                        <a:ahLst/>
                                                                                                        <a:cxnLst>
                                                                                                          <a:cxn ang="0">
                                                                                                            <a:pos x="0" y="T1"/>
                                                                                                          </a:cxn>
                                                                                                          <a:cxn ang="0">
                                                                                                            <a:pos x="0" y="T3"/>
                                                                                                          </a:cxn>
                                                                                                        </a:cxnLst>
                                                                                                        <a:rect l="0" t="0" r="r" b="b"/>
                                                                                                        <a:pathLst>
                                                                                                          <a:path h="2274">
                                                                                                            <a:moveTo>
                                                                                                              <a:pt x="0" y="2274"/>
                                                                                                            </a:moveTo>
                                                                                                            <a:lnTo>
                                                                                                              <a:pt x="0" y="0"/>
                                                                                                            </a:lnTo>
                                                                                                          </a:path>
                                                                                                        </a:pathLst>
                                                                                                      </a:custGeom>
                                                                                                      <a:noFill/>
                                                                                                      <a:ln w="10209">
                                                                                                        <a:solidFill>
                                                                                                          <a:srgbClr val="F9F9F9"/>
                                                                                                        </a:solidFill>
                                                                                                        <a:round/>
                                                                                                        <a:headEnd/>
                                                                                                        <a:tailEnd/>
                                                                                                      </a:ln>
                                                                                                      <a:extLst>
                                                                                                        <a:ext uri="{909E8E84-426E-40dd-AFC4-6F175D3DCCD1}">
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<a:solidFill>
                                                                                                              <a:srgbClr val="FFFFFF"/>
                                                                                                            </a:solidFill>
                                                                                                          </a14:hiddenFill>
                                                                                                        </a:ext>
                                                                                                      </a:extLst>
                                                                                                    </wps:spPr>
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<a:noAutofit/>
                                                                                                    </wps:bodyPr>
                                                                                                  </wps:wsp>
                                                                                                  <wpg:grpSp>
                                                                                                    <wpg:cNvPr id="373" name="Group 328"/>
                                                                                                    <wpg:cNvGrpSpPr>
                                                                                                      <a:grpSpLocks/>
                                                                                                    </wpg:cNvGrpSpPr>
                                                                                                    <wpg:grpSpPr bwMode="auto">
                                                                                                      <a:xfrm>
                                                                                                        <a:off x="5700" y="468"/>
                                                                                                        <a:ext cx="2261" cy="0"/>
                                                                                                        <a:chOff x="5700" y="468"/>
                                                                                                        <a:chExt cx="2261" cy="0"/>
                                                                                                      </a:xfrm>
                                                                                                    </wpg:grpSpPr>
                                                                                                    <wps:wsp>
                                                                                                      <wps:cNvPr id="374" name="Freeform 472"/>
                                                                                                      <wps:cNvSpPr>
                                                                                                        <a:spLocks noEditPoints="1"/>
                                                                                                      </wps:cNvSpPr>
                                                                                                      <wps:spPr bwMode="auto">
                                                                                                        <a:xfrm>
                                                                                                          <a:off x="11400" y="936"/>
                                                                                                          <a:ext cx="2261" cy="0"/>
                                                                                                        </a:xfrm>
                                                                                                        <a:custGeom>
                                                                                                          <a:avLst/>
                                                                                                          <a:gdLst>
                                                                                                            <a:gd name="T0" fmla="+- 0 7961 5700"/>
                                                                                                            <a:gd name="T1" fmla="*/ T0 w 2261"/>
                                                                                                            <a:gd name="T2" fmla="+- 0 5700 5700"/>
                                                                                                            <a:gd name="T3" fmla="*/ T2 w 2261"/>
                                                                                                          </a:gdLst>
                                                                                                          <a:ahLst/>
                                                                                                          <a:cxnLst>
                                                                                                            <a:cxn ang="0">
                                                                                                              <a:pos x="T1" y="0"/>
                                                                                                            </a:cxn>
                                                                                                            <a:cxn ang="0">
                                                                                                              <a:pos x="T3" y="0"/>
                                                                                                            </a:cxn>
                                                                                                          </a:cxnLst>
                                                                                                          <a:rect l="0" t="0" r="r" b="b"/>
                                                                                                          <a:pathLst>
                                                                                                            <a:path w="2261">
                                                                                                              <a:moveTo>
                                                                                                                <a:pt x="2261" y="0"/>
                                                                                                              </a:moveTo>
                                                                                                              <a:lnTo>
                                                                                                                <a:pt x="0" y="0"/>
                                                                                                              </a:lnTo>
                                                                                                            </a:path>
                                                                                                          </a:pathLst>
                                                                                                        </a:custGeom>
                                                                                                        <a:noFill/>
                                                                                                        <a:ln w="4141">
                                                                                                          <a:solidFill>
                                                                                                            <a:srgbClr val="E5E4E4"/>
                                                                                                          </a:solidFill>
                                                                                                          <a:round/>
                                                                                                          <a:headEnd/>
                                                                                                          <a:tailEnd/>
                                                                                                        </a:ln>
                                                                                                        <a:extLst>
                                                                                                          <a:ext uri="{909E8E84-426E-40dd-AFC4-6F175D3DCCD1}">
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<a:solidFill>
                                                                                                                <a:srgbClr val="FFFFFF"/>
                                                                                                              </a:solidFill>
                                                                                                            </a14:hiddenFill>
                                                                                                          </a:ext>
                                                                                                        </a:extLst>
                                                                                                      </wps:spPr>
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<a:noAutofit/>
                                                                                                      </wps:bodyPr>
                                                                                                    </wps:wsp>
                                                                                                    <wps:wsp>
                                                                                                      <wps:cNvPr id="375" name="Freeform 471"/>
                                                                                                      <wps:cNvSpPr>
                                                                                                        <a:spLocks noEditPoints="1"/>
                                                                                                      </wps:cNvSpPr>
                                                                                                      <wps:spPr bwMode="auto">
                                                                                                        <a:xfrm>
                                                                                                          <a:off x="11400" y="936"/>
                                                                                                          <a:ext cx="2261" cy="0"/>
                                                                                                        </a:xfrm>
                                                                                                        <a:custGeom>
                                                                                                          <a:avLst/>
                                                                                                          <a:gdLst>
                                                                                                            <a:gd name="T0" fmla="+- 0 5700 5700"/>
                                                                                                            <a:gd name="T1" fmla="*/ T0 w 2261"/>
                                                                                                            <a:gd name="T2" fmla="+- 0 7961 5700"/>
                                                                                                            <a:gd name="T3" fmla="*/ T2 w 2261"/>
                                                                                                          </a:gdLst>
                                                                                                          <a:ahLst/>
                                                                                                          <a:cxnLst>
                                                                                                            <a:cxn ang="0">
                                                                                                              <a:pos x="T1" y="0"/>
                                                                                                            </a:cxn>
                                                                                                            <a:cxn ang="0">
                                                                                                              <a:pos x="T3" y="0"/>
                                                                                                            </a:cxn>
                                                                                                          </a:cxnLst>
                                                                                                          <a:rect l="0" t="0" r="r" b="b"/>
                                                                                                          <a:pathLst>
                                                                                                            <a:path w="2261">
                                                                                                              <a:moveTo>
                                                                                                                <a:pt x="0" y="0"/>
                                                                                                              </a:moveTo>
                                                                                                              <a:lnTo>
                                                                                                                <a:pt x="2261" y="0"/>
                                                                                                              </a:lnTo>
                                                                                                            </a:path>
                                                                                                          </a:pathLst>
                                                                                                        </a:custGeom>
                                                                                                        <a:noFill/>
                                                                                                        <a:ln w="4141">
                                                                                                          <a:solidFill>
                                                                                                            <a:srgbClr val="E5E4E4"/>
                                                                                                          </a:solidFill>
                                                                                                          <a:round/>
                                                                                                          <a:headEnd/>
                                                                                                          <a:tailEnd/>
                                                                                                        </a:ln>
                                                                                                        <a:extLst>
                                                                                                          <a:ext uri="{909E8E84-426E-40dd-AFC4-6F175D3DCCD1}">
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<a:solidFill>
                                                                                                                <a:srgbClr val="FFFFFF"/>
                                                                                                              </a:solidFill>
                                                                                                            </a14:hiddenFill>
                                                                                                          </a:ext>
                                                                                                        </a:extLst>
                                                                                                      </wps:spPr>
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<a:noAutofit/>
                                                                                                      </wps:bodyPr>
                                                                                                    </wps:wsp>
                                                                                                    <wpg:grpSp>
                                                                                                      <wpg:cNvPr id="376" name="Group 329"/>
                                                                                                      <wpg:cNvGrpSpPr>
                                                                                                        <a:grpSpLocks/>
                                                                                                      </wpg:cNvGrpSpPr>
                                                                                                      <wpg:grpSpPr bwMode="auto">
                                                                                                        <a:xfrm>
                                                                                                          <a:off x="5700" y="-304"/>
                                                                                                          <a:ext cx="2261" cy="0"/>
                                                                                                          <a:chOff x="5700" y="-304"/>
                                                                                                          <a:chExt cx="2261" cy="0"/>
                                                                                                        </a:xfrm>
                                                                                                      </wpg:grpSpPr>
                                                                                                      <wps:wsp>
                                                                                                        <wps:cNvPr id="377" name="Freeform 470"/>
                                                                                                        <wps:cNvSpPr>
                                                                                                          <a:spLocks noEditPoints="1"/>
                                                                                                        </wps:cNvSpPr>
                                                                                                        <wps:spPr bwMode="auto">
                                                                                                          <a:xfrm>
                                                                                                            <a:off x="11400" y="-608"/>
                                                                                                            <a:ext cx="2261" cy="0"/>
                                                                                                          </a:xfrm>
                                                                                                          <a:custGeom>
                                                                                                            <a:avLst/>
                                                                                                            <a:gdLst>
                                                                                                              <a:gd name="T0" fmla="+- 0 7961 5700"/>
                                                                                                              <a:gd name="T1" fmla="*/ T0 w 2261"/>
                                                                                                              <a:gd name="T2" fmla="+- 0 5700 5700"/>
                                                                                                              <a:gd name="T3" fmla="*/ T2 w 2261"/>
                                                                                                            </a:gdLst>
                                                                                                            <a:ahLst/>
                                                                                                            <a:cxnLst>
                                                                                                              <a:cxn ang="0">
                                                                                                                <a:pos x="T1" y="0"/>
                                                                                                              </a:cxn>
                                                                                                              <a:cxn ang="0">
                                                                                                                <a:pos x="T3" y="0"/>
                                                                                                              </a:cxn>
                                                                                                            </a:cxnLst>
                                                                                                            <a:rect l="0" t="0" r="r" b="b"/>
                                                                                                            <a:pathLst>
                                                                                                              <a:path w="2261">
                                                                                                                <a:moveTo>
                                                                                                                  <a:pt x="2261" y="0"/>
                                                                                                                </a:moveTo>
                                                                                                                <a:lnTo>
                                                                                                                  <a:pt x="0" y="0"/>
                                                                                                                </a:lnTo>
                                                                                                              </a:path>
                                                                                                            </a:pathLst>
                                                                                                          </a:custGeom>
                                                                                                          <a:noFill/>
                                                                                                          <a:ln w="4141">
                                                                                                            <a:solidFill>
                                                                                                              <a:srgbClr val="E5E4E4"/>
                                                                                                            </a:solidFill>
                                                                                                            <a:round/>
                                                                                                            <a:headEnd/>
                                                                                                            <a:tailEnd/>
                                                                                                          </a:ln>
                                                                                                          <a:extLst>
                                                                                                            <a:ext uri="{909E8E84-426E-40dd-AFC4-6F175D3DCCD1}">
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<a:solidFill>
                                                                                                                  <a:srgbClr val="FFFFFF"/>
                                                                                                                </a:solidFill>
                                                                                                              </a14:hiddenFill>
                                                                                                            </a:ext>
                                                                                                          </a:extLst>
                                                                                                        </wps:spPr>
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<a:noAutofit/>
                                                                                                        </wps:bodyPr>
                                                                                                      </wps:wsp>
                                                                                                      <wps:wsp>
                                                                                                        <wps:cNvPr id="378" name="Freeform 469"/>
                                                                                                        <wps:cNvSpPr>
                                                                                                          <a:spLocks noEditPoints="1"/>
                                                                                                        </wps:cNvSpPr>
                                                                                                        <wps:spPr bwMode="auto">
                                                                                                          <a:xfrm>
                                                                                                            <a:off x="11400" y="-608"/>
                                                                                                            <a:ext cx="2261" cy="0"/>
                                                                                                          </a:xfrm>
                                                                                                          <a:custGeom>
                                                                                                            <a:avLst/>
                                                                                                            <a:gdLst>
                                                                                                              <a:gd name="T0" fmla="+- 0 5700 5700"/>
                                                                                                              <a:gd name="T1" fmla="*/ T0 w 2261"/>
                                                                                                              <a:gd name="T2" fmla="+- 0 7961 5700"/>
                                                                                                              <a:gd name="T3" fmla="*/ T2 w 2261"/>
                                                                                                            </a:gdLst>
                                                                                                            <a:ahLst/>
                                                                                                            <a:cxnLst>
                                                                                                              <a:cxn ang="0">
                                                                                                                <a:pos x="T1" y="0"/>
                                                                                                              </a:cxn>
                                                                                                              <a:cxn ang="0">
                                                                                                                <a:pos x="T3" y="0"/>
                                                                                                              </a:cxn>
                                                                                                            </a:cxnLst>
                                                                                                            <a:rect l="0" t="0" r="r" b="b"/>
                                                                                                            <a:pathLst>
                                                                                                              <a:path w="2261">
                                                                                                                <a:moveTo>
                                                                                                                  <a:pt x="0" y="0"/>
                                                                                                                </a:moveTo>
                                                                                                                <a:lnTo>
                                                                                                                  <a:pt x="2261" y="0"/>
                                                                                                                </a:lnTo>
                                                                                                              </a:path>
                                                                                                            </a:pathLst>
                                                                                                          </a:custGeom>
                                                                                                          <a:noFill/>
                                                                                                          <a:ln w="4141">
                                                                                                            <a:solidFill>
                                                                                                              <a:srgbClr val="E5E4E4"/>
                                                                                                            </a:solidFill>
                                                                                                            <a:round/>
                                                                                                            <a:headEnd/>
                                                                                                            <a:tailEnd/>
                                                                                                          </a:ln>
                                                                                                          <a:extLst>
                                                                                                            <a:ext uri="{909E8E84-426E-40dd-AFC4-6F175D3DCCD1}">
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<a:solidFill>
                                                                                                                  <a:srgbClr val="FFFFFF"/>
                                                                                                                </a:solidFill>
                                                                                                              </a14:hiddenFill>
                                                                                                            </a:ext>
                                                                                                          </a:extLst>
                                                                                                        </wps:spPr>
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<a:noAutofit/>
                                                                                                        </wps:bodyPr>
                                                                                                      </wps:wsp>
                                                                                                      <wpg:grpSp>
                                                                                                        <wpg:cNvPr id="379" name="Group 330"/>
                                                                                                        <wpg:cNvGrpSpPr>
                                                                                                          <a:grpSpLocks/>
                                                                                                        </wpg:cNvGrpSpPr>
                                                                                                        <wpg:grpSpPr bwMode="auto">
                                                                                                          <a:xfrm>
                                                                                                            <a:off x="5700" y="-1076"/>
                                                                                                            <a:ext cx="2261" cy="0"/>
                                                                                                            <a:chOff x="5700" y="-1076"/>
                                                                                                            <a:chExt cx="2261" cy="0"/>
                                                                                                          </a:xfrm>
                                                                                                        </wpg:grpSpPr>
                                                                                                        <wps:wsp>
                                                                                                          <wps:cNvPr id="380" name="Freeform 468"/>
                                                                                                          <wps:cNvSpPr>
                                                                                                            <a:spLocks noEditPoints="1"/>
                                                                                                          </wps:cNvSpPr>
                                                                                                          <wps:spPr bwMode="auto">
                                                                                                            <a:xfrm>
                                                                                                              <a:off x="11400" y="-2152"/>
                                                                                                              <a:ext cx="2261" cy="0"/>
                                                                                                            </a:xfrm>
                                                                                                            <a:custGeom>
                                                                                                              <a:avLst/>
                                                                                                              <a:gdLst>
                                                                                                                <a:gd name="T0" fmla="+- 0 7961 5700"/>
                                                                                                                <a:gd name="T1" fmla="*/ T0 w 2261"/>
                                                                                                                <a:gd name="T2" fmla="+- 0 5700 5700"/>
                                                                                                                <a:gd name="T3" fmla="*/ T2 w 2261"/>
                                                                                                              </a:gdLst>
                                                                                                              <a:ahLst/>
                                                                                                              <a:cxnLst>
                                                                                                                <a:cxn ang="0">
                                                                                                                  <a:pos x="T1" y="0"/>
                                                                                                                </a:cxn>
                                                                                                                <a:cxn ang="0">
                                                                                                                  <a:pos x="T3" y="0"/>
                                                                                                                </a:cxn>
                                                                                                              </a:cxnLst>
                                                                                                              <a:rect l="0" t="0" r="r" b="b"/>
                                                                                                              <a:pathLst>
                                                                                                                <a:path w="2261">
                                                                                                                  <a:moveTo>
                                                                                                                    <a:pt x="2261" y="0"/>
                                                                                                                  </a:moveTo>
                                                                                                                  <a:lnTo>
                                                                                                                    <a:pt x="0" y="0"/>
                                                                                                                  </a:lnTo>
                                                                                                                </a:path>
                                                                                                              </a:pathLst>
                                                                                                            </a:custGeom>
                                                                                                            <a:noFill/>
                                                                                                            <a:ln w="4141">
                                                                                                              <a:solidFill>
                                                                                                                <a:srgbClr val="E5E4E4"/>
                                                                                                              </a:solidFill>
                                                                                                              <a:round/>
                                                                                                              <a:headEnd/>
                                                                                                              <a:tailEnd/>
                                                                                                            </a:ln>
                                                                                                            <a:extLst>
                                                                                                              <a:ext uri="{909E8E84-426E-40dd-AFC4-6F175D3DCCD1}">
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<a:solidFill>
                                                                                                                    <a:srgbClr val="FFFFFF"/>
                                                                                                                  </a:solidFill>
                                                                                                                </a14:hiddenFill>
                                                                                                              </a:ext>
                                                                                                            </a:extLst>
                                                                                                          </wps:spPr>
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<a:noAutofit/>
                                                                                                          </wps:bodyPr>
                                                                                                        </wps:wsp>
                                                                                                        <wps:wsp>
                                                                                                          <wps:cNvPr id="381" name="Freeform 467"/>
                                                                                                          <wps:cNvSpPr>
                                                                                                            <a:spLocks noEditPoints="1"/>
                                                                                                          </wps:cNvSpPr>
                                                                                                          <wps:spPr bwMode="auto">
                                                                                                            <a:xfrm>
                                                                                                              <a:off x="11400" y="-2152"/>
                                                                                                              <a:ext cx="2261" cy="0"/>
                                                                                                            </a:xfrm>
                                                                                                            <a:custGeom>
                                                                                                              <a:avLst/>
                                                                                                              <a:gdLst>
                                                                                                                <a:gd name="T0" fmla="+- 0 5700 5700"/>
                                                                                                                <a:gd name="T1" fmla="*/ T0 w 2261"/>
                                                                                                                <a:gd name="T2" fmla="+- 0 7961 5700"/>
                                                                                                                <a:gd name="T3" fmla="*/ T2 w 2261"/>
                                                                                                              </a:gdLst>
                                                                                                              <a:ahLst/>
                                                                                                              <a:cxnLst>
                                                                                                                <a:cxn ang="0">
                                                                                                                  <a:pos x="T1" y="0"/>
                                                                                                                </a:cxn>
                                                                                                                <a:cxn ang="0">
                                                                                                                  <a:pos x="T3" y="0"/>
                                                                                                                </a:cxn>
                                                                                                              </a:cxnLst>
                                                                                                              <a:rect l="0" t="0" r="r" b="b"/>
                                                                                                              <a:pathLst>
                                                                                                                <a:path w="2261">
                                                                                                                  <a:moveTo>
                                                                                                                    <a:pt x="0" y="0"/>
                                                                                                                  </a:moveTo>
                                                                                                                  <a:lnTo>
                                                                                                                    <a:pt x="2261" y="0"/>
                                                                                                                  </a:lnTo>
                                                                                                                </a:path>
                                                                                                              </a:pathLst>
                                                                                                            </a:custGeom>
                                                                                                            <a:noFill/>
                                                                                                            <a:ln w="4141">
                                                                                                              <a:solidFill>
                                                                                                                <a:srgbClr val="E5E4E4"/>
                                                                                                              </a:solidFill>
                                                                                                              <a:round/>
                                                                                                              <a:headEnd/>
                                                                                                              <a:tailEnd/>
                                                                                                            </a:ln>
                                                                                                            <a:extLst>
                                                                                                              <a:ext uri="{909E8E84-426E-40dd-AFC4-6F175D3DCCD1}">
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<a:solidFill>
                                                                                                                    <a:srgbClr val="FFFFFF"/>
                                                                                                                  </a:solidFill>
                                                                                                                </a14:hiddenFill>
                                                                                                              </a:ext>
                                                                                                            </a:extLst>
                                                                                                          </wps:spPr>
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<a:noAutofit/>
                                                                                                          </wps:bodyPr>
                                                                                                        </wps:wsp>
                                                                                                        <wpg:grpSp>
                                                                                                          <wpg:cNvPr id="382" name="Group 331"/>
                                                                                                          <wpg:cNvGrpSpPr>
                                                                                                            <a:grpSpLocks/>
                                                                                                          </wpg:cNvGrpSpPr>
                                                                                                          <wpg:grpSpPr bwMode="auto">
                                                                                                            <a:xfrm>
                                                                                                              <a:off x="5861" y="-1225"/>
                                                                                                              <a:ext cx="0" cy="2274"/>
                                                                                                              <a:chOff x="5861" y="-1225"/>
                                                                                                              <a:chExt cx="0" cy="2274"/>
                                                                                                            </a:xfrm>
                                                                                                          </wpg:grpSpPr>
                                                                                                          <wps:wsp>
                                                                                                            <wps:cNvPr id="383" name="Freeform 466"/>
                                                                                                            <wps:cNvSpPr>
                                                                                                              <a:spLocks noEditPoints="1"/>
                                                                                                            </wps:cNvSpPr>
                                                                                                            <wps:spPr bwMode="auto">
                                                                                                              <a:xfrm>
                                                                                                                <a:off x="11722" y="-2450"/>
                                                                                                                <a:ext cx="0" cy="2274"/>
                                                                                                              </a:xfrm>
                                                                                                              <a:custGeom>
                                                                                                                <a:avLst/>
                                                                                                                <a:gdLst>
                                                                                                                  <a:gd name="T0" fmla="+- 0 1049 -1225"/>
                                                                                                                  <a:gd name="T1" fmla="*/ 1049 h 2274"/>
                                                                                                                  <a:gd name="T2" fmla="+- 0 -1225 -1225"/>
                                                                                                                  <a:gd name="T3" fmla="*/ -1225 h 2274"/>
                                                                                                                </a:gdLst>
                                                                                                                <a:ahLst/>
                                                                                                                <a:cxnLst>
                                                                                                                  <a:cxn ang="0">
                                                                                                                    <a:pos x="0" y="T1"/>
                                                                                                                  </a:cxn>
                                                                                                                  <a:cxn ang="0">
                                                                                                                    <a:pos x="0" y="T3"/>
                                                                                                                  </a:cxn>
                                                                                                                </a:cxnLst>
                                                                                                                <a:rect l="0" t="0" r="r" b="b"/>
                                                                                                                <a:pathLst>
                                                                                                                  <a:path h="2274">
                                                                                                                    <a:moveTo>
                                                                                                                      <a:pt x="0" y="2274"/>
                                                                                                                    </a:moveTo>
                                                                                                                    <a:lnTo>
                                                                                                                      <a:pt x="0" y="0"/>
                                                                                                                    </a:lnTo>
                                                                                                                  </a:path>
                                                                                                                </a:pathLst>
                                                                                                              </a:custGeom>
                                                                                                              <a:noFill/>
                                                                                                              <a:ln w="4141">
                                                                                                                <a:solidFill>
                                                                                                                  <a:srgbClr val="E5E4E4"/>
                                                                                                                </a:solidFill>
                                                                                                                <a:round/>
                                                                                                                <a:headEnd/>
                                                                                                                <a:tailEnd/>
                                                                                                              </a:ln>
                                                                                                              <a:extLst>
                                                                                                                <a:ext uri="{909E8E84-426E-40dd-AFC4-6F175D3DCCD1}">
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<a:solidFill>
                                                                                                                      <a:srgbClr val="FFFFFF"/>
                                                                                                                    </a:solidFill>
                                                                                                                  </a14:hiddenFill>
                                                                                                                </a:ext>
                                                                                                              </a:extLst>
                                                                                                            </wps:spPr>
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<a:noAutofit/>
                                                                                                            </wps:bodyPr>
                                                                                                          </wps:wsp>
                                                                                                          <wpg:grpSp>
                                                                                                            <wpg:cNvPr id="384" name="Group 332"/>
                                                                                                            <wpg:cNvGrpSpPr>
                                                                                                              <a:grpSpLocks/>
                                                                                                            </wpg:cNvGrpSpPr>
                                                                                                            <wpg:grpSpPr bwMode="auto">
                                                                                                              <a:xfrm>
                                                                                                                <a:off x="6265" y="-1225"/>
                                                                                                                <a:ext cx="0" cy="2274"/>
                                                                                                                <a:chOff x="6265" y="-1225"/>
                                                                                                                <a:chExt cx="0" cy="2274"/>
                                                                                                              </a:xfrm>
                                                                                                            </wpg:grpSpPr>
                                                                                                            <wps:wsp>
                                                                                                              <wps:cNvPr id="385" name="Freeform 465"/>
                                                                                                              <wps:cNvSpPr>
                                                                                                                <a:spLocks noEditPoints="1"/>
                                                                                                              </wps:cNvSpPr>
                                                                                                              <wps:spPr bwMode="auto">
                                                                                                                <a:xfrm>
                                                                                                                  <a:off x="12530" y="-2450"/>
                                                                                                                  <a:ext cx="0" cy="2274"/>
                                                                                                                </a:xfrm>
                                                                                                                <a:custGeom>
                                                                                                                  <a:avLst/>
                                                                                                                  <a:gdLst>
                                                                                                                    <a:gd name="T0" fmla="+- 0 1049 -1225"/>
                                                                                                                    <a:gd name="T1" fmla="*/ 1049 h 2274"/>
                                                                                                                    <a:gd name="T2" fmla="+- 0 -1225 -1225"/>
                                                                                                                    <a:gd name="T3" fmla="*/ -1225 h 2274"/>
                                                                                                                  </a:gdLst>
                                                                                                                  <a:ahLst/>
                                                                                                                  <a:cxnLst>
                                                                                                                    <a:cxn ang="0">
                                                                                                                      <a:pos x="0" y="T1"/>
                                                                                                                    </a:cxn>
                                                                                                                    <a:cxn ang="0">
                                                                                                                      <a:pos x="0" y="T3"/>
                                                                                                                    </a:cxn>
                                                                                                                  </a:cxnLst>
                                                                                                                  <a:rect l="0" t="0" r="r" b="b"/>
                                                                                                                  <a:pathLst>
                                                                                                                    <a:path h="2274">
                                                                                                                      <a:moveTo>
                                                                                                                        <a:pt x="0" y="2274"/>
                                                                                                                      </a:moveTo>
                                                                                                                      <a:lnTo>
                                                                                                                        <a:pt x="0" y="0"/>
                                                                                                                      </a:lnTo>
                                                                                                                    </a:path>
                                                                                                                  </a:pathLst>
                                                                                                                </a:custGeom>
                                                                                                                <a:noFill/>
                                                                                                                <a:ln w="4141">
                                                                                                                  <a:solidFill>
                                                                                                                    <a:srgbClr val="E5E4E4"/>
                                                                                                                  </a:solidFill>
                                                                                                                  <a:round/>
                                                                                                                  <a:headEnd/>
                                                                                                                  <a:tailEnd/>
                                                                                                                </a:ln>
                                                                                                                <a:extLst>
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<a:solidFill>
                                                                                                                        <a:srgbClr val="FFFFFF"/>
                                                                                                                      </a:solidFill>
                                                                                                                    </a14:hiddenFill>
                                                                                                                  </a:ext>
                                                                                                                </a:extLst>
                                                                                                              </wps:spPr>
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<a:noAutofit/>
                                                                                                              </wps:bodyPr>
                                                                                                            </wps:wsp>
                                                                                                            <wpg:grpSp>
                                                                                                              <wpg:cNvPr id="386" name="Group 333"/>
                                                                                                              <wpg:cNvGrpSpPr>
                                                                                                                <a:grpSpLocks/>
                                                                                                              </wpg:cNvGrpSpPr>
                                                                                                              <wpg:grpSpPr bwMode="auto">
                                                                                                                <a:xfrm>
                                                                                                                  <a:off x="6669" y="-1225"/>
                                                                                                                  <a:ext cx="0" cy="2274"/>
                                                                                                                  <a:chOff x="6669" y="-1225"/>
                                                                                                                  <a:chExt cx="0" cy="2274"/>
                                                                                                                </a:xfrm>
                                                                                                              </wpg:grpSpPr>
                                                                                                              <wps:wsp>
                                                                                                                <wps:cNvPr id="387" name="Freeform 464"/>
                                                                                                                <wps:cNvSpPr>
                                                                                                                  <a:spLocks noEditPoints="1"/>
                                                                                                                </wps:cNvSpPr>
                                                                                                                <wps:spPr bwMode="auto">
                                                                                                                  <a:xfrm>
                                                                                                                    <a:off x="13338" y="-2450"/>
                                                                                                                    <a:ext cx="0" cy="2274"/>
                                                                                                                  </a:xfrm>
                                                                                                                  <a:custGeom>
                                                                                                                    <a:avLst/>
                                                                                                                    <a:gdLst>
                                                                                                                      <a:gd name="T0" fmla="+- 0 1049 -1225"/>
                                                                                                                      <a:gd name="T1" fmla="*/ 1049 h 2274"/>
                                                                                                                      <a:gd name="T2" fmla="+- 0 -1225 -1225"/>
                                                                                                                      <a:gd name="T3" fmla="*/ -1225 h 2274"/>
                                                                                                                    </a:gdLst>
                                                                                                                    <a:ahLst/>
                                                                                                                    <a:cxnLst>
                                                                                                                      <a:cxn ang="0">
                                                                                                                        <a:pos x="0" y="T1"/>
                                                                                                                      </a:cxn>
                                                                                                                      <a:cxn ang="0">
                                                                                                                        <a:pos x="0" y="T3"/>
                                                                                                                      </a:cxn>
                                                                                                                    </a:cxnLst>
                                                                                                                    <a:rect l="0" t="0" r="r" b="b"/>
                                                                                                                    <a:pathLst>
                                                                                                                      <a:path h="2274">
                                                                                                                        <a:moveTo>
                                                                                                                          <a:pt x="0" y="2274"/>
                                                                                                                        </a:moveTo>
                                                                                                                        <a:lnTo>
                                                                                                                          <a:pt x="0" y="0"/>
                                                                                                                        </a:lnTo>
                                                                                                                      </a:path>
                                                                                                                    </a:pathLst>
                                                                                                                  </a:custGeom>
                                                                                                                  <a:noFill/>
                                                                                                                  <a:ln w="4141">
                                                                                                                    <a:solidFill>
                                                                                                                      <a:srgbClr val="E5E4E4"/>
                                                                                                                    </a:solidFill>
                                                                                                                    <a:round/>
                                                                                                                    <a:headEnd/>
                                                                                                                    <a:tailEnd/>
                                                                                                                  </a:ln>
                                                                                                                  <a:extLst>
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<a:solidFill>
                                                                                                                          <a:srgbClr val="FFFFFF"/>
                                                                                                                        </a:solidFill>
                                                                                                                      </a14:hiddenFill>
                                                                                                                    </a:ext>
                                                                                                                  </a:extLst>
                                                                                                                </wps:spPr>
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<a:noAutofit/>
                                                                                                                </wps:bodyPr>
                                                                                                              </wps:wsp>
                                                                                                              <wpg:grpSp>
                                                                                                                <wpg:cNvPr id="388" name="Group 334"/>
                                                                                                                <wpg:cNvGrpSpPr>
                                                                                                                  <a:grpSpLocks/>
                                                                                                                </wpg:cNvGrpSpPr>
                                                                                                                <wpg:grpSpPr bwMode="auto">
                                                                                                                  <a:xfrm>
                                                                                                                    <a:off x="7800" y="-1225"/>
                                                                                                                    <a:ext cx="0" cy="2274"/>
                                                                                                                    <a:chOff x="7800" y="-1225"/>
                                                                                                                    <a:chExt cx="0" cy="2274"/>
                                                                                                                  </a:xfrm>
                                                                                                                </wpg:grpSpPr>
                                                                                                                <wps:wsp>
                                                                                                                  <wps:cNvPr id="389" name="Freeform 463"/>
                                                                                                                  <wps:cNvSpPr>
                                                                                                                    <a:spLocks noEditPoints="1"/>
                                                                                                                  </wps:cNvSpPr>
                                                                                                                  <wps:spPr bwMode="auto">
                                                                                                                    <a:xfrm>
                                                                                                                      <a:off x="15600" y="-2450"/>
                                                                                                                      <a:ext cx="0" cy="2274"/>
                                                                                                                    </a:xfrm>
                                                                                                                    <a:custGeom>
                                                                                                                      <a:avLst/>
                                                                                                                      <a:gdLst>
                                                                                                                        <a:gd name="T0" fmla="+- 0 1049 -1225"/>
                                                                                                                        <a:gd name="T1" fmla="*/ 1049 h 2274"/>
                                                                                                                        <a:gd name="T2" fmla="+- 0 -1225 -1225"/>
                                                                                                                        <a:gd name="T3" fmla="*/ -1225 h 2274"/>
                                                                                                                      </a:gdLst>
                                                                                                                      <a:ahLst/>
                                                                                                                      <a:cxnLst>
                                                                                                                        <a:cxn ang="0">
                                                                                                                          <a:pos x="0" y="T1"/>
                                                                                                                        </a:cxn>
                                                                                                                        <a:cxn ang="0">
                                                                                                                          <a:pos x="0" y="T3"/>
                                                                                                                        </a:cxn>
                                                                                                                      </a:cxnLst>
                                                                                                                      <a:rect l="0" t="0" r="r" b="b"/>
                                                                                                                      <a:pathLst>
                                                                                                                        <a:path h="2274">
                                                                                                                          <a:moveTo>
                                                                                                                            <a:pt x="0" y="2274"/>
                                                                                                                          </a:moveTo>
                                                                                                                          <a:lnTo>
                                                                                                                            <a:pt x="0" y="0"/>
                                                                                                                          </a:lnTo>
                                                                                                                        </a:path>
                                                                                                                      </a:pathLst>
                                                                                                                    </a:custGeom>
                                                                                                                    <a:noFill/>
                                                                                                                    <a:ln w="4141">
                                                                                                                      <a:solidFill>
                                                                                                                        <a:srgbClr val="E5E4E4"/>
                                                                                                                      </a:solidFill>
                                                                                                                      <a:round/>
                                                                                                                      <a:headEnd/>
                                                                                                                      <a:tailEnd/>
                                                                                                                    </a:ln>
                                                                                                                    <a:extLst>
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<a:solidFill>
                                                                                                                            <a:srgbClr val="FFFFFF"/>
                                                                                                                          </a:solidFill>
                                                                                                                        </a14:hiddenFill>
                                                                                                                      </a:ext>
                                                                                                                    </a:extLst>
                                                                                                                  </wps:spPr>
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<a:noAutofit/>
                                                                                                                  </wps:bodyPr>
                                                                                                                </wps:wsp>
                                                                                                                <wpg:grpSp>
                                                                                                                  <wpg:cNvPr id="390" name="Group 335"/>
                                                                                                                  <wpg:cNvGrpSpPr>
                                                                                                                    <a:grpSpLocks/>
                                                                                                                  </wpg:cNvGrpSpPr>
                                                                                                                  <wpg:grpSpPr bwMode="auto">
                                                                                                                    <a:xfrm>
                                                                                                                      <a:off x="5832" y="-362"/>
                                                                                                                      <a:ext cx="58" cy="0"/>
                                                                                                                      <a:chOff x="5832" y="-362"/>
                                                                                                                      <a:chExt cx="58" cy="0"/>
                                                                                                                    </a:xfrm>
                                                                                                                  </wpg:grpSpPr>
                                                                                                                  <wps:wsp>
                                                                                                                    <wps:cNvPr id="391" name="Freeform 462"/>
                                                                                                                    <wps:cNvSpPr>
                                                                                                                      <a:spLocks noEditPoints="1"/>
                                                                                                                    </wps:cNvSpPr>
                                                                                                                    <wps:spPr bwMode="auto">
                                                                                                                      <a:xfrm>
                                                                                                                        <a:off x="11664" y="-724"/>
                                                                                                                        <a:ext cx="57" cy="0"/>
                                                                                                                      </a:xfrm>
                                                                                                                      <a:custGeom>
                                                                                                                        <a:avLst/>
                                                                                                                        <a:gdLst>
                                                                                                                          <a:gd name="T0" fmla="+- 0 5832 5832"/>
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<a:gd name="T2" fmla="+- 0 5890 5832"/>
                                                                                                                          <a:gd name="T3" fmla="*/ T2 w 58"/>
                                                                                                                        </a:gdLst>
                                                                                                                        <a:ahLst/>
                                                                                                                        <a:cxnLst>
                                                                                                                          <a:cxn ang="0">
                                                                                                                            <a:pos x="T1" y="0"/>
                                                                                                                          </a:cxn>
                                                                                                                          <a:cxn ang="0">
                                                                                                                            <a:pos x="T3" y="0"/>
                                                                                                                          </a:cxn>
                                                                                                                        </a:cxnLst>
                                                                                                                        <a:rect l="0" t="0" r="r" b="b"/>
                                                                                                                        <a:pathLst>
                                                                                                                          <a:path w="58">
                                                                                                                            <a:moveTo>
                                                                                                                              <a:pt x="0" y="0"/>
                                                                                                                            </a:moveTo>
                                                                                                                            <a:lnTo>
                                                                                                                              <a:pt x="58" y="0"/>
                                                                                                                            </a:lnTo>
                                                                                                                          </a:path>
                                                                                                                        </a:pathLst>
                                                                                                                      </a:custGeom>
                                                                                                                      <a:noFill/>
                                                                                                                      <a:ln w="10209">
                                                                                                                        <a:solidFill>
                                                                                                                          <a:srgbClr val="999898"/>
                                                                                                                        </a:solidFill>
                                                                                                                        <a:round/>
                                                                                                                        <a:headEnd/>
                                                                                                                        <a:tailEnd/>
                                                                                                                      </a:ln>
                                                                                                                      <a:extLst>
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<a:solidFill>
                                                                                                                              <a:srgbClr val="FFFFFF"/>
                                                                                                                            </a:solidFill>
                                                                                                                          </a14:hiddenFill>
                                                                                                                        </a:ext>
                                                                                                                      </a:extLst>
                                                                                                                    </wps:spPr>
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<a:noAutofit/>
                                                                                                                    </wps:bodyPr>
                                                                                                                  </wps:wsp>
                                                                                                                  <wpg:grpSp>
                                                                                                                    <wpg:cNvPr id="392" name="Group 336"/>
                                                                                                                    <wpg:cNvGrpSpPr>
                                                                                                                      <a:grpSpLocks/>
                                                                                                                    </wpg:cNvGrpSpPr>
                                                                                                                    <wpg:grpSpPr bwMode="auto">
                                                                                                                      <a:xfrm>
                                                                                                                        <a:off x="5861" y="-362"/>
                                                                                                                        <a:ext cx="0" cy="733"/>
                                                                                                                        <a:chOff x="5861" y="-362"/>
                                                                                                                        <a:chExt cx="0" cy="733"/>
                                                                                                                      </a:xfrm>
                                                                                                                    </wpg:grpSpPr>
                                                                                                                    <wps:wsp>
                                                                                                                      <wps:cNvPr id="393" name="Freeform 461"/>
                                                                                                                      <wps:cNvSpPr>
                                                                                                                        <a:spLocks noEditPoints="1"/>
                                                                                                                      </wps:cNvSpPr>
                                                                                                                      <wps:spPr bwMode="auto">
                                                                                                                        <a:xfrm>
                                                                                                                          <a:off x="11722" y="-724"/>
                                                                                                                          <a:ext cx="0" cy="733"/>
                                                                                                                        </a:xfrm>
                                                                                                                        <a:custGeom>
                                                                                                                          <a:avLst/>
                                                                                                                          <a:gdLst>
                                                                                                                            <a:gd name="T0" fmla="+- 0 -362 -362"/>
                                                                                                                            <a:gd name="T1" fmla="*/ -362 h 733"/>
                                                                                                                            <a:gd name="T2" fmla="+- 0 371 -362"/>
                                                                                                                            <a:gd name="T3" fmla="*/ 371 h 733"/>
                                                                                                                          </a:gdLst>
                                                                                                                          <a:ahLst/>
                                                                                                                          <a:cxnLst>
                                                                                                                            <a:cxn ang="0">
                                                                                                                              <a:pos x="0" y="T1"/>
                                                                                                                            </a:cxn>
                                                                                                                            <a:cxn ang="0">
                                                                                                                              <a:pos x="0" y="T3"/>
                                                                                                                            </a:cxn>
                                                                                                                          </a:cxnLst>
                                                                                                                          <a:rect l="0" t="0" r="r" b="b"/>
                                                                                                                          <a:pathLst>
                                                                                                                            <a:path h="733">
                                                                                                                              <a:moveTo>
                                                                                                                                <a:pt x="0" y="0"/>
                                                                                                                              </a:moveTo>
                                                                                                                              <a:lnTo>
                                                                                                                                <a:pt x="0" y="733"/>
                                                                                                                              </a:lnTo>
                                                                                                                            </a:path>
                                                                                                                          </a:pathLst>
                                                                                                                        </a:custGeom>
                                                                                                                        <a:noFill/>
                                                                                                                        <a:ln w="10209">
                                                                                                                          <a:solidFill>
                                                                                                                            <a:srgbClr val="999898"/>
                                                                                                                          </a:solidFill>
                                                                                                                          <a:round/>
                                                                                                                          <a:headEnd/>
                                                                                                                          <a:tailEnd/>
                                                                                                                        </a:ln>
                                                                                                                        <a:extLst>
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<a:solidFill>
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</a:solidFill>
                                                                                                                            </a14:hiddenFill>
                                                                                                                          </a:ext>
                                                                                                                        </a:extLst>
                                                                                                                      </wps:spPr>
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<a:noAutofit/>
                                                                                                                      </wps:bodyPr>
                                                                                                                    </wps:wsp>
                                                                                                                    <wpg:grpSp>
                                                                                                                      <wpg:cNvPr id="394" name="Group 337"/>
                                                                                                                      <wpg:cNvGrpSpPr>
                                                                                                                        <a:grpSpLocks/>
                                                                                                                      </wpg:cNvGrpSpPr>
                                                                                                                      <wpg:grpSpPr bwMode="auto">
                                                                                                                        <a:xfrm>
                                                                                                                          <a:off x="5832" y="371"/>
                                                                                                                          <a:ext cx="58" cy="0"/>
                                                                                                                          <a:chOff x="5832" y="371"/>
                                                                                                                          <a:chExt cx="58" cy="0"/>
                                                                                                                        </a:xfrm>
                                                                                                                      </wpg:grpSpPr>
                                                                                                                      <wps:wsp>
                                                                                                                        <wps:cNvPr id="395" name="Freeform 460"/>
                                                                                                                        <wps:cNvSpPr>
                                                                                                                          <a:spLocks noEditPoints="1"/>
                                                                                                                        </wps:cNvSpPr>
                                                                                                                        <wps:spPr bwMode="auto">
                                                                                                                          <a:xfrm>
                                                                                                                            <a:off x="11664" y="742"/>
                                                                                                                            <a:ext cx="57" cy="0"/>
                                                                                                                          </a:xfrm>
                                                                                                                          <a:custGeom>
                                                                                                                            <a:avLst/>
                                                                                                                            <a:gdLst>
                                                                                                                              <a:gd name="T0" fmla="+- 0 5832 5832"/>
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<a:gd name="T2" fmla="+- 0 5890 5832"/>
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</a:gdLst>
                                                                                                                            <a:ahLst/>
                                                                                                                            <a:cxnLst>
                                                                                                                              <a:cxn ang="0">
                                                                                                                                <a:pos x="T1" y="0"/>
                                                                                                                              </a:cxn>
                                                                                                                              <a:cxn ang="0">
                                                                                                                                <a:pos x="T3" y="0"/>
                                                                                                                              </a:cxn>
                                                                                                                            </a:cxnLst>
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<a:pathLst>
                                                                                                                              <a:path w="58">
                                                                                                                                <a:moveTo>
                                                                                                                                  <a:pt x="0" y="0"/>
                                                                                                                                </a:moveTo>
                                                                                                                                <a:lnTo>
                                                                                                                                  <a:pt x="58" y="0"/>
                                                                                                                                </a:lnTo>
                                                                                                                              </a:path>
                                                                                                                            </a:pathLst>
                                                                                                                          </a:custGeom>
                                                                                                                          <a:noFill/>
                                                                                                                          <a:ln w="10209">
                                                                                                                            <a:solidFill>
                                                                                                                              <a:srgbClr val="999898"/>
                                                                                                                            </a:solidFill>
                                                                                                                            <a:round/>
                                                                                                                            <a:headEnd/>
                                                                                                                            <a:tailEnd/>
                                                                                                                          </a:ln>
                                                                                                                          <a:extLst>
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<a:solidFill>
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</a:solidFill>
                                                                                                                              </a14:hiddenFill>
                                                                                                                            </a:ext>
                                                                                                                          </a:extLst>
                                                                                                                        </wps:spPr>
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<a:noAutofit/>
                                                                                                                        </wps:bodyPr>
                                                                                                                      </wps:wsp>
                                                                                                                      <wpg:grpSp>
                                                                                                                        <wpg:cNvPr id="396" name="Group 338"/>
                                                                                                                        <wpg:cNvGrpSpPr>
                                                                                                                          <a:grpSpLocks/>
                                                                                                                        </wpg:cNvGrpSpPr>
                                                                                                                        <wpg:grpSpPr bwMode="auto">
                                                                                                                          <a:xfrm>
                                                                                                                            <a:off x="6236" y="-787"/>
                                                                                                                            <a:ext cx="58" cy="0"/>
                                                                                                                            <a:chOff x="6236" y="-787"/>
                                                                                                                            <a:chExt cx="58" cy="0"/>
                                                                                                                          </a:xfrm>
                                                                                                                        </wpg:grpSpPr>
                                                                                                                        <wps:wsp>
                                                                                                                          <wps:cNvPr id="397" name="Freeform 459"/>
                                                                                                                          <wps:cNvSpPr>
                                                                                                                            <a:spLocks noEditPoints="1"/>
                                                                                                                          </wps:cNvSpPr>
                                                                                                                          <wps:spPr bwMode="auto">
                                                                                                                            <a:xfrm>
                                                                                                                              <a:off x="12472" y="-1574"/>
                                                                                                                              <a:ext cx="57" cy="0"/>
                                                                                                                            </a:xfrm>
                                                                                                                            <a:custGeom>
                                                                                                                              <a:avLst/>
                                                                                                                              <a:gdLst>
                                                                                                                                <a:gd name="T0" fmla="+- 0 6236 6236"/>
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<a:gd name="T2" fmla="+- 0 6294 6236"/>
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</a:gdLst>
                                                                                                                              <a:ahLst/>
                                                                                                                              <a:cxnLst>
                                                                                                                                <a:cxn ang="0">
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</a:cxn>
                                                                                                                                <a:cxn ang="0">
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</a:cxn>
                                                                                                                              </a:cxnLst>
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<a:pathLst>
                                                                                                                                <a:path w="58">
                                                                                                                                  <a:moveTo>
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</a:moveTo>
                                                                                                                                  <a:lnTo>
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</a:lnTo>
                                                                                                                                </a:path>
                                                                                                                              </a:pathLst>
                                                                                                                            </a:custGeom>
                                                                                                                            <a:noFill/>
                                                                                                                            <a:ln w="10209">
                                                                                                                              <a:solidFill>
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</a:solidFill>
                                                                                                                              <a:round/>
                                                                                                                              <a:headEnd/>
                                                                                                                              <a:tailEnd/>
                                                                                                                            </a:ln>
                                                                                                                            <a:extLst>
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<a:solidFill>
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</a:solidFill>
                                                                                                                                </a14:hiddenFill>
                                                                                                                              </a:ext>
                                                                                                                            </a:extLst>
                                                                                                                          </wps:spPr>
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<a:noAutofit/>
                                                                                                                          </wps:bodyPr>
                                                                                                                        </wps:wsp>
                                                                                                                        <wpg:grpSp>
                                                                                                                          <wpg:cNvPr id="398" name="Group 339"/>
                                                                                                                          <wpg:cNvGrpSpPr>
                                                                                                                            <a:grpSpLocks/>
                                                                                                                          </wpg:cNvGrpSpPr>
                                                                                                                          <wpg:grpSpPr bwMode="auto">
                                                                                                                            <a:xfrm>
                                                                                                                              <a:off x="6265" y="-787"/>
                                                                                                                              <a:ext cx="0" cy="792"/>
                                                                                                                              <a:chOff x="6265" y="-787"/>
                                                                                                                              <a:chExt cx="0" cy="792"/>
                                                                                                                            </a:xfrm>
                                                                                                                          </wpg:grpSpPr>
                                                                                                                          <wps:wsp>
                                                                                                                            <wps:cNvPr id="399" name="Freeform 458"/>
                                                                                                                            <wps:cNvSpPr>
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</wps:cNvSpPr>
                                                                                                                            <wps:spPr bwMode="auto">
                                                                                                                              <a:xfrm>
                                                                                                                                <a:off x="12530" y="-1574"/>
                                                                                                                                <a:ext cx="0" cy="792"/>
                                                                                                                              </a:xfrm>
                                                                                                                              <a:custGeom>
                                                                                                                                <a:avLst/>
                                                                                                                                <a:gdLst>
                                                                                                                                  <a:gd name="T0" fmla="+- 0 -787 -787"/>
                                                                                                                                  <a:gd name="T1" fmla="*/ -787 h 792"/>
                                                                                                                                  <a:gd name="T2" fmla="+- 0 5 -787"/>
                                                                                                                                  <a:gd name="T3" fmla="*/ 5 h 792"/>
                                                                                                                                </a:gdLst>
                                                                                                                                <a:ahLst/>
                                                                                                                                <a:cxnLst>
                                                                                                                                  <a:cxn ang="0">
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</a:cxn>
                                                                                                                                  <a:cxn ang="0">
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</a:cxn>
                                                                                                                                </a:cxnLst>
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<a:pathLst>
                                                                                                                                  <a:path h="792">
                                                                                                                                    <a:moveTo>
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</a:moveTo>
                                                                                                                                    <a:lnTo>
                                                                                                                                      <a:pt x="0" y="792"/>
                                                                                                                                    </a:lnTo>
                                                                                                                                  </a:path>
                                                                                                                                </a:pathLst>
                                                                                                                              </a:custGeom>
                                                                                                                              <a:noFill/>
                                                                                                                              <a:ln w="10209">
                                                                                                                                <a:solidFill>
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</a:solidFill>
                                                                                                                                <a:round/>
                                                                                                                                <a:headEnd/>
                                                                                                                                <a:tailEnd/>
                                                                                                                              </a:ln>
                                                                                                                              <a:extLst>
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</a:solidFill>
                                                                                                                                  </a14:hiddenFill>
                                                                                                                                </a:ext>
                                                                                                                              </a:extLst>
                                                                                                                            </wps:spPr>
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<a:noAutofit/>
                                                                                                                            </wps:bodyPr>
                                                                                                                          </wps:wsp>
                                                                                                                          <wpg:grpSp>
                                                                                                                            <wpg:cNvPr id="400" name="Group 340"/>
                                                                                                                            <wpg:cNvGrpSpPr>
                                                                                                                              <a:grpSpLocks/>
                                                                                                                            </wpg:cNvGrpSpPr>
                                                                                                                            <wpg:grpSpPr bwMode="auto">
                                                                                                                              <a:xfrm>
                                                                                                                                <a:off x="6236" y="5"/>
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<a:chOff x="6236" y="5"/>
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</a:xfrm>
                                                                                                                            </wpg:grpSpPr>
                                                                                                                            <wps:wsp>
                                                                                                                              <wps:cNvPr id="401" name="Freeform 457"/>
                                                                                                                              <wps:cNvSpPr>
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</wps:cNvSpPr>
                                                                                                                              <wps:spPr bwMode="auto">
                                                                                                                                <a:xfrm>
                                                                                                                                  <a:off x="12472" y="10"/>
                                                                                                                                  <a:ext cx="57" cy="0"/>
                                                                                                                                </a:xfrm>
                                                                                                                                <a:custGeom>
                                                                                                                                  <a:avLst/>
                                                                                                                                  <a:gdLst>
                                                                                                                                    <a:gd name="T0" fmla="+- 0 6236 6236"/>
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<a:gd name="T2" fmla="+- 0 6294 6236"/>
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</a:gdLst>
                                                                                                                                  <a:ahLst/>
                                                                                                                                  <a:cxnLst>
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</a:cxn>
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</a:cxn>
                                                                                                                                  </a:cxnLst>
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<a:pathLst>
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<a:lnTo>
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</a:lnTo>
                                                                                                                                    </a:path>
                                                                                                                                  </a:pathLst>
                                                                                                                                </a:custGeom>
                                                                                                                                <a:noFill/>
                                                                                                                                <a:ln w="10209">
                                                                                                                                  <a:solidFill>
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</a:solidFill>
                                                                                                                                  <a:round/>
                                                                                                                                  <a:headEnd/>
                                                                                                                                  <a:tailEnd/>
                                                                                                                                </a:ln>
                                                                                                                                <a:extLst>
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</a:ext>
                                                                                                                                </a:extLst>
                                                                                                                              </wps:spPr>
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<a:noAutofit/>
                                                                                                                              </wps:bodyPr>
                                                                                                                            </wps:wsp>
                                                                                                                            <wpg:grpSp>
                                                                                                                              <wpg:cNvPr id="402" name="Group 341"/>
                                                                                                                              <wpg:cNvGrpSpPr>
                                                                                                                                <a:grpSpLocks/>
                                                                                                                              </wpg:cNvGrpSpPr>
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<a:xfrm>
                                                                                                                                  <a:off x="6640" y="-853"/>
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<a:chOff x="6640" y="-853"/>
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</a:xfrm>
                                                                                                                              </wpg:grpSpPr>
                                                                                                                              <wps:wsp>
                                                                                                                                <wps:cNvPr id="403" name="Freeform 456"/>
                                                                                                                                <wps:cNvSpPr>
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</wps:cNvSpPr>
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<a:xfrm>
                                                                                                                                    <a:off x="13280" y="-1706"/>
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</a:xfrm>
                                                                                                                                  <a:custGeom>
                                                                                                                                    <a:avLst/>
                                                                                                                                    <a:gdLst>
                                                                                                                                      <a:gd name="T0" fmla="+- 0 6640 6640"/>
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<a:gd name="T2" fmla="+- 0 6698 6640"/>
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</a:gdLst>
                                                                                                                                    <a:ahLst/>
                                                                                                                                    <a:cxnLst>
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</a:cxn>
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</a:cxn>
                                                                                                                                    </a:cxnLst>
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<a:pathLst>
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</a:path>
                                                                                                                                    </a:pathLst>
                                                                                                                                  </a:custGeom>
                                                                                                                                  <a:noFill/>
                                                                                                                                  <a:ln w="10209">
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</a:solidFill>
                                                                                                                                    <a:round/>
                                                                                                                                    <a:headEnd/>
                                                                                                                                    <a:tailEnd/>
                                                                                                                                  </a:ln>
                                                                                                                                  <a:extLst>
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</a:ext>
                                                                                                                                  </a:extLst>
                                                                                                                                </wps:spPr>
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<a:noAutofit/>
                                                                                                                                </wps:bodyPr>
                                                                                                                              </wps:wsp>
                                                                                                                              <wpg:grpSp>
                                                                                                                                <wpg:cNvPr id="404" name="Group 342"/>
                                                                                                                                <wpg:cNvGrpSpPr>
                                                                                                                                  <a:grpSpLocks/>
                                                                                                                                </wpg:cNvGrpSpPr>
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<a:xfrm>
                                                                                                                                    <a:off x="6669" y="-853"/>
                                                                                                                                    <a:ext cx="0" cy="732"/>
                                                                                                                                    <a:chOff x="6669" y="-853"/>
                                                                                                                                    <a:chExt cx="0" cy="732"/>
                                                                                                                                  </a:xfrm>
                                                                                                                                </wpg:grpSpPr>
                                                                                                                                <wps:wsp>
                                                                                                                                  <wps:cNvPr id="405" name="Freeform 455"/>
                                                                                                                                  <wps:cNvSpPr>
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</wps:cNvSpPr>
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<a:xfrm>
                                                                                                                                      <a:off x="13338" y="-1706"/>
                                                                                                                                      <a:ext cx="0" cy="732"/>
                                                                                                                                    </a:xfrm>
                                                                                                                                    <a:custGeom>
                                                                                                                                      <a:avLst/>
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<a:gd name="T0" fmla="+- 0 -853 -853"/>
                                                                                                                                        <a:gd name="T1" fmla="*/ -853 h 732"/>
                                                                                                                                        <a:gd name="T2" fmla="+- 0 -121 -853"/>
                                                                                                                                        <a:gd name="T3" fmla="*/ -121 h 732"/>
                                                                                                                                      </a:gdLst>
                                                                                                                                      <a:ahLst/>
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</a:cxn>
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<a:path h="732">
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<a:pt x="0" y="732"/>
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</a:pathLst>
                                                                                                                                    </a:custGeom>
                                                                                                                                    <a:noFill/>
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<a:round/>
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<a:tailEnd/>
                                                                                                                                    </a:ln>
                                                                                                                                    <a:extLst>
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</a:ext>
                                                                                                                                    </a:extLst>
                                                                                                                                  </wps:spPr>
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<a:noAutofit/>
                                                                                                                                  </wps:bodyPr>
                                                                                                                                </wps:wsp>
                                                                                                                                <wpg:grpSp>
                                                                                                                                  <wpg:cNvPr id="406" name="Group 343"/>
                                                                                                                                  <wpg:cNvGrpSpPr>
                                                                                                                                    <a:grpSpLocks/>
                                                                                                                                  </wpg:cNvGrpSpPr>
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<a:xfrm>
                                                                                                                                      <a:off x="6640" y="-121"/>
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<a:chOff x="6640" y="-121"/>
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</a:xfrm>
                                                                                                                                  </wpg:grpSpPr>
                                                                                                                                  <wps:wsp>
                                                                                                                                    <wps:cNvPr id="407" name="Freeform 454"/>
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</wps:cNvSpPr>
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<a:xfrm>
                                                                                                                                        <a:off x="13280" y="-242"/>
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</a:xfrm>
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<a:gd name="T0" fmla="+- 0 6640 6640"/>
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<a:gd name="T2" fmla="+- 0 6698 6640"/>
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</a:ln>
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</a:ext>
                                                                                                                                      </a:extLst>
                                                                                                                                    </wps:spPr>
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</wps:bodyPr>
                                                                                                                                  </wps:wsp>
                                                                                                                                  <wpg:grpSp>
                                                                                                                                    <wpg:cNvPr id="408" name="Group 344"/>
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<a:xfrm>
                                                                                                                                        <a:off x="7771" y="-1122"/>
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<a:chOff x="7771" y="-1122"/>
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</a:xfrm>
                                                                                                                                    </wpg:grpSpPr>
                                                                                                                                    <wps:wsp>
                                                                                                                                      <wps:cNvPr id="409" name="Freeform 453"/>
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<a:off x="15542" y="-2244"/>
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<a:gd name="T0" fmla="+- 0 7771 7771"/>
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<a:gd name="T2" fmla="+- 0 7829 7771"/>
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</wps:wsp>
                                                                                                                                    <wpg:grpSp>
                                                                                                                                      <wpg:cNvPr id="410" name="Group 345"/>
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<a:off x="7800" y="-1122"/>
                                                                                                                                          <a:ext cx="0" cy="795"/>
                                                                                                                                          <a:chOff x="7800" y="-1122"/>
                                                                                                                                          <a:chExt cx="0" cy="795"/>
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<wps:cNvPr id="411" name="Freeform 452"/>
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<a:off x="15600" y="-2244"/>
                                                                                                                                            <a:ext cx="0" cy="795"/>
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<a:gd name="T0" fmla="+- 0 -1122 -1122"/>
                                                                                                                                              <a:gd name="T1" fmla="*/ -1122 h 795"/>
                                                                                                                                              <a:gd name="T2" fmla="+- 0 -327 -1122"/>
                                                                                                                                              <a:gd name="T3" fmla="*/ -327 h 795"/>
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<a:path h="795">
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<a:pt x="0" y="795"/>
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</wps:wsp>
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<wpg:cNvPr id="412" name="Group 346"/>
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<a:off x="7771" y="-327"/>
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<a:chOff x="7771" y="-327"/>
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<wps:cNvPr id="413" name="Freeform 451"/>
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<a:off x="15542" y="-654"/>
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<a:gd name="T0" fmla="+- 0 7771 7771"/>
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<a:gd name="T2" fmla="+- 0 7829 7771"/>
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<wpg:cNvPr id="414" name="Group 347"/>
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<a:off x="5832" y="-144"/>
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<a:chOff x="5832" y="-144"/>
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<wps:cNvPr id="415" name="Freeform 450"/>
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<a:off x="11664" y="-288"/>
                                                                                                                                                <a:ext cx="57" cy="0"/>
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<a:gd name="T0" fmla="+- 0 5832 5832"/>
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<a:gd name="T2" fmla="+- 0 5890 5832"/>
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<wpg:cNvPr id="416" name="Group 348"/>
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<a:off x="5861" y="-144"/>
                                                                                                                                                <a:ext cx="0" cy="553"/>
                                                                                                                                                <a:chOff x="5861" y="-144"/>
                                                                                                                                                <a:chExt cx="0" cy="553"/>
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<wps:cNvPr id="417" name="Freeform 449"/>
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<a:off x="11722" y="-288"/>
                                                                                                                                                  <a:ext cx="0" cy="553"/>
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<a:gd name="T0" fmla="+- 0 -144 -144"/>
                                                                                                                                                    <a:gd name="T1" fmla="*/ -144 h 553"/>
                                                                                                                                                    <a:gd name="T2" fmla="+- 0 409 -144"/>
                                                                                                                                                    <a:gd name="T3" fmla="*/ 409 h 553"/>
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<a:path h="553">
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<a:pt x="0" y="553"/>
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<wpg:cNvPr id="418" name="Group 349"/>
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<a:off x="5832" y="409"/>
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<a:chOff x="5832" y="409"/>
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<wps:cNvPr id="419" name="Freeform 448"/>
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<a:off x="11664" y="818"/>
                                                                                                                                                    <a:ext cx="57" cy="0"/>
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<a:gd name="T0" fmla="+- 0 5832 5832"/>
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<a:gd name="T2" fmla="+- 0 5890 5832"/>
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<wpg:cNvPr id="420" name="Group 350"/>
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<a:off x="6236" y="-723"/>
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<a:chOff x="6236" y="-723"/>
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<wps:cNvPr id="421" name="Freeform 447"/>
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<a:off x="12472" y="-1446"/>
                                                                                                                                                      <a:ext cx="57" cy="0"/>
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<a:gd name="T0" fmla="+- 0 6236 6236"/>
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<a:gd name="T2" fmla="+- 0 6294 6236"/>
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<wpg:cNvPr id="422" name="Group 351"/>
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<a:off x="6265" y="-723"/>
                                                                                                                                                      <a:ext cx="0" cy="706"/>
                                                                                                                                                      <a:chOff x="6265" y="-723"/>
                                                                                                                                                      <a:chExt cx="0" cy="706"/>
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<wps:cNvPr id="423" name="Freeform 446"/>
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<a:off x="12530" y="-1446"/>
                                                                                                                                                        <a:ext cx="0" cy="706"/>
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<a:gd name="T0" fmla="+- 0 -723 -723"/>
                                                                                                                                                          <a:gd name="T1" fmla="*/ -723 h 706"/>
                                                                                                                                                          <a:gd name="T2" fmla="+- 0 -17 -723"/>
                                                                                                                                                          <a:gd name="T3" fmla="*/ -17 h 706"/>
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<a:path h="706">
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<a:pt x="0" y="706"/>
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<wpg:cNvPr id="424" name="Group 352"/>
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<a:off x="6236" y="-17"/>
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<a:chOff x="6236" y="-17"/>
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<wps:cNvPr id="425" name="Freeform 445"/>
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<a:off x="12472" y="-34"/>
                                                                                                                                                          <a:ext cx="57" cy="0"/>
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<a:gd name="T0" fmla="+- 0 6236 6236"/>
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<a:gd name="T2" fmla="+- 0 6294 6236"/>
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<wpg:cNvPr id="426" name="Group 353"/>
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<a:off x="6640" y="-264"/>
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<a:chOff x="6640" y="-264"/>
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<wps:cNvPr id="427" name="Freeform 444"/>
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<a:off x="13280" y="-528"/>
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<a:gd name="T0" fmla="+- 0 6640 6640"/>
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<a:gd name="T2" fmla="+- 0 6698 6640"/>
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<wpg:cNvPr id="428" name="Group 354"/>
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<a:off x="6669" y="-264"/>
                                                                                                                                                            <a:ext cx="0" cy="813"/>
                                                                                                                                                            <a:chOff x="6669" y="-264"/>
                                                                                                                                                            <a:chExt cx="0" cy="813"/>
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<wps:cNvPr id="429" name="Freeform 443"/>
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<a:off x="13338" y="-528"/>
                                                                                                                                                              <a:ext cx="0" cy="813"/>
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<a:gd name="T0" fmla="+- 0 -264 -264"/>
                                                                                                                                                                <a:gd name="T1" fmla="*/ -264 h 813"/>
                                                                                                                                                                <a:gd name="T2" fmla="+- 0 549 -264"/>
                                                                                                                                                                <a:gd name="T3" fmla="*/ 549 h 813"/>
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<a:path h="813">
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<a:pt x="0" y="813"/>
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<wpg:cNvPr id="430" name="Group 355"/>
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<a:off x="6640" y="549"/>
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<a:chOff x="6640" y="549"/>
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<wps:cNvPr id="431" name="Freeform 442"/>
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<a:off x="13280" y="1098"/>
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<a:gd name="T0" fmla="+- 0 6640 6640"/>
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<a:gd name="T2" fmla="+- 0 6698 6640"/>
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<wpg:cNvPr id="432" name="Group 356"/>
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<a:off x="7771" y="-423"/>
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<a:chOff x="7771" y="-423"/>
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<wps:cNvPr id="433" name="Freeform 441"/>
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<a:off x="15542" y="-846"/>
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<a:gd name="T0" fmla="+- 0 7771 7771"/>
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<a:gd name="T2" fmla="+- 0 7829 7771"/>
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<wpg:cNvPr id="434" name="Group 357"/>
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<a:off x="7800" y="-423"/>
                                                                                                                                                                  <a:ext cx="0" cy="752"/>
                                                                                                                                                                  <a:chOff x="7800" y="-423"/>
                                                                                                                                                                  <a:chExt cx="0" cy="752"/>
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<wps:cNvPr id="435" name="Freeform 440"/>
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<a:off x="15600" y="-846"/>
                                                                                                                                                                    <a:ext cx="0" cy="752"/>
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<a:gd name="T0" fmla="+- 0 -423 -423"/>
                                                                                                                                                                      <a:gd name="T1" fmla="*/ -423 h 752"/>
                                                                                                                                                                      <a:gd name="T2" fmla="+- 0 329 -423"/>
                                                                                                                                                                      <a:gd name="T3" fmla="*/ 329 h 752"/>
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<a:path h="752">
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<a:pt x="0" y="752"/>
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<wpg:cNvPr id="436" name="Group 358"/>
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<a:off x="7771" y="329"/>
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<a:chOff x="7771" y="329"/>
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<wps:cNvPr id="437" name="Freeform 439"/>
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<a:off x="15542" y="658"/>
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<a:gd name="T0" fmla="+- 0 7771 7771"/>
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<a:gd name="T2" fmla="+- 0 7829 7771"/>
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<wpg:cNvPr id="438" name="Group 359"/>
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<a:off x="5832" y="-200"/>
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<a:chOff x="5832" y="-200"/>
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<wps:cNvPr id="439" name="Freeform 438"/>
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<a:off x="11664" y="-400"/>
                                                                                                                                                                        <a:ext cx="57" cy="0"/>
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<a:gd name="T0" fmla="+- 0 5832 5832"/>
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<a:gd name="T2" fmla="+- 0 5890 5832"/>
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<wpg:cNvPr id="440" name="Group 360"/>
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<a:off x="5861" y="-200"/>
                                                                                                                                                                        <a:ext cx="0" cy="647"/>
                                                                                                                                                                        <a:chOff x="5861" y="-200"/>
                                                                                                                                                                        <a:chExt cx="0" cy="647"/>
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<wps:cNvPr id="441" name="Freeform 437"/>
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<a:off x="11722" y="-400"/>
                                                                                                                                                                          <a:ext cx="0" cy="647"/>
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<a:gd name="T0" fmla="+- 0 -200 -200"/>
                                                                                                                                                                            <a:gd name="T1" fmla="*/ -200 h 647"/>
                                                                                                                                                                            <a:gd name="T2" fmla="+- 0 447 -200"/>
                                                                                                                                                                            <a:gd name="T3" fmla="*/ 447 h 647"/>
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<a:path h="647">
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<a:pt x="0" y="647"/>
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<wpg:cNvPr id="442" name="Group 361"/>
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<a:off x="5832" y="447"/>
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<a:chOff x="5832" y="447"/>
    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<wps:cNvPr id="443" name="Freeform 436"/>
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<a:off x="11664" y="894"/>
                                                                                                                                                                            <a:ext cx="57" cy="0"/>
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<a:gd name="T0" fmla="+- 0 5832 5832"/>
    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    <a:gd name="T2" fmla="+- 0 5890 5832"/>
    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<wpg:cNvPr id="444" name="Group 362"/>
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<a:off x="6236" y="9"/>
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<a:chOff x="6236" y="9"/>
      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<wps:cNvPr id="445" name="Freeform 435"/>
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<a:off x="12472" y="18"/>
                                                                                                                                                                              <a:ext cx="57" cy="0"/>
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<a:gd name="T0" fmla="+- 0 6236 6236"/>
      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      <a:gd name="T2" fmla="+- 0 6294 6236"/>
      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<wpg:cNvPr id="446" name="Group 363"/>
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<a:off x="6265" y="9"/>
                                                                                                                                                                              <a:ext cx="0" cy="647"/>
                                                                                                                                                                              <a:chOff x="6265" y="9"/>
                                                                                                                                                                              <a:chExt cx="0" cy="647"/>
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<wps:cNvPr id="447" name="Freeform 434"/>
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<a:off x="12530" y="18"/>
                                                                                                                                                                                <a:ext cx="0" cy="646"/>
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<a:gd name="T0" fmla="+- 0 9 9"/>
                                                                                                                                                                                  <a:gd name="T1" fmla="*/ 9 h 647"/>
                                                                                                                                                                                  <a:gd name="T2" fmla="+- 0 656 9"/>
                                                                                                                                                                                  <a:gd name="T3" fmla="*/ 656 h 647"/>
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<a:path h="647">
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<a:pt x="0" y="647"/>
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<wpg:cNvPr id="448" name="Group 364"/>
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<a:off x="6236" y="655"/>
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<a:chOff x="6236" y="655"/>
          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<wps:cNvPr id="449" name="Freeform 433"/>
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<a:off x="12472" y="1310"/>
                                                                                                                                                                                  <a:ext cx="57" cy="0"/>
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<a:gd name="T0" fmla="+- 0 6236 6236"/>
          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          <a:gd name="T2" fmla="+- 0 6294 6236"/>
          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<wpg:cNvPr id="450" name="Group 365"/>
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<a:off x="6640" y="-176"/>
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<a:chOff x="6640" y="-176"/>
            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<wps:cNvPr id="451" name="Freeform 432"/>
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<a:off x="13280" y="-352"/>
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<a:gd name="T0" fmla="+- 0 6640 6640"/>
            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            <a:gd name="T2" fmla="+- 0 6698 6640"/>
            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<wpg:cNvPr id="452" name="Group 366"/>
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<a:off x="6669" y="-176"/>
                                                                                                                                                                                    <a:ext cx="0" cy="570"/>
                                                                                                                                                                                    <a:chOff x="6669" y="-176"/>
                                                                                                                                                                                    <a:chExt cx="0" cy="570"/>
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<wps:cNvPr id="453" name="Freeform 431"/>
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<a:off x="13338" y="-352"/>
                                                                                                                                                                                      <a:ext cx="0" cy="570"/>
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<a:gd name="T0" fmla="+- 0 -176 -176"/>
                                                                                                                                                                                        <a:gd name="T1" fmla="*/ -176 h 570"/>
                                                                                                                                                                                        <a:gd name="T2" fmla="+- 0 394 -176"/>
                                                                                                                                                                                        <a:gd name="T3" fmla="*/ 394 h 570"/>
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<a:path h="570">
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<a:pt x="0" y="570"/>
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<wpg:cNvPr id="454" name="Group 367"/>
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<a:off x="6640" y="394"/>
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<a:chOff x="6640" y="394"/>
                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<wps:cNvPr id="455" name="Freeform 430"/>
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<a:off x="13280" y="788"/>
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<a:gd name="T0" fmla="+- 0 6640 6640"/>
                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                <a:gd name="T2" fmla="+- 0 6698 6640"/>
                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<wpg:cNvPr id="456" name="Group 368"/>
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<a:off x="7771" y="-369"/>
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<a:chOff x="7771" y="-369"/>
                  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<wps:cNvPr id="457" name="Freeform 429"/>
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<a:off x="15542" y="-738"/>
  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<a:gd name="T0" fmla="+- 0 7771 7771"/>
                  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                  <a:gd name="T2" fmla="+- 0 7829 7771"/>
                  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<wpg:cNvPr id="458" name="Group 369"/>
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<a:off x="7800" y="-369"/>
                                                                                                                                                                                          <a:ext cx="0" cy="622"/>
                                                                                                                                                                                          <a:chOff x="7800" y="-369"/>
                                                                                                                                                                                          <a:chExt cx="0" cy="622"/>
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<wps:cNvPr id="459" name="Freeform 428"/>
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<a:off x="15600" y="-738"/>
                                                                                                                                                                                            <a:ext cx="0" cy="622"/>
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<a:gd name="T0" fmla="+- 0 -369 -369"/>
                                                                                                                                                                                              <a:gd name="T1" fmla="*/ -369 h 622"/>
                                                                                                                                                                                              <a:gd name="T2" fmla="+- 0 253 -369"/>
                                                                                                                                                                                              <a:gd name="T3" fmla="*/ 253 h 622"/>
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<a:path h="622">
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<a:pt x="0" y="622"/>
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<wpg:cNvPr id="460" name="Group 370"/>
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<a:off x="7771" y="253"/>
    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    <a:chOff x="7771" y="253"/>
                      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<wps:cNvPr id="461" name="Freeform 427"/>
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<a:off x="15542" y="506"/>
      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<a:gd name="T0" fmla="+- 0 7771 7771"/>
                      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                      <a:gd name="T2" fmla="+- 0 7829 7771"/>
                      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<wpg:cNvPr id="462" name="Group 371"/>
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<a:off x="5832" y="9"/>
      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      <a:chOff x="5832" y="9"/>
                        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<wps:cNvPr id="463" name="Freeform 426"/>
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<a:off x="11664" y="18"/>
                                                                                                                                                                                                <a:ext cx="57" cy="0"/>
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<a:gd name="T0" fmla="+- 0 5832 5832"/>
                        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                        <a:gd name="T2" fmla="+- 0 5890 5832"/>
                        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<wpg:cNvPr id="464" name="Group 372"/>
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<a:off x="5861" y="9"/>
                                                                                                                                                                                                <a:ext cx="0" cy="724"/>
                                                                                                                                                                                                <a:chOff x="5861" y="9"/>
                                                                                                                                                                                                <a:chExt cx="0" cy="724"/>
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<wps:cNvPr id="465" name="Freeform 425"/>
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<a:off x="11722" y="18"/>
                                                                                                                                                                                                  <a:ext cx="0" cy="724"/>
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<a:gd name="T0" fmla="+- 0 9 9"/>
                                                                                                                                                                                                    <a:gd name="T1" fmla="*/ 9 h 724"/>
                                                                                                                                                                                                    <a:gd name="T2" fmla="+- 0 733 9"/>
                                                                                                                                                                                                    <a:gd name="T3" fmla="*/ 733 h 724"/>
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<a:path h="724">
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<a:pt x="0" y="724"/>
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<wpg:cNvPr id="466" name="Group 373"/>
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<a:off x="5832" y="733"/>
          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          <a:chOff x="5832" y="733"/>
                            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<wps:cNvPr id="467" name="Freeform 424"/>
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<a:off x="11664" y="1466"/>
                                                                                                                                                                                                    <a:ext cx="57" cy="0"/>
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<a:gd name="T0" fmla="+- 0 5832 5832"/>
                            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                            <a:gd name="T2" fmla="+- 0 5890 5832"/>
                            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<wpg:cNvPr id="468" name="Group 374"/>
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<a:off x="6236" y="357"/>
            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            <a:chOff x="6236" y="357"/>
                              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<wps:cNvPr id="469" name="Freeform 423"/>
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<a:off x="12472" y="714"/>
                                                                                                                                                                                                      <a:ext cx="57" cy="0"/>
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<a:gd name="T0" fmla="+- 0 6236 6236"/>
                              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                              <a:gd name="T2" fmla="+- 0 6294 6236"/>
                              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<wpg:cNvPr id="470" name="Group 375"/>
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<a:off x="6265" y="357"/>
                                                                                                                                                                                                      <a:ext cx="0" cy="588"/>
                                                                                                                                                                                                      <a:chOff x="6265" y="357"/>
                                                                                                                                                                                                      <a:chExt cx="0" cy="588"/>
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<wps:cNvPr id="471" name="Freeform 422"/>
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<a:off x="12530" y="714"/>
                                                                                                                                                                                                        <a:ext cx="0" cy="589"/>
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<a:gd name="T0" fmla="+- 0 357 357"/>
                                                                                                                                                                                                          <a:gd name="T1" fmla="*/ 357 h 588"/>
                                                                                                                                                                                                          <a:gd name="T2" fmla="+- 0 945 357"/>
                                                                                                                                                                                                          <a:gd name="T3" fmla="*/ 945 h 588"/>
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<a:path h="588">
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<a:pt x="0" y="588"/>
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<wpg:cNvPr id="472" name="Group 376"/>
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<a:off x="6236" y="946"/>
                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                <a:chOff x="6236" y="946"/>
                                  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<wps:cNvPr id="473" name="Freeform 421"/>
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<a:off x="12472" y="1892"/>
                                                                                                                                                                                                          <a:ext cx="57" cy="0"/>
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<a:gd name="T0" fmla="+- 0 6236 6236"/>
                                  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                                  <a:gd name="T2" fmla="+- 0 6294 6236"/>
                                  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<wpg:cNvPr id="474" name="Group 377"/>
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<a:off x="6640" y="-86"/>
                  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                  <a:chOff x="6640" y="-86"/>
                                    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<wps:cNvPr id="475" name="Freeform 420"/>
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<a:off x="13280" y="-172"/>
                    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<a:gd name="T0" fmla="+- 0 6640 6640"/>
                                    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                                    <a:gd name="T2" fmla="+- 0 6698 6640"/>
                                    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<wpg:cNvPr id="476" name="Group 378"/>
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<a:off x="6669" y="-86"/>
                                                                                                                                                                                                            <a:ext cx="0" cy="653"/>
                                                                                                                                                                                                            <a:chOff x="6669" y="-86"/>
                                                                                                                                                                                                            <a:chExt cx="0" cy="653"/>
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<wps:cNvPr id="477" name="Freeform 419"/>
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<a:off x="13338" y="-172"/>
                                                                                                                                                                                                              <a:ext cx="0" cy="653"/>
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<a:gd name="T0" fmla="+- 0 -86 -86"/>
                                                                                                                                                                                                                <a:gd name="T1" fmla="*/ -86 h 653"/>
                                                                                                                                                                                                                <a:gd name="T2" fmla="+- 0 567 -86"/>
                                                                                                                                                                                                                <a:gd name="T3" fmla="*/ 567 h 653"/>
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<a:path h="653">
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<a:pt x="0" y="653"/>
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<wpg:cNvPr id="478" name="Group 379"/>
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<a:off x="6640" y="567"/>
                      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                      <a:chOff x="6640" y="567"/>
                                        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<wps:cNvPr id="479" name="Freeform 418"/>
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<a:off x="13280" y="1134"/>
                        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<a:gd name="T0" fmla="+- 0 6640 6640"/>
                                        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                                        <a:gd name="T2" fmla="+- 0 6698 6640"/>
                                        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<wpg:cNvPr id="480" name="Group 380"/>
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<a:off x="7771" y="-283"/>
                        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                        <a:chOff x="7771" y="-283"/>
                                          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<wps:cNvPr id="481" name="Freeform 417"/>
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<a:off x="15542" y="-566"/>
                          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<a:gd name="T0" fmla="+- 0 7771 7771"/>
                                          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                                          <a:gd name="T2" fmla="+- 0 7829 7771"/>
                                          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<wpg:cNvPr id="482" name="Group 381"/>
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<a:off x="7800" y="-283"/>
                                                                                                                                                                                                                  <a:ext cx="0" cy="772"/>
                                                                                                                                                                                                                  <a:chOff x="7800" y="-283"/>
                                                                                                                                                                                                                  <a:chExt cx="0" cy="772"/>
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<wps:cNvPr id="483" name="Freeform 416"/>
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<a:off x="15600" y="-566"/>
                                                                                                                                                                                                                    <a:ext cx="0" cy="772"/>
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<a:gd name="T0" fmla="+- 0 -283 -283"/>
                                                                                                                                                                                                                      <a:gd name="T1" fmla="*/ -283 h 772"/>
                                                                                                                                                                                                                      <a:gd name="T2" fmla="+- 0 489 -283"/>
                                                                                                                                                                                                                      <a:gd name="T3" fmla="*/ 489 h 772"/>
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<a:path h="772">
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<a:pt x="0" y="772"/>
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<wpg:cNvPr id="484" name="Group 382"/>
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<a:off x="7771" y="489"/>
                            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                            <a:chOff x="7771" y="489"/>
                                                                                                                                                                                                                    <a:chExt cx="58" cy="0"/>
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<wps:cNvPr id="485" name="Freeform 415"/>
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<a:off x="15542" y="978"/>
                                                                                                                                                                                                                      <a:ext cx="58" cy="0"/>
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<a:gd name="T0" fmla="+- 0 7771 7771"/>
                                                                                                                                                                                                                        <a:gd name="T1" fmla="*/ T0 w 58"/>
                                                                                                                                                                                                                        <a:gd name="T2" fmla="+- 0 7829 7771"/>
                                                                                                                                                                                                                        <a:gd name="T3" fmla="*/ T2 w 58"/>
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<a:path w="58">
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<a:pt x="58" y="0"/>
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<wpg:cNvPr id="486" name="Group 383"/>
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<a:off x="5861" y="-802"/>
                                                                                                                                                                                                                      <a:ext cx="1940" cy="658"/>
                                                                                                                                                                                                                      <a:chOff x="5861" y="-802"/>
                                                                                                                                                                                                                      <a:chExt cx="1940" cy="658"/>
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<wps:cNvPr id="487" name="Freeform 414"/>
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<a:off x="11722" y="-1604"/>
                                                                                                                                                                                                                        <a:ext cx="1939" cy="658"/>
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<a:gd name="T0" fmla="+- 0 5885 5861"/>
                                                                                                                                                                                                                          <a:gd name="T1" fmla="*/ T0 w 1940"/>
                                                                                                                                                                                                                          <a:gd name="T2" fmla="+- 0 -152 -802"/>
                                                                                                                                                                                                                          <a:gd name="T3" fmla="*/ -152 h 658"/>
                                                                                                                                                                                                                          <a:gd name="T4" fmla="+- 0 5934 5861"/>
                                                                                                                                                                                                                          <a:gd name="T5" fmla="*/ T4 w 1940"/>
                                                                                                                                                                                                                          <a:gd name="T6" fmla="+- 0 -169 -802"/>
                                                                                                                                                                                                                          <a:gd name="T7" fmla="*/ -169 h 658"/>
                                                                                                                                                                                                                          <a:gd name="T8" fmla="+- 0 5983 5861"/>
                                                                                                                                                                                                                          <a:gd name="T9" fmla="*/ T8 w 1940"/>
                                                                                                                                                                                                                          <a:gd name="T10" fmla="+- 0 -186 -802"/>
                                                                                                                                                                                                                          <a:gd name="T11" fmla="*/ -186 h 658"/>
                                                                                                                                                                                                                          <a:gd name="T12" fmla="+- 0 6032 5861"/>
                                                                                                                                                                                                                          <a:gd name="T13" fmla="*/ T12 w 1940"/>
                                                                                                                                                                                                                          <a:gd name="T14" fmla="+- 0 -202 -802"/>
                                                                                                                                                                                                                          <a:gd name="T15" fmla="*/ -202 h 658"/>
                                                                                                                                                                                                                          <a:gd name="T16" fmla="+- 0 6081 5861"/>
                                                                                                                                                                                                                          <a:gd name="T17" fmla="*/ T16 w 1940"/>
                                                                                                                                                                                                                          <a:gd name="T18" fmla="+- 0 -219 -802"/>
                                                                                                                                                                                                                          <a:gd name="T19" fmla="*/ -219 h 658"/>
                                                                                                                                                                                                                          <a:gd name="T20" fmla="+- 0 6131 5861"/>
                                                                                                                                                                                                                          <a:gd name="T21" fmla="*/ T20 w 1940"/>
                                                                                                                                                                                                                          <a:gd name="T22" fmla="+- 0 -235 -802"/>
                                                                                                                                                                                                                          <a:gd name="T23" fmla="*/ -235 h 658"/>
                                                                                                                                                                                                                          <a:gd name="T24" fmla="+- 0 6180 5861"/>
                                                                                                                                                                                                                          <a:gd name="T25" fmla="*/ T24 w 1940"/>
                                                                                                                                                                                                                          <a:gd name="T26" fmla="+- 0 -252 -802"/>
                                                                                                                                                                                                                          <a:gd name="T27" fmla="*/ -252 h 658"/>
                                                                                                                                                                                                                          <a:gd name="T28" fmla="+- 0 6229 5861"/>
                                                                                                                                                                                                                          <a:gd name="T29" fmla="*/ T28 w 1940"/>
                                                                                                                                                                                                                          <a:gd name="T30" fmla="+- 0 -269 -802"/>
                                                                                                                                                                                                                          <a:gd name="T31" fmla="*/ -269 h 658"/>
                                                                                                                                                                                                                          <a:gd name="T32" fmla="+- 0 6278 5861"/>
                                                                                                                                                                                                                          <a:gd name="T33" fmla="*/ T32 w 1940"/>
                                                                                                                                                                                                                          <a:gd name="T34" fmla="+- 0 -285 -802"/>
                                                                                                                                                                                                                          <a:gd name="T35" fmla="*/ -285 h 658"/>
                                                                                                                                                                                                                          <a:gd name="T36" fmla="+- 0 6327 5861"/>
                                                                                                                                                                                                                          <a:gd name="T37" fmla="*/ T36 w 1940"/>
                                                                                                                                                                                                                          <a:gd name="T38" fmla="+- 0 -302 -802"/>
                                                                                                                                                                                                                          <a:gd name="T39" fmla="*/ -302 h 658"/>
                                                                                                                                                                                                                          <a:gd name="T40" fmla="+- 0 6376 5861"/>
                                                                                                                                                                                                                          <a:gd name="T41" fmla="*/ T40 w 1940"/>
                                                                                                                                                                                                                          <a:gd name="T42" fmla="+- 0 -319 -802"/>
                                                                                                                                                                                                                          <a:gd name="T43" fmla="*/ -319 h 658"/>
                                                                                                                                                                                                                          <a:gd name="T44" fmla="+- 0 6425 5861"/>
                                                                                                                                                                                                                          <a:gd name="T45" fmla="*/ T44 w 1940"/>
                                                                                                                                                                                                                          <a:gd name="T46" fmla="+- 0 -336 -802"/>
                                                                                                                                                                                                                          <a:gd name="T47" fmla="*/ -336 h 658"/>
                                                                                                                                                                                                                          <a:gd name="T48" fmla="+- 0 6474 5861"/>
                                                                                                                                                                                                                          <a:gd name="T49" fmla="*/ T48 w 1940"/>
                                                                                                                                                                                                                          <a:gd name="T50" fmla="+- 0 -352 -802"/>
                                                                                                                                                                                                                          <a:gd name="T51" fmla="*/ -352 h 658"/>
                                                                                                                                                                                                                          <a:gd name="T52" fmla="+- 0 6523 5861"/>
                                                                                                                                                                                                                          <a:gd name="T53" fmla="*/ T52 w 1940"/>
                                                                                                                                                                                                                          <a:gd name="T54" fmla="+- 0 -369 -802"/>
                                                                                                                                                                                                                          <a:gd name="T55" fmla="*/ -369 h 658"/>
                                                                                                                                                                                                                          <a:gd name="T56" fmla="+- 0 6573 5861"/>
                                                                                                                                                                                                                          <a:gd name="T57" fmla="*/ T56 w 1940"/>
                                                                                                                                                                                                                          <a:gd name="T58" fmla="+- 0 -385 -802"/>
                                                                                                                                                                                                                          <a:gd name="T59" fmla="*/ -385 h 658"/>
                                                                                                                                                                                                                          <a:gd name="T60" fmla="+- 0 6622 5861"/>
                                                                                                                                                                                                                          <a:gd name="T61" fmla="*/ T60 w 1940"/>
                                                                                                                                                                                                                          <a:gd name="T62" fmla="+- 0 -402 -802"/>
                                                                                                                                                                                                                          <a:gd name="T63" fmla="*/ -402 h 658"/>
                                                                                                                                                                                                                          <a:gd name="T64" fmla="+- 0 6671 5861"/>
                                                                                                                                                                                                                          <a:gd name="T65" fmla="*/ T64 w 1940"/>
                                                                                                                                                                                                                          <a:gd name="T66" fmla="+- 0 -419 -802"/>
                                                                                                                                                                                                                          <a:gd name="T67" fmla="*/ -419 h 658"/>
                                                                                                                                                                                                                          <a:gd name="T68" fmla="+- 0 6720 5861"/>
                                                                                                                                                                                                                          <a:gd name="T69" fmla="*/ T68 w 1940"/>
                                                                                                                                                                                                                          <a:gd name="T70" fmla="+- 0 -435 -802"/>
                                                                                                                                                                                                                          <a:gd name="T71" fmla="*/ -435 h 658"/>
                                                                                                                                                                                                                          <a:gd name="T72" fmla="+- 0 6769 5861"/>
                                                                                                                                                                                                                          <a:gd name="T73" fmla="*/ T72 w 1940"/>
                                                                                                                                                                                                                          <a:gd name="T74" fmla="+- 0 -452 -802"/>
                                                                                                                                                                                                                          <a:gd name="T75" fmla="*/ -452 h 658"/>
                                                                                                                                                                                                                          <a:gd name="T76" fmla="+- 0 6818 5861"/>
                                                                                                                                                                                                                          <a:gd name="T77" fmla="*/ T76 w 1940"/>
                                                                                                                                                                                                                          <a:gd name="T78" fmla="+- 0 -469 -802"/>
                                                                                                                                                                                                                          <a:gd name="T79" fmla="*/ -469 h 658"/>
                                                                                                                                                                                                                          <a:gd name="T80" fmla="+- 0 6868 5861"/>
                                                                                                                                                                                                                          <a:gd name="T81" fmla="*/ T80 w 1940"/>
                                                                                                                                                                                                                          <a:gd name="T82" fmla="+- 0 -485 -802"/>
                                                                                                                                                                                                                          <a:gd name="T83" fmla="*/ -485 h 658"/>
                                                                                                                                                                                                                          <a:gd name="T84" fmla="+- 0 6917 5861"/>
                                                                                                                                                                                                                          <a:gd name="T85" fmla="*/ T84 w 1940"/>
                                                                                                                                                                                                                          <a:gd name="T86" fmla="+- 0 -502 -802"/>
                                                                                                                                                                                                                          <a:gd name="T87" fmla="*/ -502 h 658"/>
                                                                                                                                                                                                                          <a:gd name="T88" fmla="+- 0 6966 5861"/>
                                                                                                                                                                                                                          <a:gd name="T89" fmla="*/ T88 w 1940"/>
                                                                                                                                                                                                                          <a:gd name="T90" fmla="+- 0 -519 -802"/>
                                                                                                                                                                                                                          <a:gd name="T91" fmla="*/ -519 h 658"/>
                                                                                                                                                                                                                          <a:gd name="T92" fmla="+- 0 7016 5861"/>
                                                                                                                                                                                                                          <a:gd name="T93" fmla="*/ T92 w 1940"/>
                                                                                                                                                                                                                          <a:gd name="T94" fmla="+- 0 -535 -802"/>
                                                                                                                                                                                                                          <a:gd name="T95" fmla="*/ -535 h 658"/>
                                                                                                                                                                                                                          <a:gd name="T96" fmla="+- 0 7065 5861"/>
                                                                                                                                                                                                                          <a:gd name="T97" fmla="*/ T96 w 1940"/>
                                                                                                                                                                                                                          <a:gd name="T98" fmla="+- 0 -552 -802"/>
                                                                                                                                                                                                                          <a:gd name="T99" fmla="*/ -552 h 658"/>
                                                                                                                                                                                                                          <a:gd name="T100" fmla="+- 0 7114 5861"/>
                                                                                                                                                                                                                          <a:gd name="T101" fmla="*/ T100 w 1940"/>
                                                                                                                                                                                                                          <a:gd name="T102" fmla="+- 0 -569 -802"/>
                                                                                                                                                                                                                          <a:gd name="T103" fmla="*/ -569 h 658"/>
                                                                                                                                                                                                                          <a:gd name="T104" fmla="+- 0 7163 5861"/>
                                                                                                                                                                                                                          <a:gd name="T105" fmla="*/ T104 w 1940"/>
                                                                                                                                                                                                                          <a:gd name="T106" fmla="+- 0 -585 -802"/>
                                                                                                                                                                                                                          <a:gd name="T107" fmla="*/ -585 h 658"/>
                                                                                                                                                                                                                          <a:gd name="T108" fmla="+- 0 7212 5861"/>
                                                                                                                                                                                                                          <a:gd name="T109" fmla="*/ T108 w 1940"/>
                                                                                                                                                                                                                          <a:gd name="T110" fmla="+- 0 -602 -802"/>
                                                                                                                                                                                                                          <a:gd name="T111" fmla="*/ -602 h 658"/>
                                                                                                                                                                                                                          <a:gd name="T112" fmla="+- 0 7261 5861"/>
                                                                                                                                                                                                                          <a:gd name="T113" fmla="*/ T112 w 1940"/>
                                                                                                                                                                                                                          <a:gd name="T114" fmla="+- 0 -619 -802"/>
                                                                                                                                                                                                                          <a:gd name="T115" fmla="*/ -619 h 658"/>
                                                                                                                                                                                                                          <a:gd name="T116" fmla="+- 0 7310 5861"/>
                                                                                                                                                                                                                          <a:gd name="T117" fmla="*/ T116 w 1940"/>
                                                                                                                                                                                                                          <a:gd name="T118" fmla="+- 0 -635 -802"/>
                                                                                                                                                                                                                          <a:gd name="T119" fmla="*/ -635 h 658"/>
                                                                                                                                                                                                                          <a:gd name="T120" fmla="+- 0 7359 5861"/>
                                                                                                                                                                                                                          <a:gd name="T121" fmla="*/ T120 w 1940"/>
                                                                                                                                                                                                                          <a:gd name="T122" fmla="+- 0 -652 -802"/>
                                                                                                                                                                                                                          <a:gd name="T123" fmla="*/ -652 h 658"/>
                                                                                                                                                                                                                          <a:gd name="T124" fmla="+- 0 7408 5861"/>
                                                                                                                                                                                                                          <a:gd name="T125" fmla="*/ T124 w 1940"/>
                                                                                                                                                                                                                          <a:gd name="T126" fmla="+- 0 -669 -802"/>
                                                                                                                                                                                                                          <a:gd name="T127" fmla="*/ -669 h 658"/>
                                                                                                                                                                                                                          <a:gd name="T128" fmla="+- 0 7457 5861"/>
                                                                                                                                                                                                                          <a:gd name="T129" fmla="*/ T128 w 1940"/>
                                                                                                                                                                                                                          <a:gd name="T130" fmla="+- 0 -685 -802"/>
                                                                                                                                                                                                                          <a:gd name="T131" fmla="*/ -685 h 658"/>
                                                                                                                                                                                                                          <a:gd name="T132" fmla="+- 0 7507 5861"/>
                                                                                                                                                                                                                          <a:gd name="T133" fmla="*/ T132 w 1940"/>
                                                                                                                                                                                                                          <a:gd name="T134" fmla="+- 0 -702 -802"/>
                                                                                                                                                                                                                          <a:gd name="T135" fmla="*/ -702 h 658"/>
                                                                                                                                                                                                                          <a:gd name="T136" fmla="+- 0 7556 5861"/>
                                                                                                                                                                                                                          <a:gd name="T137" fmla="*/ T136 w 1940"/>
                                                                                                                                                                                                                          <a:gd name="T138" fmla="+- 0 -719 -802"/>
                                                                                                                                                                                                                          <a:gd name="T139" fmla="*/ -719 h 658"/>
                                                                                                                                                                                                                          <a:gd name="T140" fmla="+- 0 7605 5861"/>
                                                                                                                                                                                                                          <a:gd name="T141" fmla="*/ T140 w 1940"/>
                                                                                                                                                                                                                          <a:gd name="T142" fmla="+- 0 -735 -802"/>
                                                                                                                                                                                                                          <a:gd name="T143" fmla="*/ -735 h 658"/>
                                                                                                                                                                                                                          <a:gd name="T144" fmla="+- 0 7654 5861"/>
                                                                                                                                                                                                                          <a:gd name="T145" fmla="*/ T144 w 1940"/>
                                                                                                                                                                                                                          <a:gd name="T146" fmla="+- 0 -752 -802"/>
                                                                                                                                                                                                                          <a:gd name="T147" fmla="*/ -752 h 658"/>
                                                                                                                                                                                                                          <a:gd name="T148" fmla="+- 0 7703 5861"/>
                                                                                                                                                                                                                          <a:gd name="T149" fmla="*/ T148 w 1940"/>
                                                                                                                                                                                                                          <a:gd name="T150" fmla="+- 0 -769 -802"/>
                                                                                                                                                                                                                          <a:gd name="T151" fmla="*/ -769 h 658"/>
                                                                                                                                                                                                                          <a:gd name="T152" fmla="+- 0 7752 5861"/>
                                                                                                                                                                                                                          <a:gd name="T153" fmla="*/ T152 w 1940"/>
                                                                                                                                                                                                                          <a:gd name="T154" fmla="+- 0 -785 -802"/>
                                                                                                                                                                                                                          <a:gd name="T155" fmla="*/ -785 h 658"/>
                                                                                                                                                                                                                          <a:gd name="T156" fmla="+- 0 7801 5861"/>
                                                                                                                                                                                                                          <a:gd name="T157" fmla="*/ T156 w 1940"/>
                                                                                                                                                                                                                          <a:gd name="T158" fmla="+- 0 -802 -802"/>
                                                                                                                                                                                                                          <a:gd name="T159" fmla="*/ -802 h 658"/>
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" y="T3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5" y="T7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9" y="T11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3" y="T15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7" y="T19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21" y="T23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25" y="T27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29" y="T31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33" y="T35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37" y="T39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41" y="T43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45" y="T47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49" y="T51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53" y="T55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57" y="T59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61" y="T63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65" y="T67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69" y="T71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73" y="T75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77" y="T79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81" y="T83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85" y="T87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89" y="T91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93" y="T95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97" y="T99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01" y="T103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05" y="T107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09" y="T111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13" y="T115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17" y="T119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21" y="T123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25" y="T127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29" y="T131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33" y="T135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37" y="T139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41" y="T143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45" y="T147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49" y="T151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53" y="T155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T157" y="T159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<a:path w="1940" h="658">
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<a:pt x="0" y="658"/>
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24" y="650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49" y="641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73" y="633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98" y="625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22" y="616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47" y="608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71" y="600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96" y="591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220" y="583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245" y="575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270" y="567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294" y="558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319" y="550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343" y="542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368" y="533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392" y="525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417" y="517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441" y="508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466" y="500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491" y="491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515" y="483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540" y="475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564" y="466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589" y="458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613" y="450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638" y="442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662" y="433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687" y="425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712" y="417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736" y="408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761" y="400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785" y="392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810" y="383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834" y="375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859" y="367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883" y="358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908" y="350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933" y="342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957" y="333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983" y="325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007" y="317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032" y="308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056" y="300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081" y="292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105" y="283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130" y="275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155" y="267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179" y="258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204" y="250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228" y="242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253" y="233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277" y="225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302" y="217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326" y="208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351" y="200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376" y="192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400" y="183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425" y="175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449" y="167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474" y="158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498" y="150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523" y="142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547" y="133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572" y="125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596" y="117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621" y="108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646" y="100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670" y="92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695" y="83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719" y="75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744" y="67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768" y="58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793" y="50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817" y="42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842" y="33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866" y="25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891" y="17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916" y="8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1940" y="0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<a:srgbClr val="F8766C"/>
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<a:prstDash val="lgDash"/>
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<wpg:cNvPr id="488" name="Group 384"/>
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<a:off x="5861" y="-56"/>
                                                                                                                                                                                                                        <a:ext cx="1940" cy="60"/>
                                                                                                                                                                                                                        <a:chOff x="5861" y="-56"/>
                                                                                                                                                                                                                        <a:chExt cx="1940" cy="60"/>
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<wps:cNvPr id="489" name="Freeform 413"/>
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<a:off x="11722" y="-112"/>
                                                                                                                                                                                                                          <a:ext cx="1939" cy="60"/>
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<a:gd name="T0" fmla="+- 0 5885 5861"/>
                                                                                                                                                                                                                            <a:gd name="T1" fmla="*/ T0 w 1940"/>
                                                                                                                                                                                                                            <a:gd name="T2" fmla="+- 0 3 -56"/>
                                                                                                                                                                                                                            <a:gd name="T3" fmla="*/ 3 h 60"/>
                                                                                                                                                                                                                            <a:gd name="T4" fmla="+- 0 5934 5861"/>
                                                                                                                                                                                                                            <a:gd name="T5" fmla="*/ T4 w 1940"/>
                                                                                                                                                                                                                            <a:gd name="T6" fmla="+- 0 1 -56"/>
                                                                                                                                                                                                                            <a:gd name="T7" fmla="*/ 1 h 60"/>
                                                                                                                                                                                                                            <a:gd name="T8" fmla="+- 0 5983 5861"/>
                                                                                                                                                                                                                            <a:gd name="T9" fmla="*/ T8 w 1940"/>
                                                                                                                                                                                                                            <a:gd name="T10" fmla="+- 0 0 -56"/>
                                                                                                                                                                                                                            <a:gd name="T11" fmla="*/ 0 h 60"/>
                                                                                                                                                                                                                            <a:gd name="T12" fmla="+- 0 6032 5861"/>
                                                                                                                                                                                                                            <a:gd name="T13" fmla="*/ T12 w 1940"/>
                                                                                                                                                                                                                            <a:gd name="T14" fmla="+- 0 -2 -56"/>
                                                                                                                                                                                                                            <a:gd name="T15" fmla="*/ -2 h 60"/>
                                                                                                                                                                                                                            <a:gd name="T16" fmla="+- 0 6081 5861"/>
                                                                                                                                                                                                                            <a:gd name="T17" fmla="*/ T16 w 1940"/>
                                                                                                                                                                                                                            <a:gd name="T18" fmla="+- 0 -3 -56"/>
                                                                                                                                                                                                                            <a:gd name="T19" fmla="*/ -3 h 60"/>
                                                                                                                                                                                                                            <a:gd name="T20" fmla="+- 0 6131 5861"/>
                                                                                                                                                                                                                            <a:gd name="T21" fmla="*/ T20 w 1940"/>
                                                                                                                                                                                                                            <a:gd name="T22" fmla="+- 0 -5 -56"/>
                                                                                                                                                                                                                            <a:gd name="T23" fmla="*/ -5 h 60"/>
                                                                                                                                                                                                                            <a:gd name="T24" fmla="+- 0 6180 5861"/>
                                                                                                                                                                                                                            <a:gd name="T25" fmla="*/ T24 w 1940"/>
                                                                                                                                                                                                                            <a:gd name="T26" fmla="+- 0 -6 -56"/>
                                                                                                                                                                                                                            <a:gd name="T27" fmla="*/ -6 h 60"/>
                                                                                                                                                                                                                            <a:gd name="T28" fmla="+- 0 6229 5861"/>
                                                                                                                                                                                                                            <a:gd name="T29" fmla="*/ T28 w 1940"/>
                                                                                                                                                                                                                            <a:gd name="T30" fmla="+- 0 -8 -56"/>
                                                                                                                                                                                                                            <a:gd name="T31" fmla="*/ -8 h 60"/>
                                                                                                                                                                                                                            <a:gd name="T32" fmla="+- 0 6278 5861"/>
                                                                                                                                                                                                                            <a:gd name="T33" fmla="*/ T32 w 1940"/>
                                                                                                                                                                                                                            <a:gd name="T34" fmla="+- 0 -9 -56"/>
                                                                                                                                                                                                                            <a:gd name="T35" fmla="*/ -9 h 60"/>
                                                                                                                                                                                                                            <a:gd name="T36" fmla="+- 0 6327 5861"/>
                                                                                                                                                                                                                            <a:gd name="T37" fmla="*/ T36 w 1940"/>
                                                                                                                                                                                                                            <a:gd name="T38" fmla="+- 0 -11 -56"/>
                                                                                                                                                                                                                            <a:gd name="T39" fmla="*/ -11 h 60"/>
                                                                                                                                                                                                                            <a:gd name="T40" fmla="+- 0 6376 5861"/>
                                                                                                                                                                                                                            <a:gd name="T41" fmla="*/ T40 w 1940"/>
                                                                                                                                                                                                                            <a:gd name="T42" fmla="+- 0 -12 -56"/>
                                                                                                                                                                                                                            <a:gd name="T43" fmla="*/ -12 h 60"/>
                                                                                                                                                                                                                            <a:gd name="T44" fmla="+- 0 6425 5861"/>
                                                                                                                                                                                                                            <a:gd name="T45" fmla="*/ T44 w 1940"/>
                                                                                                                                                                                                                            <a:gd name="T46" fmla="+- 0 -14 -56"/>
                                                                                                                                                                                                                            <a:gd name="T47" fmla="*/ -14 h 60"/>
                                                                                                                                                                                                                            <a:gd name="T48" fmla="+- 0 6474 5861"/>
                                                                                                                                                                                                                            <a:gd name="T49" fmla="*/ T48 w 1940"/>
                                                                                                                                                                                                                            <a:gd name="T50" fmla="+- 0 -15 -56"/>
                                                                                                                                                                                                                            <a:gd name="T51" fmla="*/ -15 h 60"/>
                                                                                                                                                                                                                            <a:gd name="T52" fmla="+- 0 6523 5861"/>
                                                                                                                                                                                                                            <a:gd name="T53" fmla="*/ T52 w 1940"/>
                                                                                                                                                                                                                            <a:gd name="T54" fmla="+- 0 -17 -56"/>
                                                                                                                                                                                                                            <a:gd name="T55" fmla="*/ -17 h 60"/>
                                                                                                                                                                                                                            <a:gd name="T56" fmla="+- 0 6573 5861"/>
                                                                                                                                                                                                                            <a:gd name="T57" fmla="*/ T56 w 1940"/>
                                                                                                                                                                                                                            <a:gd name="T58" fmla="+- 0 -18 -56"/>
                                                                                                                                                                                                                            <a:gd name="T59" fmla="*/ -18 h 60"/>
                                                                                                                                                                                                                            <a:gd name="T60" fmla="+- 0 6622 5861"/>
                                                                                                                                                                                                                            <a:gd name="T61" fmla="*/ T60 w 1940"/>
                                                                                                                                                                                                                            <a:gd name="T62" fmla="+- 0 -20 -56"/>
                                                                                                                                                                                                                            <a:gd name="T63" fmla="*/ -20 h 60"/>
                                                                                                                                                                                                                            <a:gd name="T64" fmla="+- 0 6671 5861"/>
                                                                                                                                                                                                                            <a:gd name="T65" fmla="*/ T64 w 1940"/>
                                                                                                                                                                                                                            <a:gd name="T66" fmla="+- 0 -21 -56"/>
                                                                                                                                                                                                                            <a:gd name="T67" fmla="*/ -21 h 60"/>
                                                                                                                                                                                                                            <a:gd name="T68" fmla="+- 0 6720 5861"/>
                                                                                                                                                                                                                            <a:gd name="T69" fmla="*/ T68 w 1940"/>
                                                                                                                                                                                                                            <a:gd name="T70" fmla="+- 0 -23 -56"/>
                                                                                                                                                                                                                            <a:gd name="T71" fmla="*/ -23 h 60"/>
                                                                                                                                                                                                                            <a:gd name="T72" fmla="+- 0 6769 5861"/>
                                                                                                                                                                                                                            <a:gd name="T73" fmla="*/ T72 w 1940"/>
                                                                                                                                                                                                                            <a:gd name="T74" fmla="+- 0 -24 -56"/>
                                                                                                                                                                                                                            <a:gd name="T75" fmla="*/ -24 h 60"/>
                                                                                                                                                                                                                            <a:gd name="T76" fmla="+- 0 6818 5861"/>
                                                                                                                                                                                                                            <a:gd name="T77" fmla="*/ T76 w 1940"/>
                                                                                                                                                                                                                            <a:gd name="T78" fmla="+- 0 -26 -56"/>
                                                                                                                                                                                                                            <a:gd name="T79" fmla="*/ -26 h 60"/>
                                                                                                                                                                                                                            <a:gd name="T80" fmla="+- 0 6868 5861"/>
                                                                                                                                                                                                                            <a:gd name="T81" fmla="*/ T80 w 1940"/>
                                                                                                                                                                                                                            <a:gd name="T82" fmla="+- 0 -27 -56"/>
                                                                                                                                                                                                                            <a:gd name="T83" fmla="*/ -27 h 60"/>
                                                                                                                                                                                                                            <a:gd name="T84" fmla="+- 0 6917 5861"/>
                                                                                                                                                                                                                            <a:gd name="T85" fmla="*/ T84 w 1940"/>
                                                                                                                                                                                                                            <a:gd name="T86" fmla="+- 0 -29 -56"/>
                                                                                                                                                                                                                            <a:gd name="T87" fmla="*/ -29 h 60"/>
                                                                                                                                                                                                                            <a:gd name="T88" fmla="+- 0 6966 5861"/>
                                                                                                                                                                                                                            <a:gd name="T89" fmla="*/ T88 w 1940"/>
                                                                                                                                                                                                                            <a:gd name="T90" fmla="+- 0 -30 -56"/>
                                                                                                                                                                                                                            <a:gd name="T91" fmla="*/ -30 h 60"/>
                                                                                                                                                                                                                            <a:gd name="T92" fmla="+- 0 7016 5861"/>
                                                                                                                                                                                                                            <a:gd name="T93" fmla="*/ T92 w 1940"/>
                                                                                                                                                                                                                            <a:gd name="T94" fmla="+- 0 -32 -56"/>
                                                                                                                                                                                                                            <a:gd name="T95" fmla="*/ -32 h 60"/>
                                                                                                                                                                                                                            <a:gd name="T96" fmla="+- 0 7065 5861"/>
                                                                                                                                                                                                                            <a:gd name="T97" fmla="*/ T96 w 1940"/>
                                                                                                                                                                                                                            <a:gd name="T98" fmla="+- 0 -33 -56"/>
                                                                                                                                                                                                                            <a:gd name="T99" fmla="*/ -33 h 60"/>
                                                                                                                                                                                                                            <a:gd name="T100" fmla="+- 0 7114 5861"/>
                                                                                                                                                                                                                            <a:gd name="T101" fmla="*/ T100 w 1940"/>
                                                                                                                                                                                                                            <a:gd name="T102" fmla="+- 0 -35 -56"/>
                                                                                                                                                                                                                            <a:gd name="T103" fmla="*/ -35 h 60"/>
                                                                                                                                                                                                                            <a:gd name="T104" fmla="+- 0 7163 5861"/>
                                                                                                                                                                                                                            <a:gd name="T105" fmla="*/ T104 w 1940"/>
                                                                                                                                                                                                                            <a:gd name="T106" fmla="+- 0 -36 -56"/>
                                                                                                                                                                                                                            <a:gd name="T107" fmla="*/ -36 h 60"/>
                                                                                                                                                                                                                            <a:gd name="T108" fmla="+- 0 7212 5861"/>
                                                                                                                                                                                                                            <a:gd name="T109" fmla="*/ T108 w 1940"/>
                                                                                                                                                                                                                            <a:gd name="T110" fmla="+- 0 -38 -56"/>
                                                                                                                                                                                                                            <a:gd name="T111" fmla="*/ -38 h 60"/>
                                                                                                                                                                                                                            <a:gd name="T112" fmla="+- 0 7261 5861"/>
                                                                                                                                                                                                                            <a:gd name="T113" fmla="*/ T112 w 1940"/>
                                                                                                                                                                                                                            <a:gd name="T114" fmla="+- 0 -40 -56"/>
                                                                                                                                                                                                                            <a:gd name="T115" fmla="*/ -40 h 60"/>
                                                                                                                                                                                                                            <a:gd name="T116" fmla="+- 0 7310 5861"/>
                                                                                                                                                                                                                            <a:gd name="T117" fmla="*/ T116 w 1940"/>
                                                                                                                                                                                                                            <a:gd name="T118" fmla="+- 0 -41 -56"/>
                                                                                                                                                                                                                            <a:gd name="T119" fmla="*/ -41 h 60"/>
                                                                                                                                                                                                                            <a:gd name="T120" fmla="+- 0 7359 5861"/>
                                                                                                                                                                                                                            <a:gd name="T121" fmla="*/ T120 w 1940"/>
                                                                                                                                                                                                                            <a:gd name="T122" fmla="+- 0 -43 -56"/>
                                                                                                                                                                                                                            <a:gd name="T123" fmla="*/ -43 h 60"/>
                                                                                                                                                                                                                            <a:gd name="T124" fmla="+- 0 7408 5861"/>
                                                                                                                                                                                                                            <a:gd name="T125" fmla="*/ T124 w 1940"/>
                                                                                                                                                                                                                            <a:gd name="T126" fmla="+- 0 -44 -56"/>
                                                                                                                                                                                                                            <a:gd name="T127" fmla="*/ -44 h 60"/>
                                                                                                                                                                                                                            <a:gd name="T128" fmla="+- 0 7457 5861"/>
                                                                                                                                                                                                                            <a:gd name="T129" fmla="*/ T128 w 1940"/>
                                                                                                                                                                                                                            <a:gd name="T130" fmla="+- 0 -46 -56"/>
                                                                                                                                                                                                                            <a:gd name="T131" fmla="*/ -46 h 60"/>
                                                                                                                                                                                                                            <a:gd name="T132" fmla="+- 0 7507 5861"/>
                                                                                                                                                                                                                            <a:gd name="T133" fmla="*/ T132 w 1940"/>
                                                                                                                                                                                                                            <a:gd name="T134" fmla="+- 0 -47 -56"/>
                                                                                                                                                                                                                            <a:gd name="T135" fmla="*/ -47 h 60"/>
                                                                                                                                                                                                                            <a:gd name="T136" fmla="+- 0 7556 5861"/>
                                                                                                                                                                                                                            <a:gd name="T137" fmla="*/ T136 w 1940"/>
                                                                                                                                                                                                                            <a:gd name="T138" fmla="+- 0 -49 -56"/>
                                                                                                                                                                                                                            <a:gd name="T139" fmla="*/ -49 h 60"/>
                                                                                                                                                                                                                            <a:gd name="T140" fmla="+- 0 7605 5861"/>
                                                                                                                                                                                                                            <a:gd name="T141" fmla="*/ T140 w 1940"/>
                                                                                                                                                                                                                            <a:gd name="T142" fmla="+- 0 -50 -56"/>
                                                                                                                                                                                                                            <a:gd name="T143" fmla="*/ -50 h 60"/>
                                                                                                                                                                                                                            <a:gd name="T144" fmla="+- 0 7654 5861"/>
                                                                                                                                                                                                                            <a:gd name="T145" fmla="*/ T144 w 1940"/>
                                                                                                                                                                                                                            <a:gd name="T146" fmla="+- 0 -52 -56"/>
                                                                                                                                                                                                                            <a:gd name="T147" fmla="*/ -52 h 60"/>
                                                                                                                                                                                                                            <a:gd name="T148" fmla="+- 0 7703 5861"/>
                                                                                                                                                                                                                            <a:gd name="T149" fmla="*/ T148 w 1940"/>
                                                                                                                                                                                                                            <a:gd name="T150" fmla="+- 0 -53 -56"/>
                                                                                                                                                                                                                            <a:gd name="T151" fmla="*/ -53 h 60"/>
                                                                                                                                                                                                                            <a:gd name="T152" fmla="+- 0 7752 5861"/>
                                                                                                                                                                                                                            <a:gd name="T153" fmla="*/ T152 w 1940"/>
                                                                                                                                                                                                                            <a:gd name="T154" fmla="+- 0 -55 -56"/>
                                                                                                                                                                                                                            <a:gd name="T155" fmla="*/ -55 h 60"/>
                                                                                                                                                                                                                            <a:gd name="T156" fmla="+- 0 7801 5861"/>
                                                                                                                                                                                                                            <a:gd name="T157" fmla="*/ T156 w 1940"/>
                                                                                                                                                                                                                            <a:gd name="T158" fmla="+- 0 -56 -56"/>
                                                                                                                                                                                                                            <a:gd name="T159" fmla="*/ -56 h 60"/>
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" y="T3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5" y="T7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9" y="T11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3" y="T15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7" y="T19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21" y="T23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25" y="T27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29" y="T31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33" y="T35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37" y="T39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41" y="T43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45" y="T47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49" y="T51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53" y="T55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57" y="T59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61" y="T63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65" y="T67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69" y="T71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73" y="T75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77" y="T79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81" y="T83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85" y="T87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89" y="T91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93" y="T95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97" y="T99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01" y="T103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05" y="T107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09" y="T111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13" y="T115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17" y="T119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21" y="T123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25" y="T127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29" y="T131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33" y="T135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37" y="T139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41" y="T143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45" y="T147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49" y="T151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53" y="T155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57" y="T159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<a:path w="1940" h="60">
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<a:pt x="0" y="60"/>
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24" y="59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49" y="58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73" y="57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98" y="57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22" y="56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47" y="55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71" y="54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96" y="54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220" y="53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245" y="52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270" y="51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294" y="51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319" y="50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343" y="49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368" y="48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392" y="48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417" y="47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441" y="46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466" y="45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491" y="45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515" y="44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540" y="43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564" y="42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589" y="42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613" y="41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638" y="40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662" y="39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687" y="39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712" y="38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736" y="37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761" y="36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785" y="35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810" y="35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834" y="34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859" y="33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883" y="32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908" y="32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933" y="31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957" y="30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983" y="29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007" y="29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032" y="28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056" y="27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081" y="26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105" y="26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130" y="25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155" y="24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179" y="23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204" y="23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228" y="22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253" y="21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277" y="20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302" y="20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326" y="19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351" y="18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376" y="17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400" y="16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425" y="16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449" y="15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474" y="14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498" y="13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523" y="13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547" y="12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572" y="11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596" y="10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621" y="10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646" y="9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670" y="8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695" y="7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719" y="7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744" y="6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768" y="5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793" y="4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817" y="3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842" y="3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866" y="2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891" y="1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916" y="0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1940" y="0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<a:srgbClr val="7BAD00"/>
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<a:prstDash val="lgDash"/>
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<wpg:cNvPr id="490" name="Group 385"/>
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<a:off x="5861" y="-41"/>
                                                                                                                                                                                                                          <a:ext cx="1940" cy="282"/>
                                                                                                                                                                                                                          <a:chOff x="5861" y="-41"/>
                                                                                                                                                                                                                          <a:chExt cx="1940" cy="282"/>
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<wps:cNvPr id="491" name="Freeform 412"/>
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<a:off x="11722" y="-82"/>
                                                                                                                                                                                                                            <a:ext cx="1939" cy="282"/>
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<a:gd name="T0" fmla="+- 0 5885 5861"/>
                                                                                                                                                                                                                              <a:gd name="T1" fmla="*/ T0 w 1940"/>
                                                                                                                                                                                                                              <a:gd name="T2" fmla="+- 0 237 -41"/>
                                                                                                                                                                                                                              <a:gd name="T3" fmla="*/ 237 h 282"/>
                                                                                                                                                                                                                              <a:gd name="T4" fmla="+- 0 5934 5861"/>
                                                                                                                                                                                                                              <a:gd name="T5" fmla="*/ T4 w 1940"/>
                                                                                                                                                                                                                              <a:gd name="T6" fmla="+- 0 230 -41"/>
                                                                                                                                                                                                                              <a:gd name="T7" fmla="*/ 230 h 282"/>
                                                                                                                                                                                                                              <a:gd name="T8" fmla="+- 0 5983 5861"/>
                                                                                                                                                                                                                              <a:gd name="T9" fmla="*/ T8 w 1940"/>
                                                                                                                                                                                                                              <a:gd name="T10" fmla="+- 0 223 -41"/>
                                                                                                                                                                                                                              <a:gd name="T11" fmla="*/ 223 h 282"/>
                                                                                                                                                                                                                              <a:gd name="T12" fmla="+- 0 6032 5861"/>
                                                                                                                                                                                                                              <a:gd name="T13" fmla="*/ T12 w 1940"/>
                                                                                                                                                                                                                              <a:gd name="T14" fmla="+- 0 216 -41"/>
                                                                                                                                                                                                                              <a:gd name="T15" fmla="*/ 216 h 282"/>
                                                                                                                                                                                                                              <a:gd name="T16" fmla="+- 0 6081 5861"/>
                                                                                                                                                                                                                              <a:gd name="T17" fmla="*/ T16 w 1940"/>
                                                                                                                                                                                                                              <a:gd name="T18" fmla="+- 0 209 -41"/>
                                                                                                                                                                                                                              <a:gd name="T19" fmla="*/ 209 h 282"/>
                                                                                                                                                                                                                              <a:gd name="T20" fmla="+- 0 6131 5861"/>
                                                                                                                                                                                                                              <a:gd name="T21" fmla="*/ T20 w 1940"/>
                                                                                                                                                                                                                              <a:gd name="T22" fmla="+- 0 202 -41"/>
                                                                                                                                                                                                                              <a:gd name="T23" fmla="*/ 202 h 282"/>
                                                                                                                                                                                                                              <a:gd name="T24" fmla="+- 0 6180 5861"/>
                                                                                                                                                                                                                              <a:gd name="T25" fmla="*/ T24 w 1940"/>
                                                                                                                                                                                                                              <a:gd name="T26" fmla="+- 0 195 -41"/>
                                                                                                                                                                                                                              <a:gd name="T27" fmla="*/ 195 h 282"/>
                                                                                                                                                                                                                              <a:gd name="T28" fmla="+- 0 6229 5861"/>
                                                                                                                                                                                                                              <a:gd name="T29" fmla="*/ T28 w 1940"/>
                                                                                                                                                                                                                              <a:gd name="T30" fmla="+- 0 187 -41"/>
                                                                                                                                                                                                                              <a:gd name="T31" fmla="*/ 187 h 282"/>
                                                                                                                                                                                                                              <a:gd name="T32" fmla="+- 0 6278 5861"/>
                                                                                                                                                                                                                              <a:gd name="T33" fmla="*/ T32 w 1940"/>
                                                                                                                                                                                                                              <a:gd name="T34" fmla="+- 0 180 -41"/>
                                                                                                                                                                                                                              <a:gd name="T35" fmla="*/ 180 h 282"/>
                                                                                                                                                                                                                              <a:gd name="T36" fmla="+- 0 6327 5861"/>
                                                                                                                                                                                                                              <a:gd name="T37" fmla="*/ T36 w 1940"/>
                                                                                                                                                                                                                              <a:gd name="T38" fmla="+- 0 173 -41"/>
                                                                                                                                                                                                                              <a:gd name="T39" fmla="*/ 173 h 282"/>
                                                                                                                                                                                                                              <a:gd name="T40" fmla="+- 0 6376 5861"/>
                                                                                                                                                                                                                              <a:gd name="T41" fmla="*/ T40 w 1940"/>
                                                                                                                                                                                                                              <a:gd name="T42" fmla="+- 0 166 -41"/>
                                                                                                                                                                                                                              <a:gd name="T43" fmla="*/ 166 h 282"/>
                                                                                                                                                                                                                              <a:gd name="T44" fmla="+- 0 6425 5861"/>
                                                                                                                                                                                                                              <a:gd name="T45" fmla="*/ T44 w 1940"/>
                                                                                                                                                                                                                              <a:gd name="T46" fmla="+- 0 159 -41"/>
                                                                                                                                                                                                                              <a:gd name="T47" fmla="*/ 159 h 282"/>
                                                                                                                                                                                                                              <a:gd name="T48" fmla="+- 0 6474 5861"/>
                                                                                                                                                                                                                              <a:gd name="T49" fmla="*/ T48 w 1940"/>
                                                                                                                                                                                                                              <a:gd name="T50" fmla="+- 0 152 -41"/>
                                                                                                                                                                                                                              <a:gd name="T51" fmla="*/ 152 h 282"/>
                                                                                                                                                                                                                              <a:gd name="T52" fmla="+- 0 6523 5861"/>
                                                                                                                                                                                                                              <a:gd name="T53" fmla="*/ T52 w 1940"/>
                                                                                                                                                                                                                              <a:gd name="T54" fmla="+- 0 145 -41"/>
                                                                                                                                                                                                                              <a:gd name="T55" fmla="*/ 145 h 282"/>
                                                                                                                                                                                                                              <a:gd name="T56" fmla="+- 0 6573 5861"/>
                                                                                                                                                                                                                              <a:gd name="T57" fmla="*/ T56 w 1940"/>
                                                                                                                                                                                                                              <a:gd name="T58" fmla="+- 0 138 -41"/>
                                                                                                                                                                                                                              <a:gd name="T59" fmla="*/ 138 h 282"/>
                                                                                                                                                                                                                              <a:gd name="T60" fmla="+- 0 6622 5861"/>
                                                                                                                                                                                                                              <a:gd name="T61" fmla="*/ T60 w 1940"/>
                                                                                                                                                                                                                              <a:gd name="T62" fmla="+- 0 130 -41"/>
                                                                                                                                                                                                                              <a:gd name="T63" fmla="*/ 130 h 282"/>
                                                                                                                                                                                                                              <a:gd name="T64" fmla="+- 0 6671 5861"/>
                                                                                                                                                                                                                              <a:gd name="T65" fmla="*/ T64 w 1940"/>
                                                                                                                                                                                                                              <a:gd name="T66" fmla="+- 0 123 -41"/>
                                                                                                                                                                                                                              <a:gd name="T67" fmla="*/ 123 h 282"/>
                                                                                                                                                                                                                              <a:gd name="T68" fmla="+- 0 6720 5861"/>
                                                                                                                                                                                                                              <a:gd name="T69" fmla="*/ T68 w 1940"/>
                                                                                                                                                                                                                              <a:gd name="T70" fmla="+- 0 116 -41"/>
                                                                                                                                                                                                                              <a:gd name="T71" fmla="*/ 116 h 282"/>
                                                                                                                                                                                                                              <a:gd name="T72" fmla="+- 0 6769 5861"/>
                                                                                                                                                                                                                              <a:gd name="T73" fmla="*/ T72 w 1940"/>
                                                                                                                                                                                                                              <a:gd name="T74" fmla="+- 0 109 -41"/>
                                                                                                                                                                                                                              <a:gd name="T75" fmla="*/ 109 h 282"/>
                                                                                                                                                                                                                              <a:gd name="T76" fmla="+- 0 6818 5861"/>
                                                                                                                                                                                                                              <a:gd name="T77" fmla="*/ T76 w 1940"/>
                                                                                                                                                                                                                              <a:gd name="T78" fmla="+- 0 102 -41"/>
                                                                                                                                                                                                                              <a:gd name="T79" fmla="*/ 102 h 282"/>
                                                                                                                                                                                                                              <a:gd name="T80" fmla="+- 0 6868 5861"/>
                                                                                                                                                                                                                              <a:gd name="T81" fmla="*/ T80 w 1940"/>
                                                                                                                                                                                                                              <a:gd name="T82" fmla="+- 0 95 -41"/>
                                                                                                                                                                                                                              <a:gd name="T83" fmla="*/ 95 h 282"/>
                                                                                                                                                                                                                              <a:gd name="T84" fmla="+- 0 6917 5861"/>
                                                                                                                                                                                                                              <a:gd name="T85" fmla="*/ T84 w 1940"/>
                                                                                                                                                                                                                              <a:gd name="T86" fmla="+- 0 87 -41"/>
                                                                                                                                                                                                                              <a:gd name="T87" fmla="*/ 87 h 282"/>
                                                                                                                                                                                                                              <a:gd name="T88" fmla="+- 0 6966 5861"/>
                                                                                                                                                                                                                              <a:gd name="T89" fmla="*/ T88 w 1940"/>
                                                                                                                                                                                                                              <a:gd name="T90" fmla="+- 0 80 -41"/>
                                                                                                                                                                                                                              <a:gd name="T91" fmla="*/ 80 h 282"/>
                                                                                                                                                                                                                              <a:gd name="T92" fmla="+- 0 7016 5861"/>
                                                                                                                                                                                                                              <a:gd name="T93" fmla="*/ T92 w 1940"/>
                                                                                                                                                                                                                              <a:gd name="T94" fmla="+- 0 73 -41"/>
                                                                                                                                                                                                                              <a:gd name="T95" fmla="*/ 73 h 282"/>
                                                                                                                                                                                                                              <a:gd name="T96" fmla="+- 0 7065 5861"/>
                                                                                                                                                                                                                              <a:gd name="T97" fmla="*/ T96 w 1940"/>
                                                                                                                                                                                                                              <a:gd name="T98" fmla="+- 0 66 -41"/>
                                                                                                                                                                                                                              <a:gd name="T99" fmla="*/ 66 h 282"/>
                                                                                                                                                                                                                              <a:gd name="T100" fmla="+- 0 7114 5861"/>
                                                                                                                                                                                                                              <a:gd name="T101" fmla="*/ T100 w 1940"/>
                                                                                                                                                                                                                              <a:gd name="T102" fmla="+- 0 59 -41"/>
                                                                                                                                                                                                                              <a:gd name="T103" fmla="*/ 59 h 282"/>
                                                                                                                                                                                                                              <a:gd name="T104" fmla="+- 0 7163 5861"/>
                                                                                                                                                                                                                              <a:gd name="T105" fmla="*/ T104 w 1940"/>
                                                                                                                                                                                                                              <a:gd name="T106" fmla="+- 0 52 -41"/>
                                                                                                                                                                                                                              <a:gd name="T107" fmla="*/ 52 h 282"/>
                                                                                                                                                                                                                              <a:gd name="T108" fmla="+- 0 7212 5861"/>
                                                                                                                                                                                                                              <a:gd name="T109" fmla="*/ T108 w 1940"/>
                                                                                                                                                                                                                              <a:gd name="T110" fmla="+- 0 45 -41"/>
                                                                                                                                                                                                                              <a:gd name="T111" fmla="*/ 45 h 282"/>
                                                                                                                                                                                                                              <a:gd name="T112" fmla="+- 0 7261 5861"/>
                                                                                                                                                                                                                              <a:gd name="T113" fmla="*/ T112 w 1940"/>
                                                                                                                                                                                                                              <a:gd name="T114" fmla="+- 0 38 -41"/>
                                                                                                                                                                                                                              <a:gd name="T115" fmla="*/ 38 h 282"/>
                                                                                                                                                                                                                              <a:gd name="T116" fmla="+- 0 7310 5861"/>
                                                                                                                                                                                                                              <a:gd name="T117" fmla="*/ T116 w 1940"/>
                                                                                                                                                                                                                              <a:gd name="T118" fmla="+- 0 30 -41"/>
                                                                                                                                                                                                                              <a:gd name="T119" fmla="*/ 30 h 282"/>
                                                                                                                                                                                                                              <a:gd name="T120" fmla="+- 0 7359 5861"/>
                                                                                                                                                                                                                              <a:gd name="T121" fmla="*/ T120 w 1940"/>
                                                                                                                                                                                                                              <a:gd name="T122" fmla="+- 0 23 -41"/>
                                                                                                                                                                                                                              <a:gd name="T123" fmla="*/ 23 h 282"/>
                                                                                                                                                                                                                              <a:gd name="T124" fmla="+- 0 7408 5861"/>
                                                                                                                                                                                                                              <a:gd name="T125" fmla="*/ T124 w 1940"/>
                                                                                                                                                                                                                              <a:gd name="T126" fmla="+- 0 16 -41"/>
                                                                                                                                                                                                                              <a:gd name="T127" fmla="*/ 16 h 282"/>
                                                                                                                                                                                                                              <a:gd name="T128" fmla="+- 0 7457 5861"/>
                                                                                                                                                                                                                              <a:gd name="T129" fmla="*/ T128 w 1940"/>
                                                                                                                                                                                                                              <a:gd name="T130" fmla="+- 0 9 -41"/>
                                                                                                                                                                                                                              <a:gd name="T131" fmla="*/ 9 h 282"/>
                                                                                                                                                                                                                              <a:gd name="T132" fmla="+- 0 7507 5861"/>
                                                                                                                                                                                                                              <a:gd name="T133" fmla="*/ T132 w 1940"/>
                                                                                                                                                                                                                              <a:gd name="T134" fmla="+- 0 2 -41"/>
                                                                                                                                                                                                                              <a:gd name="T135" fmla="*/ 2 h 282"/>
                                                                                                                                                                                                                              <a:gd name="T136" fmla="+- 0 7556 5861"/>
                                                                                                                                                                                                                              <a:gd name="T137" fmla="*/ T136 w 1940"/>
                                                                                                                                                                                                                              <a:gd name="T138" fmla="+- 0 -5 -41"/>
                                                                                                                                                                                                                              <a:gd name="T139" fmla="*/ -5 h 282"/>
                                                                                                                                                                                                                              <a:gd name="T140" fmla="+- 0 7605 5861"/>
                                                                                                                                                                                                                              <a:gd name="T141" fmla="*/ T140 w 1940"/>
                                                                                                                                                                                                                              <a:gd name="T142" fmla="+- 0 -12 -41"/>
                                                                                                                                                                                                                              <a:gd name="T143" fmla="*/ -12 h 282"/>
                                                                                                                                                                                                                              <a:gd name="T144" fmla="+- 0 7654 5861"/>
                                                                                                                                                                                                                              <a:gd name="T145" fmla="*/ T144 w 1940"/>
                                                                                                                                                                                                                              <a:gd name="T146" fmla="+- 0 -20 -41"/>
                                                                                                                                                                                                                              <a:gd name="T147" fmla="*/ -20 h 282"/>
                                                                                                                                                                                                                              <a:gd name="T148" fmla="+- 0 7703 5861"/>
                                                                                                                                                                                                                              <a:gd name="T149" fmla="*/ T148 w 1940"/>
                                                                                                                                                                                                                              <a:gd name="T150" fmla="+- 0 -27 -41"/>
                                                                                                                                                                                                                              <a:gd name="T151" fmla="*/ -27 h 282"/>
                                                                                                                                                                                                                              <a:gd name="T152" fmla="+- 0 7752 5861"/>
                                                                                                                                                                                                                              <a:gd name="T153" fmla="*/ T152 w 1940"/>
                                                                                                                                                                                                                              <a:gd name="T154" fmla="+- 0 -34 -41"/>
                                                                                                                                                                                                                              <a:gd name="T155" fmla="*/ -34 h 282"/>
                                                                                                                                                                                                                              <a:gd name="T156" fmla="+- 0 7801 5861"/>
                                                                                                                                                                                                                              <a:gd name="T157" fmla="*/ T156 w 1940"/>
                                                                                                                                                                                                                              <a:gd name="T158" fmla="+- 0 -41 -41"/>
                                                                                                                                                                                                                              <a:gd name="T159" fmla="*/ -41 h 282"/>
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" y="T3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5" y="T7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9" y="T11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3" y="T15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7" y="T19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21" y="T23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25" y="T27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29" y="T31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33" y="T35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37" y="T39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41" y="T43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45" y="T47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49" y="T51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53" y="T55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57" y="T59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61" y="T63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65" y="T67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69" y="T71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73" y="T75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77" y="T79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81" y="T83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85" y="T87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89" y="T91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93" y="T95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97" y="T99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01" y="T103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05" y="T107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09" y="T111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13" y="T115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17" y="T119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21" y="T123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25" y="T127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29" y="T131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33" y="T135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37" y="T139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41" y="T143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45" y="T147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49" y="T151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53" y="T155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57" y="T159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<a:path w="1940" h="282">
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<a:pt x="0" y="282"/>
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24" y="278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49" y="275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73" y="271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98" y="268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22" y="264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47" y="261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71" y="257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96" y="253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220" y="250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245" y="246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270" y="243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294" y="239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319" y="236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343" y="232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368" y="228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392" y="225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417" y="221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441" y="218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466" y="214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491" y="211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515" y="207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540" y="203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564" y="200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589" y="196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613" y="193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638" y="189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662" y="186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687" y="182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712" y="179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736" y="175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761" y="171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785" y="168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810" y="164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834" y="161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859" y="157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883" y="153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908" y="150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933" y="146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957" y="143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983" y="139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007" y="136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032" y="132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056" y="128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081" y="125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105" y="121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130" y="118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155" y="114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179" y="111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204" y="107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228" y="104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253" y="100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277" y="96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302" y="93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326" y="89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351" y="86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376" y="82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400" y="79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425" y="75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449" y="71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474" y="68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498" y="64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523" y="61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547" y="57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572" y="54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596" y="50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621" y="46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646" y="43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670" y="39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695" y="36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719" y="32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744" y="29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768" y="25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793" y="21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817" y="18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842" y="14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866" y="11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891" y="7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916" y="4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1940" y="0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<a:srgbClr val="00BEC4"/>
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<a:prstDash val="lgDash"/>
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<wpg:cNvPr id="492" name="Group 386"/>
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<a:off x="5861" y="100"/>
                                                                                                                                                                                                                            <a:ext cx="1940" cy="425"/>
                                                                                                                                                                                                                            <a:chOff x="5861" y="100"/>
                                                                                                                                                                                                                            <a:chExt cx="1940" cy="425"/>
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<wps:cNvPr id="493" name="Freeform 411"/>
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<a:off x="11722" y="200"/>
                                                                                                                                                                                                                              <a:ext cx="1939" cy="425"/>
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<a:gd name="T0" fmla="+- 0 5885 5861"/>
                                                                                                                                                                                                                                <a:gd name="T1" fmla="*/ T0 w 1940"/>
                                                                                                                                                                                                                                <a:gd name="T2" fmla="+- 0 520 100"/>
                                                                                                                                                                                                                                <a:gd name="T3" fmla="*/ 520 h 425"/>
                                                                                                                                                                                                                                <a:gd name="T4" fmla="+- 0 5934 5861"/>
                                                                                                                                                                                                                                <a:gd name="T5" fmla="*/ T4 w 1940"/>
                                                                                                                                                                                                                                <a:gd name="T6" fmla="+- 0 509 100"/>
                                                                                                                                                                                                                                <a:gd name="T7" fmla="*/ 509 h 425"/>
                                                                                                                                                                                                                                <a:gd name="T8" fmla="+- 0 5983 5861"/>
                                                                                                                                                                                                                                <a:gd name="T9" fmla="*/ T8 w 1940"/>
                                                                                                                                                                                                                                <a:gd name="T10" fmla="+- 0 498 100"/>
                                                                                                                                                                                                                                <a:gd name="T11" fmla="*/ 498 h 425"/>
                                                                                                                                                                                                                                <a:gd name="T12" fmla="+- 0 6032 5861"/>
                                                                                                                                                                                                                                <a:gd name="T13" fmla="*/ T12 w 1940"/>
                                                                                                                                                                                                                                <a:gd name="T14" fmla="+- 0 487 100"/>
                                                                                                                                                                                                                                <a:gd name="T15" fmla="*/ 487 h 425"/>
                                                                                                                                                                                                                                <a:gd name="T16" fmla="+- 0 6081 5861"/>
                                                                                                                                                                                                                                <a:gd name="T17" fmla="*/ T16 w 1940"/>
                                                                                                                                                                                                                                <a:gd name="T18" fmla="+- 0 477 100"/>
                                                                                                                                                                                                                                <a:gd name="T19" fmla="*/ 477 h 425"/>
                                                                                                                                                                                                                                <a:gd name="T20" fmla="+- 0 6131 5861"/>
                                                                                                                                                                                                                                <a:gd name="T21" fmla="*/ T20 w 1940"/>
                                                                                                                                                                                                                                <a:gd name="T22" fmla="+- 0 466 100"/>
                                                                                                                                                                                                                                <a:gd name="T23" fmla="*/ 466 h 425"/>
                                                                                                                                                                                                                                <a:gd name="T24" fmla="+- 0 6180 5861"/>
                                                                                                                                                                                                                                <a:gd name="T25" fmla="*/ T24 w 1940"/>
                                                                                                                                                                                                                                <a:gd name="T26" fmla="+- 0 455 100"/>
                                                                                                                                                                                                                                <a:gd name="T27" fmla="*/ 455 h 425"/>
                                                                                                                                                                                                                                <a:gd name="T28" fmla="+- 0 6229 5861"/>
                                                                                                                                                                                                                                <a:gd name="T29" fmla="*/ T28 w 1940"/>
                                                                                                                                                                                                                                <a:gd name="T30" fmla="+- 0 444 100"/>
                                                                                                                                                                                                                                <a:gd name="T31" fmla="*/ 444 h 425"/>
                                                                                                                                                                                                                                <a:gd name="T32" fmla="+- 0 6278 5861"/>
                                                                                                                                                                                                                                <a:gd name="T33" fmla="*/ T32 w 1940"/>
                                                                                                                                                                                                                                <a:gd name="T34" fmla="+- 0 434 100"/>
                                                                                                                                                                                                                                <a:gd name="T35" fmla="*/ 434 h 425"/>
                                                                                                                                                                                                                                <a:gd name="T36" fmla="+- 0 6327 5861"/>
                                                                                                                                                                                                                                <a:gd name="T37" fmla="*/ T36 w 1940"/>
                                                                                                                                                                                                                                <a:gd name="T38" fmla="+- 0 423 100"/>
                                                                                                                                                                                                                                <a:gd name="T39" fmla="*/ 423 h 425"/>
                                                                                                                                                                                                                                <a:gd name="T40" fmla="+- 0 6376 5861"/>
                                                                                                                                                                                                                                <a:gd name="T41" fmla="*/ T40 w 1940"/>
                                                                                                                                                                                                                                <a:gd name="T42" fmla="+- 0 412 100"/>
                                                                                                                                                                                                                                <a:gd name="T43" fmla="*/ 412 h 425"/>
                                                                                                                                                                                                                                <a:gd name="T44" fmla="+- 0 6425 5861"/>
                                                                                                                                                                                                                                <a:gd name="T45" fmla="*/ T44 w 1940"/>
                                                                                                                                                                                                                                <a:gd name="T46" fmla="+- 0 401 100"/>
                                                                                                                                                                                                                                <a:gd name="T47" fmla="*/ 401 h 425"/>
                                                                                                                                                                                                                                <a:gd name="T48" fmla="+- 0 6474 5861"/>
                                                                                                                                                                                                                                <a:gd name="T49" fmla="*/ T48 w 1940"/>
                                                                                                                                                                                                                                <a:gd name="T50" fmla="+- 0 391 100"/>
                                                                                                                                                                                                                                <a:gd name="T51" fmla="*/ 391 h 425"/>
                                                                                                                                                                                                                                <a:gd name="T52" fmla="+- 0 6523 5861"/>
                                                                                                                                                                                                                                <a:gd name="T53" fmla="*/ T52 w 1940"/>
                                                                                                                                                                                                                                <a:gd name="T54" fmla="+- 0 380 100"/>
                                                                                                                                                                                                                                <a:gd name="T55" fmla="*/ 380 h 425"/>
                                                                                                                                                                                                                                <a:gd name="T56" fmla="+- 0 6573 5861"/>
                                                                                                                                                                                                                                <a:gd name="T57" fmla="*/ T56 w 1940"/>
                                                                                                                                                                                                                                <a:gd name="T58" fmla="+- 0 369 100"/>
                                                                                                                                                                                                                                <a:gd name="T59" fmla="*/ 369 h 425"/>
                                                                                                                                                                                                                                <a:gd name="T60" fmla="+- 0 6622 5861"/>
                                                                                                                                                                                                                                <a:gd name="T61" fmla="*/ T60 w 1940"/>
                                                                                                                                                                                                                                <a:gd name="T62" fmla="+- 0 358 100"/>
                                                                                                                                                                                                                                <a:gd name="T63" fmla="*/ 358 h 425"/>
                                                                                                                                                                                                                                <a:gd name="T64" fmla="+- 0 6671 5861"/>
                                                                                                                                                                                                                                <a:gd name="T65" fmla="*/ T64 w 1940"/>
                                                                                                                                                                                                                                <a:gd name="T66" fmla="+- 0 347 100"/>
                                                                                                                                                                                                                                <a:gd name="T67" fmla="*/ 347 h 425"/>
                                                                                                                                                                                                                                <a:gd name="T68" fmla="+- 0 6720 5861"/>
                                                                                                                                                                                                                                <a:gd name="T69" fmla="*/ T68 w 1940"/>
                                                                                                                                                                                                                                <a:gd name="T70" fmla="+- 0 337 100"/>
                                                                                                                                                                                                                                <a:gd name="T71" fmla="*/ 337 h 425"/>
                                                                                                                                                                                                                                <a:gd name="T72" fmla="+- 0 6769 5861"/>
                                                                                                                                                                                                                                <a:gd name="T73" fmla="*/ T72 w 1940"/>
                                                                                                                                                                                                                                <a:gd name="T74" fmla="+- 0 326 100"/>
                                                                                                                                                                                                                                <a:gd name="T75" fmla="*/ 326 h 425"/>
                                                                                                                                                                                                                                <a:gd name="T76" fmla="+- 0 6818 5861"/>
                                                                                                                                                                                                                                <a:gd name="T77" fmla="*/ T76 w 1940"/>
                                                                                                                                                                                                                                <a:gd name="T78" fmla="+- 0 315 100"/>
                                                                                                                                                                                                                                <a:gd name="T79" fmla="*/ 315 h 425"/>
                                                                                                                                                                                                                                <a:gd name="T80" fmla="+- 0 6868 5861"/>
                                                                                                                                                                                                                                <a:gd name="T81" fmla="*/ T80 w 1940"/>
                                                                                                                                                                                                                                <a:gd name="T82" fmla="+- 0 305 100"/>
                                                                                                                                                                                                                                <a:gd name="T83" fmla="*/ 305 h 425"/>
                                                                                                                                                                                                                                <a:gd name="T84" fmla="+- 0 6917 5861"/>
                                                                                                                                                                                                                                <a:gd name="T85" fmla="*/ T84 w 1940"/>
                                                                                                                                                                                                                                <a:gd name="T86" fmla="+- 0 294 100"/>
                                                                                                                                                                                                                                <a:gd name="T87" fmla="*/ 294 h 425"/>
                                                                                                                                                                                                                                <a:gd name="T88" fmla="+- 0 6966 5861"/>
                                                                                                                                                                                                                                <a:gd name="T89" fmla="*/ T88 w 1940"/>
                                                                                                                                                                                                                                <a:gd name="T90" fmla="+- 0 283 100"/>
                                                                                                                                                                                                                                <a:gd name="T91" fmla="*/ 283 h 425"/>
                                                                                                                                                                                                                                <a:gd name="T92" fmla="+- 0 7016 5861"/>
                                                                                                                                                                                                                                <a:gd name="T93" fmla="*/ T92 w 1940"/>
                                                                                                                                                                                                                                <a:gd name="T94" fmla="+- 0 272 100"/>
                                                                                                                                                                                                                                <a:gd name="T95" fmla="*/ 272 h 425"/>
                                                                                                                                                                                                                                <a:gd name="T96" fmla="+- 0 7065 5861"/>
                                                                                                                                                                                                                                <a:gd name="T97" fmla="*/ T96 w 1940"/>
                                                                                                                                                                                                                                <a:gd name="T98" fmla="+- 0 261 100"/>
                                                                                                                                                                                                                                <a:gd name="T99" fmla="*/ 261 h 425"/>
                                                                                                                                                                                                                                <a:gd name="T100" fmla="+- 0 7114 5861"/>
                                                                                                                                                                                                                                <a:gd name="T101" fmla="*/ T100 w 1940"/>
                                                                                                                                                                                                                                <a:gd name="T102" fmla="+- 0 251 100"/>
                                                                                                                                                                                                                                <a:gd name="T103" fmla="*/ 251 h 425"/>
                                                                                                                                                                                                                                <a:gd name="T104" fmla="+- 0 7163 5861"/>
                                                                                                                                                                                                                                <a:gd name="T105" fmla="*/ T104 w 1940"/>
                                                                                                                                                                                                                                <a:gd name="T106" fmla="+- 0 240 100"/>
                                                                                                                                                                                                                                <a:gd name="T107" fmla="*/ 240 h 425"/>
                                                                                                                                                                                                                                <a:gd name="T108" fmla="+- 0 7212 5861"/>
                                                                                                                                                                                                                                <a:gd name="T109" fmla="*/ T108 w 1940"/>
                                                                                                                                                                                                                                <a:gd name="T110" fmla="+- 0 229 100"/>
                                                                                                                                                                                                                                <a:gd name="T111" fmla="*/ 229 h 425"/>
                                                                                                                                                                                                                                <a:gd name="T112" fmla="+- 0 7261 5861"/>
                                                                                                                                                                                                                                <a:gd name="T113" fmla="*/ T112 w 1940"/>
                                                                                                                                                                                                                                <a:gd name="T114" fmla="+- 0 218 100"/>
                                                                                                                                                                                                                                <a:gd name="T115" fmla="*/ 218 h 425"/>
                                                                                                                                                                                                                                <a:gd name="T116" fmla="+- 0 7310 5861"/>
                                                                                                                                                                                                                                <a:gd name="T117" fmla="*/ T116 w 1940"/>
                                                                                                                                                                                                                                <a:gd name="T118" fmla="+- 0 208 100"/>
                                                                                                                                                                                                                                <a:gd name="T119" fmla="*/ 208 h 425"/>
                                                                                                                                                                                                                                <a:gd name="T120" fmla="+- 0 7359 5861"/>
                                                                                                                                                                                                                                <a:gd name="T121" fmla="*/ T120 w 1940"/>
                                                                                                                                                                                                                                <a:gd name="T122" fmla="+- 0 197 100"/>
                                                                                                                                                                                                                                <a:gd name="T123" fmla="*/ 197 h 425"/>
                                                                                                                                                                                                                                <a:gd name="T124" fmla="+- 0 7408 5861"/>
                                                                                                                                                                                                                                <a:gd name="T125" fmla="*/ T124 w 1940"/>
                                                                                                                                                                                                                                <a:gd name="T126" fmla="+- 0 186 100"/>
                                                                                                                                                                                                                                <a:gd name="T127" fmla="*/ 186 h 425"/>
                                                                                                                                                                                                                                <a:gd name="T128" fmla="+- 0 7457 5861"/>
                                                                                                                                                                                                                                <a:gd name="T129" fmla="*/ T128 w 1940"/>
                                                                                                                                                                                                                                <a:gd name="T130" fmla="+- 0 175 100"/>
                                                                                                                                                                                                                                <a:gd name="T131" fmla="*/ 175 h 425"/>
                                                                                                                                                                                                                                <a:gd name="T132" fmla="+- 0 7507 5861"/>
                                                                                                                                                                                                                                <a:gd name="T133" fmla="*/ T132 w 1940"/>
                                                                                                                                                                                                                                <a:gd name="T134" fmla="+- 0 165 100"/>
                                                                                                                                                                                                                                <a:gd name="T135" fmla="*/ 165 h 425"/>
                                                                                                                                                                                                                                <a:gd name="T136" fmla="+- 0 7556 5861"/>
                                                                                                                                                                                                                                <a:gd name="T137" fmla="*/ T136 w 1940"/>
                                                                                                                                                                                                                                <a:gd name="T138" fmla="+- 0 154 100"/>
                                                                                                                                                                                                                                <a:gd name="T139" fmla="*/ 154 h 425"/>
                                                                                                                                                                                                                                <a:gd name="T140" fmla="+- 0 7605 5861"/>
                                                                                                                                                                                                                                <a:gd name="T141" fmla="*/ T140 w 1940"/>
                                                                                                                                                                                                                                <a:gd name="T142" fmla="+- 0 143 100"/>
                                                                                                                                                                                                                                <a:gd name="T143" fmla="*/ 143 h 425"/>
                                                                                                                                                                                                                                <a:gd name="T144" fmla="+- 0 7654 5861"/>
                                                                                                                                                                                                                                <a:gd name="T145" fmla="*/ T144 w 1940"/>
                                                                                                                                                                                                                                <a:gd name="T146" fmla="+- 0 132 100"/>
                                                                                                                                                                                                                                <a:gd name="T147" fmla="*/ 132 h 425"/>
                                                                                                                                                                                                                                <a:gd name="T148" fmla="+- 0 7703 5861"/>
                                                                                                                                                                                                                                <a:gd name="T149" fmla="*/ T148 w 1940"/>
                                                                                                                                                                                                                                <a:gd name="T150" fmla="+- 0 121 100"/>
                                                                                                                                                                                                                                <a:gd name="T151" fmla="*/ 121 h 425"/>
                                                                                                                                                                                                                                <a:gd name="T152" fmla="+- 0 7752 5861"/>
                                                                                                                                                                                                                                <a:gd name="T153" fmla="*/ T152 w 1940"/>
                                                                                                                                                                                                                                <a:gd name="T154" fmla="+- 0 111 100"/>
                                                                                                                                                                                                                                <a:gd name="T155" fmla="*/ 111 h 425"/>
                                                                                                                                                                                                                                <a:gd name="T156" fmla="+- 0 7801 5861"/>
                                                                                                                                                                                                                                <a:gd name="T157" fmla="*/ T156 w 1940"/>
                                                                                                                                                                                                                                <a:gd name="T158" fmla="+- 0 100 100"/>
                                                                                                                                                                                                                                <a:gd name="T159" fmla="*/ 100 h 425"/>
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" y="T3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5" y="T7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9" y="T11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3" y="T15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7" y="T19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21" y="T23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25" y="T27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29" y="T31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33" y="T35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37" y="T39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41" y="T43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45" y="T47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49" y="T51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53" y="T55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57" y="T59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61" y="T63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65" y="T67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69" y="T71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73" y="T75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77" y="T79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81" y="T83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85" y="T87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89" y="T91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93" y="T95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97" y="T99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01" y="T103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05" y="T107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09" y="T111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13" y="T115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17" y="T119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21" y="T123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25" y="T127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29" y="T131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33" y="T135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37" y="T139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41" y="T143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45" y="T147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49" y="T151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53" y="T155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T157" y="T159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<a:path w="1940" h="425">
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<a:pt x="0" y="425"/>
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24" y="420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49" y="414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73" y="409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98" y="404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22" y="398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47" y="393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71" y="387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96" y="382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220" y="377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245" y="371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270" y="366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294" y="360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319" y="355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343" y="350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368" y="344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392" y="339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417" y="334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441" y="328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466" y="323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491" y="318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515" y="312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540" y="307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564" y="301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589" y="296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613" y="291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638" y="285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662" y="280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687" y="274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712" y="269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736" y="264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761" y="258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785" y="253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810" y="247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834" y="242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859" y="237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883" y="231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908" y="226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933" y="221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957" y="215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983" y="210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007" y="205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032" y="199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056" y="194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081" y="188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105" y="183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130" y="178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155" y="172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179" y="167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204" y="161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228" y="156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253" y="151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277" y="145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302" y="140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326" y="134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351" y="129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376" y="124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400" y="118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425" y="113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449" y="108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474" y="102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498" y="97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523" y="92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547" y="86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572" y="81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596" y="75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621" y="70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646" y="65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670" y="59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695" y="54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719" y="48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744" y="43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768" y="38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793" y="32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817" y="27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842" y="21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866" y="16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891" y="11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916" y="5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1940" y="0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<a:srgbClr val="C67BFE"/>
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<a:prstDash val="lgDash"/>
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<wpg:cNvPr id="494" name="Group 387"/>
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<a:off x="5700" y="-1225"/>
                                                                                                                                                                                                                              <a:ext cx="2261" cy="2274"/>
                                                                                                                                                                                                                              <a:chOff x="5700" y="-1225"/>
                                                                                                                                                                                                                              <a:chExt cx="2261" cy="2274"/>
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<wps:cNvPr id="495" name="Freeform 410"/>
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<a:spLocks/>
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<a:off x="5700" y="-1225"/>
                                                                                                                                                                                                                                <a:ext cx="2261" cy="2274"/>
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<a:gd name="T0" fmla="+- 0 5700 5700"/>
                                                                                                                                                                                                                                  <a:gd name="T1" fmla="*/ T0 w 2261"/>
                                                                                                                                                                                                                                  <a:gd name="T2" fmla="+- 0 1049 -1225"/>
                                                                                                                                                                                                                                  <a:gd name="T3" fmla="*/ 1049 h 2274"/>
                                                                                                                                                                                                                                  <a:gd name="T4" fmla="+- 0 7961 5700"/>
                                                                                                                                                                                                                                  <a:gd name="T5" fmla="*/ T4 w 2261"/>
                                                                                                                                                                                                                                  <a:gd name="T6" fmla="+- 0 1049 -1225"/>
                                                                                                                                                                                                                                  <a:gd name="T7" fmla="*/ 1049 h 2274"/>
                                                                                                                                                                                                                                  <a:gd name="T8" fmla="+- 0 7961 5700"/>
                                                                                                                                                                                                                                  <a:gd name="T9" fmla="*/ T8 w 2261"/>
                                                                                                                                                                                                                                  <a:gd name="T10" fmla="+- 0 -1225 -1225"/>
                                                                                                                                                                                                                                  <a:gd name="T11" fmla="*/ -1225 h 2274"/>
                                                                                                                                                                                                                                  <a:gd name="T12" fmla="+- 0 5700 5700"/>
                                                                                                                                                                                                                                  <a:gd name="T13" fmla="*/ T12 w 2261"/>
                                                                                                                                                                                                                                  <a:gd name="T14" fmla="+- 0 -1225 -1225"/>
                                                                                                                                                                                                                                  <a:gd name="T15" fmla="*/ -1225 h 2274"/>
                                                                                                                                                                                                                                  <a:gd name="T16" fmla="+- 0 5700 5700"/>
                                                                                                                                                                                                                                  <a:gd name="T17" fmla="*/ T16 w 2261"/>
                                                                                                                                                                                                                                  <a:gd name="T18" fmla="+- 0 1049 -1225"/>
                                                                                                                                                                                                                                  <a:gd name="T19" fmla="*/ 1049 h 2274"/>
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<a:pos x="T1" y="T3"/>
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<a:pos x="T5" y="T7"/>
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<a:pos x="T9" y="T11"/>
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<a:pos x="T13" y="T15"/>
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<a:pos x="T17" y="T19"/>
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<a:path w="2261" h="2274">
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<a:pt x="0" y="2274"/>
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<a:pt x="2261" y="2274"/>
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<a:pt x="2261" y="0"/>
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<a:pt x="0" y="2274"/>
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<a:close/>
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<a:srgbClr val="7F7E7E"/>
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<wpg:cNvPr id="496" name="Group 388"/>
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<a:off x="3320" y="468"/>
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<a:chOff x="3320" y="468"/>
                                                                                                                                                                                                                                <a:chExt cx="64" cy="0"/>
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<wps:cNvPr id="497" name="Freeform 409"/>
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<a:off x="6640" y="936"/>
                                                                                                                                                                                                                                  <a:ext cx="65" cy="0"/>
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<a:gd name="T0" fmla="+- 0 3320 3320"/>
                                                                                                                                                                                                                                    <a:gd name="T1" fmla="*/ T0 w 64"/>
                                                                                                                                                                                                                                    <a:gd name="T2" fmla="+- 0 3384 3320"/>
                                                                                                                                                                                                                                    <a:gd name="T3" fmla="*/ T2 w 64"/>
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<a:path w="64">
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<a:pt x="64" y="0"/>
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<wpg:cNvPr id="498" name="Group 389"/>
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<a:off x="3320" y="-304"/>
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<a:chOff x="3320" y="-304"/>
                                                                                                                                                                                                                                  <a:chExt cx="64" cy="0"/>
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<wps:cNvPr id="499" name="Freeform 408"/>
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<a:off x="6640" y="-608"/>
                                                                                                                                                                                                                                    <a:ext cx="65" cy="0"/>
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<a:gd name="T0" fmla="+- 0 3320 3320"/>
                                                                                                                                                                                                                                      <a:gd name="T1" fmla="*/ T0 w 64"/>
                                                                                                                                                                                                                                      <a:gd name="T2" fmla="+- 0 3384 3320"/>
                                                                                                                                                                                                                                      <a:gd name="T3" fmla="*/ T2 w 64"/>
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<a:path w="64">
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<a:pt x="64" y="0"/>
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<wpg:cNvPr id="500" name="Group 390"/>
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<a:off x="3320" y="-1076"/>
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<a:chOff x="3320" y="-1076"/>
                                                                                                                                                                                                                                    <a:chExt cx="64" cy="0"/>
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<wps:cNvPr id="501" name="Freeform 407"/>
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<a:off x="6640" y="-2152"/>
                                                                                                                                                                                                                                      <a:ext cx="65" cy="0"/>
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<a:gd name="T0" fmla="+- 0 3320 3320"/>
                                                                                                                                                                                                                                        <a:gd name="T1" fmla="*/ T0 w 64"/>
                                                                                                                                                                                                                                        <a:gd name="T2" fmla="+- 0 3384 3320"/>
                                                                                                                                                                                                                                        <a:gd name="T3" fmla="*/ T2 w 64"/>
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<a:path w="64">
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<a:pt x="64" y="0"/>
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<wpg:cNvPr id="502" name="Group 391"/>
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<a:off x="3545" y="1049"/>
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<a:chOff x="3545" y="1049"/>
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<wps:cNvPr id="503" name="Freeform 406"/>
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<a:off x="7090" y="2098"/>
                                                                                                                                                                                                                                        <a:ext cx="0" cy="65"/>
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<a:gd name="T0" fmla="+- 0 1113 1049"/>
                                                                                                                                                                                                                                          <a:gd name="T1" fmla="*/ 1113 h 64"/>
                                                                                                                                                                                                                                          <a:gd name="T2" fmla="+- 0 1049 1049"/>
                                                                                                                                                                                                                                          <a:gd name="T3" fmla="*/ 1049 h 64"/>
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<wpg:cNvPr id="504" name="Group 392"/>
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<a:off x="3950" y="1049"/>
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<a:chOff x="3950" y="1049"/>
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<wps:cNvPr id="505" name="Freeform 405"/>
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<a:off x="7900" y="2098"/>
                                                                                                                                                                                                                                          <a:ext cx="0" cy="65"/>
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<a:gd name="T0" fmla="+- 0 1113 1049"/>
                                                                                                                                                                                                                                            <a:gd name="T1" fmla="*/ 1113 h 64"/>
                                                                                                                                                                                                                                            <a:gd name="T2" fmla="+- 0 1049 1049"/>
                                                                                                                                                                                                                                            <a:gd name="T3" fmla="*/ 1049 h 64"/>
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<wpg:cNvPr id="506" name="Group 393"/>
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<a:off x="4354" y="1049"/>
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<a:chOff x="4354" y="1049"/>
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<wps:cNvPr id="507" name="Freeform 404"/>
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<a:off x="8708" y="2098"/>
                                                                                                                                                                                                                                            <a:ext cx="0" cy="65"/>
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<a:gd name="T0" fmla="+- 0 1113 1049"/>
                                                                                                                                                                                                                                              <a:gd name="T1" fmla="*/ 1113 h 64"/>
                                                                                                                                                                                                                                              <a:gd name="T2" fmla="+- 0 1049 1049"/>
                                                                                                                                                                                                                                              <a:gd name="T3" fmla="*/ 1049 h 64"/>
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<wpg:cNvPr id="508" name="Group 394"/>
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<a:off x="5485" y="1049"/>
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<a:chOff x="5485" y="1049"/>
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<wps:cNvPr id="509" name="Freeform 403"/>
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<a:off x="10970" y="2098"/>
                                                                                                                                                                                                                                              <a:ext cx="0" cy="65"/>
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<a:gd name="T0" fmla="+- 0 1113 1049"/>
                                                                                                                                                                                                                                                <a:gd name="T1" fmla="*/ 1113 h 64"/>
                                                                                                                                                                                                                                                <a:gd name="T2" fmla="+- 0 1049 1049"/>
                                                                                                                                                                                                                                                <a:gd name="T3" fmla="*/ 1049 h 64"/>
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<wpg:cNvPr id="510" name="Group 395"/>
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<a:off x="5861" y="1049"/>
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<a:chOff x="5861" y="1049"/>
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<wps:cNvPr id="511" name="Freeform 402"/>
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<a:off x="11722" y="2098"/>
                                                                                                                                                                                                                                                <a:ext cx="0" cy="65"/>
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<a:gd name="T0" fmla="+- 0 1113 1049"/>
                                                                                                                                                                                                                                                  <a:gd name="T1" fmla="*/ 1113 h 64"/>
                                                                                                                                                                                                                                                  <a:gd name="T2" fmla="+- 0 1049 1049"/>
                                                                                                                                                                                                                                                  <a:gd name="T3" fmla="*/ 1049 h 64"/>
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<wpg:cNvPr id="512" name="Group 396"/>
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<a:off x="6265" y="1049"/>
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<a:chOff x="6265" y="1049"/>
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<wps:cNvPr id="513" name="Freeform 401"/>
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<a:off x="12530" y="2098"/>
                                                                                                                                                                                                                                                  <a:ext cx="0" cy="65"/>
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<a:gd name="T0" fmla="+- 0 1113 1049"/>
                                                                                                                                                                                                                                                    <a:gd name="T1" fmla="*/ 1113 h 64"/>
                                                                                                                                                                                                                                                    <a:gd name="T2" fmla="+- 0 1049 1049"/>
                                                                                                                                                                                                                                                    <a:gd name="T3" fmla="*/ 1049 h 64"/>
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<wpg:cNvPr id="514" name="Group 397"/>
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<a:off x="6669" y="1049"/>
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<a:chOff x="6669" y="1049"/>
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<wps:cNvPr id="515" name="Freeform 400"/>
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<a:off x="13338" y="2098"/>
                                                                                                                                                                                                                                                    <a:ext cx="0" cy="65"/>
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<a:gd name="T0" fmla="+- 0 1113 1049"/>
                                                                                                                                                                                                                                                      <a:gd name="T1" fmla="*/ 1113 h 64"/>
                                                                                                                                                                                                                                                      <a:gd name="T2" fmla="+- 0 1049 1049"/>
                                                                                                                                                                                                                                                      <a:gd name="T3" fmla="*/ 1049 h 64"/>
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<wpg:cNvPr id="516" name="Group 398"/>
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<a:off x="7800" y="1049"/>
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<a:chOff x="7800" y="1049"/>
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<wps:cNvPr id="517" name="Freeform 399"/>
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<a:off x="15600" y="2098"/>
                                                                                                                                                                                                                                                      <a:ext cx="0" cy="65"/>
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<a:gd name="T0" fmla="+- 0 1113 1049"/>
                                                                                                                                                                                                                                                        <a:gd name="T1" fmla="*/ 1113 h 64"/>
                                                                                                                                                                                                                                                        <a:gd name="T2" fmla="+- 0 1049 1049"/>
                                                                                                                                                                                                                                                        <a:gd name="T3" fmla="*/ 1049 h 64"/>
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</wpg:grpSp>
                                                                                                                                    </wpg:grpSp>
                                                                                                                                  </wpg:grpSp>
                                                                                                                                </wpg:grpSp>
                                                                                                                              </wpg:grpSp>
                                                                                                                            </wpg:grpSp>
                                                                                                                          </wpg:grpSp>
                                                                                                                        </wpg:grpSp>
                                                                                                                      </wpg:grpSp>
                                                                                                                    </wpg:grpSp>
                                                                                                                  </wpg:grpSp>
                                                                                                                </wpg:grpSp>
                                                                                                              </wpg:grpSp>
                                                                                                            </wpg:grpSp>
                                                                                                          </wpg:grpSp>
                                                                                                        </wpg:grpSp>
                                                                                                      </wpg:grpSp>
                                                                                                    </wpg:grpSp>
                                                                                                  </wpg:grpSp>
                                                                                                </wpg:grpSp>
                                                                                              </wpg:grpSp>
                                                                                            </wpg:grpSp>
                                                                                          </wpg:grpSp>
                                                                                        </wpg:grpSp>
                                                                                      </wpg:grpSp>
                                                                                    </wpg:grpSp>
                                                                                  </wpg:grpSp>
                                                                                </wpg:grpSp>
                                                                              </wpg:grpSp>
                                                                            </wpg:grpSp>
                                                                          </wpg:grpSp>
                                                                        </wpg:grpSp>
                                                                      </wpg:grpSp>
                                                                    </wpg:grpSp>
                                                                  </wpg:grpSp>
                                                                </wpg:grpSp>
                                                              </wpg:grpSp>
                                                            </wpg:grpSp>
                                                          </wpg:grpSp>
                                                        </wpg:grpSp>
                                                      </wpg:grp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9" o:spid="_x0000_s1026" style="position:absolute;margin-left:165.6pt;margin-top:-72.5pt;width:232.8pt;height:128.6pt;z-index:-3005;mso-position-horizontal-relative:page" coordorigin="3312,-1451" coordsize="4656,257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">
                <v:group id="Group 290" o:spid="_x0000_s1027" style="position:absolute;left:3385;top:-1443;width:2261;height:218" coordorigin="3385,-1443" coordsize="2261,21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B9BopMUAAADcAAAA&#10;DwAAAAAAAAAAAAAAAACpAgAAZHJzL2Rvd25yZXYueG1sUEsFBgAAAAAEAAQA+gAAAJsDAAAAAA==&#10;">
                  <v:shape id="Freeform 513" o:spid="_x0000_s1028" style="position:absolute;left:3385;top:-1443;width:2261;height:218;visibility:visible;mso-wrap-style:square;v-text-anchor:top" coordsize="2261,2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acerxgAA&#10;ANwAAAAPAAAAZHJzL2Rvd25yZXYueG1sRI9Pa8JAFMTvhX6H5RW81Y0BSxtdpQQKoeDBKFVvj+wz&#10;iWbfhuw2f759t1DocZiZ3zDr7Wga0VPnassKFvMIBHFhdc2lguPh4/kVhPPIGhvLpGAiB9vN48Ma&#10;E20H3lOf+1IECLsEFVTet4mUrqjIoJvbljh4V9sZ9EF2pdQdDgFuGhlH0Ys0WHNYqLCltKLinn8b&#10;BZd7XR7SRTPdTjn26S7N8q/Ps1Kzp/F9BcLT6P/Df+1MK4jflvB7JhwBufk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dacerxgAAANwAAAAPAAAAAAAAAAAAAAAAAJcCAABkcnMv&#10;ZG93bnJldi54bWxQSwUGAAAAAAQABAD1AAAAigMAAAAA&#10;" path="m0,218l2260,218,2260,,,,,218xe" fillcolor="#cccbcb" stroked="f">
                    <v:path arrowok="t" o:connecttype="custom" o:connectlocs="0,-1225;2260,-1225;2260,-1443;0,-1443;0,-1225" o:connectangles="0,0,0,0,0"/>
                  </v:shape>
                  <v:group id="Group 291" o:spid="_x0000_s1029" style="position:absolute;left:3385;top:-1443;width:2261;height:218" coordorigin="3385,-1443" coordsize="2261,21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TlNIxgAAANwAAAAPAAAAZHJzL2Rvd25yZXYueG1sRI9Ba8JAFITvBf/D8oTe&#10;mk0sDTVmFRErHkKhKpTeHtlnEsy+DdltEv99t1DocZiZb5h8M5lWDNS7xrKCJIpBEJdWN1wpuJzf&#10;nl5BOI+ssbVMCu7kYLOePeSYaTvyBw0nX4kAYZehgtr7LpPSlTUZdJHtiIN3tb1BH2RfSd3jGOCm&#10;lYs4TqXBhsNCjR3taipvp2+j4DDiuH1O9kNxu+7uX+eX988iIaUe59N2BcLT5P/Df+2jVrBYp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hOU0jGAAAA3AAA&#10;AA8AAAAAAAAAAAAAAAAAqQIAAGRycy9kb3ducmV2LnhtbFBLBQYAAAAABAAEAPoAAACcAwAAAAA=&#10;">
                    <v:shape id="Freeform 512" o:spid="_x0000_s1030" style="position:absolute;left:3385;top:-1443;width:2261;height:218;visibility:visible;mso-wrap-style:square;v-text-anchor:top" coordsize="2261,2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zK8swwAA&#10;ANwAAAAPAAAAZHJzL2Rvd25yZXYueG1sRI9Pi8IwFMTvwn6H8Bb2Imu6HtStRimCiyfBP+D12Tzb&#10;ss1LSWKtfnojCB6HmfkNM1t0phYtOV9ZVvAzSEAQ51ZXXCg47FffExA+IGusLZOCG3lYzD96M0y1&#10;vfKW2l0oRISwT1FBGUKTSunzkgz6gW2Io3e2zmCI0hVSO7xGuKnlMElG0mDFcaHEhpYl5f+7i1GQ&#10;7U8ul/S3qah/nNjlvb1hdlbq67PLpiACdeEdfrXXWsHwdwzPM/EIyPk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hzK8swwAAANwAAAAPAAAAAAAAAAAAAAAAAJcCAABkcnMvZG93&#10;bnJldi54bWxQSwUGAAAAAAQABAD1AAAAhwMAAAAA&#10;" path="m0,218l2260,218,2260,,,,,218xe" filled="f" strokecolor="#7f7e7e" strokeweight="10209emu">
                      <v:path arrowok="t" o:connecttype="custom" o:connectlocs="0,-1225;2260,-1225;2260,-1443;0,-1443;0,-1225" o:connectangles="0,0,0,0,0"/>
                    </v:shape>
                    <v:group id="Group 292" o:spid="_x0000_s1031" style="position:absolute;left:5700;top:-1443;width:2261;height:218" coordorigin="5700,-1443" coordsize="2261,21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GnWKhwgAAANwAAAAPAAAAZHJzL2Rvd25yZXYueG1sRE9Ni8IwEL0L+x/CLHjT&#10;tIrido0isi57EMG6IN6GZmyLzaQ0sa3/3hwEj4/3vVz3phItNa60rCAeRyCIM6tLzhX8n3ajBQjn&#10;kTVWlknBgxysVx+DJSbadnykNvW5CCHsElRQeF8nUrqsIINubGviwF1tY9AH2ORSN9iFcFPJSRTN&#10;pcGSQ0OBNW0Lym7p3Sj47bDbTOOfdn+7bh+X0+xw3sek1PCz33yD8NT7t/jl/tMKJl9hbT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hp1iocIAAADcAAAADwAA&#10;AAAAAAAAAAAAAACpAgAAZHJzL2Rvd25yZXYueG1sUEsFBgAAAAAEAAQA+gAAAJgDAAAAAA==&#10;">
                      <v:shape id="Freeform 511" o:spid="_x0000_s1032" style="position:absolute;left:5700;top:-1443;width:2261;height:218;visibility:visible;mso-wrap-style:square;v-text-anchor:top" coordsize="2261,2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JM2uxAAA&#10;ANwAAAAPAAAAZHJzL2Rvd25yZXYueG1sRI9Bi8IwFITvC/sfwlvwtk31INo1ylJYEMGDVdS9PZpn&#10;W21eShNr/fdGEDwOM/MNM1v0phYdta6yrGAYxSCIc6srLhTstn/fExDOI2usLZOCOzlYzD8/Zpho&#10;e+MNdZkvRICwS1BB6X2TSOnykgy6yDbEwTvZ1qAPsi2kbvEW4KaWozgeS4MVh4USG0pLyi/Z1Sj4&#10;v1TFNh3W9/Mhwy5dp8tsvzoqNfjqf39AeOr9O/xqL7WC0XQKzzPhCMj5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CTNrsQAAADcAAAADwAAAAAAAAAAAAAAAACXAgAAZHJzL2Rv&#10;d25yZXYueG1sUEsFBgAAAAAEAAQA9QAAAIgDAAAAAA==&#10;" path="m0,218l2261,218,2261,,,,,218xe" fillcolor="#cccbcb" stroked="f">
                        <v:path arrowok="t" o:connecttype="custom" o:connectlocs="0,-1225;2261,-1225;2261,-1443;0,-1443;0,-1225" o:connectangles="0,0,0,0,0"/>
                      </v:shape>
                      <v:group id="Group 293" o:spid="_x0000_s1033" style="position:absolute;left:5700;top:-1443;width:2261;height:218" coordorigin="5700,-1443" coordsize="2261,21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5gD0vcIAAADcAAAADwAA&#10;AAAAAAAAAAAAAACpAgAAZHJzL2Rvd25yZXYueG1sUEsFBgAAAAAEAAQA+gAAAJgDAAAAAA==&#10;">
                        <v:shape id="Freeform 510" o:spid="_x0000_s1034" style="position:absolute;left:5700;top:-1443;width:2261;height:218;visibility:visible;mso-wrap-style:square;v-text-anchor:top" coordsize="2261,2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ggjZwwAA&#10;ANwAAAAPAAAAZHJzL2Rvd25yZXYueG1sRI9Pi8IwFMTvwn6H8IS9iKauIKUapQgrexL8A3t92zzb&#10;YvNSkljrfnojCB6HmfkNs1z3phEdOV9bVjCdJCCIC6trLhWcjt/jFIQPyBoby6TgTh7Wq4/BEjNt&#10;b7yn7hBKESHsM1RQhdBmUvqiIoN+Ylvi6J2tMxiidKXUDm8Rbhr5lSRzabDmuFBhS5uKisvhahTk&#10;xz9XSNruahr9pnbz390xPyv1OezzBYhAfXiHX+0frWCWTOF5Jh4BuXo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fggjZwwAAANwAAAAPAAAAAAAAAAAAAAAAAJcCAABkcnMvZG93&#10;bnJldi54bWxQSwUGAAAAAAQABAD1AAAAhwMAAAAA&#10;" path="m0,218l2261,218,2261,,,,,218xe" filled="f" strokecolor="#7f7e7e" strokeweight="10209emu">
                          <v:path arrowok="t" o:connecttype="custom" o:connectlocs="0,-1225;2261,-1225;2261,-1443;0,-1443;0,-1225" o:connectangles="0,0,0,0,0"/>
                        </v:shape>
                        <v:group id="Group 294" o:spid="_x0000_s1035" style="position:absolute;left:3385;top:854;width:2261;height:0" coordorigin="3385,854" coordsize="2261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mez1HGAAAA3AAA&#10;AA8AAAAAAAAAAAAAAAAAqQIAAGRycy9kb3ducmV2LnhtbFBLBQYAAAAABAAEAPoAAACcAwAAAAA=&#10;">
                          <v:shape id="Freeform 509" o:spid="_x0000_s1036" style="position:absolute;left:6770;top:1708;width:2260;height:0;visibility:visible;mso-wrap-style:square;v-text-anchor:top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cEQ7xAAA&#10;ANwAAAAPAAAAZHJzL2Rvd25yZXYueG1sRI9fSwMxEMTfBb9DWME3u6mF9jibFvUQpH3qH3zeXta7&#10;w8smXGJ7fntTEHwcZuY3zHI9ul6deYidFwPTiQbFUnvbSWPgeHh7KEDFRGKp98IGfjjCenV7s6TS&#10;+ovs+LxPjcoQiSUZaFMKJWKsW3YUJz6wZO/TD45SlkODdqBLhrseH7Weo6NO8kJLgV9brr/2387A&#10;C1anzbTTVQhY2O1HdSosLoy5vxufn0AlHtN/+K/9bg3M9AyuZ/IRwNU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nBEO8QAAADcAAAADwAAAAAAAAAAAAAAAACXAgAAZHJzL2Rv&#10;d25yZXYueG1sUEsFBgAAAAAEAAQA9QAAAIgDAAAAAA==&#10;" path="m0,0l2261,0e" filled="f" strokecolor="#f9f9f9" strokeweight="10209emu">
                            <v:path arrowok="t" o:connecttype="custom" o:connectlocs="0,0;2260,0" o:connectangles="0,0"/>
                            <o:lock v:ext="edit" verticies="t"/>
                          </v:shape>
                          <v:group id="Group 295" o:spid="_x0000_s1037" style="position:absolute;left:3385;top:82;width:2261;height:0" coordorigin="3385,82" coordsize="2261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mTvyvsUAAADcAAAA&#10;DwAAAAAAAAAAAAAAAACpAgAAZHJzL2Rvd25yZXYueG1sUEsFBgAAAAAEAAQA+gAAAJsDAAAAAA==&#10;">
                            <v:shape id="Freeform 508" o:spid="_x0000_s1038" style="position:absolute;left:6770;top:164;width:2260;height:0;visibility:visible;mso-wrap-style:square;v-text-anchor:top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1XnUxAAA&#10;ANwAAAAPAAAAZHJzL2Rvd25yZXYueG1sRI9BSwMxFITvgv8hPMFb+9JK67I2LdpFkHqyiufXzXN3&#10;cfMSNrFd/31TEDwOM/MNs9qMrldHHmLnxcBsqkGx1N520hj4eH+eFKBiIrHUe2EDvxxhs76+WlFp&#10;/Une+LhPjcoQiSUZaFMKJWKsW3YUpz6wZO/LD45SlkODdqBThrse51ov0VEneaGlwNuW6+/9jzPw&#10;hNVhN+t0FQIW9vWzOhQW7425vRkfH0AlHtN/+K/9Yg3c6QVczuQjgOsz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tV51MQAAADcAAAADwAAAAAAAAAAAAAAAACXAgAAZHJzL2Rv&#10;d25yZXYueG1sUEsFBgAAAAAEAAQA9QAAAIgDAAAAAA==&#10;" path="m0,0l2261,0e" filled="f" strokecolor="#f9f9f9" strokeweight="10209emu">
                              <v:path arrowok="t" o:connecttype="custom" o:connectlocs="0,0;2260,0" o:connectangles="0,0"/>
                              <o:lock v:ext="edit" verticies="t"/>
                            </v:shape>
                            <v:group id="Group 296" o:spid="_x0000_s1039" style="position:absolute;left:3385;top:-690;width:2261;height:0" coordorigin="3385,-690" coordsize="2261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GpclSxAAAANwAAAAP&#10;AAAAAAAAAAAAAAAAAKkCAABkcnMvZG93bnJldi54bWxQSwUGAAAAAAQABAD6AAAAmgMAAAAA&#10;">
                              <v:shape id="Freeform 507" o:spid="_x0000_s1040" style="position:absolute;left:6770;top:-1380;width:2260;height:0;visibility:visible;mso-wrap-style:square;v-text-anchor:top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S0I4wwAA&#10;ANwAAAAPAAAAZHJzL2Rvd25yZXYueG1sRI9BSwMxFITvgv8hPMGbfWmFdlmbFu0iFHuyiufXzXN3&#10;cfMSNrHd/ntTKHgcZuYbZrkeXa+OPMTOi4HpRINiqb3tpDHw+fH6UICKicRS74UNnDnCenV7s6TS&#10;+pO883GfGpUhEksy0KYUSsRYt+woTnxgyd63HxylLIcG7UCnDHc9zrSeo6NO8kJLgTct1z/7X2fg&#10;BavD27TTVQhY2N1XdSgsLoy5vxufn0AlHtN/+NreWgOPegGXM/kI4Oo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BS0I4wwAAANwAAAAPAAAAAAAAAAAAAAAAAJcCAABkcnMvZG93&#10;bnJldi54bWxQSwUGAAAAAAQABAD1AAAAhwMAAAAA&#10;" path="m0,0l2261,0e" filled="f" strokecolor="#f9f9f9" strokeweight="10209emu">
                                <v:path arrowok="t" o:connecttype="custom" o:connectlocs="0,0;2260,0" o:connectangles="0,0"/>
                                <o:lock v:ext="edit" verticies="t"/>
                              </v:shape>
                              <v:group id="Group 297" o:spid="_x0000_s1041" style="position:absolute;left:3747;top:-1225;width:0;height:2274" coordorigin="3747,-1225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GHb4u8IAAADcAAAADwAA&#10;AAAAAAAAAAAAAACpAgAAZHJzL2Rvd25yZXYueG1sUEsFBgAAAAAEAAQA+gAAAJgDAAAAAA==&#10;">
                                <v:polyline id="Freeform 506" o:spid="_x0000_s1042" style="position:absolute;visibility:visible;mso-wrap-style:square;v-text-anchor:top" points="7494,-176,7494,-245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DI6jwwAA&#10;ANwAAAAPAAAAZHJzL2Rvd25yZXYueG1sRI9Pa8JAEMXvBb/DMoK3ulFBbOoqtUUr9KQRz0N2moRm&#10;Z8PuqGk/fVco9Ph4f3685bp3rbpSiI1nA5NxBoq49LbhysCp2D4uQEVBtth6JgPfFGG9GjwsMbf+&#10;xge6HqVSaYRjjgZqkS7XOpY1OYxj3xEn79MHh5JkqLQNeEvjrtXTLJtrhw0nQo0dvdZUfh0vLkEa&#10;2W6KD/1zntOhmC527xLe2JjRsH95BiXUy3/4r723BmbZE9zPpCOgV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gDI6jwwAAANwAAAAPAAAAAAAAAAAAAAAAAJcCAABkcnMvZG93&#10;bnJldi54bWxQSwUGAAAAAAQABAD1AAAAhwMAAAAA&#10;" filled="f" strokecolor="#f9f9f9" strokeweight="10209emu">
                                  <v:path arrowok="t" o:connecttype="custom" o:connectlocs="0,1049;0,-1225" o:connectangles="0,0"/>
                                  <o:lock v:ext="edit" verticies="t"/>
                                </v:polyline>
                                <v:group id="Group 298" o:spid="_x0000_s1043" style="position:absolute;left:4152;top:-1225;width:0;height:2274" coordorigin="4152,-1225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Y9liYMIAAADcAAAADwAA&#10;AAAAAAAAAAAAAACpAgAAZHJzL2Rvd25yZXYueG1sUEsFBgAAAAAEAAQA+gAAAJgDAAAAAA==&#10;">
                                  <v:polyline id="Freeform 505" o:spid="_x0000_s1044" style="position:absolute;visibility:visible;mso-wrap-style:square;v-text-anchor:top" points="8304,-176,8304,-245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oxR4wwAA&#10;ANwAAAAPAAAAZHJzL2Rvd25yZXYueG1sRI9Pa8JAEMXvBb/DMoK3uomCSOoqatEWetKUnofsNAlm&#10;Z8PuVGM/fbdQ6PHx/vx4q83gOnWlEFvPBvJpBoq48rbl2sB7eXhcgoqCbLHzTAbuFGGzHj2ssLD+&#10;xie6nqVWaYRjgQYakb7QOlYNOYxT3xMn79MHh5JkqLUNeEvjrtOzLFtohy0nQoM97RuqLucvlyCt&#10;HHblm/7+WNCpnC2PLxKe2ZjJeNg+gRIa5D/81361BuZ5Dr9n0hHQ6x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boxR4wwAAANwAAAAPAAAAAAAAAAAAAAAAAJcCAABkcnMvZG93&#10;bnJldi54bWxQSwUGAAAAAAQABAD1AAAAhwMAAAAA&#10;" filled="f" strokecolor="#f9f9f9" strokeweight="10209emu">
                                    <v:path arrowok="t" o:connecttype="custom" o:connectlocs="0,1049;0,-1225" o:connectangles="0,0"/>
                                    <o:lock v:ext="edit" verticies="t"/>
                                  </v:polyline>
                                  <v:group id="Group 299" o:spid="_x0000_s1045" style="position:absolute;left:4919;top:-1225;width:0;height:2274" coordorigin="4919,-1225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8R1mMxAAAANwAAAAP&#10;AAAAAAAAAAAAAAAAAKkCAABkcnMvZG93bnJldi54bWxQSwUGAAAAAAQABAD6AAAAmgMAAAAA&#10;">
                                    <v:polyline id="Freeform 504" o:spid="_x0000_s1046" style="position:absolute;visibility:visible;mso-wrap-style:square;v-text-anchor:top" points="9838,-176,9838,-245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PS+UwgAA&#10;ANwAAAAPAAAAZHJzL2Rvd25yZXYueG1sRI9Pa8JAEMXvhX6HZQre6kYFkegq2mIt9KQRz0N2TILZ&#10;2bA71ein7xYKPT7enx9vsepdq64UYuPZwGiYgSIuvW24MnAstq8zUFGQLbaeycCdIqyWz08LzK2/&#10;8Z6uB6lUGuGYo4FapMu1jmVNDuPQd8TJO/vgUJIMlbYBb2nctXqcZVPtsOFEqLGjt5rKy+HbJUgj&#10;203xpR+nKe2L8exjJ+GdjRm89Os5KKFe/sN/7U9rYDKawO+ZdAT08g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Q9L5TCAAAA3AAAAA8AAAAAAAAAAAAAAAAAlwIAAGRycy9kb3du&#10;cmV2LnhtbFBLBQYAAAAABAAEAPUAAACGAwAAAAA=&#10;" filled="f" strokecolor="#f9f9f9" strokeweight="10209emu">
                                      <v:path arrowok="t" o:connecttype="custom" o:connectlocs="0,1049;0,-1225" o:connectangles="0,0"/>
                                      <o:lock v:ext="edit" verticies="t"/>
                                    </v:polyline>
                                    <v:group id="Group 300" o:spid="_x0000_s1047" style="position:absolute;left:3385;top:468;width:2261;height:0" coordorigin="3385,468" coordsize="2261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ziZGPGAAAA3AAA&#10;AA8AAAAAAAAAAAAAAAAAqQIAAGRycy9kb3ducmV2LnhtbFBLBQYAAAAABAAEAPoAAACcAwAAAAA=&#10;">
                                      <v:shape id="Freeform 503" o:spid="_x0000_s1048" style="position:absolute;left:6770;top:936;width:2260;height:0;visibility:visible;mso-wrap-style:square;v-text-anchor:top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eaDgwQAA&#10;ANwAAAAPAAAAZHJzL2Rvd25yZXYueG1sRI9BawIxFITvBf9DeIK3mlixyGoUUSrioVAVz4/Nc3dx&#10;87ImUdd/bwqCx2FmvmGm89bW4kY+VI41DPoKBHHuTMWFhsP+53MMIkRkg7Vj0vCgAPNZ52OKmXF3&#10;/qPbLhYiQThkqKGMscmkDHlJFkPfNcTJOzlvMSbpC2k83hPc1vJLqW9pseK0UGJDy5Ly8+5qNajV&#10;mugxurSNPG7Xv8qxl3vWutdtFxMQkdr4Dr/aG6NhOBjB/5l0BOTsC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Xmg4MEAAADcAAAADwAAAAAAAAAAAAAAAACXAgAAZHJzL2Rvd25y&#10;ZXYueG1sUEsFBgAAAAAEAAQA9QAAAIUDAAAAAA==&#10;" path="m0,0l2261,0e" filled="f" strokecolor="#e5e4e4" strokeweight="4141emu">
                                        <v:path arrowok="t" o:connecttype="custom" o:connectlocs="0,0;2260,0" o:connectangles="0,0"/>
                                        <o:lock v:ext="edit" verticies="t"/>
                                      </v:shape>
                                      <v:group id="Group 301" o:spid="_x0000_s1049" style="position:absolute;left:3385;top:-304;width:2261;height:0" coordorigin="3385,-304" coordsize="2261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N8X4/GAAAA3AAA&#10;AA8AAAAAAAAAAAAAAAAAqQIAAGRycy9kb3ducmV2LnhtbFBLBQYAAAAABAAEAPoAAACcAwAAAAA=&#10;">
                                        <v:shape id="Freeform 502" o:spid="_x0000_s1050" style="position:absolute;left:6770;top:-608;width:2260;height:0;visibility:visible;mso-wrap-style:square;v-text-anchor:top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55sMwwAA&#10;ANwAAAAPAAAAZHJzL2Rvd25yZXYueG1sRI9BawIxFITvQv9DeAVvmtiilq1RpFIRDwW19PzYvO4u&#10;3bysSdxd/70RCh6HmfmGWax6W4uWfKgca5iMFQji3JmKCw3fp8/RG4gQkQ3WjknDlQKslk+DBWbG&#10;dXyg9hgLkSAcMtRQxthkUoa8JIth7Bri5P06bzEm6QtpPHYJbmv5otRMWqw4LZTY0EdJ+d/xYjWo&#10;zZboOj33jfzZb7+UYy9PrPXwuV+/g4jUx0f4v70zGl4nc7ifSUdALm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G55sMwwAAANwAAAAPAAAAAAAAAAAAAAAAAJcCAABkcnMvZG93&#10;bnJldi54bWxQSwUGAAAAAAQABAD1AAAAhwMAAAAA&#10;" path="m0,0l2261,0e" filled="f" strokecolor="#e5e4e4" strokeweight="4141emu">
                                          <v:path arrowok="t" o:connecttype="custom" o:connectlocs="0,0;2260,0" o:connectangles="0,0"/>
                                          <o:lock v:ext="edit" verticies="t"/>
                                        </v:shape>
                                        <v:group id="Group 302" o:spid="_x0000_s1051" style="position:absolute;left:3385;top:-1076;width:2261;height:0" coordorigin="3385,-1076" coordsize="2261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na9uZsIAAADcAAAADwAA&#10;AAAAAAAAAAAAAACpAgAAZHJzL2Rvd25yZXYueG1sUEsFBgAAAAAEAAQA+gAAAJgDAAAAAA==&#10;">
                                          <v:shape id="Freeform 501" o:spid="_x0000_s1052" style="position:absolute;left:6770;top:-2152;width:2260;height:0;visibility:visible;mso-wrap-style:square;v-text-anchor:top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NKrlwwAA&#10;ANwAAAAPAAAAZHJzL2Rvd25yZXYueG1sRI9BawIxFITvQv9DeAVvmtii2K1RpFIRDwW19PzYvO4u&#10;3bysSdxd/70RCh6HmfmGWax6W4uWfKgca5iMFQji3JmKCw3fp8/RHESIyAZrx6ThSgFWy6fBAjPj&#10;Oj5Qe4yFSBAOGWooY2wyKUNeksUwdg1x8n6dtxiT9IU0HrsEt7V8UWomLVacFkps6KOk/O94sRrU&#10;Zkt0nZ77Rv7st1/KsZcn1nr43K/fQUTq4yP8394ZDa+TN7ifSUdALm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YNKrlwwAAANwAAAAPAAAAAAAAAAAAAAAAAJcCAABkcnMvZG93&#10;bnJldi54bWxQSwUGAAAAAAQABAD1AAAAhwMAAAAA&#10;" path="m0,0l2261,0e" filled="f" strokecolor="#e5e4e4" strokeweight="4141emu">
                                            <v:path arrowok="t" o:connecttype="custom" o:connectlocs="0,0;2260,0" o:connectangles="0,0"/>
                                            <o:lock v:ext="edit" verticies="t"/>
                                          </v:shape>
                                          <v:group id="Group 303" o:spid="_x0000_s1053" style="position:absolute;left:3545;top:-1225;width:0;height:2274" coordorigin="3545,-1225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K21qN3DAAAA3AAAAA8A&#10;AAAAAAAAAAAAAAAAqQIAAGRycy9kb3ducmV2LnhtbFBLBQYAAAAABAAEAPoAAACZAwAAAAA=&#10;">
                                            <v:polyline id="Freeform 500" o:spid="_x0000_s1054" style="position:absolute;visibility:visible;mso-wrap-style:square;v-text-anchor:top" points="7090,-176,7090,-245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EG1zwwAA&#10;ANwAAAAPAAAAZHJzL2Rvd25yZXYueG1sRI9Bi8IwFITvgv8hPMGbpiosUk2LCMKyiLC6Hvb2bJ5t&#10;MXmpTdT6783CgsdhZr5hlnlnjbhT62vHCibjBARx4XTNpYKfw2Y0B+EDskbjmBQ8yUOe9XtLTLV7&#10;8Dfd96EUEcI+RQVVCE0qpS8qsujHriGO3tm1FkOUbSl1i48It0ZOk+RDWqw5LlTY0Lqi4rK/WQXd&#10;r/867Gp5NXyUx6a8nS5bc1JqOOhWCxCBuvAO/7c/tYLZdAJ/Z+IRkNk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ZEG1zwwAAANwAAAAPAAAAAAAAAAAAAAAAAJcCAABkcnMvZG93&#10;bnJldi54bWxQSwUGAAAAAAQABAD1AAAAhwMAAAAA&#10;" filled="f" strokecolor="#e5e4e4" strokeweight="4141emu">
                                              <v:path arrowok="t" o:connecttype="custom" o:connectlocs="0,1049;0,-1225" o:connectangles="0,0"/>
                                              <o:lock v:ext="edit" verticies="t"/>
                                            </v:polyline>
                                            <v:group id="Group 304" o:spid="_x0000_s1055" style="position:absolute;left:3950;top:-1225;width:0;height:2274" coordorigin="3950,-1225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yK5MxxAAAANwAAAAP&#10;AAAAAAAAAAAAAAAAAKkCAABkcnMvZG93bnJldi54bWxQSwUGAAAAAAQABAD6AAAAmgMAAAAA&#10;">
                                              <v:polyline id="Freeform 499" o:spid="_x0000_s1056" style="position:absolute;visibility:visible;mso-wrap-style:square;v-text-anchor:top" points="7900,-176,7900,-245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jlafxQAA&#10;ANwAAAAPAAAAZHJzL2Rvd25yZXYueG1sRI9Ba8JAFITvgv9heYXedFMDRVI3QQShlFJoogdvz+xr&#10;Etx9m2ZXk/77bqHgcZiZb5hNMVkjbjT4zrGCp2UCgrh2uuNGwaHaL9YgfEDWaByTgh/yUOTz2QYz&#10;7Ub+pFsZGhEh7DNU0IbQZ1L6uiWLful64uh9ucFiiHJopB5wjHBr5CpJnqXFjuNCiz3tWqov5dUq&#10;mE7+rfro5Lfhozz2zfV8eTdnpR4fpu0LiEBTuIf/269aQbpK4e9MPAIy/w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aOVp/FAAAA3AAAAA8AAAAAAAAAAAAAAAAAlwIAAGRycy9k&#10;b3ducmV2LnhtbFBLBQYAAAAABAAEAPUAAACJAwAAAAA=&#10;" filled="f" strokecolor="#e5e4e4" strokeweight="4141emu">
                                                <v:path arrowok="t" o:connecttype="custom" o:connectlocs="0,1049;0,-1225" o:connectangles="0,0"/>
                                                <o:lock v:ext="edit" verticies="t"/>
                                              </v:polyline>
                                              <v:group id="Group 305" o:spid="_x0000_s1057" style="position:absolute;left:4354;top:-1225;width:0;height:2274" coordorigin="4354,-1225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Sjq7exgAAANwAAAAPAAAAZHJzL2Rvd25yZXYueG1sRI9Pa8JAFMTvBb/D8gq9&#10;1c0fWyR1DSK2eBChKpTeHtlnEpJ9G7LbJH77bkHocZiZ3zCrfDKtGKh3tWUF8TwCQVxYXXOp4HJ+&#10;f16CcB5ZY2uZFNzIQb6ePaww03bkTxpOvhQBwi5DBZX3XSalKyoy6Oa2Iw7e1fYGfZB9KXWPY4Cb&#10;ViZR9CoN1hwWKuxoW1HRnH6Mgo8Rx00a74ZDc93evs8vx69DTEo9PU6bNxCeJv8fvrf3WkGaLOD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NKOrt7GAAAA3AAA&#10;AA8AAAAAAAAAAAAAAAAAqQIAAGRycy9kb3ducmV2LnhtbFBLBQYAAAAABAAEAPoAAACcAwAAAAA=&#10;">
                                                <v:polyline id="Freeform 498" o:spid="_x0000_s1058" style="position:absolute;visibility:visible;mso-wrap-style:square;v-text-anchor:top" points="8708,-176,8708,-245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K2twxAAA&#10;ANwAAAAPAAAAZHJzL2Rvd25yZXYueG1sRI9Pi8IwFMTvC36H8IS9ramKi1SjiLCwyCL4pwdvz+bZ&#10;FpOX2kSt394ICx6HmfkNM5231ogbNb5yrKDfS0AQ505XXCjY736+xiB8QNZoHJOCB3mYzzofU0y1&#10;u/OGbttQiAhhn6KCMoQ6ldLnJVn0PVcTR+/kGoshyqaQusF7hFsjB0nyLS1WHBdKrGlZUn7eXq2C&#10;9uBXu3UlL4YzmdXF9Xj+M0elPrvtYgIiUBve4f/2r1YwHIzgdSYeATl7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itrcMQAAADcAAAADwAAAAAAAAAAAAAAAACXAgAAZHJzL2Rv&#10;d25yZXYueG1sUEsFBgAAAAAEAAQA9QAAAIgDAAAAAA==&#10;" filled="f" strokecolor="#e5e4e4" strokeweight="4141emu">
                                                  <v:path arrowok="t" o:connecttype="custom" o:connectlocs="0,1049;0,-1225" o:connectangles="0,0"/>
                                                  <o:lock v:ext="edit" verticies="t"/>
                                                </v:polyline>
                                                <v:group id="Group 306" o:spid="_x0000_s1059" style="position:absolute;left:5485;top:-1225;width:0;height:2274" coordorigin="5485,-1225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NEJUyxAAAANwAAAAP&#10;AAAAAAAAAAAAAAAAAKkCAABkcnMvZG93bnJldi54bWxQSwUGAAAAAAQABAD6AAAAmgMAAAAA&#10;">
                                                  <v:polyline id="Freeform 497" o:spid="_x0000_s1060" style="position:absolute;visibility:visible;mso-wrap-style:square;v-text-anchor:top" points="10970,-176,10970,-245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tVCcxAAA&#10;ANwAAAAPAAAAZHJzL2Rvd25yZXYueG1sRI9Pi8IwFMTvC36H8IS9rakKrlSjiLCwyCL4pwdvz+bZ&#10;FpOX2kSt394ICx6HmfkNM5231ogbNb5yrKDfS0AQ505XXCjY736+xiB8QNZoHJOCB3mYzzofU0y1&#10;u/OGbttQiAhhn6KCMoQ6ldLnJVn0PVcTR+/kGoshyqaQusF7hFsjB0kykhYrjgsl1rQsKT9vr1ZB&#10;e/Cr3bqSF8OZzOriejz/maNSn912MQERqA3v8H/7VysYDr7hdSYeATl7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bVQnMQAAADcAAAADwAAAAAAAAAAAAAAAACXAgAAZHJzL2Rv&#10;d25yZXYueG1sUEsFBgAAAAAEAAQA9QAAAIgDAAAAAA==&#10;" filled="f" strokecolor="#e5e4e4" strokeweight="4141emu">
                                                    <v:path arrowok="t" o:connecttype="custom" o:connectlocs="0,1049;0,-1225" o:connectangles="0,0"/>
                                                    <o:lock v:ext="edit" verticies="t"/>
                                                  </v:polyline>
                                                  <v:group id="Group 307" o:spid="_x0000_s1061" style="position:absolute;left:3517;top:-304;width:58;height:0" coordorigin="3517,-304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FPDpNvDAAAA3AAAAA8A&#10;AAAAAAAAAAAAAAAAqQIAAGRycy9kb3ducmV2LnhtbFBLBQYAAAAABAAEAPoAAACZAwAAAAA=&#10;">
                                                    <v:shape id="Freeform 496" o:spid="_x0000_s1062" style="position:absolute;left:7034;top:-608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tcTgxQAA&#10;ANwAAAAPAAAAZHJzL2Rvd25yZXYueG1sRI9BawIxFITvgv8hPMGbZqso7dYoUij0oIirl94em+cm&#10;7eZl2aS6+uuNIPQ4zMw3zGLVuVqcqQ3Ws4KXcQaCuPTacqXgePgcvYIIEVlj7ZkUXCnAatnvLTDX&#10;/sJ7OhexEgnCIUcFJsYmlzKUhhyGsW+Ik3fyrcOYZFtJ3eIlwV0tJ1k2lw4tpwWDDX0YKn+LP6dg&#10;dzvNjtU1s6aYrw92+7PZfYeg1HDQrd9BROrif/jZ/tIKppM3eJxJR0Au7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G1xODFAAAA3AAAAA8AAAAAAAAAAAAAAAAAlwIAAGRycy9k&#10;b3ducmV2LnhtbFBLBQYAAAAABAAEAPUAAACJAwAAAAA=&#10;" path="m0,0l58,0e" filled="f" strokecolor="#999898" strokeweight="10209emu">
                                                      <v:path arrowok="t" o:connecttype="custom" o:connectlocs="0,0;57,0" o:connectangles="0,0"/>
                                                      <o:lock v:ext="edit" verticies="t"/>
                                                    </v:shape>
                                                    <v:group id="Group 308" o:spid="_x0000_s1063" style="position:absolute;left:3545;top:-304;width:0;height:858" coordorigin="3545,-304" coordsize="0,85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AobD4AwQAAANwAAAAPAAAA&#10;AAAAAAAAAAAAAKkCAABkcnMvZG93bnJldi54bWxQSwUGAAAAAAQABAD6AAAAlwMAAAAA&#10;">
                                                      <v:polyline id="Freeform 495" o:spid="_x0000_s1064" style="position:absolute;visibility:visible;mso-wrap-style:square;v-text-anchor:top" points="7090,-608,7090,250" coordsize="0,8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5SMLOwgAA&#10;ANwAAAAPAAAAZHJzL2Rvd25yZXYueG1sRI9Pi8IwFMTvC36H8AQvomkVFqmNIooge3L9c382r02x&#10;eSlN1O63NwsLexxm5jdMvu5tI57U+dqxgnSagCAunK65UnA57ycLED4ga2wck4If8rBeDT5yzLR7&#10;8Tc9T6ESEcI+QwUmhDaT0heGLPqpa4mjV7rOYoiyq6Tu8BXhtpGzJPmUFmuOCwZb2hoq7qeHVUD7&#10;o9wdknJGhmg8rjbpl7tdlRoN+80SRKA+/If/2getYD5P4fdMPAJy9QY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lIws7CAAAA3AAAAA8AAAAAAAAAAAAAAAAAlwIAAGRycy9kb3du&#10;cmV2LnhtbFBLBQYAAAAABAAEAPUAAACGAwAAAAA=&#10;" filled="f" strokecolor="#999898" strokeweight="10209emu">
                                                        <v:path arrowok="t" o:connecttype="custom" o:connectlocs="0,-304;0,554" o:connectangles="0,0"/>
                                                        <o:lock v:ext="edit" verticies="t"/>
                                                      </v:polyline>
                                                      <v:group id="Group 309" o:spid="_x0000_s1065" style="position:absolute;left:3517;top:554;width:58;height:0" coordorigin="3517,554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38gXsxAAAANwAAAAP&#10;AAAAAAAAAAAAAAAAAKkCAABkcnMvZG93bnJldi54bWxQSwUGAAAAAAQABAD6AAAAmgMAAAAA&#10;">
                                                        <v:shape id="Freeform 494" o:spid="_x0000_s1066" style="position:absolute;left:7034;top:1108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hGXXxQAA&#10;ANwAAAAPAAAAZHJzL2Rvd25yZXYueG1sRI9BawIxFITvgv8hvEJvmm0XRVajiFDwUJGuXrw9Ns9N&#10;2s3Lsom6+utNodDjMDPfMItV7xpxpS5YzwrexhkI4spry7WC4+FjNAMRIrLGxjMpuFOA1XI4WGCh&#10;/Y2/6FrGWiQIhwIVmBjbQspQGXIYxr4lTt7Zdw5jkl0tdYe3BHeNfM+yqXRoOS0YbGljqPopL07B&#10;/nGeHOt7Zk05XR/s7vtzfwpBqdeXfj0HEamP/+G/9lYryPMcfs+kIyCXT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WEZdfFAAAA3AAAAA8AAAAAAAAAAAAAAAAAlwIAAGRycy9k&#10;b3ducmV2LnhtbFBLBQYAAAAABAAEAPUAAACJAwAAAAA=&#10;" path="m0,0l58,0e" filled="f" strokecolor="#999898" strokeweight="10209emu">
                                                          <v:path arrowok="t" o:connecttype="custom" o:connectlocs="0,0;57,0" o:connectangles="0,0"/>
                                                          <o:lock v:ext="edit" verticies="t"/>
                                                        </v:shape>
                                                        <v:group id="Group 310" o:spid="_x0000_s1067" style="position:absolute;left:4325;top:-1001;width:58;height:0" coordorigin="4325,-1001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1c4A8UAAADcAAAA&#10;DwAAAAAAAAAAAAAAAACpAgAAZHJzL2Rvd25yZXYueG1sUEsFBgAAAAAEAAQA+gAAAJsDAAAAAA==&#10;">
                                                          <v:shape id="Freeform 493" o:spid="_x0000_s1068" style="position:absolute;left:8650;top:-2002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IVg4xQAA&#10;ANwAAAAPAAAAZHJzL2Rvd25yZXYueG1sRI9BawIxFITvgv8hPKE3zVpRytYoIggeLOKul94em+cm&#10;dfOybFJd++sbodDjMDPfMMt17xpxoy5YzwqmkwwEceW15VrBudyN30CEiKyx8UwKHhRgvRoOlphr&#10;f+cT3YpYiwThkKMCE2ObSxkqQw7DxLfEybv4zmFMsqul7vCe4K6Rr1m2kA4tpwWDLW0NVdfi2yk4&#10;/lzm5/qRWVMsNqX9+DocP0NQ6mXUb95BROrjf/ivvdcKZrM5PM+kIyBX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UhWDjFAAAA3AAAAA8AAAAAAAAAAAAAAAAAlwIAAGRycy9k&#10;b3ducmV2LnhtbFBLBQYAAAAABAAEAPUAAACJAwAAAAA=&#10;" path="m0,0l58,0e" filled="f" strokecolor="#999898" strokeweight="10209emu">
                                                            <v:path arrowok="t" o:connecttype="custom" o:connectlocs="0,0;57,0" o:connectangles="0,0"/>
                                                            <o:lock v:ext="edit" verticies="t"/>
                                                          </v:shape>
                                                          <v:group id="Group 311" o:spid="_x0000_s1069" style="position:absolute;left:4354;top:-1001;width:0;height:659" coordorigin="4354,-1001" coordsize="0,65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IyQPvxAAAANwAAAAP&#10;AAAAAAAAAAAAAAAAAKkCAABkcnMvZG93bnJldi54bWxQSwUGAAAAAAQABAD6AAAAmgMAAAAA&#10;">
                                                            <v:polyline id="Freeform 492" o:spid="_x0000_s1070" style="position:absolute;visibility:visible;mso-wrap-style:square;v-text-anchor:top" points="8708,-2002,8708,-1343" coordsize="0,65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sFi3xAAA&#10;ANwAAAAPAAAAZHJzL2Rvd25yZXYueG1sRI9Ba8JAFITvhf6H5RV6q5soaImuIqUWBQ+a6v2ZfSbB&#10;7NuYXWPy712h0OMwM98ws0VnKtFS40rLCuJBBII4s7rkXMHhd/XxCcJ5ZI2VZVLQk4PF/PVlhom2&#10;d95Tm/pcBAi7BBUU3teJlC4ryKAb2Jo4eGfbGPRBNrnUDd4D3FRyGEVjabDksFBgTV8FZZf0ZhTs&#10;4j5uL0dzzX8id92evnu/2ZZKvb91yykIT53/D/+111rBaDSB55lwBOT8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7BYt8QAAADcAAAADwAAAAAAAAAAAAAAAACXAgAAZHJzL2Rv&#10;d25yZXYueG1sUEsFBgAAAAAEAAQA9QAAAIgDAAAAAA==&#10;" filled="f" strokecolor="#999898" strokeweight="10209emu">
                                                              <v:path arrowok="t" o:connecttype="custom" o:connectlocs="0,-1001;0,-342" o:connectangles="0,0"/>
                                                              <o:lock v:ext="edit" verticies="t"/>
                                                            </v:polyline>
                                                            <v:group id="Group 312" o:spid="_x0000_s1071" style="position:absolute;left:4325;top:-342;width:58;height:0" coordorigin="4325,-342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DWGjIGwQAAANwAAAAPAAAA&#10;AAAAAAAAAAAAAKkCAABkcnMvZG93bnJldi54bWxQSwUGAAAAAAQABAD6AAAAlwMAAAAA&#10;">
                                                              <v:shape id="Freeform 491" o:spid="_x0000_s1072" style="position:absolute;left:8650;top:-684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bFI9xQAA&#10;ANwAAAAPAAAAZHJzL2Rvd25yZXYueG1sRI9BawIxFITvhf6H8ArealalUlejiFDwYJGuXrw9Ns9N&#10;dPOybFJd/fVGKPQ4zMw3zGzRuVpcqA3Ws4JBPwNBXHptuVKw3329f4IIEVlj7ZkU3CjAYv76MsNc&#10;+yv/0KWIlUgQDjkqMDE2uZShNOQw9H1DnLyjbx3GJNtK6havCe5qOcyysXRoOS0YbGhlqDwXv07B&#10;9n782Fe3zJpivNzZ79NmewhBqd5bt5yCiNTF//Bfe60VjEYTeJ5JR0DO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RsUj3FAAAA3AAAAA8AAAAAAAAAAAAAAAAAlwIAAGRycy9k&#10;b3ducmV2LnhtbFBLBQYAAAAABAAEAPUAAACJAwAAAAA=&#10;" path="m0,0l58,0e" filled="f" strokecolor="#999898" strokeweight="10209emu">
                                                                <v:path arrowok="t" o:connecttype="custom" o:connectlocs="0,0;57,0" o:connectangles="0,0"/>
                                                                <o:lock v:ext="edit" verticies="t"/>
                                                              </v:shape>
                                                              <v:group id="Group 313" o:spid="_x0000_s1073" style="position:absolute;left:3517;top:-137;width:58;height:0" coordorigin="3517,-137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cGpNfcIAAADcAAAADwAA&#10;AAAAAAAAAAAAAACpAgAAZHJzL2Rvd25yZXYueG1sUEsFBgAAAAAEAAQA+gAAAJgDAAAAAA==&#10;">
                                                                <v:shape id="Freeform 490" o:spid="_x0000_s1074" style="position:absolute;left:7034;top:-274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HC1GxQAA&#10;ANwAAAAPAAAAZHJzL2Rvd25yZXYueG1sRI9BawIxFITvBf9DeEJvNau1UrZGEUHooUW6evH22Dw3&#10;0c3Lsom69tcbQfA4zMw3zHTeuVqcqQ3Ws4LhIANBXHptuVKw3azePkGEiKyx9kwKrhRgPuu9TDHX&#10;/sJ/dC5iJRKEQ44KTIxNLmUoDTkMA98QJ2/vW4cxybaSusVLgrtajrJsIh1aTgsGG1oaKo/FySlY&#10;/+8/ttU1s6aYLDb29/Cz3oWg1Gu/W3yBiNTFZ/jR/tYK3sdDuJ9JR0DOb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IcLUbFAAAA3AAAAA8AAAAAAAAAAAAAAAAAlwIAAGRycy9k&#10;b3ducmV2LnhtbFBLBQYAAAAABAAEAPUAAACJAwAAAAA=&#10;" path="m0,0l58,0e" filled="f" strokecolor="#999898" strokeweight="10209emu">
                                                                  <v:path arrowok="t" o:connecttype="custom" o:connectlocs="0,0;57,0" o:connectangles="0,0"/>
                                                                  <o:lock v:ext="edit" verticies="t"/>
                                                                </v:shape>
                                                                <v:group id="Group 314" o:spid="_x0000_s1075" style="position:absolute;left:3545;top:-137;width:0;height:751" coordorigin="3545,-137" coordsize="0,75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v9HaRxgAAANwAAAAPAAAAZHJzL2Rvd25yZXYueG1sRI9Pa8JAFMTvBb/D8gq9&#10;1c0fWyR1DSK2eBChKpTeHtlnEpJ9G7LbJH77bkHocZiZ3zCrfDKtGKh3tWUF8TwCQVxYXXOp4HJ+&#10;f16CcB5ZY2uZFNzIQb6ePaww03bkTxpOvhQBwi5DBZX3XSalKyoy6Oa2Iw7e1fYGfZB9KXWPY4Cb&#10;ViZR9CoN1hwWKuxoW1HRnH6Mgo8Rx00a74ZDc93evs8vx69DTEo9PU6bNxCeJv8fvrf3WkG6SOD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/0dpHGAAAA3AAA&#10;AA8AAAAAAAAAAAAAAAAAqQIAAGRycy9kb3ducmV2LnhtbFBLBQYAAAAABAAEAPoAAACcAwAAAAA=&#10;">
                                                                  <v:polyline id="Freeform 489" o:spid="_x0000_s1076" style="position:absolute;visibility:visible;mso-wrap-style:square;v-text-anchor:top" points="7090,-274,7090,477" coordsize="0,75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4ur1xAAA&#10;ANwAAAAPAAAAZHJzL2Rvd25yZXYueG1sRI9BawIxFITvBf9DeEJvNavbiq5GEUEplB6qgtfn5rm7&#10;mLwsSbqu/74pFHocZuYbZrnurREd+dA4VjAeZSCIS6cbrhScjruXGYgQkTUax6TgQQHWq8HTEgvt&#10;7vxF3SFWIkE4FKigjrEtpAxlTRbDyLXEybs6bzEm6SupPd4T3Bo5ybKptNhwWqixpW1N5e3wbRWc&#10;J2/7OWrz2U2PH/6C+S437Vip52G/WYCI1Mf/8F/7XSvIX3P4PZOOgFz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eLq9cQAAADcAAAADwAAAAAAAAAAAAAAAACXAgAAZHJzL2Rv&#10;d25yZXYueG1sUEsFBgAAAAAEAAQA9QAAAIgDAAAAAA==&#10;" filled="f" strokecolor="#999898" strokeweight="10209emu">
                                                                    <v:path arrowok="t" o:connecttype="custom" o:connectlocs="0,-137;0,614" o:connectangles="0,0"/>
                                                                    <o:lock v:ext="edit" verticies="t"/>
                                                                  </v:polyline>
                                                                  <v:group id="Group 315" o:spid="_x0000_s1077" style="position:absolute;left:3517;top:614;width:58;height:0" coordorigin="3517,614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PUUt+xgAAANwAAAAPAAAAZHJzL2Rvd25yZXYueG1sRI9Ba8JAFITvBf/D8gre&#10;mk00LZJmFZEqHkKhKpTeHtlnEsy+DdltEv99t1DocZiZb5h8M5lWDNS7xrKCJIpBEJdWN1wpuJz3&#10;TysQziNrbC2Tgjs52KxnDzlm2o78QcPJVyJA2GWooPa+y6R0ZU0GXWQ74uBdbW/QB9lXUvc4Brhp&#10;5SKOX6TBhsNCjR3taipvp2+j4DDiuF0mb0Nxu+7uX+fn988iIaXmj9P2FYSnyf+H/9pHrWCZp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9RS37GAAAA3AAA&#10;AA8AAAAAAAAAAAAAAAAAqQIAAGRycy9kb3ducmV2LnhtbFBLBQYAAAAABAAEAPoAAACcAwAAAAA=&#10;">
                                                                    <v:shape id="Freeform 488" o:spid="_x0000_s1078" style="position:absolute;left:7034;top:1228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JytFxQAA&#10;ANwAAAAPAAAAZHJzL2Rvd25yZXYueG1sRI9BawIxFITvgv8hPKE3zdpWkdUoIhQ8tEhXL709Ns9N&#10;dPOybKKu/fVGKPQ4zMw3zGLVuVpcqQ3Ws4LxKANBXHptuVJw2H8MZyBCRNZYeyYFdwqwWvZ7C8y1&#10;v/E3XYtYiQThkKMCE2OTSxlKQw7DyDfEyTv61mFMsq2kbvGW4K6Wr1k2lQ4tpwWDDW0Mlefi4hTs&#10;fo+TQ3XPrCmm6739On3ufkJQ6mXQrecgInXxP/zX3moFb+8TeJ5JR0Au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0nK0XFAAAA3AAAAA8AAAAAAAAAAAAAAAAAlwIAAGRycy9k&#10;b3ducmV2LnhtbFBLBQYAAAAABAAEAPUAAACJAwAAAAA=&#10;" path="m0,0l58,0e" filled="f" strokecolor="#999898" strokeweight="10209emu">
                                                                      <v:path arrowok="t" o:connecttype="custom" o:connectlocs="0,0;57,0" o:connectangles="0,0"/>
                                                                      <o:lock v:ext="edit" verticies="t"/>
                                                                    </v:shape>
                                                                    <v:group id="Group 316" o:spid="_x0000_s1079" style="position:absolute;left:4325;top:-111;width:58;height:0" coordorigin="4325,-111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Qz3CSxgAAANwAAAAPAAAAZHJzL2Rvd25yZXYueG1sRI9Ba8JAFITvBf/D8gre&#10;mk20DZJmFZEqHkKhKpTeHtlnEsy+DdltEv99t1DocZiZb5h8M5lWDNS7xrKCJIpBEJdWN1wpuJz3&#10;TysQziNrbC2Tgjs52KxnDzlm2o78QcPJVyJA2GWooPa+y6R0ZU0GXWQ74uBdbW/QB9lXUvc4Brhp&#10;5SKOU2mw4bBQY0e7msrb6dsoOIw4bpfJ21Dcrrv71/nl/bNISKn547R9BeFp8v/hv/ZRK1g+p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DPcJLGAAAA3AAA&#10;AA8AAAAAAAAAAAAAAAAAqQIAAGRycy9kb3ducmV2LnhtbFBLBQYAAAAABAAEAPoAAACcAwAAAAA=&#10;">
                                                                      <v:shape id="Freeform 487" o:spid="_x0000_s1080" style="position:absolute;left:8650;top:-222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uRCpxgAA&#10;ANwAAAAPAAAAZHJzL2Rvd25yZXYueG1sRI9PawIxFMTvBb9DeEJvNeufqqxGkYLQg0W6evH22Dw3&#10;0c3Lskl17advCoUeh5n5DbNcd64WN2qD9axgOMhAEJdeW64UHA/blzmIEJE11p5JwYMCrFe9pyXm&#10;2t/5k25FrESCcMhRgYmxyaUMpSGHYeAb4uSdfeswJtlWUrd4T3BXy1GWTaVDy2nBYENvhspr8eUU&#10;7L/Pr8fqkVlTTDcH+3HZ7U8hKPXc7zYLEJG6+B/+a79rBePJDH7PpCMgVz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yuRCpxgAAANwAAAAPAAAAAAAAAAAAAAAAAJcCAABkcnMv&#10;ZG93bnJldi54bWxQSwUGAAAAAAQABAD1AAAAigMAAAAA&#10;" path="m0,0l58,0e" filled="f" strokecolor="#999898" strokeweight="10209emu">
                                                                        <v:path arrowok="t" o:connecttype="custom" o:connectlocs="0,0;57,0" o:connectangles="0,0"/>
                                                                        <o:lock v:ext="edit" verticies="t"/>
                                                                      </v:shape>
                                                                      <v:group id="Group 317" o:spid="_x0000_s1081" style="position:absolute;left:4354;top:-111;width:0;height:797" coordorigin="4354,-111" coordsize="0,79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jhxBe8IAAADcAAAADwAA&#10;AAAAAAAAAAAAAACpAgAAZHJzL2Rvd25yZXYueG1sUEsFBgAAAAAEAAQA+gAAAJgDAAAAAA==&#10;">
                                                                        <v:polyline id="Freeform 486" o:spid="_x0000_s1082" style="position:absolute;visibility:visible;mso-wrap-style:square;v-text-anchor:top" points="8708,-222,8708,575" coordsize="0,79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RJzaxgAA&#10;ANwAAAAPAAAAZHJzL2Rvd25yZXYueG1sRI9Ba8JAFITvhf6H5Qm9mU2spG3qGooi2IMHkxZ6fGRf&#10;k2j2bciuGv99VxB6HGbmG2aRj6YTZxpca1lBEsUgiCurW64VfJWb6SsI55E1dpZJwZUc5MvHhwVm&#10;2l54T+fC1yJA2GWooPG+z6R0VUMGXWR74uD92sGgD3KopR7wEuCmk7M4TqXBlsNCgz2tGqqOxcko&#10;kOsyPdJn97L7XieHukrnm635UeppMn68g/A0+v/wvb3VCp7nb3A7E46AXP4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iRJzaxgAAANwAAAAPAAAAAAAAAAAAAAAAAJcCAABkcnMv&#10;ZG93bnJldi54bWxQSwUGAAAAAAQABAD1AAAAigMAAAAA&#10;" filled="f" strokecolor="#999898" strokeweight="10209emu">
                                                                          <v:path arrowok="t" o:connecttype="custom" o:connectlocs="0,-111;0,686" o:connectangles="0,0"/>
                                                                          <o:lock v:ext="edit" verticies="t"/>
                                                                        </v:polyline>
                                                                        <v:group id="Group 318" o:spid="_x0000_s1083" style="position:absolute;left:4325;top:686;width:58;height:0" coordorigin="4325,686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PWz26DDAAAA3AAAAA8A&#10;AAAAAAAAAAAAAAAAqQIAAGRycy9kb3ducmV2LnhtbFBLBQYAAAAABAAEAPoAAACZAwAAAAA=&#10;">
                                                                          <v:shape id="Freeform 485" o:spid="_x0000_s1084" style="position:absolute;left:8650;top:1372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xbubxAAA&#10;ANwAAAAPAAAAZHJzL2Rvd25yZXYueG1sRI9BawIxFITvBf9DeIK3mtWiyNYoIgg9VMTVi7fH5rlJ&#10;3bwsm1RXf70RCj0OM/MNM192rhZXaoP1rGA0zEAQl15brhQcD5v3GYgQkTXWnknBnQIsF723Oeba&#10;33hP1yJWIkE45KjAxNjkUobSkMMw9A1x8s6+dRiTbCupW7wluKvlOMum0qHltGCwobWh8lL8OgW7&#10;x3lyrO6ZNcV0dbDbn+/dKQSlBv1u9QkiUhf/w3/tL63gYzKC15l0BOTiC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8W7m8QAAADcAAAADwAAAAAAAAAAAAAAAACXAgAAZHJzL2Rv&#10;d25yZXYueG1sUEsFBgAAAAAEAAQA9QAAAIgDAAAAAA==&#10;" path="m0,0l58,0e" filled="f" strokecolor="#999898" strokeweight="10209emu">
                                                                            <v:path arrowok="t" o:connecttype="custom" o:connectlocs="0,0;57,0" o:connectangles="0,0"/>
                                                                            <o:lock v:ext="edit" verticies="t"/>
                                                                          </v:shape>
                                                                          <v:group id="Group 319" o:spid="_x0000_s1085" style="position:absolute;left:3545;top:-681;width:808;height:784" coordorigin="3545,-681" coordsize="808,7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qLeBMxAAAANwAAAAP&#10;AAAAAAAAAAAAAAAAAKkCAABkcnMvZG93bnJldi54bWxQSwUGAAAAAAQABAD6AAAAmgMAAAAA&#10;">
                                                                            <v:shape id="Freeform 484" o:spid="_x0000_s1086" style="position:absolute;left:7090;top:-1362;width:809;height:784;visibility:visible;mso-wrap-style:square;v-text-anchor:top" coordsize="808,7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OLEKxgAA&#10;ANwAAAAPAAAAZHJzL2Rvd25yZXYueG1sRI9Ba8JAFITvhf6H5RW81U0NtpK6hmAp2IugFe3xNftM&#10;gtm3YXfV2F/vCkKPw8x8w0zz3rTiRM43lhW8DBMQxKXVDVcKNt+fzxMQPiBrbC2Tggt5yGePD1PM&#10;tD3zik7rUIkIYZ+hgjqELpPSlzUZ9EPbEUdvb53BEKWrpHZ4jnDTylGSvEqDDceFGjua11Qe1kej&#10;4Hf7ddzZZl8c6LJ04+7nw6dvf0oNnvriHUSgPvyH7+2FVpCOU7idiUdAzq4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6OLEKxgAAANwAAAAPAAAAAAAAAAAAAAAAAJcCAABkcnMv&#10;ZG93bnJldi54bWxQSwUGAAAAAAQABAD1AAAAigMAAAAA&#10;" path="m0,784l11,774,21,764,31,754,41,745,52,734,62,725,72,715,82,705,92,695,103,685,113,675,123,665,133,655,144,645,154,635,164,625,174,615,184,606,195,596,205,586,215,576,225,566,236,556,246,546,256,536,266,526,277,516,287,506,297,496,307,486,317,477,328,467,338,457,348,447,358,437,369,427,379,417,389,407,399,397,409,387,419,377,429,367,439,357,450,347,460,338,470,328,480,318,490,308,501,298,511,288,521,278,531,268,542,258,552,248,562,238,572,228,583,219,593,208,603,199,613,189,623,179,634,169,644,159,654,149,664,139,675,129,685,119,695,109,705,99,716,89,726,80,736,70,746,60,756,50,767,40,777,30,787,20,797,10,808,0e" filled="f" strokecolor="#f8766c" strokeweight="10209emu">
                                                                              <v:stroke dashstyle="longDash"/>
                                                                              <v:path arrowok="t" o:connecttype="custom" o:connectlocs="11,93;31,73;52,53;72,34;92,14;113,-6;133,-26;154,-46;174,-66;195,-85;215,-105;236,-125;256,-145;277,-165;297,-185;317,-204;338,-224;358,-244;379,-264;399,-284;420,-304;440,-324;461,-343;481,-363;502,-383;522,-403;543,-423;563,-443;584,-462;604,-482;624,-502;645,-522;665,-542;686,-562;706,-582;727,-601;747,-621;768,-641;788,-661;809,-681" o:connectangles="0,0,0,0,0,0,0,0,0,0,0,0,0,0,0,0,0,0,0,0,0,0,0,0,0,0,0,0,0,0,0,0,0,0,0,0,0,0,0,0"/>
                                                                              <o:lock v:ext="edit" verticies="t"/>
                                                                            </v:shape>
                                                                            <v:group id="Group 320" o:spid="_x0000_s1087" style="position:absolute;left:3545;top:217;width:808;height:57" coordorigin="3545,217" coordsize="808,5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iojdo8UAAADcAAAA&#10;DwAAAAAAAAAAAAAAAACpAgAAZHJzL2Rvd25yZXYueG1sUEsFBgAAAAAEAAQA+gAAAJsDAAAAAA==&#10;">
                                                                              <v:shape id="Freeform 483" o:spid="_x0000_s1088" style="position:absolute;left:7090;top:434;width:809;height:58;visibility:visible;mso-wrap-style:square;v-text-anchor:top" coordsize="808,5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c+D1xQAA&#10;ANwAAAAPAAAAZHJzL2Rvd25yZXYueG1sRI9Pi8IwFMTvC36H8AQvi6bqVqQaRRYWdg+y+Ae9Pppn&#10;W2xeahNt/fZGEDwOM/MbZr5sTSluVLvCsoLhIAJBnFpdcKZgv/vpT0E4j6yxtEwK7uRgueh8zDHR&#10;tuEN3bY+EwHCLkEFufdVIqVLczLoBrYiDt7J1gZ9kHUmdY1NgJtSjqJoIg0WHBZyrOg7p/S8vRoF&#10;68tn87cZtvLefP2f4+nOHC/Xg1K9bruagfDU+nf41f7VCsZxDM8z4QjIx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xz4PXFAAAA3AAAAA8AAAAAAAAAAAAAAAAAlwIAAGRycy9k&#10;b3ducmV2LnhtbFBLBQYAAAAABAAEAPUAAACJAwAAAAA=&#10;" path="m0,0l11,1,21,2,31,3,41,3,52,4,62,5,72,5,82,6,92,7,103,8,113,8,123,9,133,10,144,10,154,11,164,12,174,13,184,13,195,14,205,15,215,16,225,16,236,17,246,18,256,19,266,19,277,20,287,21,297,21,307,22,317,23,328,24,338,24,348,25,358,26,369,27,379,27,389,28,399,29,409,29,419,29,429,30,439,31,450,31,460,32,470,33,480,33,490,34,501,35,511,36,521,36,531,37,542,38,552,39,562,39,572,40,583,41,593,41,603,42,613,43,623,44,634,44,644,45,654,46,664,47,675,47,685,48,695,49,705,50,716,50,726,51,736,52,746,52,756,53,767,54,777,55,787,55,797,56,808,57e" filled="f" strokecolor="#c67bfe" strokeweight="10209emu">
                                                                                <v:stroke dashstyle="longDash"/>
                                                                                <v:path arrowok="t" o:connecttype="custom" o:connectlocs="11,222;31,224;52,225;72,226;92,228;113,229;133,231;154,232;174,234;195,235;215,237;236,238;256,240;277,241;297,242;317,244;338,245;358,247;379,248;399,250;420,250;440,252;461,253;481,254;502,256;522,257;543,259;563,260;584,263;604,264;624,266;645,267;665,269;686,270;706,272;727,273;747,274;768,276;788,277;809,279" o:connectangles="0,0,0,0,0,0,0,0,0,0,0,0,0,0,0,0,0,0,0,0,0,0,0,0,0,0,0,0,0,0,0,0,0,0,0,0,0,0,0,0"/>
                                                                                <o:lock v:ext="edit" verticies="t"/>
                                                                              </v:shape>
                                                                              <v:group id="Group 321" o:spid="_x0000_s1089" style="position:absolute;left:3385;top:-1225;width:2261;height:2274" coordorigin="3385,-1225" coordsize="2261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UW5k/GAAAA3AAA&#10;AA8AAAAAAAAAAAAAAAAAqQIAAGRycy9kb3ducmV2LnhtbFBLBQYAAAAABAAEAPoAAACcAwAAAAA=&#10;">
                                                                                <v:shape id="Freeform 482" o:spid="_x0000_s1090" style="position:absolute;left:3385;top:-1225;width:2261;height:2274;visibility:visible;mso-wrap-style:square;v-text-anchor:top" coordsize="2261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wkWWxgAA&#10;ANwAAAAPAAAAZHJzL2Rvd25yZXYueG1sRI9Ba8JAFITvhf6H5RV6Kbppi0aiq5QGoXiwVD14fGSf&#10;2Zjs25DdmvjvXaHQ4zAz3zCL1WAbcaHOV44VvI4TEMSF0xWXCg779WgGwgdkjY1jUnAlD6vl48MC&#10;M+16/qHLLpQiQthnqMCE0GZS+sKQRT92LXH0Tq6zGKLsSqk77CPcNvItSabSYsVxwWBLn4aKevdr&#10;Fcjhu9+m+aFO6/XGVPlLbo/pWannp+FjDiLQEP7Df+0vreB9ksL9TDwCcnk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qwkWWxgAAANwAAAAPAAAAAAAAAAAAAAAAAJcCAABkcnMv&#10;ZG93bnJldi54bWxQSwUGAAAAAAQABAD1AAAAigMAAAAA&#10;" path="m0,2274l2260,2274,2260,,,,,2274xe" filled="f" strokecolor="#7f7e7e" strokeweight="10209emu">
                                                                                  <v:path arrowok="t" o:connecttype="custom" o:connectlocs="0,1049;2260,1049;2260,-1225;0,-1225;0,1049" o:connectangles="0,0,0,0,0"/>
                                                                                </v:shape>
                                                                                <v:group id="Group 322" o:spid="_x0000_s1091" style="position:absolute;left:5700;top:854;width:2261;height:0" coordorigin="5700,854" coordsize="2261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AvF16bDAAAA3AAAAA8A&#10;AAAAAAAAAAAAAAAAqQIAAGRycy9kb3ducmV2LnhtbFBLBQYAAAAABAAEAPoAAACZAwAAAAA=&#10;">
                                                                                  <v:polyline id="Freeform 481" o:spid="_x0000_s1092" style="position:absolute;visibility:visible;mso-wrap-style:square;v-text-anchor:top" points="13661,1708,11400,1708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K1zMxAAA&#10;ANwAAAAPAAAAZHJzL2Rvd25yZXYueG1sRI9BS8NAFITvgv9heUJv7UsVNU27LWoQxJ5sS8+v2dck&#10;mH27ZLdt/PeuUPA4zMw3zGI12E6duQ+tEw3TSQaKpXKmlVrDbvs+zkGFSGKoc8IafjjAanl7s6DC&#10;uIt88XkTa5UgEgrS0MToC8RQNWwpTJxnSd7R9ZZikn2NpqdLgtsO77PsCS21khYa8vzWcPW9OVkN&#10;r1gePqdtVnqPuVnvy0Nu8Fnr0d3wMgcVeYj/4Wv7w2h4eJzB35l0BHD5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CtczMQAAADcAAAADwAAAAAAAAAAAAAAAACXAgAAZHJzL2Rv&#10;d25yZXYueG1sUEsFBgAAAAAEAAQA9QAAAIgDAAAAAA==&#10;" filled="f" strokecolor="#f9f9f9" strokeweight="10209emu">
                                                                                    <v:path arrowok="t" o:connecttype="custom" o:connectlocs="2261,0;0,0" o:connectangles="0,0"/>
                                                                                    <o:lock v:ext="edit" verticies="t"/>
                                                                                  </v:polyline>
                                                                                  <v:polyline id="Freeform 480" o:spid="_x0000_s1093" style="position:absolute;visibility:visible;mso-wrap-style:square;v-text-anchor:top" points="11400,1708,13661,1708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fT/swAAA&#10;ANwAAAAPAAAAZHJzL2Rvd25yZXYueG1sRE9Na8JAEL0X/A/LCL3ViRVsSF2lGoSip6p4HrPTJDQ7&#10;u2S3mv777kHw+Hjfi9VgO3XlPrRONEwnGSiWyplWag2n4/YlBxUiiaHOCWv44wCr5ehpQYVxN/ni&#10;6yHWKoVIKEhDE6MvEEPVsKUwcZ4lcd+utxQT7Gs0Pd1SuO3wNcvmaKmV1NCQ503D1c/h12pYY3nZ&#10;Tdus9B5zsz+Xl9zgm9bP4+HjHVTkIT7Ed/en0TCbp/npTDoCuPwH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TfT/swAAAANwAAAAPAAAAAAAAAAAAAAAAAJcCAABkcnMvZG93bnJl&#10;di54bWxQSwUGAAAAAAQABAD1AAAAhAMAAAAA&#10;" filled="f" strokecolor="#f9f9f9" strokeweight="10209emu">
                                                                                    <v:path arrowok="t" o:connecttype="custom" o:connectlocs="0,0;2261,0" o:connectangles="0,0"/>
                                                                                    <o:lock v:ext="edit" verticies="t"/>
                                                                                  </v:polyline>
                                                                                  <v:group id="Group 323" o:spid="_x0000_s1094" style="position:absolute;left:5700;top:82;width:2261;height:0" coordorigin="5700,82" coordsize="2261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STtIbGAAAA3AAA&#10;AA8AAAAAAAAAAAAAAAAAqQIAAGRycy9kb3ducmV2LnhtbFBLBQYAAAAABAAEAPoAAACcAwAAAAA=&#10;">
                                                                                    <v:polyline id="Freeform 479" o:spid="_x0000_s1095" style="position:absolute;visibility:visible;mso-wrap-style:square;v-text-anchor:top" points="13661,164,11400,164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4wQAwwAA&#10;ANwAAAAPAAAAZHJzL2Rvd25yZXYueG1sRI9Ba8JAFITvhf6H5RW81RcVbEhdxTYUip6qpedn9jUJ&#10;Zt8u2a2m/94VBI/DzHzDLFaD7dSJ+9A60TAZZ6BYKmdaqTV87z+ec1AhkhjqnLCGfw6wWj4+LKgw&#10;7ixffNrFWiWIhII0NDH6AjFUDVsKY+dZkvfreksxyb5G09M5wW2H0yybo6VW0kJDnt8bro67P6vh&#10;DcvDZtJmpfeYm+1PecgNvmg9ehrWr6AiD/EevrU/jYbZfArXM+kI4PI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M4wQAwwAAANwAAAAPAAAAAAAAAAAAAAAAAJcCAABkcnMvZG93&#10;bnJldi54bWxQSwUGAAAAAAQABAD1AAAAhwMAAAAA&#10;" filled="f" strokecolor="#f9f9f9" strokeweight="10209emu">
                                                                                      <v:path arrowok="t" o:connecttype="custom" o:connectlocs="2261,0;0,0" o:connectangles="0,0"/>
                                                                                      <o:lock v:ext="edit" verticies="t"/>
                                                                                    </v:polyline>
                                                                                    <v:polyline id="Freeform 478" o:spid="_x0000_s1096" style="position:absolute;visibility:visible;mso-wrap-style:square;v-text-anchor:top" points="11400,164,13661,164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r6GbwwAA&#10;ANwAAAAPAAAAZHJzL2Rvd25yZXYueG1sRI9Ba8JAFITvhf6H5RV6qy8q2JC6ihoKUk/V0vMz+5oE&#10;s2+X7Krx33eFQo/DzHzDzJeD7dSF+9A60TAeZaBYKmdaqTV8Hd5fclAhkhjqnLCGGwdYLh4f5lQY&#10;d5VPvuxjrRJEQkEamhh9gRiqhi2FkfMsyftxvaWYZF+j6ema4LbDSZbN0FIraaEhz5uGq9P+bDWs&#10;sTx+jNus9B5zs/suj7nBV62fn4bVG6jIQ/wP/7W3RsN0NoX7mXQEcPE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jr6GbwwAAANwAAAAPAAAAAAAAAAAAAAAAAJcCAABkcnMvZG93&#10;bnJldi54bWxQSwUGAAAAAAQABAD1AAAAhwMAAAAA&#10;" filled="f" strokecolor="#f9f9f9" strokeweight="10209emu">
                                                                                      <v:path arrowok="t" o:connecttype="custom" o:connectlocs="0,0;2261,0" o:connectangles="0,0"/>
                                                                                      <o:lock v:ext="edit" verticies="t"/>
                                                                                    </v:polyline>
                                                                                    <v:group id="Group 324" o:spid="_x0000_s1097" style="position:absolute;left:5700;top:-690;width:2261;height:0" coordorigin="5700,-690" coordsize="2261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E5BcexgAAANwAAAAPAAAAZHJzL2Rvd25yZXYueG1sRI9Ba8JAFITvBf/D8gre&#10;mk20DZJmFZEqHkKhKpTeHtlnEsy+DdltEv99t1DocZiZb5h8M5lWDNS7xrKCJIpBEJdWN1wpuJz3&#10;TysQziNrbC2Tgjs52KxnDzlm2o78QcPJVyJA2GWooPa+y6R0ZU0GXWQ74uBdbW/QB9lXUvc4Brhp&#10;5SKOU2mw4bBQY0e7msrb6dsoOIw4bpfJ21Dcrrv71/nl/bNISKn547R9BeFp8v/hv/ZRK1imz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TkFx7GAAAA3AAA&#10;AA8AAAAAAAAAAAAAAAAAqQIAAGRycy9kb3ducmV2LnhtbFBLBQYAAAAABAAEAPoAAACcAwAAAAA=&#10;">
                                                                                      <v:polyline id="Freeform 477" o:spid="_x0000_s1098" style="position:absolute;visibility:visible;mso-wrap-style:square;v-text-anchor:top" points="13661,-1380,11400,-1380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Cpx0xAAA&#10;ANwAAAAPAAAAZHJzL2Rvd25yZXYueG1sRI9Ba8JAFITvQv/D8gre6otKbYiuUhsKxZ60pedn9pmE&#10;Zt8u2a2m/94tFDwOM/MNs9oMtlNn7kPrRMN0koFiqZxppdbw+fH6kIMKkcRQ54Q1/HKAzfputKLC&#10;uIvs+XyItUoQCQVpaGL0BWKoGrYUJs6zJO/keksxyb5G09MlwW2HsyxboKVW0kJDnl8arr4PP1bD&#10;FsvjbtpmpfeYm/ev8pgbfNJ6fD88L0FFHuIt/N9+Mxrmi0f4O5OOAK6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wqcdMQAAADcAAAADwAAAAAAAAAAAAAAAACXAgAAZHJzL2Rv&#10;d25yZXYueG1sUEsFBgAAAAAEAAQA9QAAAIgDAAAAAA==&#10;" filled="f" strokecolor="#f9f9f9" strokeweight="10209emu">
                                                                                        <v:path arrowok="t" o:connecttype="custom" o:connectlocs="2261,0;0,0" o:connectangles="0,0"/>
                                                                                        <o:lock v:ext="edit" verticies="t"/>
                                                                                      </v:polyline>
                                                                                      <v:polyline id="Freeform 476" o:spid="_x0000_s1099" style="position:absolute;visibility:visible;mso-wrap-style:square;v-text-anchor:top" points="11400,-1380,13661,-1380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2AIDwwAA&#10;ANwAAAAPAAAAZHJzL2Rvd25yZXYueG1sRI9BS8NAFITvBf/D8gRv7UsV0hCzKWoQRE+t4vk1+5qE&#10;Zt8u2bWN/94VBI/DzHzDVNvZjurMUxicaFivMlAsrTODdBo+3p+XBagQSQyNTljDNwfY1leLikrj&#10;LrLj8z52KkEklKShj9GXiKHt2VJYOc+SvKObLMUkpw7NRJcEtyPeZlmOlgZJCz15fuq5Pe2/rIZH&#10;bA6v6yFrvMfCvH02h8LgRuub6/nhHlTkOf6H/9ovRsNdnsPvmXQEsP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z2AIDwwAAANwAAAAPAAAAAAAAAAAAAAAAAJcCAABkcnMvZG93&#10;bnJldi54bWxQSwUGAAAAAAQABAD1AAAAhwMAAAAA&#10;" filled="f" strokecolor="#f9f9f9" strokeweight="10209emu">
                                                                                        <v:path arrowok="t" o:connecttype="custom" o:connectlocs="0,0;2261,0" o:connectangles="0,0"/>
                                                                                        <o:lock v:ext="edit" verticies="t"/>
                                                                                      </v:polyline>
                                                                                      <v:group id="Group 325" o:spid="_x0000_s1100" style="position:absolute;left:6063;top:-1225;width:0;height:2274" coordorigin="6063,-1225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0NolpxQAAANwAAAAPAAAAZHJzL2Rvd25yZXYueG1sRI9Bi8IwFITvwv6H8IS9&#10;adoVdalGEXGXPYigLoi3R/Nsi81LaWJb/70RBI/DzHzDzJedKUVDtSssK4iHEQji1OqCMwX/x5/B&#10;NwjnkTWWlknBnRwsFx+9OSbatryn5uAzESDsElSQe18lUro0J4NuaCvi4F1sbdAHWWdS19gGuCnl&#10;VxRNpMGCw0KOFa1zSq+Hm1Hw22K7GsWbZnu9rO/n43h32sak1Ge/W81AeOr8O/xq/2kFo8kU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tDaJacUAAADcAAAA&#10;DwAAAAAAAAAAAAAAAACpAgAAZHJzL2Rvd25yZXYueG1sUEsFBgAAAAAEAAQA+gAAAJsDAAAAAA==&#10;">
                                                                                        <v:polyline id="Freeform 475" o:spid="_x0000_s1101" style="position:absolute;visibility:visible;mso-wrap-style:square;v-text-anchor:top" points="12126,-176,12126,-245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n86YwAAA&#10;ANwAAAAPAAAAZHJzL2Rvd25yZXYueG1sRE9NS8NAEL0L/Q/LFLzZTSuEErstVqkKntqI5yE7JsHs&#10;bNgd2+ivdw6Cx8f73uymMJgzpdxHdrBcFGCIm+h7bh281YebNZgsyB6HyOTgmzLstrOrDVY+XvhI&#10;55O0RkM4V+igExkra3PTUcC8iCOxch8xBRSFqbU+4UXDw2BXRVHagD1rQ4cjPXTUfJ6+gpb0ctjX&#10;r/bnvaRjvVo/PUt6ZOeu59P9HRihSf7Ff+4X7+C21LV6Ro+A3f4C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Sn86YwAAAANwAAAAPAAAAAAAAAAAAAAAAAJcCAABkcnMvZG93bnJl&#10;di54bWxQSwUGAAAAAAQABAD1AAAAhAMAAAAA&#10;" filled="f" strokecolor="#f9f9f9" strokeweight="10209emu">
                                                                                          <v:path arrowok="t" o:connecttype="custom" o:connectlocs="0,1049;0,-1225" o:connectangles="0,0"/>
                                                                                          <o:lock v:ext="edit" verticies="t"/>
                                                                                        </v:polyline>
                                                                                        <v:group id="Group 326" o:spid="_x0000_s1102" style="position:absolute;left:6467;top:-1225;width:0;height:2274" coordorigin="6467,-1225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q5biAxQAAANwAAAAPAAAAZHJzL2Rvd25yZXYueG1sRI9Bi8IwFITvwv6H8IS9&#10;adoVxa1GEXGXPYigLoi3R/Nsi81LaWJb/70RBI/DzHzDzJedKUVDtSssK4iHEQji1OqCMwX/x5/B&#10;FITzyBpLy6TgTg6Wi4/eHBNtW95Tc/CZCBB2CSrIva8SKV2ak0E3tBVx8C62NuiDrDOpa2wD3JTy&#10;K4om0mDBYSHHitY5pdfDzSj4bbFdjeJNs71e1vfzcbw7bWNS6rPfrWYgPHX+HX61/7SC0eQb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quW4gMUAAADcAAAA&#10;DwAAAAAAAAAAAAAAAACpAgAAZHJzL2Rvd25yZXYueG1sUEsFBgAAAAAEAAQA+gAAAJsDAAAAAA==&#10;">
                                                                                          <v:polyline id="Freeform 474" o:spid="_x0000_s1103" style="position:absolute;visibility:visible;mso-wrap-style:square;v-text-anchor:top" points="12934,-176,12934,-245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MFRDwQAA&#10;ANwAAAAPAAAAZHJzL2Rvd25yZXYueG1sRE9NS8NAEL0L/Q/LFLzZjRVqid0WW6kKntoUz0N2TILZ&#10;2bA7ttFf7xwEj4/3vdqMoTdnSrmL7OB2VoAhrqPvuHFwqvY3SzBZkD32kcnBN2XYrCdXKyx9vPCB&#10;zkdpjIZwLtFBKzKU1ua6pYB5Fgdi5T5iCigKU2N9wouGh97Oi2JhA3asDS0OtGup/jx+BS3pZL+t&#10;3uzP+4IO1Xz5/CLpiZ27no6PD2CERvkX/7lfvYO7e52vZ/QI2PUv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TBUQ8EAAADcAAAADwAAAAAAAAAAAAAAAACXAgAAZHJzL2Rvd25y&#10;ZXYueG1sUEsFBgAAAAAEAAQA9QAAAIUDAAAAAA==&#10;" filled="f" strokecolor="#f9f9f9" strokeweight="10209emu">
                                                                                            <v:path arrowok="t" o:connecttype="custom" o:connectlocs="0,1049;0,-1225" o:connectangles="0,0"/>
                                                                                            <o:lock v:ext="edit" verticies="t"/>
                                                                                          </v:polyline>
                                                                                          <v:group id="Group 327" o:spid="_x0000_s1104" style="position:absolute;left:7234;top:-1225;width:0;height:2274" coordorigin="7234,-1225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NFKIlvGAAAA3AAA&#10;AA8AAAAAAAAAAAAAAAAAqQIAAGRycy9kb3ducmV2LnhtbFBLBQYAAAAABAAEAPoAAACcAwAAAAA=&#10;">
                                                                                            <v:polyline id="Freeform 473" o:spid="_x0000_s1105" style="position:absolute;visibility:visible;mso-wrap-style:square;v-text-anchor:top" points="14468,-176,14468,-245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rm+vwwAA&#10;ANwAAAAPAAAAZHJzL2Rvd25yZXYueG1sRI9Pa8JAEMXvhX6HZQre6qYRrKSu0la0Qk+a0vOQHZNg&#10;djbsjhr76d1CocfH+/PjzZeD69SZQmw9G3gaZ6CIK29brg18levHGagoyBY7z2TgShGWi/u7ORbW&#10;X3hH573UKo1wLNBAI9IXWseqIYdx7Hvi5B18cChJhlrbgJc07jqdZ9lUO2w5ERrs6b2h6rg/uQRp&#10;Zf1Wfuqf7yntyny2+ZCwYmNGD8PrCyihQf7Df+2tNTB5zuH3TDoCenE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2rm+vwwAAANwAAAAPAAAAAAAAAAAAAAAAAJcCAABkcnMvZG93&#10;bnJldi54bWxQSwUGAAAAAAQABAD1AAAAhwMAAAAA&#10;" filled="f" strokecolor="#f9f9f9" strokeweight="10209emu">
                                                                                              <v:path arrowok="t" o:connecttype="custom" o:connectlocs="0,1049;0,-1225" o:connectangles="0,0"/>
                                                                                              <o:lock v:ext="edit" verticies="t"/>
                                                                                            </v:polyline>
                                                                                            <v:group id="Group 328" o:spid="_x0000_s1106" style="position:absolute;left:5700;top:468;width:2261;height:0" coordorigin="5700,468" coordsize="2261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TtQZt8UAAADcAAAA&#10;DwAAAAAAAAAAAAAAAACpAgAAZHJzL2Rvd25yZXYueG1sUEsFBgAAAAAEAAQA+gAAAJsDAAAAAA==&#10;">
                                                                                              <v:polyline id="Freeform 472" o:spid="_x0000_s1107" style="position:absolute;visibility:visible;mso-wrap-style:square;v-text-anchor:top" points="13661,936,11400,936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6uDbwwAA&#10;ANwAAAAPAAAAZHJzL2Rvd25yZXYueG1sRI9BawIxFITvgv8hPKG3bqLVtmw3irQo4qFQLT0/Nq+7&#10;SzcvaxJ1/fdGKHgcZuYbplj0thUn8qFxrGGcKRDEpTMNVxq+96vHVxAhIhtsHZOGCwVYzIeDAnPj&#10;zvxFp12sRIJwyFFDHWOXSxnKmiyGzHXEyft13mJM0lfSeDwnuG3lRKlnabHhtFBjR+81lX+7o9Wg&#10;PtZEl9mh7+TPdv2pHHu5Z60fRv3yDUSkPt7D/+2N0fD0MoXbmXQE5PwK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r6uDbwwAAANwAAAAPAAAAAAAAAAAAAAAAAJcCAABkcnMvZG93&#10;bnJldi54bWxQSwUGAAAAAAQABAD1AAAAhwMAAAAA&#10;" filled="f" strokecolor="#e5e4e4" strokeweight="4141emu">
                                                                                                <v:path arrowok="t" o:connecttype="custom" o:connectlocs="2261,0;0,0" o:connectangles="0,0"/>
                                                                                                <o:lock v:ext="edit" verticies="t"/>
                                                                                              </v:polyline>
                                                                                              <v:polyline id="Freeform 471" o:spid="_x0000_s1108" style="position:absolute;visibility:visible;mso-wrap-style:square;v-text-anchor:top" points="11400,936,13661,936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pkVAwgAA&#10;ANwAAAAPAAAAZHJzL2Rvd25yZXYueG1sRI9PawIxFMTvBb9DeIK3mqhYZTWKKJXioeAfPD82z93F&#10;zcuapLp++0Yo9DjMzG+Y+bK1tbiTD5VjDYO+AkGcO1NxoeF0/HyfgggR2WDtmDQ8KcBy0XmbY2bc&#10;g/d0P8RCJAiHDDWUMTaZlCEvyWLou4Y4eRfnLcYkfSGNx0eC21oOlfqQFitOCyU2tC4pvx5+rAa1&#10;2RI9x7e2kefd9ls59vLIWve67WoGIlIb/8N/7S+jYTQZw+tMOgJy8Q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SmRUDCAAAA3AAAAA8AAAAAAAAAAAAAAAAAlwIAAGRycy9kb3du&#10;cmV2LnhtbFBLBQYAAAAABAAEAPUAAACGAwAAAAA=&#10;" filled="f" strokecolor="#e5e4e4" strokeweight="4141emu">
                                                                                                <v:path arrowok="t" o:connecttype="custom" o:connectlocs="0,0;2261,0" o:connectangles="0,0"/>
                                                                                                <o:lock v:ext="edit" verticies="t"/>
                                                                                              </v:polyline>
                                                                                              <v:group id="Group 329" o:spid="_x0000_s1109" style="position:absolute;left:5700;top:-304;width:2261;height:0" coordorigin="5700,-304" coordsize="2261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eo7ovxQAAANwAAAAPAAAAZHJzL2Rvd25yZXYueG1sRI9Bi8IwFITvwv6H8IS9&#10;adoVdalGEXGXPYigLoi3R/Nsi81LaWJb/70RBI/DzHzDzJedKUVDtSssK4iHEQji1OqCMwX/x5/B&#10;NwjnkTWWlknBnRwsFx+9OSbatryn5uAzESDsElSQe18lUro0J4NuaCvi4F1sbdAHWWdS19gGuCnl&#10;VxRNpMGCw0KOFa1zSq+Hm1Hw22K7GsWbZnu9rO/n43h32sak1Ge/W81AeOr8O/xq/2kFo+kE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XqO6L8UAAADcAAAA&#10;DwAAAAAAAAAAAAAAAACpAgAAZHJzL2Rvd25yZXYueG1sUEsFBgAAAAAEAAQA+gAAAJsDAAAAAA==&#10;">
                                                                                                <v:polyline id="Freeform 470" o:spid="_x0000_s1110" style="position:absolute;visibility:visible;mso-wrap-style:square;v-text-anchor:top" points="13661,-608,11400,-608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OH6swgAA&#10;ANwAAAAPAAAAZHJzL2Rvd25yZXYueG1sRI9PawIxFMTvBb9DeIK3mqi0ymoUUSqlh4J/8PzYPHcX&#10;Ny9rkur67RtB8DjMzG+Y2aK1tbiSD5VjDYO+AkGcO1NxoeGw/3qfgAgR2WDtmDTcKcBi3nmbYWbc&#10;jbd03cVCJAiHDDWUMTaZlCEvyWLou4Y4eSfnLcYkfSGNx1uC21oOlfqUFitOCyU2tCopP+/+rAa1&#10;3hDdPy5tI48/m1/l2Ms9a93rtsspiEhtfIWf7W+jYTQew+NMOgJy/g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s4fqzCAAAA3AAAAA8AAAAAAAAAAAAAAAAAlwIAAGRycy9kb3du&#10;cmV2LnhtbFBLBQYAAAAABAAEAPUAAACGAwAAAAA=&#10;" filled="f" strokecolor="#e5e4e4" strokeweight="4141emu">
                                                                                                  <v:path arrowok="t" o:connecttype="custom" o:connectlocs="2261,0;0,0" o:connectangles="0,0"/>
                                                                                                  <o:lock v:ext="edit" verticies="t"/>
                                                                                                </v:polyline>
                                                                                                <v:polyline id="Freeform 469" o:spid="_x0000_s1111" style="position:absolute;visibility:visible;mso-wrap-style:square;v-text-anchor:top" points="11400,-608,13661,-608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p+revwAA&#10;ANwAAAAPAAAAZHJzL2Rvd25yZXYueG1sRE9Ni8IwEL0L/ocwgjdNXFGXahRxUWQPgrp4HprZtmwz&#10;qUnU+u83B8Hj430vVq2txZ18qBxrGA0VCOLcmYoLDT/n7eATRIjIBmvHpOFJAVbLbmeBmXEPPtL9&#10;FAuRQjhkqKGMscmkDHlJFsPQNcSJ+3XeYkzQF9J4fKRwW8sPpabSYsWpocSGNiXlf6eb1aC+dkTP&#10;ybVt5OV7d1COvTyz1v1eu56DiNTGt/jl3hsN41lam86kIyCX/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Kqn6t6/AAAA3AAAAA8AAAAAAAAAAAAAAAAAlwIAAGRycy9kb3ducmV2&#10;LnhtbFBLBQYAAAAABAAEAPUAAACDAwAAAAA=&#10;" filled="f" strokecolor="#e5e4e4" strokeweight="4141emu">
                                                                                                  <v:path arrowok="t" o:connecttype="custom" o:connectlocs="0,0;2261,0" o:connectangles="0,0"/>
                                                                                                  <o:lock v:ext="edit" verticies="t"/>
                                                                                                </v:polyline>
                                                                                                <v:group id="Group 330" o:spid="_x0000_s1112" style="position:absolute;left:5700;top:-1076;width:2261;height:0" coordorigin="5700,-1076" coordsize="2261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LzwuXcUAAADcAAAA&#10;DwAAAAAAAAAAAAAAAACpAgAAZHJzL2Rvd25yZXYueG1sUEsFBgAAAAAEAAQA+gAAAJsDAAAAAA==&#10;">
                                                                                                  <v:polyline id="Freeform 468" o:spid="_x0000_s1113" style="position:absolute;visibility:visible;mso-wrap-style:square;v-text-anchor:top" points="13661,-2152,11400,-2152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BJb/wAAA&#10;ANwAAAAPAAAAZHJzL2Rvd25yZXYueG1sRE/LagIxFN0L/kO4BXeatKUiU6OIpYO4ENTS9WVyOzM4&#10;uZkm6Tz+3iwKLg/nvd4OthEd+VA71vC8UCCIC2dqLjV8XT/nKxAhIhtsHJOGkQJsN9PJGjPjej5T&#10;d4mlSCEcMtRQxdhmUoaiIoth4VrixP04bzEm6EtpPPYp3DbyRamltFhzaqiwpX1Fxe3yZzWoj5xo&#10;fPsdWvl9zE/KsZdX1nr2NOzeQUQa4kP87z4YDa+rND+dSUdAbu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hBJb/wAAAANwAAAAPAAAAAAAAAAAAAAAAAJcCAABkcnMvZG93bnJl&#10;di54bWxQSwUGAAAAAAQABAD1AAAAhAMAAAAA&#10;" filled="f" strokecolor="#e5e4e4" strokeweight="4141emu">
                                                                                                    <v:path arrowok="t" o:connecttype="custom" o:connectlocs="2261,0;0,0" o:connectangles="0,0"/>
                                                                                                    <o:lock v:ext="edit" verticies="t"/>
                                                                                                  </v:polyline>
                                                                                                  <v:polyline id="Freeform 467" o:spid="_x0000_s1114" style="position:absolute;visibility:visible;mso-wrap-style:square;v-text-anchor:top" points="11400,-2152,13661,-2152" coordsize="2261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SDNkwgAA&#10;ANwAAAAPAAAAZHJzL2Rvd25yZXYueG1sRI/NigIxEITvgu8QWvCmiSsrMhpFXJRlDwv+4LmZtDOD&#10;k86YRB3ffrMgeCyq6itqvmxtLe7kQ+VYw2ioQBDnzlRcaDgeNoMpiBCRDdaOScOTAiwX3c4cM+Me&#10;vKP7PhYiQThkqKGMscmkDHlJFsPQNcTJOztvMSbpC2k8PhLc1vJDqYm0WHFaKLGhdUn5ZX+zGtTX&#10;luj5eW0befrZ/irHXh5Y636vXc1ARGrjO/xqfxsN4+kI/s+kIyAX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5IM2TCAAAA3AAAAA8AAAAAAAAAAAAAAAAAlwIAAGRycy9kb3du&#10;cmV2LnhtbFBLBQYAAAAABAAEAPUAAACGAwAAAAA=&#10;" filled="f" strokecolor="#e5e4e4" strokeweight="4141emu">
                                                                                                    <v:path arrowok="t" o:connecttype="custom" o:connectlocs="0,0;2261,0" o:connectangles="0,0"/>
                                                                                                    <o:lock v:ext="edit" verticies="t"/>
                                                                                                  </v:polyline>
                                                                                                  <v:group id="Group 331" o:spid="_x0000_s1115" style="position:absolute;left:5861;top:-1225;width:0;height:2274" coordorigin="5861,-1225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RNzAvGAAAA3AAA&#10;AA8AAAAAAAAAAAAAAAAAqQIAAGRycy9kb3ducmV2LnhtbFBLBQYAAAAABAAEAPoAAACcAwAAAAA=&#10;">
                                                                                                    <v:polyline id="Freeform 466" o:spid="_x0000_s1116" style="position:absolute;visibility:visible;mso-wrap-style:square;v-text-anchor:top" points="11722,-176,11722,-245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6AmlxQAA&#10;ANwAAAAPAAAAZHJzL2Rvd25yZXYueG1sRI9Ba8JAFITvBf/D8gq91U0bKJK6CSIIUorQWA+9PbOv&#10;SXD3bcyuSfz33YLgcZiZb5hlMVkjBup961jByzwBQVw53XKt4Hu/eV6A8AFZo3FMCq7kochnD0vM&#10;tBv5i4Yy1CJC2GeooAmhy6T0VUMW/dx1xNH7db3FEGVfS93jGOHWyNckeZMWW44LDXa0bqg6lRer&#10;YPrxH/tdK8+GD/LQ1Zfj6dMclXp6nFbvIAJN4R6+tbdaQbpI4f9MPAIy/w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DoCaXFAAAA3AAAAA8AAAAAAAAAAAAAAAAAlwIAAGRycy9k&#10;b3ducmV2LnhtbFBLBQYAAAAABAAEAPUAAACJAwAAAAA=&#10;" filled="f" strokecolor="#e5e4e4" strokeweight="4141emu">
                                                                                                      <v:path arrowok="t" o:connecttype="custom" o:connectlocs="0,1049;0,-1225" o:connectangles="0,0"/>
                                                                                                      <o:lock v:ext="edit" verticies="t"/>
                                                                                                    </v:polyline>
                                                                                                    <v:group id="Group 332" o:spid="_x0000_s1117" style="position:absolute;left:6265;top:-1225;width:0;height:2274" coordorigin="6265,-1225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To8eTGAAAA3AAA&#10;AA8AAAAAAAAAAAAAAAAAqQIAAGRycy9kb3ducmV2LnhtbFBLBQYAAAAABAAEAPoAAACcAwAAAAA=&#10;">
                                                                                                      <v:polyline id="Freeform 465" o:spid="_x0000_s1118" style="position:absolute;visibility:visible;mso-wrap-style:square;v-text-anchor:top" points="12530,-176,12530,-245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TTRKxQAA&#10;ANwAAAAPAAAAZHJzL2Rvd25yZXYueG1sRI9PawIxFMTvBb9DeEJvNavSIqtxEaEgUoRqPXh7bp67&#10;i8nLdpP947dvCoUeh5n5DbPKBmtER42vHCuYThIQxLnTFRcKvk7vLwsQPiBrNI5JwYM8ZOvR0wpT&#10;7Xr+pO4YChEh7FNUUIZQp1L6vCSLfuJq4ujdXGMxRNkUUjfYR7g1cpYkb9JixXGhxJq2JeX3Y2sV&#10;DBe/Px0q+W34LM910V7vH+aq1PN42CxBBBrCf/ivvdMK5otX+D0Tj4Bc/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BNNErFAAAA3AAAAA8AAAAAAAAAAAAAAAAAlwIAAGRycy9k&#10;b3ducmV2LnhtbFBLBQYAAAAABAAEAPUAAACJAwAAAAA=&#10;" filled="f" strokecolor="#e5e4e4" strokeweight="4141emu">
                                                                                                        <v:path arrowok="t" o:connecttype="custom" o:connectlocs="0,1049;0,-1225" o:connectangles="0,0"/>
                                                                                                        <o:lock v:ext="edit" verticies="t"/>
                                                                                                      </v:polyline>
                                                                                                      <v:group id="Group 333" o:spid="_x0000_s1119" style="position:absolute;left:6669;top:-1225;width:0;height:2274" coordorigin="6669,-1225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rdsoIxAAAANwAAAAP&#10;AAAAAAAAAAAAAAAAAKkCAABkcnMvZG93bnJldi54bWxQSwUGAAAAAAQABAD6AAAAmgMAAAAA&#10;">
                                                                                                        <v:polyline id="Freeform 464" o:spid="_x0000_s1120" style="position:absolute;visibility:visible;mso-wrap-style:square;v-text-anchor:top" points="13338,-176,13338,-245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0w+mxQAA&#10;ANwAAAAPAAAAZHJzL2Rvd25yZXYueG1sRI9PawIxFMTvBb9DeEJvNatCK6txEaEgUoRqPXh7bp67&#10;i8nLdpP947dvCoUeh5n5DbPKBmtER42vHCuYThIQxLnTFRcKvk7vLwsQPiBrNI5JwYM8ZOvR0wpT&#10;7Xr+pO4YChEh7FNUUIZQp1L6vCSLfuJq4ujdXGMxRNkUUjfYR7g1cpYkr9JixXGhxJq2JeX3Y2sV&#10;DBe/Px0q+W34LM910V7vH+aq1PN42CxBBBrCf/ivvdMK5os3+D0Tj4Bc/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/TD6bFAAAA3AAAAA8AAAAAAAAAAAAAAAAAlwIAAGRycy9k&#10;b3ducmV2LnhtbFBLBQYAAAAABAAEAPUAAACJAwAAAAA=&#10;" filled="f" strokecolor="#e5e4e4" strokeweight="4141emu">
                                                                                                          <v:path arrowok="t" o:connecttype="custom" o:connectlocs="0,1049;0,-1225" o:connectangles="0,0"/>
                                                                                                          <o:lock v:ext="edit" verticies="t"/>
                                                                                                        </v:polyline>
                                                                                                        <v:group id="Group 334" o:spid="_x0000_s1121" style="position:absolute;left:7800;top:-1225;width:0;height:2274" coordorigin="7800,-1225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daX74cIAAADcAAAADwAA&#10;AAAAAAAAAAAAAACpAgAAZHJzL2Rvd25yZXYueG1sUEsFBgAAAAAEAAQA+gAAAJgDAAAAAA==&#10;">
                                                                                                          <v:polyline id="Freeform 463" o:spid="_x0000_s1122" style="position:absolute;visibility:visible;mso-wrap-style:square;v-text-anchor:top" points="15600,-176,15600,-2450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AD5PxQAA&#10;ANwAAAAPAAAAZHJzL2Rvd25yZXYueG1sRI9Ba8JAFITvgv9heUJvZqOFYlNXEUEoRQpqPfT2kn1N&#10;grtvY3YT4793C4Ueh5n5hlmuB2tET62vHSuYJSkI4sLpmksFX6fddAHCB2SNxjEpuJOH9Wo8WmKm&#10;3Y0P1B9DKSKEfYYKqhCaTEpfVGTRJ64hjt6Pay2GKNtS6hZvEW6NnKfpi7RYc1yosKFtRcXl2FkF&#10;w7f/OH3W8mr4LM9N2eWXvcmVepoMmzcQgYbwH/5rv2sFz4tX+D0Tj4BcPQ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EAPk/FAAAA3AAAAA8AAAAAAAAAAAAAAAAAlwIAAGRycy9k&#10;b3ducmV2LnhtbFBLBQYAAAAABAAEAPUAAACJAwAAAAA=&#10;" filled="f" strokecolor="#e5e4e4" strokeweight="4141emu">
                                                                                                            <v:path arrowok="t" o:connecttype="custom" o:connectlocs="0,1049;0,-1225" o:connectangles="0,0"/>
                                                                                                            <o:lock v:ext="edit" verticies="t"/>
                                                                                                          </v:polyline>
                                                                                                          <v:group id="Group 335" o:spid="_x0000_s1123" style="position:absolute;left:5832;top:-362;width:58;height:0" coordorigin="5832,-362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DgphOsIAAADcAAAADwAA&#10;AAAAAAAAAAAAAACpAgAAZHJzL2Rvd25yZXYueG1sUEsFBgAAAAAEAAQA+gAAAJgDAAAAAA==&#10;">
                                                                                                            <v:shape id="Freeform 462" o:spid="_x0000_s1124" style="position:absolute;left:11664;top:-724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fAEBxQAA&#10;ANwAAAAPAAAAZHJzL2Rvd25yZXYueG1sRI9BawIxFITvgv8hvII3zVqp2K1RRCh4sIirl94em+cm&#10;7eZl2URd/fVNQfA4zMw3zHzZuVpcqA3Ws4LxKANBXHptuVJwPHwOZyBCRNZYeyYFNwqwXPR7c8y1&#10;v/KeLkWsRIJwyFGBibHJpQylIYdh5Bvi5J186zAm2VZSt3hNcFfL1yybSoeW04LBhtaGyt/i7BTs&#10;7qe3Y3XLrCmmq4P9+tnuvkNQavDSrT5AROriM/xob7SCyfsY/s+kIyAX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x8AQHFAAAA3AAAAA8AAAAAAAAAAAAAAAAAlwIAAGRycy9k&#10;b3ducmV2LnhtbFBLBQYAAAAABAAEAPUAAACJAwAAAAA=&#10;" path="m0,0l58,0e" filled="f" strokecolor="#999898" strokeweight="10209emu">
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<o:lock v:ext="edit" verticies="t"/>
                                                                                                            </v:shape>
                                                                                                            <v:group id="Group 336" o:spid="_x0000_s1125" style="position:absolute;left:5861;top:-362;width:0;height:733" coordorigin="5861,-362" coordsize="0,73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lFrWxgAAANwAAAAPAAAAZHJzL2Rvd25yZXYueG1sRI9Pa8JAFMTvBb/D8gq9&#10;1c0fLDV1DSK2eBChKpTeHtlnEpJ9G7LbJH77bkHocZiZ3zCrfDKtGKh3tWUF8TwCQVxYXXOp4HJ+&#10;f34F4TyyxtYyKbiRg3w9e1hhpu3InzScfCkChF2GCirvu0xKV1Rk0M1tRxy8q+0N+iD7UuoexwA3&#10;rUyi6EUarDksVNjRtqKiOf0YBR8jjps03g2H5rq9fZ8Xx69DTEo9PU6bNxCeJv8fvrf3WkG6TOD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GUWtbGAAAA3AAA&#10;AA8AAAAAAAAAAAAAAAAAqQIAAGRycy9kb3ducmV2LnhtbFBLBQYAAAAABAAEAPoAAACcAwAAAAA=&#10;">
                                                                                                              <v:polyline id="Freeform 461" o:spid="_x0000_s1126" style="position:absolute;visibility:visible;mso-wrap-style:square;v-text-anchor:top" points="11722,-724,11722,9" coordsize="0,73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/iC5xAAA&#10;ANwAAAAPAAAAZHJzL2Rvd25yZXYueG1sRI9Ba8JAFITvQv/D8gq96aYGRKOrWMHSU4smoMdH9pkE&#10;s29Ddqtbf71bEDwOM/MNs1gF04oL9a6xrOB9lIAgLq1uuFJQ5NvhFITzyBpby6Tgjxysli+DBWba&#10;XnlHl72vRISwy1BB7X2XSenKmgy6ke2Io3eyvUEfZV9J3eM1wk0rx0kykQYbjgs1drSpqTzvf42C&#10;7jv1H+EnHA+5nW4LezO3gj+VensN6zkIT8E/w4/2l1aQzlL4PxOPgFze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/4gucQAAADcAAAADwAAAAAAAAAAAAAAAACXAgAAZHJzL2Rv&#10;d25yZXYueG1sUEsFBgAAAAAEAAQA9QAAAIgDAAAAAA==&#10;" filled="f" strokecolor="#999898" strokeweight="10209emu">
                                                                                                                <v:path arrowok="t" o:connecttype="custom" o:connectlocs="0,-362;0,371" o:connectangles="0,0"/>
                                                                                                                <o:lock v:ext="edit" verticies="t"/>
                                                                                                              </v:polyline>
                                                                                                              <v:group id="Group 337" o:spid="_x0000_s1127" style="position:absolute;left:5832;top:371;width:58;height:0" coordorigin="5832,371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cTFnOcUAAADcAAAA&#10;DwAAAAAAAAAAAAAAAACpAgAAZHJzL2Rvd25yZXYueG1sUEsFBgAAAAAEAAQA+gAAAJsDAAAAAA==&#10;">
                                                                                                                <v:shape id="Freeform 460" o:spid="_x0000_s1128" style="position:absolute;left:11664;top:742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RwcCxQAA&#10;ANwAAAAPAAAAZHJzL2Rvd25yZXYueG1sRI9BawIxFITvgv8hPKE3zbZFsVujSEHooSKuXnp7bJ6b&#10;tJuXZRN19dcbQfA4zMw3zGzRuVqcqA3Ws4LXUQaCuPTacqVgv1sNpyBCRNZYeyYFFwqwmPd7M8y1&#10;P/OWTkWsRIJwyFGBibHJpQylIYdh5Bvi5B186zAm2VZSt3hOcFfLtyybSIeW04LBhr4Mlf/F0SnY&#10;XA/jfXXJrCkmy51d//1sfkNQ6mXQLT9BROriM/xof2sF7x9juJ9JR0DO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NHBwLFAAAA3AAAAA8AAAAAAAAAAAAAAAAAlwIAAGRycy9k&#10;b3ducmV2LnhtbFBLBQYAAAAABAAEAPUAAACJAwAAAAA=&#10;" path="m0,0l58,0e" filled="f" strokecolor="#999898" strokeweight="10209emu">
    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    <o:lock v:ext="edit" verticies="t"/>
                                                                                                                </v:shape>
                                                                                                                <v:group id="Group 338" o:spid="_x0000_s1129" style="position:absolute;left:6236;top:-787;width:58;height:0" coordorigin="6236,-787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ur1zVxQAAANwAAAAPAAAAZHJzL2Rvd25yZXYueG1sRI9Bi8IwFITvwv6H8IS9&#10;adoVxa1GEXGXPYigLoi3R/Nsi81LaWJb/70RBI/DzHzDzJedKUVDtSssK4iHEQji1OqCMwX/x5/B&#10;FITzyBpLy6TgTg6Wi4/eHBNtW95Tc/CZCBB2CSrIva8SKV2ak0E3tBVx8C62NuiDrDOpa2wD3JTy&#10;K4om0mDBYSHHitY5pdfDzSj4bbFdjeJNs71e1vfzcbw7bWNS6rPfrWYgPHX+HX61/7SC0fcE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q9c1cUAAADcAAAA&#10;DwAAAAAAAAAAAAAAAACpAgAAZHJzL2Rvd25yZXYueG1sUEsFBgAAAAAEAAQA+gAAAJsDAAAAAA==&#10;">
                                                                                                                  <v:shape id="Freeform 459" o:spid="_x0000_s1130" style="position:absolute;left:12472;top:-1574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2TzuxQAA&#10;ANwAAAAPAAAAZHJzL2Rvd25yZXYueG1sRI9BawIxFITvBf9DeEJvNaui1dUoUhB6sEhXL94em+cm&#10;unlZNqmu/fVNodDjMDPfMMt152pxozZYzwqGgwwEcem15UrB8bB9mYEIEVlj7ZkUPCjAetV7WmKu&#10;/Z0/6VbESiQIhxwVmBibXMpQGnIYBr4hTt7Ztw5jkm0ldYv3BHe1HGXZVDq0nBYMNvRmqLwWX07B&#10;/vs8OVaPzJpiujnYj8tufwpBqed+t1mAiNTF//Bf+10rGM9f4fdMOgJy9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zZPO7FAAAA3AAAAA8AAAAAAAAAAAAAAAAAlwIAAGRycy9k&#10;b3ducmV2LnhtbFBLBQYAAAAABAAEAPUAAACJAwAAAAA=&#10;" path="m0,0l58,0e" filled="f" strokecolor="#999898" strokeweight="10209emu">
      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      <o:lock v:ext="edit" verticies="t"/>
                                                                                                                  </v:shape>
                                                                                                                  <v:group id="Group 339" o:spid="_x0000_s1131" style="position:absolute;left:6265;top:-787;width:0;height:792" coordorigin="6265,-787" coordsize="0,79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8HxtPMIAAADcAAAADwAA&#10;AAAAAAAAAAAAAACpAgAAZHJzL2Rvd25yZXYueG1sUEsFBgAAAAAEAAQA+gAAAJgDAAAAAA==&#10;">
                                                                                                                    <v:polyline id="Freeform 458" o:spid="_x0000_s1132" style="position:absolute;visibility:visible;mso-wrap-style:square;v-text-anchor:top" points="12530,-1574,12530,-782" coordsize="0,79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qT0fwQAA&#10;ANwAAAAPAAAAZHJzL2Rvd25yZXYueG1sRI9Pi8IwFMTvwn6H8Ba8aboKYrtGkbWCHv0De300z6bY&#10;vJQkav32RljY4zAzv2EWq9624k4+NI4VfI0zEMSV0w3XCs6n7WgOIkRkja1jUvCkAKvlx2CBhXYP&#10;PtD9GGuRIBwKVGBi7AopQ2XIYhi7jjh5F+ctxiR9LbXHR4LbVk6ybCYtNpwWDHb0Y6i6Hm9WwaU0&#10;nqeZzXnfzcrNc6v1b5srNfzs198gIvXxP/zX3mkF0zyH95l0BOTy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Gak9H8EAAADcAAAADwAAAAAAAAAAAAAAAACXAgAAZHJzL2Rvd25y&#10;ZXYueG1sUEsFBgAAAAAEAAQA9QAAAIUDAAAAAA==&#10;" filled="f" strokecolor="#999898" strokeweight="10209emu">
                                                                                                                      <v:path arrowok="t" o:connecttype="custom" o:connectlocs="0,-787;0,5" o:connectangles="0,0"/>
                                                                                                                      <o:lock v:ext="edit" verticies="t"/>
                                                                                                                    </v:polyline>
                                                                                                                    <v:group id="Group 340" o:spid="_x0000_s1133" style="position:absolute;left:6236;top:5;width:58;height:0" coordorigin="6236,5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Jqo52MIAAADcAAAADwAA&#10;AAAAAAAAAAAAAACpAgAAZHJzL2Rvd25yZXYueG1sUEsFBgAAAAAEAAQA+gAAAJgDAAAAAA==&#10;">
                                                                                                                      <v:shape id="Freeform 457" o:spid="_x0000_s1134" style="position:absolute;left:12472;top:10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3FnjxAAA&#10;ANwAAAAPAAAAZHJzL2Rvd25yZXYueG1sRI9BawIxFITvQv9DeIXeNLG0IlujSKHgwSKuXnp7bJ6b&#10;6OZl2aS69tc3guBxmJlvmNmi9404UxddYA3jkQJBXAXjuNaw330NpyBiQjbYBCYNV4qwmD8NZliY&#10;cOEtnctUiwzhWKAGm1JbSBkrSx7jKLTE2TuEzmPKsqul6fCS4b6Rr0pNpEfHecFiS5+WqlP56zVs&#10;/g7v+/qqnC0ny537Pq43PzFq/fLcLz9AJOrTI3xvr4yGNzWG25l8BOT8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NxZ48QAAADcAAAADwAAAAAAAAAAAAAAAACXAgAAZHJzL2Rv&#10;d25yZXYueG1sUEsFBgAAAAAEAAQA9QAAAIgDAAAAAA==&#10;" path="m0,0l58,0e" filled="f" strokecolor="#999898" strokeweight="10209emu">
          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          <o:lock v:ext="edit" verticies="t"/>
                                                                                                                      </v:shape>
                                                                                                                      <v:group id="Group 341" o:spid="_x0000_s1135" style="position:absolute;left:6640;top:-853;width:58;height:0" coordorigin="6640,-853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Lk0AjTGAAAA3AAA&#10;AA8AAAAAAAAAAAAAAAAAqQIAAGRycy9kb3ducmV2LnhtbFBLBQYAAAAABAAEAPoAAACcAwAAAAA=&#10;">
                                                                                                                        <v:polyline id="Freeform 456" o:spid="_x0000_s1136" style="position:absolute;visibility:visible;mso-wrap-style:square;v-text-anchor:top" points="13280,-1706,13338,-1706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QmIPxQAA&#10;ANwAAAAPAAAAZHJzL2Rvd25yZXYueG1sRI9BawIxFITvhf6H8Aq91aTViqxGkYLgoUW6evH22Dw3&#10;sZuXZRN17a83hYLHYWa+YWaL3jfiTF10gTW8DhQI4ioYx7WG3Xb1MgERE7LBJjBpuFKExfzxYYaF&#10;CRf+pnOZapEhHAvUYFNqCyljZcljHISWOHuH0HlMWXa1NB1eMtw38k2psfToOC9YbOnDUvVTnryG&#10;ze/hfVdflbPleLl1X8fPzT5GrZ+f+uUURKI+3cP/7bXRMFJD+DuTj4Cc3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tCYg/FAAAA3AAAAA8AAAAAAAAAAAAAAAAAlwIAAGRycy9k&#10;b3ducmV2LnhtbFBLBQYAAAAABAAEAPUAAACJAwAAAAA=&#10;" filled="f" strokecolor="#999898" strokeweight="10209emu">
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<o:lock v:ext="edit" verticies="t"/>
                                                                                                                        </v:polyline>
                                                                                                                        <v:group id="Group 342" o:spid="_x0000_s1137" style="position:absolute;left:6669;top:-853;width:0;height:732" coordorigin="6669,-853" coordsize="0,73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WZE/28UAAADcAAAA&#10;DwAAAAAAAAAAAAAAAACpAgAAZHJzL2Rvd25yZXYueG1sUEsFBgAAAAAEAAQA+gAAAJsDAAAAAA==&#10;">
                                                                                                                          <v:polyline id="Freeform 455" o:spid="_x0000_s1138" style="position:absolute;visibility:visible;mso-wrap-style:square;v-text-anchor:top" points="13338,-1706,13338,-974" coordsize="0,73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6/f0QxQAA&#10;ANwAAAAPAAAAZHJzL2Rvd25yZXYueG1sRI9Ba8JAFITvBf/D8gRvdWO1UlJXUaniQZRooddH9plE&#10;s29Ddo3RX+8WCj0OM/MNM5m1phQN1a6wrGDQj0AQp1YXnCn4Pq5eP0A4j6yxtEwK7uRgNu28TDDW&#10;9sYJNQefiQBhF6OC3PsqltKlORl0fVsRB+9ka4M+yDqTusZbgJtSvkXRWBosOCzkWNEyp/RyuBoF&#10;y4oa/Hrs5zufPI5buzgPf9ZnpXrddv4JwlPr/8N/7Y1WMIre4fdMOAJy+gQ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r9/RDFAAAA3AAAAA8AAAAAAAAAAAAAAAAAlwIAAGRycy9k&#10;b3ducmV2LnhtbFBLBQYAAAAABAAEAPUAAACJAwAAAAA=&#10;" filled="f" strokecolor="#999898" strokeweight="10209emu">
                                                                                                                            <v:path arrowok="t" o:connecttype="custom" o:connectlocs="0,-853;0,-121" o:connectangles="0,0"/>
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</v:polyline>
                                                                                                                          <v:group id="Group 343" o:spid="_x0000_s1139" style="position:absolute;left:6640;top:-121;width:58;height:0" coordorigin="6640,-121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xg8EN8UAAADcAAAA&#10;DwAAAAAAAAAAAAAAAACpAgAAZHJzL2Rvd25yZXYueG1sUEsFBgAAAAAEAAQA+gAAAJsDAAAAAA==&#10;">
                                                                                                                            <v:polyline id="Freeform 454" o:spid="_x0000_s1140" style="position:absolute;visibility:visible;mso-wrap-style:square;v-text-anchor:top" points="13280,-242,13338,-242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eWQMxQAA&#10;ANwAAAAPAAAAZHJzL2Rvd25yZXYueG1sRI9BawIxFITvhf6H8ITeamJptWyNIoWCB4t09eLtsXlu&#10;opuXZRN19dc3hYLHYWa+Yabz3jfiTF10gTWMhgoEcRWM41rDdvP1/A4iJmSDTWDScKUI89njwxQL&#10;Ey78Q+cy1SJDOBaowabUFlLGypLHOAwtcfb2ofOYsuxqaTq8ZLhv5ItSY+nRcV6w2NKnpepYnryG&#10;9W3/tq2vytlyvNi478NqvYtR66dBv/gAkahP9/B/e2k0vKoJ/J3JR0DO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R5ZAz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</v:polyline>
                                                                                                                            <v:group id="Group 344" o:spid="_x0000_s1141" style="position:absolute;left:7771;top:-1122;width:58;height:0" coordorigin="7771,-1122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2Nw13sIAAADcAAAADwAA&#10;AAAAAAAAAAAAAACpAgAAZHJzL2Rvd25yZXYueG1sUEsFBgAAAAAEAAQA+gAAAJgDAAAAAA==&#10;">
                                                                                                                              <v:polyline id="Freeform 453" o:spid="_x0000_s1142" style="position:absolute;visibility:visible;mso-wrap-style:square;v-text-anchor:top" points="15542,-2244,15600,-2244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qlXlxQAA&#10;ANwAAAAPAAAAZHJzL2Rvd25yZXYueG1sRI9BawIxFITvhf6H8ITeamJpxW6NIoWCB4t09eLtsXlu&#10;opuXZRN19dc3hYLHYWa+Yabz3jfiTF10gTWMhgoEcRWM41rDdvP1PAERE7LBJjBpuFKE+ezxYYqF&#10;CRf+oXOZapEhHAvUYFNqCyljZcljHIaWOHv70HlMWXa1NB1eMtw38kWpsfToOC9YbOnTUnUsT17D&#10;+rZ/29ZX5Ww5Xmzc92G13sWo9dOgX3yASNSne/i/vTQaXtU7/J3JR0DO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qqVeX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</v:polyline>
                                                                                                                              <v:group id="Group 345" o:spid="_x0000_s1143" style="position:absolute;left:7800;top:-1122;width:0;height:795" coordorigin="7800,-1122" coordsize="0,79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KNzrwXDAAAA3AAAAA8A&#10;AAAAAAAAAAAAAAAAqQIAAGRycy9kb3ducmV2LnhtbFBLBQYAAAAABAAEAPoAAACZAwAAAAA=&#10;">
                                                                                                                                <v:polyline id="Freeform 452" o:spid="_x0000_s1144" style="position:absolute;visibility:visible;mso-wrap-style:square;v-text-anchor:top" points="15600,-2244,15600,-1449" coordsize="0,79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llyYxgAA&#10;ANwAAAAPAAAAZHJzL2Rvd25yZXYueG1sRI9Pa8JAFMTvBb/D8oTemk2kSImuUpTS1ltjUI+P7DMJ&#10;zb4N2c0f++m7hYLHYWZ+w6y3k2nEQJ2rLStIohgEcWF1zaWC/Pj29ALCeWSNjWVScCMH283sYY2p&#10;tiN/0ZD5UgQIuxQVVN63qZSuqMigi2xLHLyr7Qz6ILtS6g7HADeNXMTxUhqsOSxU2NKuouI7640C&#10;yi7xIv/8uSWnw9jv38+H67lYKvU4n15XIDxN/h7+b39oBc9JAn9nwhGQm1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cllyY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<v:path arrowok="t" o:connecttype="custom" o:connectlocs="0,-1122;0,-327" o:connectangles="0,0"/>
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</v:polyline>
                                                                                                                                <v:group id="Group 346" o:spid="_x0000_s1145" style="position:absolute;left:7771;top:-327;width:58;height:0" coordorigin="7771,-327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87ZTpxAAAANw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43gE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87ZTpxAAAANwAAAAP&#10;AAAAAAAAAAAAAAAAAKkCAABkcnMvZG93bnJldi54bWxQSwUGAAAAAAQABAD6AAAAmgMAAAAA&#10;">
                                                                                                                                  <v:polyline id="Freeform 451" o:spid="_x0000_s1146" style="position:absolute;visibility:visible;mso-wrap-style:square;v-text-anchor:top" points="15542,-654,15600,-654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m/TSxQAA&#10;ANwAAAAPAAAAZHJzL2Rvd25yZXYueG1sRI9BawIxFITvBf9DeEJvNau1UrZGEUHooUW6evH22Dw3&#10;0c3Lsom69tcbQfA4zMw3zHTeuVqcqQ3Ws4LhIANBXHptuVKw3azePkGEiKyx9kwKrhRgPuu9TDHX&#10;/sJ/dC5iJRKEQ44KTIxNLmUoDTkMA98QJ2/vW4cxybaSusVLgrtajrJsIh1aTgsGG1oaKo/FySlY&#10;/+8/ttU1s6aYLDb29/Cz3oWg1Gu/W3yBiNTFZ/jR/tYKxsN3uJ9JR0DOb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6b9NL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</v:polyline>
                                                                                                                                  <v:group id="Group 347" o:spid="_x0000_s1147" style="position:absolute;left:5832;top:-144;width:58;height:0" coordorigin="5832,-144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cSKkGxAAAANwAAAAPAAAAZHJzL2Rvd25yZXYueG1sRI9Bi8IwFITvwv6H8Ba8&#10;adpVF6lGEdkVDyKoC+Lt0TzbYvNSmmxb/70RBI/DzHzDzJedKUVDtSssK4iHEQji1OqCMwV/p9/B&#10;FITzyBpLy6TgTg6Wi4/eHBNtWz5Qc/SZCBB2CSrIva8SKV2ak0E3tBVx8K62NuiDrDOpa2wD3JTy&#10;K4q+pcGCw0KOFa1zSm/Hf6Ng02K7GsU/ze52Xd8vp8n+vItJqf5nt5qB8NT5d/jV3moF43gM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cSKkGxAAAANwAAAAP&#10;AAAAAAAAAAAAAAAAAKkCAABkcnMvZG93bnJldi54bWxQSwUGAAAAAAQABAD6AAAAmgMAAAAA&#10;">
                                                                                                                                    <v:shape id="Freeform 450" o:spid="_x0000_s1148" style="position:absolute;left:11664;top:-288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Psk9xAAA&#10;ANwAAAAPAAAAZHJzL2Rvd25yZXYueG1sRI9BawIxFITvBf9DeIK3mlWqyNYoIgg9VMTVi7fH5rlJ&#10;3bwsm1RXf70RCj0OM/MNM192rhZXaoP1rGA0zEAQl15brhQcD5v3GYgQkTXWnknBnQIsF723Oeba&#10;33hP1yJWIkE45KjAxNjkUobSkMMw9A1x8s6+dRiTbCupW7wluKvlOMum0qHltGCwobWh8lL8OgW7&#10;x3lyrO6ZNcV0dbDbn+/dKQSlBv1u9QkiUhf/w3/tL63gYzSB15l0BOTiC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j7JPcQAAADcAAAADwAAAAAAAAAAAAAAAACXAgAAZHJzL2Rv&#10;d25yZXYueG1sUEsFBgAAAAAEAAQA9QAAAIgDAAAAAA==&#10;" path="m0,0l58,0e" filled="f" strokecolor="#999898" strokeweight="10209emu">
                        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</v:shape>
                                                                                                                                    <v:group id="Group 348" o:spid="_x0000_s1149" style="position:absolute;left:5861;top:-144;width:0;height:553" coordorigin="5861,-144" coordsize="0,55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PWkurGAAAA3AAA&#10;AA8AAAAAAAAAAAAAAAAAqQIAAGRycy9kb3ducmV2LnhtbFBLBQYAAAAABAAEAPoAAACcAwAAAAA=&#10;">
                                                                                                                                      <v:polyline id="Freeform 449" o:spid="_x0000_s1150" style="position:absolute;visibility:visible;mso-wrap-style:square;v-text-anchor:top" points="11722,-288,11722,265" coordsize="0,55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6gDvxAAA&#10;ANwAAAAPAAAAZHJzL2Rvd25yZXYueG1sRI9BawIxFITvgv8hPKE3zVqKymoUKW3xpLgK7fGxeWYX&#10;Ny/LJrrpvzdCocdhZr5hVptoG3GnzteOFUwnGQji0umajYLz6XO8AOEDssbGMSn4JQ+b9XCwwly7&#10;no90L4IRCcI+RwVVCG0upS8rsugnriVO3sV1FkOSnZG6wz7BbSNfs2wmLdacFips6b2i8lrcrAL7&#10;k9WH77gPO/N1mkVzk9uP/qLUyyhulyACxfAf/mvvtIK36RyeZ9IRkOs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+oA78QAAADcAAAADwAAAAAAAAAAAAAAAACXAgAAZHJzL2Rv&#10;d25yZXYueG1sUEsFBgAAAAAEAAQA9QAAAIgDAAAAAA==&#10;" filled="f" strokecolor="#999898" strokeweight="10209emu">
                                                                                                                                        <v:path arrowok="t" o:connecttype="custom" o:connectlocs="0,-144;0,409" o:connectangles="0,0"/>
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<v:group id="Group 349" o:spid="_x0000_s1151" style="position:absolute;left:5832;top:409;width:58;height:0" coordorigin="5832,409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F0FowPDAAAA3AAAAA8A&#10;AAAAAAAAAAAAAAAAqQIAAGRycy9kb3ducmV2LnhtbFBLBQYAAAAABAAEAPoAAACZAwAAAAA=&#10;">
                                                                                                                                        <v:shape id="Freeform 448" o:spid="_x0000_s1152" style="position:absolute;left:11664;top:818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c8M4xQAA&#10;ANwAAAAPAAAAZHJzL2Rvd25yZXYueG1sRI9BawIxFITvgv8hvII3zVqs2K1RRCh4sIirl94em+cm&#10;7eZl2URd/fVNQfA4zMw3zHzZuVpcqA3Ws4LxKANBXHptuVJwPHwOZyBCRNZYeyYFNwqwXPR7c8y1&#10;v/KeLkWsRIJwyFGBibHJpQylIYdh5Bvi5J186zAm2VZSt3hNcFfL1yybSoeW04LBhtaGyt/i7BTs&#10;7qe3Y3XLrCmmq4P9+tnuvkNQavDSrT5AROriM/xob7SCyfgd/s+kIyAX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9zwzjFAAAA3AAAAA8AAAAAAAAAAAAAAAAAlwIAAGRycy9k&#10;b3ducmV2LnhtbFBLBQYAAAAABAAEAPUAAACJAwAAAAA=&#10;" path="m0,0l58,0e" filled="f" strokecolor="#999898" strokeweight="10209emu">
                            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<v:group id="Group 350" o:spid="_x0000_s1153" style="position:absolute;left:6236;top:-723;width:58;height:0" coordorigin="6236,-723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tH2W4wgAAANwAAAAPAAAAZHJzL2Rvd25yZXYueG1sRE/LisIwFN0L8w/hDrjT&#10;tL4YOkYRGYdZiGAdEHeX5toWm5vSxLb+vVkILg/nvVz3phItNa60rCAeRyCIM6tLzhX8n3ajLxDO&#10;I2usLJOCBzlYrz4GS0y07fhIbepzEULYJaig8L5OpHRZQQbd2NbEgbvaxqAPsMmlbrAL4aaSkyha&#10;SIMlh4YCa9oWlN3Su1Hw22G3mcY/7f523T4up/nhvI9JqeFnv/kG4an3b/HL/acVzCZhfj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bR9luMIAAADcAAAADwAA&#10;AAAAAAAAAAAAAACpAgAAZHJzL2Rvd25yZXYueG1sUEsFBgAAAAAEAAQA+gAAAJgDAAAAAA==&#10;">
                                                                                                                                          <v:shape id="Freeform 447" o:spid="_x0000_s1154" style="position:absolute;left:12472;top:-1446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aQWDxQAA&#10;ANwAAAAPAAAAZHJzL2Rvd25yZXYueG1sRI9BawIxFITvhf6H8ARvNauolK1RpFDwoIi7Xnp7bJ6b&#10;1M3Lskl19dcbodDjMDPfMItV7xpxoS5YzwrGowwEceW15VrBsfx6ewcRIrLGxjMpuFGA1fL1ZYG5&#10;9lc+0KWItUgQDjkqMDG2uZShMuQwjHxLnLyT7xzGJLta6g6vCe4aOcmyuXRoOS0YbOnTUHUufp2C&#10;/f00O9a3zJpivi7t7me7/w5BqeGgX3+AiNTH//Bfe6MVTCdjeJ5JR0Au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9pBYPFAAAA3AAAAA8AAAAAAAAAAAAAAAAAlwIAAGRycy9k&#10;b3ducmV2LnhtbFBLBQYAAAAABAAEAPUAAACJAwAAAAA=&#10;" path="m0,0l58,0e" filled="f" strokecolor="#999898" strokeweight="10209emu">
                              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<v:group id="Group 351" o:spid="_x0000_s1155" style="position:absolute;left:6265;top:-723;width:0;height:706" coordorigin="6265,-723" coordsize="0,70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ygV5UxQAAANwAAAAPAAAAZHJzL2Rvd25yZXYueG1sRI9Pa8JAFMTvBb/D8gRv&#10;dZPYikRXEVHpQQr+AfH2yD6TYPZtyK5J/PbdQqHHYWZ+wyxWvalES40rLSuIxxEI4szqknMFl/Pu&#10;fQbCeWSNlWVS8CIHq+XgbYGpth0fqT35XAQIuxQVFN7XqZQuK8igG9uaOHh32xj0QTa51A12AW4q&#10;mUTRVBosOSwUWNOmoOxxehoF+w679STetofHffO6nT+/r4eYlBoN+/UchKfe/4f/2l9awUeSwO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8oFeVMUAAADcAAAA&#10;DwAAAAAAAAAAAAAAAACpAgAAZHJzL2Rvd25yZXYueG1sUEsFBgAAAAAEAAQA+gAAAJsDAAAAAA==&#10;">
                                                                                                                                            <v:polyline id="Freeform 446" o:spid="_x0000_s1156" style="position:absolute;visibility:visible;mso-wrap-style:square;v-text-anchor:top" points="12530,-1446,12530,-740" coordsize="0,7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eND+xAAA&#10;ANwAAAAPAAAAZHJzL2Rvd25yZXYueG1sRI9La8JAFIX3gv9huEJ3ZhIrpaSOIqLoolgaH+vbzDUJ&#10;Zu6EzNSk/74jCC4P5/FxZove1OJGrassK0iiGARxbnXFhYLjYTN+B+E8ssbaMin4IweL+XAww1Tb&#10;jr/plvlChBF2KSoovW9SKV1ekkEX2YY4eBfbGvRBtoXULXZh3NRyEsdv0mDFgVBiQ6uS8mv2awJ3&#10;us2W50/9U+27HV/WSbKKv05KvYz65QcIT71/hh/tnVYwnbzC/Uw4AnL+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3jQ/sQAAADcAAAADwAAAAAAAAAAAAAAAACXAgAAZHJzL2Rv&#10;d25yZXYueG1sUEsFBgAAAAAEAAQA9QAAAIgDAAAAAA==&#10;" filled="f" strokecolor="#999898" strokeweight="10209emu">
                                                                                                                                              <v:path arrowok="t" o:connecttype="custom" o:connectlocs="0,-723;0,-17" o:connectangles="0,0"/>
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<v:group id="Group 352" o:spid="_x0000_s1157" style="position:absolute;left:6236;top:-17;width:58;height:0" coordorigin="6236,-17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SJGO7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49EY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iRju8UAAADcAAAA&#10;DwAAAAAAAAAAAAAAAACpAgAAZHJzL2Rvd25yZXYueG1sUEsFBgAAAAAEAAQA+gAAAJsDAAAAAA==&#10;">
                                                                                                                                              <v:shape id="Freeform 445" o:spid="_x0000_s1158" style="position:absolute;left:12472;top:-34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UgOAxAAA&#10;ANwAAAAPAAAAZHJzL2Rvd25yZXYueG1sRI9BawIxFITvBf9DeIK3mlVUZGsUEQQPinT14u2xeW5S&#10;Ny/LJuraX98UCj0OM/MNs1h1rhYPaoP1rGA0zEAQl15brhScT9v3OYgQkTXWnknBiwKslr23Beba&#10;P/mTHkWsRIJwyFGBibHJpQylIYdh6Bvi5F196zAm2VZSt/hMcFfLcZbNpEPLacFgQxtD5a24OwXH&#10;7+v0XL0ya4rZ+mQPX/vjJQSlBv1u/QEiUhf/w3/tnVYwGU/h90w6AnL5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FIDgMQAAADcAAAADwAAAAAAAAAAAAAAAACXAgAAZHJzL2Rv&#10;d25yZXYueG1sUEsFBgAAAAAEAAQA9QAAAIgDAAAAAA==&#10;" path="m0,0l58,0e" filled="f" strokecolor="#999898" strokeweight="10209emu">
                                  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<v:group id="Group 353" o:spid="_x0000_s1159" style="position:absolute;left:6640;top:-264;width:58;height:0" coordorigin="6640,-264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NulhX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49EU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jbpYV8UAAADcAAAA&#10;DwAAAAAAAAAAAAAAAACpAgAAZHJzL2Rvd25yZXYueG1sUEsFBgAAAAAEAAQA+gAAAJsDAAAAAA==&#10;">
                                                                                                                                                <v:polyline id="Freeform 444" o:spid="_x0000_s1160" style="position:absolute;visibility:visible;mso-wrap-style:square;v-text-anchor:top" points="13280,-528,13338,-528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zDhsxQAA&#10;ANwAAAAPAAAAZHJzL2Rvd25yZXYueG1sRI9BawIxFITvgv8hPMGbZitqy9YoUij0oIirl94em+cm&#10;7eZl2aS6+uuNIPQ4zMw3zGLVuVqcqQ3Ws4KXcQaCuPTacqXgePgcvYEIEVlj7ZkUXCnAatnvLTDX&#10;/sJ7OhexEgnCIUcFJsYmlzKUhhyGsW+Ik3fyrcOYZFtJ3eIlwV0tJ1k2lw4tpwWDDX0YKn+LP6dg&#10;dzvNjtU1s6aYrw92+7PZfYeg1HDQrd9BROrif/jZ/tIKppNXeJxJR0Au7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/MOGz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<v:group id="Group 354" o:spid="_x0000_s1161" style="position:absolute;left:6669;top:-264;width:0;height:813" coordorigin="6669,-264" coordsize="0,81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TaWm+wgAAANwAAAAPAAAAZHJzL2Rvd25yZXYueG1sRE/LisIwFN0L8w/hDrjT&#10;tL4YOkYRGYdZiGAdEHeX5toWm5vSxLb+vVkILg/nvVz3phItNa60rCAeRyCIM6tLzhX8n3ajLxDO&#10;I2usLJOCBzlYrz4GS0y07fhIbepzEULYJaig8L5OpHRZQQbd2NbEgbvaxqAPsMmlbrAL4aaSkyha&#10;SIMlh4YCa9oWlN3Su1Hw22G3mcY/7f523T4up/nhvI9JqeFnv/kG4an3b/HL/acVzCZhbT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k2lpvsIAAADcAAAADwAA&#10;AAAAAAAAAAAAAACpAgAAZHJzL2Rvd25yZXYueG1sUEsFBgAAAAAEAAQA+gAAAJgDAAAAAA==&#10;">
                                                                                                                                                  <v:polyline id="Freeform 443" o:spid="_x0000_s1162" style="position:absolute;visibility:visible;mso-wrap-style:square;v-text-anchor:top" points="13338,-528,13338,285" coordsize="0,81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0LrSxAAA&#10;ANwAAAAPAAAAZHJzL2Rvd25yZXYueG1sRI9PawIxFMTvBb9DeIK3mtWq6NYoIm3xpPiv58fmubu4&#10;eQmbqKufvikIHoeZ+Q0znTemEleqfWlZQa+bgCDOrC45V3DYf7+PQfiArLGyTAru5GE+a71NMdX2&#10;xlu67kIuIoR9igqKEFwqpc8KMui71hFH72RrgyHKOpe6xluEm0r2k2QkDZYcFwp0tCwoO+8uRsHQ&#10;NT92nW+/RsffD149NsMHnZ1SnXaz+AQRqAmv8LO90goG/Qn8n4lHQM7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tC60sQAAADcAAAADwAAAAAAAAAAAAAAAACXAgAAZHJzL2Rv&#10;d25yZXYueG1sUEsFBgAAAAAEAAQA9QAAAIgDAAAAAA==&#10;" filled="f" strokecolor="#999898" strokeweight="10209emu">
                                                                                                                                                    <v:path arrowok="t" o:connecttype="custom" o:connectlocs="0,-264;0,549" o:connectangles="0,0"/>
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<v:group id="Group 355" o:spid="_x0000_s1163" style="position:absolute;left:6640;top:549;width:58;height:0" coordorigin="6640,549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6MbzZcIAAADcAAAADwAA&#10;AAAAAAAAAAAAAACpAgAAZHJzL2Rvd25yZXYueG1sUEsFBgAAAAAEAAQA+gAAAJgDAAAAAA==&#10;">
                                                                                                                                                    <v:polyline id="Freeform 442" o:spid="_x0000_s1164" style="position:absolute;visibility:visible;mso-wrap-style:square;v-text-anchor:top" points="13280,1098,13338,1098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sJNexQAA&#10;ANwAAAAPAAAAZHJzL2Rvd25yZXYueG1sRI9BawIxFITvBf9DeEJvNau1UrZGEUHooUW6evH22Dw3&#10;0c3Lsom69tcbQfA4zMw3zHTeuVqcqQ3Ws4LhIANBXHptuVKw3azePkGEiKyx9kwKrhRgPuu9TDHX&#10;/sJ/dC5iJRKEQ44KTIxNLmUoDTkMA98QJ2/vW4cxybaSusVLgrtajrJsIh1aTgsGG1oaKo/FySlY&#10;/+8/ttU1s6aYLDb29/Cz3oWg1Gu/W3yBiNTFZ/jR/tYKxu9DuJ9JR0DOb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qwk17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<v:group id="Group 356" o:spid="_x0000_s1165" style="position:absolute;left:7771;top:-423;width:58;height:0" coordorigin="7771,-423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3WMiJxgAAANwAAAAPAAAAZHJzL2Rvd25yZXYueG1sRI9Pa8JAFMTvBb/D8gq9&#10;1c0fWyR1DSK2eBChKpTeHtlnEpJ9G7LbJH77bkHocZiZ3zCrfDKtGKh3tWUF8TwCQVxYXXOp4HJ+&#10;f16CcB5ZY2uZFNzIQb6ePaww03bkTxpOvhQBwi5DBZX3XSalKyoy6Oa2Iw7e1fYGfZB9KXWPY4Cb&#10;ViZR9CoN1hwWKuxoW1HRnH6Mgo8Rx00a74ZDc93evs8vx69DTEo9PU6bNxCeJv8fvrf3WsEiTeD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dYyInGAAAA3AAA&#10;AA8AAAAAAAAAAAAAAAAAqQIAAGRycy9kb3ducmV2LnhtbFBLBQYAAAAABAAEAPoAAACcAwAAAAA=&#10;">
                                                                                                                                                      <v:polyline id="Freeform 441" o:spid="_x0000_s1166" style="position:absolute;visibility:visible;mso-wrap-style:square;v-text-anchor:top" points="15542,-846,15600,-846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LqiyxQAA&#10;ANwAAAAPAAAAZHJzL2Rvd25yZXYueG1sRI9BawIxFITvBf9DeIK3mrW2IqtRRCh4sEhXL709Ns9N&#10;dPOybKKu/fWNIPQ4zMw3zHzZuVpcqQ3Ws4LRMANBXHptuVJw2H++TkGEiKyx9kwK7hRguei9zDHX&#10;/sbfdC1iJRKEQ44KTIxNLmUoDTkMQ98QJ+/oW4cxybaSusVbgrtavmXZRDq0nBYMNrQ2VJ6Li1Ow&#10;+z1+HKp7Zk0xWe3t12m7+wlBqUG/W81AROrif/jZ3mgF7+MxPM6kIyAX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UuqLL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<v:group id="Group 357" o:spid="_x0000_s1167" style="position:absolute;left:7800;top:-423;width:0;height:752" coordorigin="7800,-423" coordsize="0,75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X/fVmxgAAANwAAAAPAAAAZHJzL2Rvd25yZXYueG1sRI9Ba8JAFITvBf/D8gre&#10;mk00LZJmFZEqHkKhKpTeHtlnEsy+DdltEv99t1DocZiZb5h8M5lWDNS7xrKCJIpBEJdWN1wpuJz3&#10;TysQziNrbC2Tgjs52KxnDzlm2o78QcPJVyJA2GWooPa+y6R0ZU0GXWQ74uBdbW/QB9lXUvc4Brhp&#10;5SKOX6TBhsNCjR3taipvp2+j4DDiuF0mb0Nxu+7uX+fn988iIaXmj9P2FYSnyf+H/9pHrSBdp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f99WbGAAAA3AAA&#10;AA8AAAAAAAAAAAAAAAAAqQIAAGRycy9kb3ducmV2LnhtbFBLBQYAAAAABAAEAPoAAACcAwAAAAA=&#10;">
                                                                                                                                                        <v:polyline id="Freeform 440" o:spid="_x0000_s1168" style="position:absolute;visibility:visible;mso-wrap-style:square;v-text-anchor:top" points="15600,-846,15600,-94" coordsize="0,75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cC5uxgAA&#10;ANwAAAAPAAAAZHJzL2Rvd25yZXYueG1sRI9Pa8JAFMTvBb/D8gq9iG7UNkh0lSK2tEL9f/H2yL4m&#10;sdm3Ibua9Nu7BaHHYWZ+w0znrSnFlWpXWFYw6EcgiFOrC84UHA9vvTEI55E1lpZJwS85mM86D1NM&#10;tG14R9e9z0SAsEtQQe59lUjp0pwMur6tiIP3bWuDPsg6k7rGJsBNKYdRFEuDBYeFHCta5JT+7C9G&#10;wSrFZnWS5hwt34v4E7/W203cVerpsX2dgPDU+v/wvf2hFTyPXuDvTDgCcnY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McC5u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<v:path arrowok="t" o:connecttype="custom" o:connectlocs="0,-423;0,329" o:connectangles="0,0"/>
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<v:group id="Group 358" o:spid="_x0000_s1169" style="position:absolute;left:7771;top:329;width:58;height:0" coordorigin="7771,329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IY86KxgAAANwAAAAPAAAAZHJzL2Rvd25yZXYueG1sRI9Ba8JAFITvBf/D8gre&#10;mk20DZJmFZEqHkKhKpTeHtlnEsy+DdltEv99t1DocZiZb5h8M5lWDNS7xrKCJIpBEJdWN1wpuJz3&#10;TysQziNrbC2Tgjs52KxnDzlm2o78QcPJVyJA2GWooPa+y6R0ZU0GXWQ74uBdbW/QB9lXUvc4Brhp&#10;5SKOU2mw4bBQY0e7msrb6dsoOIw4bpfJ21Dcrrv71/nl/bNISKn547R9BeFp8v/hv/ZRK3hep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hjzorGAAAA3AAA&#10;AA8AAAAAAAAAAAAAAAAAqQIAAGRycy9kb3ducmV2LnhtbFBLBQYAAAAABAAEAPoAAACcAwAAAAA=&#10;">
                                                                                                                                                          <v:polyline id="Freeform 439" o:spid="_x0000_s1170" style="position:absolute;visibility:visible;mso-wrap-style:square;v-text-anchor:top" points="15542,658,15600,658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Fa6xxgAA&#10;ANwAAAAPAAAAZHJzL2Rvd25yZXYueG1sRI9PawIxFMTvBb9DeEJvNeufqqxGkYLQg0W6evH22Dw3&#10;0c3Lskl17advCoUeh5n5DbNcd64WN2qD9axgOMhAEJdeW64UHA/blzmIEJE11p5JwYMCrFe9pyXm&#10;2t/5k25FrESCcMhRgYmxyaUMpSGHYeAb4uSdfeswJtlWUrd4T3BXy1GWTaVDy2nBYENvhspr8eUU&#10;7L/Pr8fqkVlTTDcH+3HZ7U8hKPXc7zYLEJG6+B/+a79rBZPxDH7PpCMgVz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qFa6x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<v:group id="Group 359" o:spid="_x0000_s1171" style="position:absolute;left:5832;top:-200;width:58;height:0" coordorigin="5832,-200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FrD/Y8IAAADcAAAADwAA&#10;AAAAAAAAAAAAAACpAgAAZHJzL2Rvd25yZXYueG1sUEsFBgAAAAAEAAQA+gAAAJgDAAAAAA==&#10;">
                                                                                                                                                            <v:shape id="Freeform 438" o:spid="_x0000_s1172" style="position:absolute;left:11664;top:-400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xp9YxgAA&#10;ANwAAAAPAAAAZHJzL2Rvd25yZXYueG1sRI9PawIxFMTvBb9DeEJvNeufiq5GkYLQg0W6evH22Dw3&#10;0c3Lskl17advCoUeh5n5DbNcd64WN2qD9axgOMhAEJdeW64UHA/blxmIEJE11p5JwYMCrFe9pyXm&#10;2t/5k25FrESCcMhRgYmxyaUMpSGHYeAb4uSdfeswJtlWUrd4T3BXy1GWTaVDy2nBYENvhspr8eUU&#10;7L/Pr8fqkVlTTDcH+3HZ7U8hKPXc7zYLEJG6+B/+a79rBZPxHH7PpCMgVz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0xp9YxgAAANwAAAAPAAAAAAAAAAAAAAAAAJcCAABkcnMv&#10;ZG93bnJldi54bWxQSwUGAAAAAAQABAD1AAAAigMAAAAA&#10;" path="m0,0l58,0e" filled="f" strokecolor="#999898" strokeweight="10209emu">
                                                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<v:group id="Group 360" o:spid="_x0000_s1173" style="position:absolute;left:5861;top:-200;width:0;height:647" coordorigin="5861,-200" coordsize="0,64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wwIAYwwAAANwAAAAPAAAAZHJzL2Rvd25yZXYueG1sRE9Na8JAEL0X/A/LCL3V&#10;TdQWiW5CkFp6kEJVEG9DdkxCsrMhu03iv+8eCj0+3vcum0wrBupdbVlBvIhAEBdW11wquJwPLxsQ&#10;ziNrbC2Tggc5yNLZ0w4TbUf+puHkSxFC2CWooPK+S6R0RUUG3cJ2xIG7296gD7Avpe5xDOGmlcso&#10;epMGaw4NFXa0r6hoTj9GwceIY76K34djc98/bufXr+sxJqWe51O+BeFp8v/iP/enVrBeh/n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DAgBjDAAAA3AAAAA8A&#10;AAAAAAAAAAAAAAAAqQIAAGRycy9kb3ducmV2LnhtbFBLBQYAAAAABAAEAPoAAACZAwAAAAA=&#10;">
                                                                                                                                                              <v:polyline id="Freeform 437" o:spid="_x0000_s1174" style="position:absolute;visibility:visible;mso-wrap-style:square;v-text-anchor:top" points="11722,-400,11722,247" coordsize="0,64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gi5fxgAA&#10;ANwAAAAPAAAAZHJzL2Rvd25yZXYueG1sRI9Ba8JAFITvgv9heUJvulGkSJqNtEqhILQYhertkX0m&#10;wezbdHeN6b/vFgo9DjPzDZOtB9OKnpxvLCuYzxIQxKXVDVcKjofX6QqED8gaW8uk4Js8rPPxKMNU&#10;2zvvqS9CJSKEfYoK6hC6VEpf1mTQz2xHHL2LdQZDlK6S2uE9wk0rF0nyKA02HBdq7GhTU3ktbkbB&#10;V3E8fbqX6+52xm572J0+5Pa9V+phMjw/gQg0hP/wX/tNK1gu5/B7Jh4Bmf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Kgi5f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<v:path arrowok="t" o:connecttype="custom" o:connectlocs="0,-200;0,447" o:connectangles="0,0"/>
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<v:group id="Group 361" o:spid="_x0000_s1175" style="position:absolute;left:5832;top:447;width:58;height:0" coordorigin="5832,447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vXrv0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4/EI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L1679MUAAADcAAAA&#10;DwAAAAAAAAAAAAAAAACpAgAAZHJzL2Rvd25yZXYueG1sUEsFBgAAAAAEAAQA+gAAAJsDAAAAAA==&#10;">
                                                                                                                                                                <v:shape id="Freeform 436" o:spid="_x0000_s1176" style="position:absolute;left:11664;top:894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KNvPxQAA&#10;ANwAAAAPAAAAZHJzL2Rvd25yZXYueG1sRI9BawIxFITvBf9DeEJvNWtrRVajiFDwYJGuXnp7bJ6b&#10;6OZl2URd/fWNIPQ4zMw3zGzRuVpcqA3Ws4LhIANBXHptuVKw3329TUCEiKyx9kwKbhRgMe+9zDDX&#10;/so/dCliJRKEQ44KTIxNLmUoDTkMA98QJ+/gW4cxybaSusVrgrtavmfZWDq0nBYMNrQyVJ6Ks1Ow&#10;vR8+99Uts6YYL3f2+7jZ/oag1Gu/W05BROrif/jZXmsFo9EHPM6kIyDn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0o28/FAAAA3AAAAA8AAAAAAAAAAAAAAAAAlwIAAGRycy9k&#10;b3ducmV2LnhtbFBLBQYAAAAABAAEAPUAAACJAwAAAAA=&#10;" path="m0,0l58,0e" filled="f" strokecolor="#999898" strokeweight="10209emu">
                                                    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<v:group id="Group 362" o:spid="_x0000_s1177" style="position:absolute;left:6236;top:9;width:58;height:0" coordorigin="6236,9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P+4YbxQAAANwAAAAPAAAAZHJzL2Rvd25yZXYueG1sRI9Pa8JAFMTvBb/D8oTe&#10;6iY2FYmuIqLiQQr+AfH2yD6TYPZtyK5J/PbdQqHHYWZ+w8yXvalES40rLSuIRxEI4szqknMFl/P2&#10;YwrCeWSNlWVS8CIHy8XgbY6pth0fqT35XAQIuxQVFN7XqZQuK8igG9maOHh32xj0QTa51A12AW4q&#10;OY6iiTRYclgosKZ1Qdnj9DQKdh12q8940x4e9/Xrdv76vh5iUup92K9mIDz1/j/8195rBUmS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z/uGG8UAAADcAAAA&#10;DwAAAAAAAAAAAAAAAACpAgAAZHJzL2Rvd25yZXYueG1sUEsFBgAAAAAEAAQA+gAAAJsDAAAAAA==&#10;">
                                                                                                                                                                  <v:shape id="Freeform 435" o:spid="_x0000_s1178" style="position:absolute;left:12472;top:18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jeYgxQAA&#10;ANwAAAAPAAAAZHJzL2Rvd25yZXYueG1sRI9BawIxFITvgv8hPKE3zVpUytYoIggeLOKul94em+cm&#10;dfOybFJd++sbodDjMDPfMMt17xpxoy5YzwqmkwwEceW15VrBudyN30CEiKyx8UwKHhRgvRoOlphr&#10;f+cT3YpYiwThkKMCE2ObSxkqQw7DxLfEybv4zmFMsqul7vCe4K6Rr1m2kA4tpwWDLW0NVdfi2yk4&#10;/lzm5/qRWVMsNqX9+DocP0NQ6mXUb95BROrjf/ivvdcKZrM5PM+kIyBX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2N5iDFAAAA3AAAAA8AAAAAAAAAAAAAAAAAlwIAAGRycy9k&#10;b3ducmV2LnhtbFBLBQYAAAAABAAEAPUAAACJAwAAAAA=&#10;" path="m0,0l58,0e" filled="f" strokecolor="#999898" strokeweight="10209emu">
                                                      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<v:group id="Group 363" o:spid="_x0000_s1179" style="position:absolute;left:6265;top:9;width:0;height:647" coordorigin="6265,9" coordsize="0,64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BlvffGAAAA3AAA&#10;AA8AAAAAAAAAAAAAAAAAqQIAAGRycy9kb3ducmV2LnhtbFBLBQYAAAAABAAEAPoAAACcAwAAAAA=&#10;">
                                                                                                                                                                    <v:shape id="Freeform 434" o:spid="_x0000_s1180" style="position:absolute;left:12530;top:18;width:0;height:646;visibility:visible;mso-wrap-style:square;v-text-anchor:top" coordsize="0,64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JxOwxgAA&#10;ANwAAAAPAAAAZHJzL2Rvd25yZXYueG1sRI9Ba8JAFITvBf/D8gRvdWORVqKraEUQhJZGQb09ss8k&#10;mH0bd9eY/vtuodDjMDPfMLNFZ2rRkvOVZQWjYQKCOLe64kLBYb95noDwAVljbZkUfJOHxbz3NMNU&#10;2wd/UZuFQkQI+xQVlCE0qZQ+L8mgH9qGOHoX6wyGKF0htcNHhJtaviTJqzRYcVwosaH3kvJrdjcK&#10;btnhdHSr6+5+xma9350+5fqjVWrQ75ZTEIG68B/+a2+1gvH4DX7PxCMg5z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qJxOwxgAAANwAAAAPAAAAAAAAAAAAAAAAAJcCAABkcnMv&#10;ZG93bnJldi54bWxQSwUGAAAAAAQABAD1AAAAigMAAAAA&#10;" path="m0,0l0,647e" filled="f" strokecolor="#999898" strokeweight="10209emu">
                                                                                                                                                                      <v:path arrowok="t" o:connecttype="custom" o:connectlocs="0,9;0,655" o:connectangles="0,0"/>
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<v:group id="Group 364" o:spid="_x0000_s1181" style="position:absolute;left:6236;top:655;width:58;height:0" coordorigin="6236,655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OtowewwAAANwAAAAPAAAAZHJzL2Rvd25yZXYueG1sRE9Na8JAEL0X/A/LCL3V&#10;TdQWiW5CkFp6kEJVEG9DdkxCsrMhu03iv+8eCj0+3vcum0wrBupdbVlBvIhAEBdW11wquJwPLxsQ&#10;ziNrbC2Tggc5yNLZ0w4TbUf+puHkSxFC2CWooPK+S6R0RUUG3cJ2xIG7296gD7Avpe5xDOGmlcso&#10;epMGaw4NFXa0r6hoTj9GwceIY76K34djc98/bufXr+sxJqWe51O+BeFp8v/iP/enVrBeh7X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E62jB7DAAAA3AAAAA8A&#10;AAAAAAAAAAAAAAAAqQIAAGRycy9kb3ducmV2LnhtbFBLBQYAAAAABAAEAPoAAACZAwAAAAA=&#10;">
                                                                                                                                                                      <v:shape id="Freeform 433" o:spid="_x0000_s1182" style="position:absolute;left:12472;top:1310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wOwlxQAA&#10;ANwAAAAPAAAAZHJzL2Rvd25yZXYueG1sRI9BawIxFITvhf6H8ArealaxUlejiFDwYJGuXrw9Ns9N&#10;dPOybFJd/fVGKPQ4zMw3zGzRuVpcqA3Ws4JBPwNBXHptuVKw3329f4IIEVlj7ZkU3CjAYv76MsNc&#10;+yv/0KWIlUgQDjkqMDE2uZShNOQw9H1DnLyjbx3GJNtK6havCe5qOcyysXRoOS0YbGhlqDwXv07B&#10;9n782Fe3zJpivNzZ79NmewhBqd5bt5yCiNTF//Bfe60VjEYTeJ5JR0DO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zA7CXFAAAA3AAAAA8AAAAAAAAAAAAAAAAAlwIAAGRycy9k&#10;b3ducmV2LnhtbFBLBQYAAAAABAAEAPUAAACJAwAAAAA=&#10;" path="m0,0l58,0e" filled="f" strokecolor="#999898" strokeweight="10209emu">
                                                          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<v:group id="Group 365" o:spid="_x0000_s1183" style="position:absolute;left:6640;top:-176;width:58;height:0" coordorigin="6640,-176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1GRbFwwAAANwAAAAPAAAAZHJzL2Rvd25yZXYueG1sRE9Na8JAEL0X/A/LCL3V&#10;TbQWiW5CkFp6kEJVEG9DdkxCsrMhu03iv+8eCj0+3vcum0wrBupdbVlBvIhAEBdW11wquJwPLxsQ&#10;ziNrbC2Tggc5yNLZ0w4TbUf+puHkSxFC2CWooPK+S6R0RUUG3cJ2xIG7296gD7Avpe5xDOGmlcso&#10;epMGaw4NFXa0r6hoTj9GwceIY76K34djc98/buf11/UYk1LP8ynfgvA0+X/xn/tTK3hdh/n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DUZFsXDAAAA3AAAAA8A&#10;AAAAAAAAAAAAAAAAqQIAAGRycy9kb3ducmV2LnhtbFBLBQYAAAAABAAEAPoAAACZAwAAAAA=&#10;">
                                                                                                                                                                        <v:polyline id="Freeform 432" o:spid="_x0000_s1184" style="position:absolute;visibility:visible;mso-wrap-style:square;v-text-anchor:top" points="13280,-352,13338,-352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b3b+xAAA&#10;ANwAAAAPAAAAZHJzL2Rvd25yZXYueG1sRI9BawIxFITvBf9DeIK3mlWqyNYoIgg9VMTVi7fH5rlJ&#10;3bwsm1RXf70RCj0OM/MNM192rhZXaoP1rGA0zEAQl15brhQcD5v3GYgQkTXWnknBnQIsF723Oeba&#10;33hP1yJWIkE45KjAxNjkUobSkMMw9A1x8s6+dRiTbCupW7wluKvlOMum0qHltGCwobWh8lL8OgW7&#10;x3lyrO6ZNcV0dbDbn+/dKQSlBv1u9QkiUhf/w3/tL63gYzKC15l0BOTiC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292/sQAAADcAAAADwAAAAAAAAAAAAAAAACXAgAAZHJzL2Rv&#10;d25yZXYueG1sUEsFBgAAAAAEAAQA9QAAAIgDAAAAAA==&#10;" filled="f" strokecolor="#999898" strokeweight="10209emu">
                                                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<v:group id="Group 366" o:spid="_x0000_s1185" style="position:absolute;left:6669;top:-176;width:0;height:570" coordorigin="6669,-176" coordsize="0,5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qhy0pxgAAANwAAAAPAAAAZHJzL2Rvd25yZXYueG1sRI9Ba8JAFITvBf/D8oTe&#10;mk1sUyRmFRErHkKhKpTeHtlnEsy+DdltEv99t1DocZiZb5h8M5lWDNS7xrKCJIpBEJdWN1wpuJzf&#10;npYgnEfW2FomBXdysFnPHnLMtB35g4aTr0SAsMtQQe19l0npypoMush2xMG72t6gD7KvpO5xDHDT&#10;ykUcv0qDDYeFGjva1VTeTt9GwWHEcfuc7Ifidt3dv87p+2eRkFKP82m7AuFp8v/hv/ZRK3hJF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KqHLSnGAAAA3AAA&#10;AA8AAAAAAAAAAAAAAAAAqQIAAGRycy9kb3ducmV2LnhtbFBLBQYAAAAABAAEAPoAAACcAwAAAAA=&#10;">
                                                                                                                                                                          <v:polyline id="Freeform 431" o:spid="_x0000_s1186" style="position:absolute;visibility:visible;mso-wrap-style:square;v-text-anchor:top" points="13338,-352,13338,218" coordsize="0,57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F1bNxwAA&#10;ANwAAAAPAAAAZHJzL2Rvd25yZXYueG1sRI9bawIxFITfC/0P4RR8q9l6KbIapVQFkbZ4Q+zbYXO6&#10;u3RzEjbRXf+9EQp9HGbmG2Yya00lLlT70rKCl24CgjizuuRcwWG/fB6B8AFZY2WZFFzJw2z6+DDB&#10;VNuGt3TZhVxECPsUFRQhuFRKnxVk0HetI47ej60NhijrXOoamwg3lewlyas0WHJcKNDRe0HZ7+5s&#10;FHy3jk/N2h2HH6PPzVdiV/l8cVKq89S+jUEEasN/+K+90goGwz7cz8QjIKc3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TRdWzccAAADcAAAADwAAAAAAAAAAAAAAAACXAgAAZHJz&#10;L2Rvd25yZXYueG1sUEsFBgAAAAAEAAQA9QAAAIsDAAAAAA==&#10;" filled="f" strokecolor="#999898" strokeweight="10209emu">
                                                                                                                                                                            <v:path arrowok="t" o:connecttype="custom" o:connectlocs="0,-176;0,394" o:connectangles="0,0"/>
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<v:group id="Group 367" o:spid="_x0000_s1187" style="position:absolute;left:6640;top:394;width:58;height:0" coordorigin="6640,394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SiIQxsUAAADcAAAA&#10;DwAAAAAAAAAAAAAAAACpAgAAZHJzL2Rvd25yZXYueG1sUEsFBgAAAAAEAAQA+gAAAJsDAAAAAA==&#10;">
                                                                                                                                                                            <v:polyline id="Freeform 430" o:spid="_x0000_s1188" style="position:absolute;visibility:visible;mso-wrap-style:square;v-text-anchor:top" points="13280,788,13338,788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VHD9xQAA&#10;ANwAAAAPAAAAZHJzL2Rvd25yZXYueG1sRI9BawIxFITvBf9DeEJvNau4IqtRRBB6sEhXL94em+cm&#10;7eZl2aS6+utNodDjMDPfMMt17xpxpS5YzwrGowwEceW15VrB6bh7m4MIEVlj45kU3CnAejV4WWKh&#10;/Y0/6VrGWiQIhwIVmBjbQspQGXIYRr4lTt7Fdw5jkl0tdYe3BHeNnGTZTDq0nBYMtrQ1VH2XP07B&#10;4XHJT/U9s6acbY7242t/OIeg1Ouw3yxAROrjf/iv/a4VTPMcfs+kIyBXT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hUcP3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<v:group id="Group 368" o:spid="_x0000_s1189" style="position:absolute;left:7771;top:-369;width:58;height:0" coordorigin="7771,-369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NW8KyrGAAAA3AAA&#10;AA8AAAAAAAAAAAAAAAAAqQIAAGRycy9kb3ducmV2LnhtbFBLBQYAAAAABAAEAPoAAACcAwAAAAA=&#10;">
                                                                                                                                                                              <v:polyline id="Freeform 429" o:spid="_x0000_s1190" style="position:absolute;visibility:visible;mso-wrap-style:square;v-text-anchor:top" points="15542,-738,15600,-738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yksRxQAA&#10;ANwAAAAPAAAAZHJzL2Rvd25yZXYueG1sRI9BawIxFITvgv8hPKE3zbZULVujSEHooSKuXnp7bJ6b&#10;tJuXZRN19dcbQfA4zMw3zGzRuVqcqA3Ws4LXUQaCuPTacqVgv1sNP0CEiKyx9kwKLhRgMe/3Zphr&#10;f+YtnYpYiQThkKMCE2OTSxlKQw7DyDfEyTv41mFMsq2kbvGc4K6Wb1k2kQ4tpwWDDX0ZKv+Lo1Ow&#10;uR7G++qSWVNMlju7/vvZ/Iag1MugW36CiNTFZ/jR/tYK3sdTuJ9JR0DO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fKSxH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<v:group id="Group 369" o:spid="_x0000_s1191" style="position:absolute;left:7800;top:-369;width:0;height:622" coordorigin="7800,-369" coordsize="0,62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LbxrDwwAAANwAAAAPAAAAZHJzL2Rvd25yZXYueG1sRE9Na8JAEL0X/A/LCL3V&#10;TbQWiW5CkFp6kEJVEG9DdkxCsrMhu03iv+8eCj0+3vcum0wrBupdbVlBvIhAEBdW11wquJwPLxsQ&#10;ziNrbC2Tggc5yNLZ0w4TbUf+puHkSxFC2CWooPK+S6R0RUUG3cJ2xIG7296gD7Avpe5xDOGmlcso&#10;epMGaw4NFXa0r6hoTj9GwceIY76K34djc98/buf11/UYk1LP8ynfgvA0+X/xn/tTK3hdh7X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MtvGsPDAAAA3AAAAA8A&#10;AAAAAAAAAAAAAAAAqQIAAGRycy9kb3ducmV2LnhtbFBLBQYAAAAABAAEAPoAAACZAwAAAAA=&#10;">
                                                                                                                                                                                <v:polyline id="Freeform 428" o:spid="_x0000_s1192" style="position:absolute;visibility:visible;mso-wrap-style:square;v-text-anchor:top" points="15600,-738,15600,-116" coordsize="0,62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A6GmxgAA&#10;ANwAAAAPAAAAZHJzL2Rvd25yZXYueG1sRI9Pa8JAFMTvQr/D8gq9mY1BbRtdRQSLnvzTUnp8Zl+T&#10;1OzbmN3G+O27gtDjMDO/YabzzlSipcaVlhUMohgEcWZ1ybmCj/dV/wWE88gaK8uk4EoO5rOH3hRT&#10;bS+8p/bgcxEg7FJUUHhfp1K6rCCDLrI1cfC+bWPQB9nkUjd4CXBTySSOx9JgyWGhwJqWBWWnw69R&#10;cNyPnrft7pxoHw/4K998Jj9vRqmnx24xAeGp8//he3utFQxHr3A7E46AnP0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iA6Gm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<v:path arrowok="t" o:connecttype="custom" o:connectlocs="0,-369;0,253" o:connectangles="0,0"/>
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<v:group id="Group 370" o:spid="_x0000_s1193" style="position:absolute;left:7771;top:253;width:58;height:0" coordorigin="7771,253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7ddx4wgAAANwAAAAPAAAAZHJzL2Rvd25yZXYueG1sRE/LisIwFN0L8w/hDrjT&#10;tKOWoRpFZEZciOADBneX5toWm5vSZNr692YhuDyc92LVm0q01LjSsoJ4HIEgzqwuOVdwOf+OvkE4&#10;j6yxskwKHuRgtfwYLDDVtuMjtSefixDCLkUFhfd1KqXLCjLoxrYmDtzNNgZ9gE0udYNdCDeV/Iqi&#10;RBosOTQUWNOmoOx++jcKth1260n80+7vt83jep4d/vYxKTX87NdzEJ56/xa/3DutYJqE+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+3XceMIAAADcAAAADwAA&#10;AAAAAAAAAAAAAACpAgAAZHJzL2Rvd25yZXYueG1sUEsFBgAAAAAEAAQA+gAAAJgDAAAAAA==&#10;">
                                                                                                                                                                                  <v:polyline id="Freeform 427" o:spid="_x0000_s1194" style="position:absolute;visibility:visible;mso-wrap-style:square;v-text-anchor:top" points="15542,506,15600,506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A7xDxQAA&#10;ANwAAAAPAAAAZHJzL2Rvd25yZXYueG1sRI9BawIxFITvBf9DeEJvNavURVajiCB4sEhXL94em+cm&#10;7eZl2URd++tNodDjMDPfMItV7xpxoy5YzwrGowwEceW15VrB6bh9m4EIEVlj45kUPCjAajl4WWCh&#10;/Z0/6VbGWiQIhwIVmBjbQspQGXIYRr4lTt7Fdw5jkl0tdYf3BHeNnGRZLh1aTgsGW9oYqr7Lq1Nw&#10;+LlMT/Ujs6bM10f78bU/nENQ6nXYr+cgIvXxP/zX3mkF7/kYfs+kIyCXT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kDvEP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<v:group id="Group 371" o:spid="_x0000_s1195" style="position:absolute;left:5832;top:9;width:58;height:0" coordorigin="5832,9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k6+eU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4+kI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ZOvnlMUAAADcAAAA&#10;DwAAAAAAAAAAAAAAAACpAgAAZHJzL2Rvd25yZXYueG1sUEsFBgAAAAAEAAQA+gAAAJsDAAAAAA==&#10;">
                                                                                                                                                                                    <v:shape id="Freeform 426" o:spid="_x0000_s1196" style="position:absolute;left:11664;top:18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nYevxQAA&#10;ANwAAAAPAAAAZHJzL2Rvd25yZXYueG1sRI9BawIxFITvhf6H8Aq91ay2XcpqFBGEHirS1Utvj81z&#10;E928LJuoq7++EQSPw8x8w0xmvWvEibpgPSsYDjIQxJXXlmsF283y7QtEiMgaG8+k4EIBZtPnpwkW&#10;2p/5l05lrEWCcChQgYmxLaQMlSGHYeBb4uTtfOcwJtnVUnd4TnDXyFGW5dKh5bRgsKWFoepQHp2C&#10;9XX3ua0vmTVlPt/Y1f5n/ReCUq8v/XwMIlIfH+F7+1sr+Mjf4XYmHQE5/Q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adh6/FAAAA3AAAAA8AAAAAAAAAAAAAAAAAlwIAAGRycy9k&#10;b3ducmV2LnhtbFBLBQYAAAAABAAEAPUAAACJAwAAAAA=&#10;" path="m0,0l58,0e" filled="f" strokecolor="#999898" strokeweight="10209emu">
                                                                        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<v:group id="Group 372" o:spid="_x0000_s1197" style="position:absolute;left:5861;top:9;width:0;height:724" coordorigin="5861,9" coordsize="0,72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RO2nv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<v:polyline id="Freeform 425" o:spid="_x0000_s1198" style="position:absolute;visibility:visible;mso-wrap-style:square;v-text-anchor:top" points="11722,18,11722,742" coordsize="0,72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PF3PxQAA&#10;ANwAAAAPAAAAZHJzL2Rvd25yZXYueG1sRI9BawIxFITvhf6H8ITealapIqtRbEXaIh66il4fm+dm&#10;cfOyJKmu/fVNQehxmJlvmNmis424kA+1YwWDfgaCuHS65krBfrd+noAIEVlj45gU3CjAYv74MMNc&#10;uyt/0aWIlUgQDjkqMDG2uZShNGQx9F1LnLyT8xZjkr6S2uM1wW0jh1k2lhZrTgsGW3ozVJ6Lb6tg&#10;dyxomPGqrj5/VofN9v11rb1R6qnXLacgInXxP3xvf2gFL+MR/J1JR0DO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I8Xc/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        <v:path arrowok="t" o:connecttype="custom" o:connectlocs="0,9;0,733" o:connectangles="0,0"/>
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<v:group id="Group 373" o:spid="_x0000_s1199" style="position:absolute;left:5832;top:733;width:58;height:0" coordorigin="5832,733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G9Dhl8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<v:shape id="Freeform 424" o:spid="_x0000_s1200" style="position:absolute;left:11664;top:1466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poGsxQAA&#10;ANwAAAAPAAAAZHJzL2Rvd25yZXYueG1sRI9BawIxFITvBf9DeEJvNWtp17I1iggFDxbp6sXbY/Pc&#10;pN28LJuoq7/eCAWPw8x8w0znvWvEibpgPSsYjzIQxJXXlmsFu+3XyweIEJE1Np5JwYUCzGeDpykW&#10;2p/5h05lrEWCcChQgYmxLaQMlSGHYeRb4uQdfOcwJtnVUnd4TnDXyNcsy6VDy2nBYEtLQ9VfeXQK&#10;NtfD+66+ZNaU+WJrv3/Xm30ISj0P+8UniEh9fIT/2yut4C2fwP1MOgJyd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mmgazFAAAA3AAAAA8AAAAAAAAAAAAAAAAAlwIAAGRycy9k&#10;b3ducmV2LnhtbFBLBQYAAAAABAAEAPUAAACJAwAAAAA=&#10;" path="m0,0l58,0e" filled="f" strokecolor="#999898" strokeweight="10209emu">
                                                                            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<v:group id="Group 374" o:spid="_x0000_s1201" style="position:absolute;left:6236;top:357;width:58;height:0" coordorigin="6236,357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FA9B+wgAAANwAAAAPAAAAZHJzL2Rvd25yZXYueG1sRE/LisIwFN0L8w/hDrjT&#10;tKOWoRpFZEZciOADBneX5toWm5vSZNr692YhuDyc92LVm0q01LjSsoJ4HIEgzqwuOVdwOf+OvkE4&#10;j6yxskwKHuRgtfwYLDDVtuMjtSefixDCLkUFhfd1KqXLCjLoxrYmDtzNNgZ9gE0udYNdCDeV/Iqi&#10;RBosOTQUWNOmoOx++jcKth1260n80+7vt83jep4d/vYxKTX87NdzEJ56/xa/3DutYJqEt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BQPQfs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<v:shape id="Freeform 423" o:spid="_x0000_s1202" style="position:absolute;left:12472;top:714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dbBFxQAA&#10;ANwAAAAPAAAAZHJzL2Rvd25yZXYueG1sRI9BawIxFITvBf9DeEJvNWtpF7s1iggFDxbp6sXbY/Pc&#10;pN28LJuoq7/eCAWPw8x8w0znvWvEibpgPSsYjzIQxJXXlmsFu+3XywREiMgaG8+k4EIB5rPB0xQL&#10;7c/8Q6cy1iJBOBSowMTYFlKGypDDMPItcfIOvnMYk+xqqTs8J7hr5GuW5dKh5bRgsKWloeqvPDoF&#10;m+vhfVdfMmvKfLG137/rzT4EpZ6H/eITRKQ+PsL/7ZVW8JZ/wP1MOgJyd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d1sEXFAAAA3AAAAA8AAAAAAAAAAAAAAAAAlwIAAGRycy9k&#10;b3ducmV2LnhtbFBLBQYAAAAABAAEAPUAAACJAwAAAAA=&#10;" path="m0,0l58,0e" filled="f" strokecolor="#999898" strokeweight="10209emu">
                                                                              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<v:group id="Group 375" o:spid="_x0000_s1203" style="position:absolute;left:6265;top:357;width:0;height:588" coordorigin="6265,357" coordsize="0,58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fqxKpc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<v:shape id="Freeform 422" o:spid="_x0000_s1204" style="position:absolute;left:12530;top:714;width:0;height:589;visibility:visible;mso-wrap-style:square;v-text-anchor:top" coordsize="0,58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5sxDxAAA&#10;ANwAAAAPAAAAZHJzL2Rvd25yZXYueG1sRI9Ba8JAFITvBf/D8oTe6ialWImuohZBhB6igtdn9pmE&#10;ZN+G3TWm/74rFHocZuYbZrEaTCt6cr62rCCdJCCIC6trLhWcT7u3GQgfkDW2lknBD3lYLUcvC8y0&#10;fXBO/TGUIkLYZ6igCqHLpPRFRQb9xHbE0btZZzBE6UqpHT4i3LTyPUmm0mDNcaHCjrYVFc3xbhQc&#10;9vl34y+b6bXL27TJt737kr1Sr+NhPQcRaAj/4b/2Xiv4+EzheSYeAbn8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+bMQ8QAAADcAAAADwAAAAAAAAAAAAAAAACXAgAAZHJzL2Rv&#10;d25yZXYueG1sUEsFBgAAAAAEAAQA9QAAAIgDAAAAAA==&#10;" path="m0,0l0,588e" filled="f" strokecolor="#999898" strokeweight="10209emu">
                                                                                                                                                                                              <v:path arrowok="t" o:connecttype="custom" o:connectlocs="0,358;0,947" o:connectangles="0,0"/>
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<v:group id="Group 376" o:spid="_x0000_s1205" style="position:absolute;left:6236;top:946;width:58;height:0" coordorigin="6236,946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4TJxSc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<v:shape id="Freeform 421" o:spid="_x0000_s1206" style="position:absolute;left:12472;top:1892;width:57;height:0;visibility:visible;mso-wrap-style:square;v-text-anchor:top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RBFyxgAA&#10;ANwAAAAPAAAAZHJzL2Rvd25yZXYueG1sRI9PawIxFMTvBb9DeEJvNeufqqxGkYLQg0W6evH22Dw3&#10;0c3Lskl17advCoUeh5n5DbNcd64WN2qD9axgOMhAEJdeW64UHA/blzmIEJE11p5JwYMCrFe9pyXm&#10;2t/5k25FrESCcMhRgYmxyaUMpSGHYeAb4uSdfeswJtlWUrd4T3BXy1GWTaVDy2nBYENvhspr8eUU&#10;7L/Pr8fqkVlTTDcH+3HZ7U8hKPXc7zYLEJG6+B/+a79rBZPZGH7PpCMgVz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DRBFyxgAAANwAAAAPAAAAAAAAAAAAAAAAAJcCAABkcnMv&#10;ZG93bnJldi54bWxQSwUGAAAAAAQABAD1AAAAigMAAAAA&#10;" path="m0,0l58,0e" filled="f" strokecolor="#999898" strokeweight="10209emu">
                                                                                                                                                                                                <v:path arrowok="t" o:connecttype="custom" o:connectlocs="0,0;57,0" o:connectangles="0,0"/>
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<v:group id="Group 377" o:spid="_x0000_s1207" style="position:absolute;left:6640;top:-86;width:58;height:0" coordorigin="6640,-86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GXTKb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<v:polyline id="Freeform 420" o:spid="_x0000_s1208" style="position:absolute;visibility:visible;mso-wrap-style:square;v-text-anchor:top" points="13280,-172,13338,-172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4SydxQAA&#10;ANwAAAAPAAAAZHJzL2Rvd25yZXYueG1sRI9BawIxFITvgv8hPKE3zbZULVujSEHooSKuXnp7bJ6b&#10;tJuXZRN19dcbQfA4zMw3zGzRuVqcqA3Ws4LXUQaCuPTacqVgv1sNP0CEiKyx9kwKLhRgMe/3Zphr&#10;f+YtnYpYiQThkKMCE2OTSxlKQw7DyDfEyTv41mFMsq2kbvGc4K6Wb1k2kQ4tpwWDDX0ZKv+Lo1Ow&#10;uR7G++qSWVNMlju7/vvZ/Iag1MugW36CiNTFZ/jR/tYK3qdjuJ9JR0DO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PhLJ3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<v:group id="Group 378" o:spid="_x0000_s1209" style="position:absolute;left:6669;top:-86;width:0;height:653" coordorigin="6669,-86" coordsize="0,65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4Jd0r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<v:polyline id="Freeform 419" o:spid="_x0000_s1210" style="position:absolute;visibility:visible;mso-wrap-style:square;v-text-anchor:top" points="13338,-172,13338,481" coordsize="0,65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tKf/xAAA&#10;ANwAAAAPAAAAZHJzL2Rvd25yZXYueG1sRI9Pi8IwFMTvwn6H8Ba8aboi/qlGWQoLHnTBuuz52Tzb&#10;ss1LSWKt394sCB6HmfkNs972phEdOV9bVvAxTkAQF1bXXCr4OX2NFiB8QNbYWCYFd/Kw3bwN1phq&#10;e+MjdXkoRYSwT1FBFUKbSumLigz6sW2Jo3exzmCI0pVSO7xFuGnkJElm0mDNcaHClrKKir/8ahR0&#10;i1/SWXOcnL+XffAzm+0PLldq+N5/rkAE6sMr/GzvtILpfA7/Z+IRkJs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bSn/8QAAADcAAAADwAAAAAAAAAAAAAAAACXAgAAZHJzL2Rv&#10;d25yZXYueG1sUEsFBgAAAAAEAAQA9QAAAIgDAAAAAA==&#10;" filled="f" strokecolor="#999898" strokeweight="10209emu">
                                                                                                                                                                                                    <v:path arrowok="t" o:connecttype="custom" o:connectlocs="0,-86;0,567" o:connectangles="0,0"/>
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<v:group id="Group 379" o:spid="_x0000_s1211" style="position:absolute;left:6640;top:567;width:58;height:0" coordorigin="6640,567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gNpGo8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<v:polyline id="Freeform 418" o:spid="_x0000_s1212" style="position:absolute;visibility:visible;mso-wrap-style:square;v-text-anchor:top" points="13280,1134,13338,1134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rCaYxQAA&#10;ANwAAAAPAAAAZHJzL2Rvd25yZXYueG1sRI9BawIxFITvBf9DeEJvNauo1dUoUhB6sEhXL94em+cm&#10;unlZNqmu/fVNodDjMDPfMMt152pxozZYzwqGgwwEcem15UrB8bB9mYEIEVlj7ZkUPCjAetV7WmKu&#10;/Z0/6VbESiQIhxwVmBibXMpQGnIYBr4hTt7Ztw5jkm0ldYv3BHe1HGXZVDq0nBYMNvRmqLwWX07B&#10;/vs8OVaPzJpiujnYj8tufwpBqed+t1mAiNTF//Bf+10rGL/O4fdMOgJy9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KsJpj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<v:group id="Group 380" o:spid="_x0000_s1213" style="position:absolute;left:7771;top:-283;width:58;height:0" coordorigin="7771,-283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S3k6gs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  <v:polyline id="Freeform 417" o:spid="_x0000_s1214" style="position:absolute;visibility:visible;mso-wrap-style:square;v-text-anchor:top" points="15542,-566,15600,-566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D1q5xAAA&#10;ANwAAAAPAAAAZHJzL2Rvd25yZXYueG1sRI9BawIxFITvBf9DeIK3mlWsyNYoIggeLNLVS2+PzXMT&#10;3bwsm6hrf31TEDwOM/MNM192rhY3aoP1rGA0zEAQl15brhQcD5v3GYgQkTXWnknBgwIsF723Oeba&#10;3/mbbkWsRIJwyFGBibHJpQylIYdh6Bvi5J186zAm2VZSt3hPcFfLcZZNpUPLacFgQ2tD5aW4OgX7&#10;39PHsXpk1hTT1cF+nXf7nxCUGvS71SeISF18hZ/trVYwmY3g/0w6AnLx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Q9aucQAAADcAAAADwAAAAAAAAAAAAAAAACXAgAAZHJzL2Rv&#10;d25yZXYueG1sUEsFBgAAAAAEAAQA9QAAAIgDAAAAAA==&#10;" filled="f" strokecolor="#999898" strokeweight="10209emu">
                                                                              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<v:group id="Group 381" o:spid="_x0000_s1215" style="position:absolute;left:7800;top:-283;width:0;height:772" coordorigin="7800,-283" coordsize="0,77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1OcBbs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<v:polyline id="Freeform 416" o:spid="_x0000_s1216" style="position:absolute;visibility:visible;mso-wrap-style:square;v-text-anchor:top" points="15600,-566,15600,206" coordsize="0,77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k5otxQAA&#10;ANwAAAAPAAAAZHJzL2Rvd25yZXYueG1sRI9BawIxFITvBf9DeIVeRLOtUsJqFCsUSm9uC/X42Dx3&#10;125etkl0139vBKHHYWa+YZbrwbbiTD40jjU8TzMQxKUzDVcavr/eJwpEiMgGW8ek4UIB1qvRwxJz&#10;43re0bmIlUgQDjlqqGPscilDWZPFMHUdcfIOzluMSfpKGo99gttWvmTZq7TYcFqosaNtTeVvcbIa&#10;DjFc3jo///zxf0rtj6eiV+Ot1k+Pw2YBItIQ/8P39ofRMFczuJ1JR0Cur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+Tmi3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                          <v:path arrowok="t" o:connecttype="custom" o:connectlocs="0,-283;0,489" o:connectangles="0,0"/>
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<v:group id="Group 382" o:spid="_x0000_s1217" style="position:absolute;left:7771;top:489;width:58;height:0" coordorigin="7771,489" coordsize="58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NEI8gc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<v:polyline id="Freeform 415" o:spid="_x0000_s1218" style="position:absolute;visibility:visible;mso-wrap-style:square;v-text-anchor:top" points="15542,978,15600,978" coordsize="58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NFy6xAAA&#10;ANwAAAAPAAAAZHJzL2Rvd25yZXYueG1sRI9BawIxFITvBf9DeIK3mlWqyGoUEYQeKtLVi7fH5rlJ&#10;u3lZNqmu/npTEDwOM/MNs1h1rhYXaoP1rGA0zEAQl15brhQcD9v3GYgQkTXWnknBjQKslr23Beba&#10;X/mbLkWsRIJwyFGBibHJpQylIYdh6Bvi5J196zAm2VZSt3hNcFfLcZZNpUPLacFgQxtD5W/x5xTs&#10;7+fJsbpl1hTT9cHufr72pxCUGvS79RxEpC6+ws/2p1bwMZvA/5l0BOTy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jRcusQAAADcAAAADwAAAAAAAAAAAAAAAACXAgAAZHJzL2Rv&#10;d25yZXYueG1sUEsFBgAAAAAEAAQA9QAAAIgDAAAAAA==&#10;" filled="f" strokecolor="#999898" strokeweight="10209emu">
                                                                                                                                                                                                            <v:path arrowok="t" o:connecttype="custom" o:connectlocs="0,0;58,0" o:connectangles="0,0"/>
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<v:group id="Group 383" o:spid="_x0000_s1219" style="position:absolute;left:5861;top:-802;width:1940;height:658" coordorigin="5861,-802" coordsize="1940,65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KvcB23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<v:shape id="Freeform 414" o:spid="_x0000_s1220" style="position:absolute;left:11722;top:-1604;width:1939;height:658;visibility:visible;mso-wrap-style:square;v-text-anchor:top" coordsize="1940,6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RP7HxgAA&#10;ANwAAAAPAAAAZHJzL2Rvd25yZXYueG1sRI/dasJAFITvBd9hOQXvdJMgNqSuUor1p0ih2kJ7d8ie&#10;JsHs2ZBdTXx7t1DwcpiZb5j5sje1uFDrKssK4kkEgji3uuJCwefxdZyCcB5ZY22ZFFzJwXIxHMwx&#10;07bjD7ocfCEChF2GCkrvm0xKl5dk0E1sQxy8X9sa9EG2hdQtdgFuaplE0UwarDgslNjQS0n56XA2&#10;Cuzqe8U/8bvJE/ravcnjxu/XrNTooX9+AuGp9/fwf3urFUzTR/g7E46AXNw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cRP7HxgAAANwAAAAPAAAAAAAAAAAAAAAAAJcCAABkcnMv&#10;ZG93bnJldi54bWxQSwUGAAAAAAQABAD1AAAAigMAAAAA&#10;" path="m0,658l24,650,49,641,73,633,98,625,122,616,147,608,171,600,196,591,220,583,245,575,270,567,294,558,319,550,343,542,368,533,392,525,417,517,441,508,466,500,491,491,515,483,540,475,564,466,589,458,613,450,638,442,662,433,687,425,712,417,736,408,761,400,785,392,810,383,834,375,859,367,883,358,908,350,933,342,957,333,983,325,1007,317,1032,308,1056,300,1081,292,1105,283,1130,275,1155,267,1179,258,1204,250,1228,242,1253,233,1277,225,1302,217,1326,208,1351,200,1376,192,1400,183,1425,175,1449,167,1474,158,1498,150,1523,142,1547,133,1572,125,1596,117,1621,108,1646,100,1670,92,1695,83,1719,75,1744,67,1768,58,1793,50,1817,42,1842,33,1866,25,1891,17,1916,8,1940,0e" filled="f" strokecolor="#f8766c" strokeweight="10209emu">
                                                                                                                                                                                                              <v:stroke dashstyle="longDash"/>
                                                                                                                                                                                                              <v:path arrowok="t" o:connecttype="custom" o:connectlocs="24,-152;73,-169;122,-186;171,-202;220,-219;270,-235;319,-252;368,-269;417,-285;466,-302;515,-319;564,-336;613,-352;662,-369;712,-385;761,-402;810,-419;859,-435;908,-452;957,-469;1006,-485;1055,-502;1104,-519;1154,-535;1203,-552;1252,-569;1301,-585;1350,-602;1399,-619;1448,-635;1497,-652;1546,-669;1595,-685;1645,-702;1694,-719;1743,-735;1792,-752;1841,-769;1890,-785;1939,-802" o:connectangles="0,0,0,0,0,0,0,0,0,0,0,0,0,0,0,0,0,0,0,0,0,0,0,0,0,0,0,0,0,0,0,0,0,0,0,0,0,0,0,0"/>
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<v:group id="Group 384" o:spid="_x0000_s1221" style="position:absolute;left:5861;top:-56;width:1940;height:60" coordorigin="5861,-56" coordsize="1940,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tQ82hM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          <v:shape id="Freeform 413" o:spid="_x0000_s1222" style="position:absolute;left:11722;top:-112;width:1939;height:60;visibility:visible;mso-wrap-style:square;v-text-anchor:top" coordsize="1940,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Qt14xAAA&#10;ANwAAAAPAAAAZHJzL2Rvd25yZXYueG1sRI9BawIxFITvBf9DeEJvmlWk6GoUsQgtPVU96O25eW5W&#10;Ny9LEtftv28KQo/DzHzDLFadrUVLPlSOFYyGGQjiwumKSwWH/XYwBREissbaMSn4oQCrZe9lgbl2&#10;D/6mdhdLkSAcclRgYmxyKUNhyGIYuoY4eRfnLcYkfSm1x0eC21qOs+xNWqw4LRhsaGOouO3uVsFX&#10;e/Cno77ez9fJ57Ycv3eUNUap1363noOI1MX/8LP9oRVMpjP4O5OOgFz+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ELdeMQAAADcAAAADwAAAAAAAAAAAAAAAACXAgAAZHJzL2Rv&#10;d25yZXYueG1sUEsFBgAAAAAEAAQA9QAAAIgDAAAAAA==&#10;" path="m0,60l24,59,49,58,73,57,98,57,122,56,147,55,171,54,196,54,220,53,245,52,270,51,294,51,319,50,343,49,368,48,392,48,417,47,441,46,466,45,491,45,515,44,540,43,564,42,589,42,613,41,638,40,662,39,687,39,712,38,736,37,761,36,785,35,810,35,834,34,859,33,883,32,908,32,933,31,957,30,983,29,1007,29,1032,28,1056,27,1081,26,1105,26,1130,25,1155,24,1179,23,1204,23,1228,22,1253,21,1277,20,1302,20,1326,19,1351,18,1376,17,1400,16,1425,16,1449,15,1474,14,1498,13,1523,13,1547,12,1572,11,1596,10,1621,10,1646,9,1670,8,1695,7,1719,7,1744,6,1768,5,1793,4,1817,3,1842,3,1866,2,1891,1,1916,,1940,0e" filled="f" strokecolor="#7bad00" strokeweight="10209emu">
                                                                                                                                                                                                                <v:stroke dashstyle="longDash"/>
                                                                                                                                                                                                                <v:path arrowok="t" o:connecttype="custom" o:connectlocs="24,3;73,1;122,0;171,-2;220,-3;270,-5;319,-6;368,-8;417,-9;466,-11;515,-12;564,-14;613,-15;662,-17;712,-18;761,-20;810,-21;859,-23;908,-24;957,-26;1006,-27;1055,-29;1104,-30;1154,-32;1203,-33;1252,-35;1301,-36;1350,-38;1399,-40;1448,-41;1497,-43;1546,-44;1595,-46;1645,-47;1694,-49;1743,-50;1792,-52;1841,-53;1890,-55;1939,-56" o:connectangles="0,0,0,0,0,0,0,0,0,0,0,0,0,0,0,0,0,0,0,0,0,0,0,0,0,0,0,0,0,0,0,0,0,0,0,0,0,0,0,0"/>
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<v:group id="Group 385" o:spid="_x0000_s1223" style="position:absolute;left:5861;top:-41;width:1940;height:282" coordorigin="5861,-41" coordsize="1940,28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zqCsX8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            <v:shape id="Freeform 412" o:spid="_x0000_s1224" style="position:absolute;left:11722;top:-82;width:1939;height:282;visibility:visible;mso-wrap-style:square;v-text-anchor:top" coordsize="1940,2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tYrSxAAA&#10;ANwAAAAPAAAAZHJzL2Rvd25yZXYueG1sRI9Ba8JAFITvQv/D8gredGMRaaOriCC2ntSm9PrIPpPV&#10;7NuQXU3qr3eFgsdhZr5hZovOVuJKjTeOFYyGCQji3GnDhYLsez14B+EDssbKMSn4Iw+L+Utvhql2&#10;Le/pegiFiBD2KSooQ6hTKX1ekkU/dDVx9I6usRiibAqpG2wj3FbyLUkm0qLhuFBiTauS8vPhYhUc&#10;s9uJfnfbzZe5ZJufpcFz226V6r92yymIQF14hv/bn1rB+GMEjzPxCMj5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7WK0sQAAADcAAAADwAAAAAAAAAAAAAAAACXAgAAZHJzL2Rv&#10;d25yZXYueG1sUEsFBgAAAAAEAAQA9QAAAIgDAAAAAA==&#10;" path="m0,282l24,278,49,275,73,271,98,268,122,264,147,261,171,257,196,253,220,250,245,246,270,243,294,239,319,236,343,232,368,228,392,225,417,221,441,218,466,214,491,211,515,207,540,203,564,200,589,196,613,193,638,189,662,186,687,182,712,179,736,175,761,171,785,168,810,164,834,161,859,157,883,153,908,150,933,146,957,143,983,139,1007,136,1032,132,1056,128,1081,125,1105,121,1130,118,1155,114,1179,111,1204,107,1228,104,1253,100,1277,96,1302,93,1326,89,1351,86,1376,82,1400,79,1425,75,1449,71,1474,68,1498,64,1523,61,1547,57,1572,54,1596,50,1621,46,1646,43,1670,39,1695,36,1719,32,1744,29,1768,25,1793,21,1817,18,1842,14,1866,11,1891,7,1916,4,1940,0e" filled="f" strokecolor="#00bec4" strokeweight="10209emu">
                                                                                                                                                                                                                  <v:stroke dashstyle="longDash"/>
                                                                                                                                                                                                                  <v:path arrowok="t" o:connecttype="custom" o:connectlocs="24,237;73,230;122,223;171,216;220,209;270,202;319,195;368,187;417,180;466,173;515,166;564,159;613,152;662,145;712,138;761,130;810,123;859,116;908,109;957,102;1006,95;1055,87;1104,80;1154,73;1203,66;1252,59;1301,52;1350,45;1399,38;1448,30;1497,23;1546,16;1595,9;1645,2;1694,-5;1743,-12;1792,-20;1841,-27;1890,-34;1939,-41" o:connectangles="0,0,0,0,0,0,0,0,0,0,0,0,0,0,0,0,0,0,0,0,0,0,0,0,0,0,0,0,0,0,0,0,0,0,0,0,0,0,0,0"/>
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<v:group id="Group 386" o:spid="_x0000_s1225" style="position:absolute;left:5861;top:100;width:1940;height:425" coordorigin="5861,100" coordsize="1940,42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UT6Xs8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      <v:shape id="Freeform 411" o:spid="_x0000_s1226" style="position:absolute;left:11722;top:200;width:1939;height:425;visibility:visible;mso-wrap-style:square;v-text-anchor:top" coordsize="1940,42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AQQXxgAA&#10;ANwAAAAPAAAAZHJzL2Rvd25yZXYueG1sRI9Li8JAEITvgv9h6IW9iE50xUfWUUQQfKCg5uCxybRJ&#10;MNMTMrOa/fc7C4LHoqq+omaLxpTiQbUrLCvo9yIQxKnVBWcKksu6OwHhPLLG0jIp+CUHi3m7NcNY&#10;2yef6HH2mQgQdjEqyL2vYildmpNB17MVcfButjbog6wzqWt8Brgp5SCKRtJgwWEhx4pWOaX3849R&#10;cMi2u+ut2K+Xx83d7Q5RMu5sE6U+P5rlNwhPjX+HX+2NVjCcfsH/mXAE5PwP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XAQQXxgAAANwAAAAPAAAAAAAAAAAAAAAAAJcCAABkcnMv&#10;ZG93bnJldi54bWxQSwUGAAAAAAQABAD1AAAAigMAAAAA&#10;" path="m0,425l24,420,49,414,73,409,98,404,122,398,147,393,171,387,196,382,220,377,245,371,270,366,294,360,319,355,343,350,368,344,392,339,417,334,441,328,466,323,491,318,515,312,540,307,564,301,589,296,613,291,638,285,662,280,687,274,712,269,736,264,761,258,785,253,810,247,834,242,859,237,883,231,908,226,933,221,957,215,983,210,1007,205,1032,199,1056,194,1081,188,1105,183,1130,178,1155,172,1179,167,1204,161,1228,156,1253,151,1277,145,1302,140,1326,134,1351,129,1376,124,1400,118,1425,113,1449,108,1474,102,1498,97,1523,92,1547,86,1572,81,1596,75,1621,70,1646,65,1670,59,1695,54,1719,48,1744,43,1768,38,1793,32,1817,27,1842,21,1866,16,1891,11,1916,5,1940,0e" filled="f" strokecolor="#c67bfe" strokeweight="10209emu">
                                                                                                                                                                                                                    <v:stroke dashstyle="longDash"/>
                                                                                                                                                                                                                    <v:path arrowok="t" o:connecttype="custom" o:connectlocs="24,520;73,509;122,498;171,487;220,477;270,466;319,455;368,444;417,434;466,423;515,412;564,401;613,391;662,380;712,369;761,358;810,347;859,337;908,326;957,315;1006,305;1055,294;1104,283;1154,272;1203,261;1252,251;1301,240;1350,229;1399,218;1448,208;1497,197;1546,186;1595,175;1645,165;1694,154;1743,143;1792,132;1841,121;1890,111;1939,100" o:connectangles="0,0,0,0,0,0,0,0,0,0,0,0,0,0,0,0,0,0,0,0,0,0,0,0,0,0,0,0,0,0,0,0,0,0,0,0,0,0,0,0"/>
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<v:group id="Group 387" o:spid="_x0000_s1227" style="position:absolute;left:5700;top:-1225;width:2261;height:2274" coordorigin="5700,-1225" coordsize="2261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LGbqlz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<v:shape id="Freeform 410" o:spid="_x0000_s1228" style="position:absolute;left:5700;top:-1225;width:2261;height:2274;visibility:visible;mso-wrap-style:square;v-text-anchor:top" coordsize="2261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TwmFxwAA&#10;ANwAAAAPAAAAZHJzL2Rvd25yZXYueG1sRI9Ba8JAFITvBf/D8oRepG4stmlTVykNgniw1Hro8ZF9&#10;zcZk34bsauK/dwtCj8PMfMMsVoNtxJk6XzlWMJsmIIgLpysuFRy+1w8vIHxA1tg4JgUX8rBaju4W&#10;mGnX8xed96EUEcI+QwUmhDaT0heGLPqpa4mj9+s6iyHKrpS6wz7CbSMfk+RZWqw4Lhhs6cNQUe9P&#10;VoEcPvtdmh/qtF5vTZVPcvuTHpW6Hw/vbyACDeE/fGtvtIL56xP8nYlHQC6v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zk8JhccAAADcAAAADwAAAAAAAAAAAAAAAACXAgAAZHJz&#10;L2Rvd25yZXYueG1sUEsFBgAAAAAEAAQA9QAAAIsDAAAAAA==&#10;" path="m0,2274l2261,2274,2261,,,,,2274xe" filled="f" strokecolor="#7f7e7e" strokeweight="10209emu">
                                                                                                                                                                                                                      <v:path arrowok="t" o:connecttype="custom" o:connectlocs="0,1049;2261,1049;2261,-1225;0,-1225;0,1049" o:connectangles="0,0,0,0,0"/>
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<v:group id="Group 388" o:spid="_x0000_s1229" style="position:absolute;left:3320;top:468;width:64;height:0" coordorigin="3320,468" coordsize="64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C4FkbD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<v:shape id="Freeform 409" o:spid="_x0000_s1230" style="position:absolute;left:6640;top:936;width:65;height:0;visibility:visible;mso-wrap-style:square;v-text-anchor:top" coordsize="64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2krwxgAA&#10;ANwAAAAPAAAAZHJzL2Rvd25yZXYueG1sRI9BTwIxFITvJv6H5pl4ky5gFBYKAaOJXogLHDg+to/t&#10;hu3rpq3L6q+3JCYeJzPzTWa+7G0jOvKhdqxgOMhAEJdO11wp2O/eHiYgQkTW2DgmBd8UYLm4vZlj&#10;rt2FC+q2sRIJwiFHBSbGNpcylIYshoFriZN3ct5iTNJXUnu8JLht5CjLnqTFmtOCwZZeDJXn7ZdV&#10;MO7GG1yb4idbbfy6+Ny714/jQan7u341AxGpj//hv/a7VvA4fYbrmXQE5OIX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a2krwxgAAANwAAAAPAAAAAAAAAAAAAAAAAJcCAABkcnMv&#10;ZG93bnJldi54bWxQSwUGAAAAAAQABAD1AAAAigMAAAAA&#10;" path="m0,0l64,0e" filled="f" strokeweight="10209emu">
                                                                                                                                                                                                                        <v:path arrowok="t" o:connecttype="custom" o:connectlocs="0,0;65,0" o:connectangles="0,0"/>
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<v:group id="Group 389" o:spid="_x0000_s1231" style="position:absolute;left:3320;top:-304;width:64;height:0" coordorigin="3320,-304" coordsize="64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MNagWc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                    <v:shape id="Freeform 408" o:spid="_x0000_s1232" style="position:absolute;left:6640;top:-608;width:65;height:0;visibility:visible;mso-wrap-style:square;v-text-anchor:top" coordsize="64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CXsZxgAA&#10;ANwAAAAPAAAAZHJzL2Rvd25yZXYueG1sRI9BawIxFITvBf9DeIK3mlVL0dUoWlpoL+JaDz0+N6+b&#10;pZuXJYnrtr++KRQ8DjPzDbPa9LYRHflQO1YwGWcgiEuna64UnN5f7ucgQkTW2DgmBd8UYLMe3K0w&#10;1+7KBXXHWIkE4ZCjAhNjm0sZSkMWw9i1xMn7dN5iTNJXUnu8Jrht5DTLHqXFmtOCwZaeDJVfx4tV&#10;MOtme9yZ4ifb7v2uOJzc89v5Q6nRsN8uQUTq4y38337VCh4WC/g7k46AXP8C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ECXsZxgAAANwAAAAPAAAAAAAAAAAAAAAAAJcCAABkcnMv&#10;ZG93bnJldi54bWxQSwUGAAAAAAQABAD1AAAAigMAAAAA&#10;" path="m0,0l64,0e" filled="f" strokeweight="10209emu">
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65,0" o:connectangles="0,0"/>
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<v:group id="Group 390" o:spid="_x0000_s1233" style="position:absolute;left:3320;top:-1076;width:64;height:0" coordorigin="3320,-1076" coordsize="64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FBLNkXDAAAA3AAAAA8A&#10;AAAAAAAAAAAAAAAAqQIAAGRycy9kb3ducmV2LnhtbFBLBQYAAAAABAAEAPoAAACZAwAAAAA=&#10;">
                                                                                                                                                                                                                          <v:shape id="Freeform 407" o:spid="_x0000_s1234" style="position:absolute;left:6640;top:-2152;width:65;height:0;visibility:visible;mso-wrap-style:square;v-text-anchor:top" coordsize="64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lO0FxgAA&#10;ANwAAAAPAAAAZHJzL2Rvd25yZXYueG1sRI9BSwMxFITvgv8hPMGbTWppKWvT0oqCvZRu7cHjc/Pc&#10;LG5eliRuV3+9KRR6HGbmG2axGlwregqx8axhPFIgiCtvGq41HN9fH+YgYkI22HomDb8UYbW8vVlg&#10;YfyJS+oPqRYZwrFADTalrpAyVpYcxpHviLP35YPDlGWopQl4ynDXykelZtJhw3nBYkfPlqrvw4/T&#10;MOknO9zY8k+td2FT7o/+Zfv5ofX93bB+ApFoSNfwpf1mNEzVGM5n8hGQy3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klO0FxgAAANwAAAAPAAAAAAAAAAAAAAAAAJcCAABkcnMv&#10;ZG93bnJldi54bWxQSwUGAAAAAAQABAD1AAAAigMAAAAA&#10;" path="m0,0l64,0e" filled="f" strokeweight="10209emu">
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65,0" o:connectangles="0,0"/>
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<v:group id="Group 391" o:spid="_x0000_s1235" style="position:absolute;left:3545;top:1049;width:0;height:64" coordorigin="3545,1049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M/VDan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<v:shape id="Freeform 406" o:spid="_x0000_s1236" style="position:absolute;left:7090;top:2098;width:0;height:65;visibility:visible;mso-wrap-style:square;v-text-anchor:top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dZJAxQAA&#10;ANwAAAAPAAAAZHJzL2Rvd25yZXYueG1sRI9Ba8JAFITvBf/D8oTe6iYp1pK6EbFY9FSa5uDxkX0m&#10;0ezbsLvV9N+7hYLHYWa+YZar0fTiQs53lhWkswQEcW11x42C6nv79ArCB2SNvWVS8EseVsXkYYm5&#10;tlf+oksZGhEh7HNU0IYw5FL6uiWDfmYH4ugdrTMYonSN1A6vEW56mSXJizTYcVxocaBNS/W5/DEK&#10;zodT/W4OYVF9uirdzj+y3WKfKfU4HddvIAKN4R7+b++0gnnyDH9n4hGQxQ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J1kkDFAAAA3AAAAA8AAAAAAAAAAAAAAAAAlwIAAGRycy9k&#10;b3ducmV2LnhtbFBLBQYAAAAABAAEAPUAAACJAwAAAAA=&#10;" path="m0,64l0,0e" filled="f" strokeweight="10209emu">
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130;0,1065" o:connectangles="0,0"/>
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<v:group id="Group 392" o:spid="_x0000_s1237" style="position:absolute;left:3950;top:1049;width:0;height:64" coordorigin="3950,1049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vcDBGxgAAANw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ARz+H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C9wMEb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  <v:shape id="Freeform 405" o:spid="_x0000_s1238" style="position:absolute;left:7900;top:2098;width:0;height:65;visibility:visible;mso-wrap-style:square;v-text-anchor:top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0K+vxAAA&#10;ANwAAAAPAAAAZHJzL2Rvd25yZXYueG1sRI9Ba8JAFITvBf/D8gRvdWMgtURXEUXRU6nNweMj+0yi&#10;2bdhd9X4791CocdhZr5h5svetOJOzjeWFUzGCQji0uqGKwXFz/b9E4QPyBpby6TgSR6Wi8HbHHNt&#10;H/xN92OoRISwz1FBHUKXS+nLmgz6se2Io3e2zmCI0lVSO3xEuGllmiQf0mDDcaHGjtY1ldfjzSi4&#10;ni7lxpzCtPhyxWSb7dL99JAqNRr2qxmIQH34D/+191pBlmTweyYeAbl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tCvr8QAAADcAAAADwAAAAAAAAAAAAAAAACXAgAAZHJzL2Rv&#10;d25yZXYueG1sUEsFBgAAAAAEAAQA9QAAAIgDAAAAAA==&#10;" path="m0,64l0,0e" filled="f" strokeweight="10209emu">
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130;0,1065" o:connectangles="0,0"/>
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<v:group id="Group 393" o:spid="_x0000_s1239" style="position:absolute;left:4354;top:1049;width:0;height:64" coordorigin="4354,1049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w7guq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                                  <v:shape id="Freeform 404" o:spid="_x0000_s1240" style="position:absolute;left:8708;top:2098;width:0;height:65;visibility:visible;mso-wrap-style:square;v-text-anchor:top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TpRDxAAA&#10;ANwAAAAPAAAAZHJzL2Rvd25yZXYueG1sRI9Ba8JAFITvBf/D8gRvdWPApkRXEUXRU6nNweMj+0yi&#10;2bdhd9X4791CocdhZr5h5svetOJOzjeWFUzGCQji0uqGKwXFz/b9E4QPyBpby6TgSR6Wi8HbHHNt&#10;H/xN92OoRISwz1FBHUKXS+nLmgz6se2Io3e2zmCI0lVSO3xEuGllmiQf0mDDcaHGjtY1ldfjzSi4&#10;ni7lxpxCVny5YrKd7tJ9dkiVGg371QxEoD78h//ae61gmmTweyYeAbl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U6UQ8QAAADcAAAADwAAAAAAAAAAAAAAAACXAgAAZHJzL2Rv&#10;d25yZXYueG1sUEsFBgAAAAAEAAQA9QAAAIgDAAAAAA==&#10;" path="m0,64l0,0e" filled="f" strokeweight="10209emu">
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130;0,1065" o:connectangles="0,0"/>
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<v:group id="Group 394" o:spid="_x0000_s1241" style="position:absolute;left:5485;top:1049;width:0;height:64" coordorigin="5485,1049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K49OkPDAAAA3AAAAA8A&#10;AAAAAAAAAAAAAAAAqQIAAGRycy9kb3ducmV2LnhtbFBLBQYAAAAABAAEAPoAAACZAwAAAAA=&#10;">
                                                                                                                                                                                                                                  <v:shape id="Freeform 403" o:spid="_x0000_s1242" style="position:absolute;left:10970;top:2098;width:0;height:65;visibility:visible;mso-wrap-style:square;v-text-anchor:top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naWqxAAA&#10;ANwAAAAPAAAAZHJzL2Rvd25yZXYueG1sRI9Ba8JAFITvBf/D8gRvujFgrdFVSouiJ9Hm4PGRfSbR&#10;7Nuwu9X037uC0OMwM98wi1VnGnEj52vLCsajBARxYXXNpYL8Zz38AOEDssbGMin4Iw+rZe9tgZm2&#10;dz7Q7RhKESHsM1RQhdBmUvqiIoN+ZFvi6J2tMxiidKXUDu8RbhqZJsm7NFhzXKiwpa+Kiuvx1yi4&#10;ni7FtzmFab53+Xg92aTb6S5VatDvPucgAnXhP/xqb7WCSTKD55l4BOTy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52lqsQAAADcAAAADwAAAAAAAAAAAAAAAACXAgAAZHJzL2Rv&#10;d25yZXYueG1sUEsFBgAAAAAEAAQA9QAAAIgDAAAAAA==&#10;" path="m0,64l0,0e" filled="f" strokeweight="10209emu">
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130;0,1065" o:connectangles="0,0"/>
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<v:group id="Group 395" o:spid="_x0000_s1243" style="position:absolute;left:5861;top:1049;width:0;height:64" coordorigin="5861,1049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1ZKgmMIAAADcAAAADwAA&#10;AAAAAAAAAAAAAACpAgAAZHJzL2Rvd25yZXYueG1sUEsFBgAAAAAEAAQA+gAAAJgDAAAAAA==&#10;">
                                                                                                                                                                                                                                    <v:shape id="Freeform 402" o:spid="_x0000_s1244" style="position:absolute;left:11722;top:2098;width:0;height:65;visibility:visible;mso-wrap-style:square;v-text-anchor:top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Mj9xxAAA&#10;ANwAAAAPAAAAZHJzL2Rvd25yZXYueG1sRI9Ba8JAFITvBf/D8gRvdZOAtURXEUXRU6nNweMj+0yi&#10;2bdhd9X4791CocdhZr5h5svetOJOzjeWFaTjBARxaXXDlYLiZ/v+CcIHZI2tZVLwJA/LxeBtjrm2&#10;D/6m+zFUIkLY56igDqHLpfRlTQb92HbE0TtbZzBE6SqpHT4i3LQyS5IPabDhuFBjR+uayuvxZhRc&#10;T5dyY05hWny5It1Odtl+esiUGg371QxEoD78h//ae61gkqbweyYeAbl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DI/ccQAAADcAAAADwAAAAAAAAAAAAAAAACXAgAAZHJzL2Rv&#10;d25yZXYueG1sUEsFBgAAAAAEAAQA9QAAAIgDAAAAAA==&#10;" path="m0,64l0,0e" filled="f" strokeweight="10209emu">
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130;0,1065" o:connectangles="0,0"/>
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  <v:group id="Group 396" o:spid="_x0000_s1245" style="position:absolute;left:6265;top:1049;width:0;height:64" coordorigin="6265,1049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oMm3T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          <v:shape id="Freeform 401" o:spid="_x0000_s1246" style="position:absolute;left:12530;top:2098;width:0;height:65;visibility:visible;mso-wrap-style:square;v-text-anchor:top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rASdxQAA&#10;ANwAAAAPAAAAZHJzL2Rvd25yZXYueG1sRI9Ba8JAFITvBf/D8gRvdZOIVaKriMViT0XNweMj+0yi&#10;2bdhd6vpv+8WCh6HmfmGWa5704o7Od9YVpCOExDEpdUNVwqK0+51DsIHZI2tZVLwQx7Wq8HLEnNt&#10;H3yg+zFUIkLY56igDqHLpfRlTQb92HbE0btYZzBE6SqpHT4i3LQyS5I3abDhuFBjR9uaytvx2yi4&#10;na/luzmHWfHlinQ3/cj2s89MqdGw3yxABOrDM/zf3msF03QCf2fiEZCr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esBJ3FAAAA3AAAAA8AAAAAAAAAAAAAAAAAlwIAAGRycy9k&#10;b3ducmV2LnhtbFBLBQYAAAAABAAEAPUAAACJAwAAAAA=&#10;" path="m0,64l0,0e" filled="f" strokeweight="10209emu">
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130;0,1065" o:connectangles="0,0"/>
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    <v:group id="Group 397" o:spid="_x0000_s1247" style="position:absolute;left:6669;top:1049;width:0;height:64" coordorigin="6669,1049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qqaabxgAAANw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CRzOH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Kqpppv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            <v:shape id="Freeform 400" o:spid="_x0000_s1248" style="position:absolute;left:13338;top:2098;width:0;height:65;visibility:visible;mso-wrap-style:square;v-text-anchor:top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CTlyxAAA&#10;ANwAAAAPAAAAZHJzL2Rvd25yZXYueG1sRI9Ba8JAFITvBf/D8gRvdZNAaomuIopiT6U2B4+P7DOJ&#10;Zt+G3VXjv+8WCj0OM/MNs1gNphN3cr61rCCdJiCIK6tbrhWU37vXdxA+IGvsLJOCJ3lYLUcvCyy0&#10;ffAX3Y+hFhHCvkAFTQh9IaWvGjLop7Ynjt7ZOoMhSldL7fAR4aaTWZK8SYMtx4UGe9o0VF2PN6Pg&#10;erpUW3MKs/LTleku32eH2Uem1GQ8rOcgAg3hP/zXPmgFeZrD75l4BOTy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wk5csQAAADcAAAADwAAAAAAAAAAAAAAAACXAgAAZHJzL2Rv&#10;d25yZXYueG1sUEsFBgAAAAAEAAQA9QAAAIgDAAAAAA==&#10;" path="m0,64l0,0e" filled="f" strokeweight="10209emu">
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130;0,1065" o:connectangles="0,0"/>
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      <v:group id="Group 398" o:spid="_x0000_s1249" style="position:absolute;left:7800;top:1049;width:0;height:64" coordorigin="7800,1049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DU3nXf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              <v:shape id="Freeform 399" o:spid="_x0000_s1250" style="position:absolute;left:15600;top:2098;width:0;height:65;visibility:visible;mso-wrap-style:square;v-text-anchor:top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lwKexAAA&#10;ANwAAAAPAAAAZHJzL2Rvd25yZXYueG1sRI9Ba8JAFITvBf/D8gRvdZOATYmuIopFT6U2B4+P7DOJ&#10;Zt+G3a3Gf+8WCj0OM/MNs1gNphM3cr61rCCdJiCIK6tbrhWU37vXdxA+IGvsLJOCB3lYLUcvCyy0&#10;vfMX3Y6hFhHCvkAFTQh9IaWvGjLop7Ynjt7ZOoMhSldL7fAe4aaTWZK8SYMtx4UGe9o0VF2PP0bB&#10;9XSptuYU8vLTlelu9pHt80Om1GQ8rOcgAg3hP/zX3msFszSH3zPxCMjlE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JcCnsQAAADcAAAADwAAAAAAAAAAAAAAAACXAgAAZHJzL2Rv&#10;d25yZXYueG1sUEsFBgAAAAAEAAQA9QAAAIgDAAAAAA==&#10;" path="m0,64l0,0e" filled="f" strokeweight="10209emu">
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130;0,1065" o:connectangles="0,0"/>
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</v:group>
                                                                                                                                    </v:group>
                                                                                                                                  </v:group>
                                                                                                                                </v:group>
                                                                                                                              </v:group>
                                                                                                                            </v:group>
                                                                                                                          </v:group>
                                                                                                                        </v:group>
                                                                                                                      </v:group>
                                                                                                                    </v:group>
                                                                                                                  </v:group>
                                                                                                                </v:group>
                                                                                                              </v:group>
                                                                                                            </v:group>
                                                                                                          </v:group>
                                                                                                        </v:group>
                                                                                                      </v:group>
                                                                                                    </v:group>
                                                                                                  </v:group>
                                                                                                </v:group>
                                                                                              </v:group>
                                                                                            </v:group>
                                                                                          </v:group>
                                                                                        </v:group>
                                                                                      </v:group>
                                                                                    </v:group>
                                                                                  </v:group>
                                                                                </v:group>
                                                                              </v:group>
                                                                            </v:group>
                                                                          </v:group>
                                                                        </v:group>
                                                                      </v:group>
                                                                    </v:group>
                                                                  </v:group>
                                                                </v:group>
                                                              </v:group>
                                                            </v:group>
                                                          </v:group>
                                                        </v:group>
                                                      </v:group>
                                                    </v:group>
                                                  </v:group>
                                                </v:group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213659">
        <w:rPr>
          <w:rFonts w:ascii="Arial" w:eastAsia="Arial" w:hAnsi="Arial" w:cs="Arial"/>
          <w:position w:val="-20"/>
          <w:sz w:val="21"/>
          <w:szCs w:val="21"/>
        </w:rPr>
        <w:t xml:space="preserve">1   </w:t>
      </w:r>
      <w:r w:rsidR="00213659">
        <w:rPr>
          <w:rFonts w:ascii="Arial" w:eastAsia="Arial" w:hAnsi="Arial" w:cs="Arial"/>
          <w:spacing w:val="54"/>
          <w:position w:val="-20"/>
          <w:sz w:val="21"/>
          <w:szCs w:val="21"/>
        </w:rPr>
        <w:t xml:space="preserve"> </w:t>
      </w:r>
      <w:r w:rsidR="00213659">
        <w:rPr>
          <w:rFonts w:ascii="Arial" w:eastAsia="Arial" w:hAnsi="Arial" w:cs="Arial"/>
          <w:spacing w:val="-119"/>
          <w:w w:val="101"/>
          <w:sz w:val="21"/>
          <w:szCs w:val="21"/>
        </w:rPr>
        <w:t>21</w:t>
      </w:r>
      <w:r w:rsidR="00213659">
        <w:rPr>
          <w:rFonts w:ascii="Arial" w:eastAsia="Arial" w:hAnsi="Arial" w:cs="Arial"/>
          <w:w w:val="101"/>
          <w:position w:val="-13"/>
          <w:sz w:val="21"/>
          <w:szCs w:val="21"/>
        </w:rPr>
        <w:t>0</w:t>
      </w:r>
    </w:p>
    <w:p w14:paraId="136D9D67" w14:textId="77777777" w:rsidR="001204D4" w:rsidRDefault="00213659">
      <w:pPr>
        <w:spacing w:before="85" w:line="220" w:lineRule="exact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w w:val="101"/>
          <w:position w:val="-1"/>
          <w:sz w:val="21"/>
          <w:szCs w:val="21"/>
        </w:rPr>
        <w:t>0</w:t>
      </w:r>
    </w:p>
    <w:p w14:paraId="6F3C3BA0" w14:textId="77777777" w:rsidR="001204D4" w:rsidRDefault="00213659">
      <w:pPr>
        <w:spacing w:before="8" w:line="120" w:lineRule="exact"/>
        <w:rPr>
          <w:sz w:val="12"/>
          <w:szCs w:val="12"/>
        </w:rPr>
      </w:pPr>
      <w:r>
        <w:br w:type="column"/>
      </w:r>
    </w:p>
    <w:p w14:paraId="74C866B4" w14:textId="77777777" w:rsidR="001204D4" w:rsidRDefault="00213659">
      <w:pPr>
        <w:ind w:right="46"/>
        <w:jc w:val="right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pacing w:val="4"/>
          <w:w w:val="101"/>
          <w:position w:val="2"/>
          <w:sz w:val="15"/>
          <w:szCs w:val="15"/>
        </w:rPr>
        <w:t xml:space="preserve"> </w:t>
      </w:r>
      <w:r>
        <w:rPr>
          <w:rFonts w:ascii="Arial" w:eastAsia="Arial" w:hAnsi="Arial" w:cs="Arial"/>
          <w:w w:val="101"/>
          <w:sz w:val="21"/>
          <w:szCs w:val="21"/>
        </w:rPr>
        <w:t>3</w:t>
      </w:r>
    </w:p>
    <w:p w14:paraId="4718F1B7" w14:textId="77777777" w:rsidR="001204D4" w:rsidRDefault="00887739">
      <w:pPr>
        <w:tabs>
          <w:tab w:val="left" w:pos="600"/>
        </w:tabs>
        <w:spacing w:before="86" w:line="220" w:lineRule="exact"/>
        <w:ind w:left="-55"/>
        <w:jc w:val="right"/>
        <w:rPr>
          <w:rFonts w:ascii="Arial" w:eastAsia="Arial" w:hAnsi="Arial" w:cs="Arial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476" behindDoc="1" locked="0" layoutInCell="1" allowOverlap="1" wp14:anchorId="433B2A92" wp14:editId="4FDD0678">
                <wp:simplePos x="0" y="0"/>
                <wp:positionH relativeFrom="page">
                  <wp:posOffset>5187315</wp:posOffset>
                </wp:positionH>
                <wp:positionV relativeFrom="paragraph">
                  <wp:posOffset>-162560</wp:posOffset>
                </wp:positionV>
                <wp:extent cx="176530" cy="675640"/>
                <wp:effectExtent l="0" t="0" r="5202555" b="7620"/>
                <wp:wrapNone/>
                <wp:docPr id="280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530" cy="675640"/>
                          <a:chOff x="8169" y="-256"/>
                          <a:chExt cx="278" cy="1064"/>
                        </a:xfrm>
                      </wpg:grpSpPr>
                      <wpg:grpSp>
                        <wpg:cNvPr id="281" name="Group 277"/>
                        <wpg:cNvGrpSpPr>
                          <a:grpSpLocks/>
                        </wpg:cNvGrpSpPr>
                        <wpg:grpSpPr bwMode="auto">
                          <a:xfrm>
                            <a:off x="8177" y="-248"/>
                            <a:ext cx="262" cy="262"/>
                            <a:chOff x="8177" y="-248"/>
                            <a:chExt cx="262" cy="262"/>
                          </a:xfrm>
                        </wpg:grpSpPr>
                        <wps:wsp>
                          <wps:cNvPr id="282" name="Freeform 288"/>
                          <wps:cNvSpPr>
                            <a:spLocks/>
                          </wps:cNvSpPr>
                          <wps:spPr bwMode="auto">
                            <a:xfrm>
                              <a:off x="8177" y="-248"/>
                              <a:ext cx="262" cy="262"/>
                            </a:xfrm>
                            <a:custGeom>
                              <a:avLst/>
                              <a:gdLst>
                                <a:gd name="T0" fmla="+- 0 8177 8177"/>
                                <a:gd name="T1" fmla="*/ T0 w 262"/>
                                <a:gd name="T2" fmla="+- 0 14 -248"/>
                                <a:gd name="T3" fmla="*/ 14 h 262"/>
                                <a:gd name="T4" fmla="+- 0 8439 8177"/>
                                <a:gd name="T5" fmla="*/ T4 w 262"/>
                                <a:gd name="T6" fmla="+- 0 14 -248"/>
                                <a:gd name="T7" fmla="*/ 14 h 262"/>
                                <a:gd name="T8" fmla="+- 0 8439 8177"/>
                                <a:gd name="T9" fmla="*/ T8 w 262"/>
                                <a:gd name="T10" fmla="+- 0 -248 -248"/>
                                <a:gd name="T11" fmla="*/ -248 h 262"/>
                                <a:gd name="T12" fmla="+- 0 8177 8177"/>
                                <a:gd name="T13" fmla="*/ T12 w 262"/>
                                <a:gd name="T14" fmla="+- 0 -248 -248"/>
                                <a:gd name="T15" fmla="*/ -248 h 262"/>
                                <a:gd name="T16" fmla="+- 0 8177 8177"/>
                                <a:gd name="T17" fmla="*/ T16 w 262"/>
                                <a:gd name="T18" fmla="+- 0 14 -248"/>
                                <a:gd name="T19" fmla="*/ 14 h 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2" h="262">
                                  <a:moveTo>
                                    <a:pt x="0" y="262"/>
                                  </a:moveTo>
                                  <a:lnTo>
                                    <a:pt x="262" y="262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6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209">
                              <a:solidFill>
                                <a:srgbClr val="CCCBC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83" name="Group 278"/>
                          <wpg:cNvGrpSpPr>
                            <a:grpSpLocks/>
                          </wpg:cNvGrpSpPr>
                          <wpg:grpSpPr bwMode="auto">
                            <a:xfrm>
                              <a:off x="8204" y="-117"/>
                              <a:ext cx="210" cy="0"/>
                              <a:chOff x="8204" y="-117"/>
                              <a:chExt cx="210" cy="0"/>
                            </a:xfrm>
                          </wpg:grpSpPr>
                          <wps:wsp>
                            <wps:cNvPr id="284" name="Freeform 28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6408" y="-234"/>
                                <a:ext cx="209" cy="0"/>
                              </a:xfrm>
                              <a:custGeom>
                                <a:avLst/>
                                <a:gdLst>
                                  <a:gd name="T0" fmla="+- 0 8204 8204"/>
                                  <a:gd name="T1" fmla="*/ T0 w 210"/>
                                  <a:gd name="T2" fmla="+- 0 8414 8204"/>
                                  <a:gd name="T3" fmla="*/ T2 w 210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210">
                                    <a:moveTo>
                                      <a:pt x="0" y="0"/>
                                    </a:moveTo>
                                    <a:lnTo>
                                      <a:pt x="210" y="0"/>
                                    </a:lnTo>
                                  </a:path>
                                </a:pathLst>
                              </a:custGeom>
                              <a:noFill/>
                              <a:ln w="10209">
                                <a:solidFill>
                                  <a:srgbClr val="F8766C"/>
                                </a:solidFill>
                                <a:prstDash val="lg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285" name="Group 279"/>
                            <wpg:cNvGrpSpPr>
                              <a:grpSpLocks/>
                            </wpg:cNvGrpSpPr>
                            <wpg:grpSpPr bwMode="auto">
                              <a:xfrm>
                                <a:off x="8177" y="14"/>
                                <a:ext cx="262" cy="262"/>
                                <a:chOff x="8177" y="14"/>
                                <a:chExt cx="262" cy="262"/>
                              </a:xfrm>
                            </wpg:grpSpPr>
                            <wps:wsp>
                              <wps:cNvPr id="286" name="Freeform 2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77" y="14"/>
                                  <a:ext cx="262" cy="262"/>
                                </a:xfrm>
                                <a:custGeom>
                                  <a:avLst/>
                                  <a:gdLst>
                                    <a:gd name="T0" fmla="+- 0 8177 8177"/>
                                    <a:gd name="T1" fmla="*/ T0 w 262"/>
                                    <a:gd name="T2" fmla="+- 0 276 14"/>
                                    <a:gd name="T3" fmla="*/ 276 h 262"/>
                                    <a:gd name="T4" fmla="+- 0 8439 8177"/>
                                    <a:gd name="T5" fmla="*/ T4 w 262"/>
                                    <a:gd name="T6" fmla="+- 0 276 14"/>
                                    <a:gd name="T7" fmla="*/ 276 h 262"/>
                                    <a:gd name="T8" fmla="+- 0 8439 8177"/>
                                    <a:gd name="T9" fmla="*/ T8 w 262"/>
                                    <a:gd name="T10" fmla="+- 0 14 14"/>
                                    <a:gd name="T11" fmla="*/ 14 h 262"/>
                                    <a:gd name="T12" fmla="+- 0 8177 8177"/>
                                    <a:gd name="T13" fmla="*/ T12 w 262"/>
                                    <a:gd name="T14" fmla="+- 0 14 14"/>
                                    <a:gd name="T15" fmla="*/ 14 h 262"/>
                                    <a:gd name="T16" fmla="+- 0 8177 8177"/>
                                    <a:gd name="T17" fmla="*/ T16 w 262"/>
                                    <a:gd name="T18" fmla="+- 0 276 14"/>
                                    <a:gd name="T19" fmla="*/ 276 h 26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62" h="262">
                                      <a:moveTo>
                                        <a:pt x="0" y="262"/>
                                      </a:moveTo>
                                      <a:lnTo>
                                        <a:pt x="262" y="262"/>
                                      </a:lnTo>
                                      <a:lnTo>
                                        <a:pt x="26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6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0209">
                                  <a:solidFill>
                                    <a:srgbClr val="CCCBCB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87" name="Group 28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204" y="145"/>
                                  <a:ext cx="210" cy="0"/>
                                  <a:chOff x="8204" y="145"/>
                                  <a:chExt cx="210" cy="0"/>
                                </a:xfrm>
                              </wpg:grpSpPr>
                              <wps:wsp>
                                <wps:cNvPr id="288" name="Freeform 285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16408" y="290"/>
                                    <a:ext cx="209" cy="0"/>
                                  </a:xfrm>
                                  <a:custGeom>
                                    <a:avLst/>
                                    <a:gdLst>
                                      <a:gd name="T0" fmla="+- 0 8204 8204"/>
                                      <a:gd name="T1" fmla="*/ T0 w 210"/>
                                      <a:gd name="T2" fmla="+- 0 8414 8204"/>
                                      <a:gd name="T3" fmla="*/ T2 w 21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0">
                                        <a:moveTo>
                                          <a:pt x="0" y="0"/>
                                        </a:moveTo>
                                        <a:lnTo>
                                          <a:pt x="21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0209">
                                    <a:solidFill>
                                      <a:srgbClr val="7BAD00"/>
                                    </a:solidFill>
                                    <a:prstDash val="lgDash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289" name="Group 28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8177" y="276"/>
                                    <a:ext cx="262" cy="262"/>
                                    <a:chOff x="8177" y="276"/>
                                    <a:chExt cx="262" cy="262"/>
                                  </a:xfrm>
                                </wpg:grpSpPr>
                                <wps:wsp>
                                  <wps:cNvPr id="290" name="Freeform 2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177" y="276"/>
                                      <a:ext cx="262" cy="262"/>
                                    </a:xfrm>
                                    <a:custGeom>
                                      <a:avLst/>
                                      <a:gdLst>
                                        <a:gd name="T0" fmla="+- 0 8177 8177"/>
                                        <a:gd name="T1" fmla="*/ T0 w 262"/>
                                        <a:gd name="T2" fmla="+- 0 538 276"/>
                                        <a:gd name="T3" fmla="*/ 538 h 262"/>
                                        <a:gd name="T4" fmla="+- 0 8439 8177"/>
                                        <a:gd name="T5" fmla="*/ T4 w 262"/>
                                        <a:gd name="T6" fmla="+- 0 538 276"/>
                                        <a:gd name="T7" fmla="*/ 538 h 262"/>
                                        <a:gd name="T8" fmla="+- 0 8439 8177"/>
                                        <a:gd name="T9" fmla="*/ T8 w 262"/>
                                        <a:gd name="T10" fmla="+- 0 276 276"/>
                                        <a:gd name="T11" fmla="*/ 276 h 262"/>
                                        <a:gd name="T12" fmla="+- 0 8177 8177"/>
                                        <a:gd name="T13" fmla="*/ T12 w 262"/>
                                        <a:gd name="T14" fmla="+- 0 276 276"/>
                                        <a:gd name="T15" fmla="*/ 276 h 262"/>
                                        <a:gd name="T16" fmla="+- 0 8177 8177"/>
                                        <a:gd name="T17" fmla="*/ T16 w 262"/>
                                        <a:gd name="T18" fmla="+- 0 538 276"/>
                                        <a:gd name="T19" fmla="*/ 538 h 262"/>
                                      </a:gdLst>
                                      <a:ahLst/>
                                      <a:cxnLst>
                                        <a:cxn ang="0">
                                          <a:pos x="T1" y="T3"/>
                                        </a:cxn>
                                        <a:cxn ang="0">
                                          <a:pos x="T5" y="T7"/>
                                        </a:cxn>
                                        <a:cxn ang="0">
                                          <a:pos x="T9" y="T11"/>
                                        </a:cxn>
                                        <a:cxn ang="0">
                                          <a:pos x="T13" y="T15"/>
                                        </a:cxn>
                                        <a:cxn ang="0">
                                          <a:pos x="T17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262" h="262">
                                          <a:moveTo>
                                            <a:pt x="0" y="262"/>
                                          </a:moveTo>
                                          <a:lnTo>
                                            <a:pt x="262" y="262"/>
                                          </a:lnTo>
                                          <a:lnTo>
                                            <a:pt x="262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26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10209">
                                      <a:solidFill>
                                        <a:srgbClr val="CCCBCB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291" name="Group 28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8177" y="538"/>
                                      <a:ext cx="262" cy="262"/>
                                      <a:chOff x="8177" y="538"/>
                                      <a:chExt cx="262" cy="262"/>
                                    </a:xfrm>
                                  </wpg:grpSpPr>
                                  <wps:wsp>
                                    <wps:cNvPr id="292" name="Freeform 283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8177" y="538"/>
                                        <a:ext cx="262" cy="262"/>
                                      </a:xfrm>
                                      <a:custGeom>
                                        <a:avLst/>
                                        <a:gdLst>
                                          <a:gd name="T0" fmla="+- 0 8177 8177"/>
                                          <a:gd name="T1" fmla="*/ T0 w 262"/>
                                          <a:gd name="T2" fmla="+- 0 800 538"/>
                                          <a:gd name="T3" fmla="*/ 800 h 262"/>
                                          <a:gd name="T4" fmla="+- 0 8439 8177"/>
                                          <a:gd name="T5" fmla="*/ T4 w 262"/>
                                          <a:gd name="T6" fmla="+- 0 800 538"/>
                                          <a:gd name="T7" fmla="*/ 800 h 262"/>
                                          <a:gd name="T8" fmla="+- 0 8439 8177"/>
                                          <a:gd name="T9" fmla="*/ T8 w 262"/>
                                          <a:gd name="T10" fmla="+- 0 538 538"/>
                                          <a:gd name="T11" fmla="*/ 538 h 262"/>
                                          <a:gd name="T12" fmla="+- 0 8177 8177"/>
                                          <a:gd name="T13" fmla="*/ T12 w 262"/>
                                          <a:gd name="T14" fmla="+- 0 538 538"/>
                                          <a:gd name="T15" fmla="*/ 538 h 262"/>
                                          <a:gd name="T16" fmla="+- 0 8177 8177"/>
                                          <a:gd name="T17" fmla="*/ T16 w 262"/>
                                          <a:gd name="T18" fmla="+- 0 800 538"/>
                                          <a:gd name="T19" fmla="*/ 800 h 262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62" h="262">
                                            <a:moveTo>
                                              <a:pt x="0" y="262"/>
                                            </a:moveTo>
                                            <a:lnTo>
                                              <a:pt x="262" y="262"/>
                                            </a:lnTo>
                                            <a:lnTo>
                                              <a:pt x="262" y="0"/>
                                            </a:lnTo>
                                            <a:lnTo>
                                              <a:pt x="0" y="0"/>
                                            </a:lnTo>
                                            <a:lnTo>
                                              <a:pt x="0" y="262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10209">
                                        <a:solidFill>
                                          <a:srgbClr val="CCCBCB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6" o:spid="_x0000_s1026" style="position:absolute;margin-left:408.45pt;margin-top:-12.75pt;width:13.9pt;height:53.2pt;z-index:-3004;mso-position-horizontal-relative:page" coordorigin="8169,-256" coordsize="278,106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">
                <v:group id="Group 277" o:spid="_x0000_s1027" style="position:absolute;left:8177;top:-248;width:262;height:262" coordorigin="8177,-248" coordsize="262,26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J+XeHGAAAA3AAA&#10;AA8AAAAAAAAAAAAAAAAAqQIAAGRycy9kb3ducmV2LnhtbFBLBQYAAAAABAAEAPoAAACcAwAAAAA=&#10;">
                  <v:shape id="Freeform 288" o:spid="_x0000_s1028" style="position:absolute;left:8177;top:-248;width:262;height:262;visibility:visible;mso-wrap-style:square;v-text-anchor:top" coordsize="262,2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WUmhxQAA&#10;ANwAAAAPAAAAZHJzL2Rvd25yZXYueG1sRI/BasMwEETvhfyD2EBvjRwfQnAjmxAIKaQU6qTkulgb&#10;y8RaGUmN3X59VSj0OMzMG2ZTTbYXd/Khc6xguchAEDdOd9wqOJ/2T2sQISJr7B2Tgi8KUJWzhw0W&#10;2o38Tvc6tiJBOBSowMQ4FFKGxpDFsHADcfKuzluMSfpWao9jgtte5lm2khY7TgsGB9oZam71p1Uw&#10;fNcfga5mxa+709t4Ofhzfjwq9Tifts8gIk3xP/zXftEK8nUOv2fSEZDl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5ZSaHFAAAA3AAAAA8AAAAAAAAAAAAAAAAAlwIAAGRycy9k&#10;b3ducmV2LnhtbFBLBQYAAAAABAAEAPUAAACJAwAAAAA=&#10;" path="m0,262l262,262,262,,,,,262xe" filled="f" strokecolor="#cccbcb" strokeweight="10209emu">
                    <v:path arrowok="t" o:connecttype="custom" o:connectlocs="0,14;262,14;262,-248;0,-248;0,14" o:connectangles="0,0,0,0,0"/>
                  </v:shape>
                  <v:group id="Group 278" o:spid="_x0000_s1029" style="position:absolute;left:8204;top:-117;width:210;height:0" coordorigin="8204,-117" coordsize="21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3gZg3GAAAA3AAA&#10;AA8AAAAAAAAAAAAAAAAAqQIAAGRycy9kb3ducmV2LnhtbFBLBQYAAAAABAAEAPoAAACcAwAAAAA=&#10;">
                    <v:shape id="Freeform 287" o:spid="_x0000_s1030" style="position:absolute;left:16408;top:-234;width:209;height:0;visibility:visible;mso-wrap-style:square;v-text-anchor:top" coordsize="21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6a0QwwAA&#10;ANwAAAAPAAAAZHJzL2Rvd25yZXYueG1sRI9PawIxFMTvQr9DeIXeNOlSRbZGKYog6MXVS2+vm7d/&#10;6OZlSaKu394IhR6HmfkNs1gNthNX8qF1rOF9okAQl860XGs4n7bjOYgQkQ12jknDnQKsli+jBebG&#10;3fhI1yLWIkE45KihibHPpQxlQxbDxPXEyauctxiT9LU0Hm8JbjuZKTWTFltOCw32tG6o/C0uVkOx&#10;36jqpzocud19Z/fpjA7Kk9Zvr8PXJ4hIQ/wP/7V3RkM2/4DnmXQE5PI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u6a0QwwAAANwAAAAPAAAAAAAAAAAAAAAAAJcCAABkcnMvZG93&#10;bnJldi54bWxQSwUGAAAAAAQABAD1AAAAhwMAAAAA&#10;" path="m0,0l210,0e" filled="f" strokecolor="#f8766c" strokeweight="10209emu">
                      <v:stroke dashstyle="longDash"/>
                      <v:path arrowok="t" o:connecttype="custom" o:connectlocs="0,0;209,0" o:connectangles="0,0"/>
                      <o:lock v:ext="edit" verticies="t"/>
                    </v:shape>
                    <v:group id="Group 279" o:spid="_x0000_s1031" style="position:absolute;left:8177;top:14;width:262;height:262" coordorigin="8177,14" coordsize="262,26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1FW+LGAAAA3AAA&#10;AA8AAAAAAAAAAAAAAAAAqQIAAGRycy9kb3ducmV2LnhtbFBLBQYAAAAABAAEAPoAAACcAwAAAAA=&#10;">
                      <v:shape id="Freeform 286" o:spid="_x0000_s1032" style="position:absolute;left:8177;top:14;width:262;height:262;visibility:visible;mso-wrap-style:square;v-text-anchor:top" coordsize="262,2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Yk+ixAAA&#10;ANwAAAAPAAAAZHJzL2Rvd25yZXYueG1sRI9Ba8JAFITvBf/D8oTe6sYcgqSuIoJYsBQaLV4f2Wc2&#10;mH0bdrcm7a/vFgSPw8x8wyzXo+3EjXxoHSuYzzIQxLXTLTcKTsfdywJEiMgaO8ek4IcCrFeTpyWW&#10;2g38SbcqNiJBOJSowMTYl1KG2pDFMHM9cfIuzluMSfpGao9DgttO5llWSIstpwWDPW0N1dfq2yro&#10;f6uvQBdT8Pv2+DGc9/6UHw5KPU/HzSuISGN8hO/tN60gXxTwfyYdAbn6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WJPosQAAADcAAAADwAAAAAAAAAAAAAAAACXAgAAZHJzL2Rv&#10;d25yZXYueG1sUEsFBgAAAAAEAAQA9QAAAIgDAAAAAA==&#10;" path="m0,262l262,262,262,,,,,262xe" filled="f" strokecolor="#cccbcb" strokeweight="10209emu">
                        <v:path arrowok="t" o:connecttype="custom" o:connectlocs="0,276;262,276;262,14;0,14;0,276" o:connectangles="0,0,0,0,0"/>
                      </v:shape>
                      <v:group id="Group 280" o:spid="_x0000_s1033" style="position:absolute;left:8204;top:145;width:210;height:0" coordorigin="8204,145" coordsize="21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cttgDsUAAADcAAAA&#10;DwAAAAAAAAAAAAAAAACpAgAAZHJzL2Rvd25yZXYueG1sUEsFBgAAAAAEAAQA+gAAAJsDAAAAAA==&#10;">
                        <v:shape id="Freeform 285" o:spid="_x0000_s1034" style="position:absolute;left:16408;top:290;width:209;height:0;visibility:visible;mso-wrap-style:square;v-text-anchor:top" coordsize="21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L+jTwgAA&#10;ANwAAAAPAAAAZHJzL2Rvd25yZXYueG1sRE9Ni8IwEL0v+B/CCF4WTfWwlq5RVkH0YqFV8Do0s23Z&#10;ZlKaaKu/3hwWPD7e92ozmEbcqXO1ZQXzWQSCuLC65lLB5byfxiCcR9bYWCYFD3KwWY8+Vpho23NG&#10;99yXIoSwS1BB5X2bSOmKigy6mW2JA/drO4M+wK6UusM+hJtGLqLoSxqsOTRU2NKuouIvvxkF1yg7&#10;Pa9ZmvbxId8W+vS5PA6pUpPx8PMNwtPg3+J/91ErWMRhbTgTjoBc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Ev6NPCAAAA3AAAAA8AAAAAAAAAAAAAAAAAlwIAAGRycy9kb3du&#10;cmV2LnhtbFBLBQYAAAAABAAEAPUAAACGAwAAAAA=&#10;" path="m0,0l210,0e" filled="f" strokecolor="#7bad00" strokeweight="10209emu">
                          <v:stroke dashstyle="longDash"/>
                          <v:path arrowok="t" o:connecttype="custom" o:connectlocs="0,0;209,0" o:connectangles="0,0"/>
                          <o:lock v:ext="edit" verticies="t"/>
                        </v:shape>
                        <v:group id="Group 281" o:spid="_x0000_s1035" style="position:absolute;left:8177;top:276;width:262;height:262" coordorigin="8177,276" coordsize="262,26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sCFHnxQAAANwAAAAPAAAAZHJzL2Rvd25yZXYueG1sRI9Bi8IwFITvwv6H8IS9&#10;aVoXxa1GEVmXPYigLoi3R/Nsi81LaWJb/70RBI/DzHzDzJedKUVDtSssK4iHEQji1OqCMwX/x81g&#10;CsJ5ZI2lZVJwJwfLxUdvjom2Le+pOfhMBAi7BBXk3leJlC7NyaAb2oo4eBdbG/RB1pnUNbYBbko5&#10;iqKJNFhwWMixonVO6fVwMwp+W2xXX/FPs71e1vfzcbw7bWNS6rPfrWYgPHX+HX61/7SC0fQb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bAhR58UAAADcAAAA&#10;DwAAAAAAAAAAAAAAAACpAgAAZHJzL2Rvd25yZXYueG1sUEsFBgAAAAAEAAQA+gAAAJsDAAAAAA==&#10;">
                          <v:shape id="Freeform 284" o:spid="_x0000_s1036" style="position:absolute;left:8177;top:276;width:262;height:262;visibility:visible;mso-wrap-style:square;v-text-anchor:top" coordsize="262,2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HuSQwQAA&#10;ANwAAAAPAAAAZHJzL2Rvd25yZXYueG1sRE/Pa8IwFL4L/g/hDXbTdD3I7IwyBHGgDFaVXR/Nsylr&#10;XkoSbfWvN4eBx4/v92I12FZcyYfGsYK3aQaCuHK64VrB8bCZvIMIEVlj65gU3CjAajkeLbDQrucf&#10;upaxFimEQ4EKTIxdIWWoDFkMU9cRJ+7svMWYoK+l9tincNvKPMtm0mLDqcFgR2tD1V95sQq6e3kK&#10;dDYz3q8P3/3v1h/z3U6p15fh8wNEpCE+xf/uL60gn6f56Uw6AnL5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B7kkMEAAADcAAAADwAAAAAAAAAAAAAAAACXAgAAZHJzL2Rvd25y&#10;ZXYueG1sUEsFBgAAAAAEAAQA9QAAAIUDAAAAAA==&#10;" path="m0,262l262,262,262,,,,,262xe" filled="f" strokecolor="#cccbcb" strokeweight="10209emu">
                            <v:path arrowok="t" o:connecttype="custom" o:connectlocs="0,538;262,538;262,276;0,276;0,538" o:connectangles="0,0,0,0,0"/>
                          </v:shape>
                          <v:group id="Group 282" o:spid="_x0000_s1037" style="position:absolute;left:8177;top:538;width:262;height:262" coordorigin="8177,538" coordsize="262,26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Xp8s8xAAAANwAAAAPAAAAZHJzL2Rvd25yZXYueG1sRI9Bi8IwFITvwv6H8Ba8&#10;aVoXZa1GEdkVDyKoC+Lt0TzbYvNSmmxb/70RBI/DzHzDzJedKUVDtSssK4iHEQji1OqCMwV/p9/B&#10;NwjnkTWWlknBnRwsFx+9OSbatnyg5ugzESDsElSQe18lUro0J4NuaCvi4F1tbdAHWWdS19gGuCnl&#10;KIom0mDBYSHHitY5pbfjv1GwabFdfcU/ze52Xd8vp/H+vItJqf5nt5qB8NT5d/jV3moFo2kM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Xp8s8xAAAANwAAAAP&#10;AAAAAAAAAAAAAAAAAKkCAABkcnMvZG93bnJldi54bWxQSwUGAAAAAAQABAD6AAAAmgMAAAAA&#10;">
                            <v:shape id="Freeform 283" o:spid="_x0000_s1038" style="position:absolute;left:8177;top:538;width:262;height:262;visibility:visible;mso-wrap-style:square;v-text-anchor:top" coordsize="262,2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gN98xAAA&#10;ANwAAAAPAAAAZHJzL2Rvd25yZXYueG1sRI9BawIxFITvBf9DeIK3mu0epN0apQiioBS6Kl4fm+dm&#10;6eZlSaK7+uubQqHHYWa+YebLwbbiRj40jhW8TDMQxJXTDdcKjof18yuIEJE1to5JwZ0CLBejpzkW&#10;2vX8Rbcy1iJBOBSowMTYFVKGypDFMHUdcfIuzluMSfpaao99gttW5lk2kxYbTgsGO1oZqr7Lq1XQ&#10;PcpToIuZ8X51+OzPG3/MdzulJuPh4x1EpCH+h//aW60gf8vh90w6AnLx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4DffMQAAADcAAAADwAAAAAAAAAAAAAAAACXAgAAZHJzL2Rv&#10;d25yZXYueG1sUEsFBgAAAAAEAAQA9QAAAIgDAAAAAA==&#10;" path="m0,262l262,262,262,,,,,262xe" filled="f" strokecolor="#cccbcb" strokeweight="10209emu">
                              <v:path arrowok="t" o:connecttype="custom" o:connectlocs="0,800;262,800;262,538;0,538;0,800" o:connectangles="0,0,0,0,0"/>
                            </v:shape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213659">
        <w:rPr>
          <w:rFonts w:ascii="Arial" w:eastAsia="Arial" w:hAnsi="Arial" w:cs="Arial"/>
          <w:spacing w:val="-118"/>
          <w:w w:val="101"/>
          <w:position w:val="-4"/>
          <w:sz w:val="21"/>
          <w:szCs w:val="21"/>
        </w:rPr>
        <w:t>2</w:t>
      </w:r>
      <w:r w:rsidR="00213659">
        <w:rPr>
          <w:rFonts w:ascii="Arial" w:eastAsia="Arial" w:hAnsi="Arial" w:cs="Arial"/>
          <w:w w:val="101"/>
          <w:position w:val="-2"/>
          <w:sz w:val="21"/>
          <w:szCs w:val="21"/>
        </w:rPr>
        <w:t>1</w:t>
      </w:r>
      <w:r w:rsidR="00213659">
        <w:rPr>
          <w:rFonts w:ascii="Arial" w:eastAsia="Arial" w:hAnsi="Arial" w:cs="Arial"/>
          <w:position w:val="-2"/>
          <w:sz w:val="21"/>
          <w:szCs w:val="21"/>
        </w:rPr>
        <w:t xml:space="preserve">     </w:t>
      </w:r>
      <w:r w:rsidR="00213659">
        <w:rPr>
          <w:rFonts w:ascii="Arial" w:eastAsia="Arial" w:hAnsi="Arial" w:cs="Arial"/>
          <w:spacing w:val="-5"/>
          <w:position w:val="-2"/>
          <w:sz w:val="21"/>
          <w:szCs w:val="21"/>
        </w:rPr>
        <w:t xml:space="preserve"> </w:t>
      </w:r>
      <w:r w:rsidR="00213659">
        <w:rPr>
          <w:rFonts w:ascii="Arial" w:eastAsia="Arial" w:hAnsi="Arial" w:cs="Arial"/>
          <w:w w:val="101"/>
          <w:position w:val="-2"/>
          <w:sz w:val="21"/>
          <w:szCs w:val="21"/>
          <w:u w:val="dash" w:color="00BEC4"/>
        </w:rPr>
        <w:t xml:space="preserve"> </w:t>
      </w:r>
      <w:r w:rsidR="00213659">
        <w:rPr>
          <w:rFonts w:ascii="Arial" w:eastAsia="Arial" w:hAnsi="Arial" w:cs="Arial"/>
          <w:position w:val="-2"/>
          <w:sz w:val="21"/>
          <w:szCs w:val="21"/>
          <w:u w:val="dash" w:color="00BEC4"/>
        </w:rPr>
        <w:tab/>
      </w:r>
    </w:p>
    <w:p w14:paraId="22FDC9BB" w14:textId="77777777" w:rsidR="001204D4" w:rsidRDefault="00213659">
      <w:pPr>
        <w:spacing w:line="200" w:lineRule="exact"/>
        <w:ind w:left="-58" w:right="46"/>
        <w:jc w:val="right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position w:val="4"/>
          <w:sz w:val="21"/>
          <w:szCs w:val="21"/>
        </w:rPr>
        <w:t xml:space="preserve">0     </w:t>
      </w:r>
      <w:r>
        <w:rPr>
          <w:rFonts w:ascii="Arial" w:eastAsia="Arial" w:hAnsi="Arial" w:cs="Arial"/>
          <w:spacing w:val="1"/>
          <w:position w:val="4"/>
          <w:sz w:val="21"/>
          <w:szCs w:val="21"/>
        </w:rPr>
        <w:t xml:space="preserve"> </w:t>
      </w:r>
      <w:r>
        <w:rPr>
          <w:rFonts w:ascii="Arial" w:eastAsia="Arial" w:hAnsi="Arial" w:cs="Arial"/>
          <w:spacing w:val="-17"/>
          <w:sz w:val="21"/>
          <w:szCs w:val="21"/>
          <w:u w:val="dash" w:color="C67BFE"/>
        </w:rPr>
        <w:t xml:space="preserve"> </w:t>
      </w:r>
      <w:r>
        <w:rPr>
          <w:rFonts w:ascii="Arial" w:eastAsia="Arial" w:hAnsi="Arial" w:cs="Arial"/>
          <w:w w:val="101"/>
          <w:sz w:val="21"/>
          <w:szCs w:val="21"/>
          <w:u w:val="dash" w:color="C67BFE"/>
        </w:rPr>
        <w:t>1</w:t>
      </w:r>
    </w:p>
    <w:p w14:paraId="7D30D303" w14:textId="77777777" w:rsidR="001204D4" w:rsidRDefault="00213659">
      <w:pPr>
        <w:spacing w:before="18"/>
        <w:ind w:right="46"/>
        <w:jc w:val="right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w w:val="101"/>
          <w:sz w:val="21"/>
          <w:szCs w:val="21"/>
        </w:rPr>
        <w:t>0</w:t>
      </w:r>
    </w:p>
    <w:p w14:paraId="551C1040" w14:textId="77777777" w:rsidR="001204D4" w:rsidRDefault="00213659">
      <w:pPr>
        <w:spacing w:before="6" w:line="160" w:lineRule="exact"/>
        <w:rPr>
          <w:sz w:val="16"/>
          <w:szCs w:val="16"/>
        </w:rPr>
      </w:pPr>
      <w:r>
        <w:br w:type="column"/>
      </w:r>
    </w:p>
    <w:p w14:paraId="30A85253" w14:textId="77777777" w:rsidR="001204D4" w:rsidRDefault="00213659">
      <w:pPr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101"/>
          <w:sz w:val="15"/>
          <w:szCs w:val="15"/>
        </w:rPr>
        <w:t>3/3</w:t>
      </w:r>
    </w:p>
    <w:p w14:paraId="446B0348" w14:textId="77777777" w:rsidR="001204D4" w:rsidRDefault="001204D4">
      <w:pPr>
        <w:spacing w:before="2" w:line="140" w:lineRule="exact"/>
        <w:rPr>
          <w:sz w:val="15"/>
          <w:szCs w:val="15"/>
        </w:rPr>
      </w:pPr>
    </w:p>
    <w:p w14:paraId="5869C5C9" w14:textId="77777777" w:rsidR="001204D4" w:rsidRDefault="001204D4">
      <w:pPr>
        <w:spacing w:line="200" w:lineRule="exact"/>
      </w:pPr>
    </w:p>
    <w:p w14:paraId="6CD587AF" w14:textId="77777777" w:rsidR="001204D4" w:rsidRDefault="00213659">
      <w:pPr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101"/>
          <w:sz w:val="15"/>
          <w:szCs w:val="15"/>
        </w:rPr>
        <w:t>1/3</w:t>
      </w:r>
    </w:p>
    <w:p w14:paraId="56C33258" w14:textId="77777777" w:rsidR="001204D4" w:rsidRDefault="00213659">
      <w:pPr>
        <w:spacing w:before="89"/>
        <w:rPr>
          <w:rFonts w:ascii="Arial" w:eastAsia="Arial" w:hAnsi="Arial" w:cs="Arial"/>
          <w:sz w:val="15"/>
          <w:szCs w:val="15"/>
        </w:rPr>
        <w:sectPr w:rsidR="001204D4">
          <w:type w:val="continuous"/>
          <w:pgSz w:w="12240" w:h="15840"/>
          <w:pgMar w:top="960" w:right="1340" w:bottom="280" w:left="1340" w:header="720" w:footer="720" w:gutter="0"/>
          <w:cols w:num="4" w:space="720" w:equalWidth="0">
            <w:col w:w="4580" w:space="286"/>
            <w:col w:w="523" w:space="1013"/>
            <w:col w:w="673" w:space="58"/>
            <w:col w:w="2427"/>
          </w:cols>
        </w:sectPr>
      </w:pPr>
      <w:r>
        <w:rPr>
          <w:rFonts w:ascii="Arial" w:eastAsia="Arial" w:hAnsi="Arial" w:cs="Arial"/>
          <w:w w:val="101"/>
          <w:sz w:val="15"/>
          <w:szCs w:val="15"/>
        </w:rPr>
        <w:t>0/3</w:t>
      </w:r>
    </w:p>
    <w:p w14:paraId="196F37DB" w14:textId="77777777" w:rsidR="001204D4" w:rsidRDefault="001204D4">
      <w:pPr>
        <w:spacing w:before="8" w:line="100" w:lineRule="exact"/>
        <w:rPr>
          <w:sz w:val="11"/>
          <w:szCs w:val="11"/>
        </w:rPr>
      </w:pPr>
    </w:p>
    <w:p w14:paraId="5ABE96E3" w14:textId="77777777" w:rsidR="001204D4" w:rsidRDefault="001204D4">
      <w:pPr>
        <w:spacing w:line="200" w:lineRule="exact"/>
      </w:pPr>
    </w:p>
    <w:p w14:paraId="5CAF637F" w14:textId="77777777" w:rsidR="001204D4" w:rsidRDefault="00213659">
      <w:pPr>
        <w:spacing w:before="42"/>
        <w:ind w:left="2090" w:right="2942"/>
        <w:jc w:val="center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sz w:val="15"/>
          <w:szCs w:val="15"/>
        </w:rPr>
        <w:t xml:space="preserve">56   </w:t>
      </w:r>
      <w:r>
        <w:rPr>
          <w:rFonts w:ascii="Arial" w:eastAsia="Arial" w:hAnsi="Arial" w:cs="Arial"/>
          <w:spacing w:val="29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126  </w:t>
      </w:r>
      <w:r>
        <w:rPr>
          <w:rFonts w:ascii="Arial" w:eastAsia="Arial" w:hAnsi="Arial" w:cs="Arial"/>
          <w:spacing w:val="29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196                    </w:t>
      </w:r>
      <w:r>
        <w:rPr>
          <w:rFonts w:ascii="Arial" w:eastAsia="Arial" w:hAnsi="Arial" w:cs="Arial"/>
          <w:spacing w:val="8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392   </w:t>
      </w:r>
      <w:r>
        <w:rPr>
          <w:rFonts w:ascii="Arial" w:eastAsia="Arial" w:hAnsi="Arial" w:cs="Arial"/>
          <w:spacing w:val="2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56   </w:t>
      </w:r>
      <w:r>
        <w:rPr>
          <w:rFonts w:ascii="Arial" w:eastAsia="Arial" w:hAnsi="Arial" w:cs="Arial"/>
          <w:spacing w:val="28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126  </w:t>
      </w:r>
      <w:r>
        <w:rPr>
          <w:rFonts w:ascii="Arial" w:eastAsia="Arial" w:hAnsi="Arial" w:cs="Arial"/>
          <w:spacing w:val="29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196                    </w:t>
      </w:r>
      <w:r>
        <w:rPr>
          <w:rFonts w:ascii="Arial" w:eastAsia="Arial" w:hAnsi="Arial" w:cs="Arial"/>
          <w:spacing w:val="8"/>
          <w:sz w:val="15"/>
          <w:szCs w:val="15"/>
        </w:rPr>
        <w:t xml:space="preserve"> </w:t>
      </w:r>
      <w:r>
        <w:rPr>
          <w:rFonts w:ascii="Arial" w:eastAsia="Arial" w:hAnsi="Arial" w:cs="Arial"/>
          <w:w w:val="101"/>
          <w:sz w:val="15"/>
          <w:szCs w:val="15"/>
        </w:rPr>
        <w:t>392</w:t>
      </w:r>
    </w:p>
    <w:p w14:paraId="4F88E198" w14:textId="77777777" w:rsidR="001204D4" w:rsidRDefault="00213659">
      <w:pPr>
        <w:spacing w:line="180" w:lineRule="exact"/>
        <w:ind w:left="3869" w:right="4764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w w:val="101"/>
          <w:sz w:val="18"/>
          <w:szCs w:val="18"/>
        </w:rPr>
        <w:t>Exposures</w:t>
      </w:r>
    </w:p>
    <w:p w14:paraId="5143519E" w14:textId="77777777" w:rsidR="001204D4" w:rsidRDefault="001204D4">
      <w:pPr>
        <w:spacing w:before="8" w:line="140" w:lineRule="exact"/>
        <w:rPr>
          <w:sz w:val="14"/>
          <w:szCs w:val="14"/>
        </w:rPr>
      </w:pPr>
    </w:p>
    <w:p w14:paraId="1E9F0C97" w14:textId="77777777" w:rsidR="001204D4" w:rsidRDefault="001204D4">
      <w:pPr>
        <w:spacing w:line="200" w:lineRule="exact"/>
        <w:sectPr w:rsidR="001204D4">
          <w:type w:val="continuous"/>
          <w:pgSz w:w="12240" w:h="15840"/>
          <w:pgMar w:top="960" w:right="1340" w:bottom="280" w:left="1340" w:header="720" w:footer="720" w:gutter="0"/>
          <w:cols w:space="720"/>
        </w:sectPr>
      </w:pPr>
    </w:p>
    <w:p w14:paraId="56B2CFCD" w14:textId="77777777" w:rsidR="001204D4" w:rsidRDefault="001204D4">
      <w:pPr>
        <w:spacing w:before="9" w:line="200" w:lineRule="exact"/>
      </w:pPr>
    </w:p>
    <w:p w14:paraId="24DAC83C" w14:textId="77777777" w:rsidR="001204D4" w:rsidRDefault="00213659">
      <w:pPr>
        <w:spacing w:line="160" w:lineRule="exact"/>
        <w:jc w:val="right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101"/>
          <w:position w:val="-1"/>
          <w:sz w:val="15"/>
          <w:szCs w:val="15"/>
        </w:rPr>
        <w:t>2.0</w:t>
      </w:r>
    </w:p>
    <w:p w14:paraId="78407AB0" w14:textId="77777777" w:rsidR="001204D4" w:rsidRDefault="00213659">
      <w:pPr>
        <w:spacing w:before="42"/>
        <w:rPr>
          <w:rFonts w:ascii="Arial" w:eastAsia="Arial" w:hAnsi="Arial" w:cs="Arial"/>
          <w:sz w:val="15"/>
          <w:szCs w:val="15"/>
        </w:rPr>
        <w:sectPr w:rsidR="001204D4">
          <w:type w:val="continuous"/>
          <w:pgSz w:w="12240" w:h="15840"/>
          <w:pgMar w:top="960" w:right="1340" w:bottom="280" w:left="1340" w:header="720" w:footer="720" w:gutter="0"/>
          <w:cols w:num="2" w:space="720" w:equalWidth="0">
            <w:col w:w="2064" w:space="820"/>
            <w:col w:w="6676"/>
          </w:cols>
        </w:sectPr>
      </w:pPr>
      <w:r>
        <w:br w:type="column"/>
      </w:r>
      <w:r>
        <w:rPr>
          <w:rFonts w:ascii="Arial" w:eastAsia="Arial" w:hAnsi="Arial" w:cs="Arial"/>
          <w:sz w:val="15"/>
          <w:szCs w:val="15"/>
        </w:rPr>
        <w:lastRenderedPageBreak/>
        <w:t>N</w:t>
      </w:r>
      <w:r>
        <w:rPr>
          <w:rFonts w:ascii="Arial" w:eastAsia="Arial" w:hAnsi="Arial" w:cs="Arial"/>
          <w:spacing w:val="-3"/>
          <w:sz w:val="15"/>
          <w:szCs w:val="15"/>
        </w:rPr>
        <w:t>e</w:t>
      </w:r>
      <w:r>
        <w:rPr>
          <w:rFonts w:ascii="Arial" w:eastAsia="Arial" w:hAnsi="Arial" w:cs="Arial"/>
          <w:sz w:val="15"/>
          <w:szCs w:val="15"/>
        </w:rPr>
        <w:t>w</w:t>
      </w:r>
      <w:r>
        <w:rPr>
          <w:rFonts w:ascii="Arial" w:eastAsia="Arial" w:hAnsi="Arial" w:cs="Arial"/>
          <w:spacing w:val="4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sti</w:t>
      </w:r>
      <w:r>
        <w:rPr>
          <w:rFonts w:ascii="Arial" w:eastAsia="Arial" w:hAnsi="Arial" w:cs="Arial"/>
          <w:spacing w:val="-2"/>
          <w:sz w:val="15"/>
          <w:szCs w:val="15"/>
        </w:rPr>
        <w:t>m</w:t>
      </w:r>
      <w:r>
        <w:rPr>
          <w:rFonts w:ascii="Arial" w:eastAsia="Arial" w:hAnsi="Arial" w:cs="Arial"/>
          <w:sz w:val="15"/>
          <w:szCs w:val="15"/>
        </w:rPr>
        <w:t xml:space="preserve">uli                                   </w:t>
      </w:r>
      <w:r>
        <w:rPr>
          <w:rFonts w:ascii="Arial" w:eastAsia="Arial" w:hAnsi="Arial" w:cs="Arial"/>
          <w:spacing w:val="22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Old</w:t>
      </w:r>
      <w:r>
        <w:rPr>
          <w:rFonts w:ascii="Arial" w:eastAsia="Arial" w:hAnsi="Arial" w:cs="Arial"/>
          <w:spacing w:val="3"/>
          <w:sz w:val="15"/>
          <w:szCs w:val="15"/>
        </w:rPr>
        <w:t xml:space="preserve"> </w:t>
      </w:r>
      <w:r>
        <w:rPr>
          <w:rFonts w:ascii="Arial" w:eastAsia="Arial" w:hAnsi="Arial" w:cs="Arial"/>
          <w:w w:val="101"/>
          <w:sz w:val="15"/>
          <w:szCs w:val="15"/>
        </w:rPr>
        <w:t>sti</w:t>
      </w:r>
      <w:r>
        <w:rPr>
          <w:rFonts w:ascii="Arial" w:eastAsia="Arial" w:hAnsi="Arial" w:cs="Arial"/>
          <w:spacing w:val="-2"/>
          <w:w w:val="101"/>
          <w:sz w:val="15"/>
          <w:szCs w:val="15"/>
        </w:rPr>
        <w:t>m</w:t>
      </w:r>
      <w:r>
        <w:rPr>
          <w:rFonts w:ascii="Arial" w:eastAsia="Arial" w:hAnsi="Arial" w:cs="Arial"/>
          <w:w w:val="101"/>
          <w:sz w:val="15"/>
          <w:szCs w:val="15"/>
        </w:rPr>
        <w:t>uli</w:t>
      </w:r>
    </w:p>
    <w:p w14:paraId="5CAFAA6C" w14:textId="77777777" w:rsidR="001204D4" w:rsidRDefault="001204D4">
      <w:pPr>
        <w:spacing w:before="1" w:line="100" w:lineRule="exact"/>
        <w:rPr>
          <w:sz w:val="11"/>
          <w:szCs w:val="11"/>
        </w:rPr>
      </w:pPr>
    </w:p>
    <w:p w14:paraId="5A29CE12" w14:textId="77777777" w:rsidR="001204D4" w:rsidRDefault="001204D4">
      <w:pPr>
        <w:spacing w:line="200" w:lineRule="exact"/>
      </w:pPr>
    </w:p>
    <w:p w14:paraId="10D36468" w14:textId="77777777" w:rsidR="001204D4" w:rsidRDefault="00887739">
      <w:pPr>
        <w:spacing w:before="42" w:line="220" w:lineRule="exact"/>
        <w:ind w:right="1939"/>
        <w:jc w:val="right"/>
        <w:rPr>
          <w:rFonts w:ascii="Arial" w:eastAsia="Arial" w:hAnsi="Arial" w:cs="Arial"/>
          <w:sz w:val="15"/>
          <w:szCs w:val="15"/>
        </w:rPr>
        <w:sectPr w:rsidR="001204D4">
          <w:type w:val="continuous"/>
          <w:pgSz w:w="12240" w:h="15840"/>
          <w:pgMar w:top="960" w:right="1340" w:bottom="280" w:left="134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478" behindDoc="1" locked="0" layoutInCell="1" allowOverlap="1" wp14:anchorId="6D4E04DB" wp14:editId="651D2889">
                <wp:simplePos x="0" y="0"/>
                <wp:positionH relativeFrom="page">
                  <wp:posOffset>5187315</wp:posOffset>
                </wp:positionH>
                <wp:positionV relativeFrom="paragraph">
                  <wp:posOffset>152400</wp:posOffset>
                </wp:positionV>
                <wp:extent cx="176530" cy="675640"/>
                <wp:effectExtent l="0" t="0" r="5202555" b="670560"/>
                <wp:wrapNone/>
                <wp:docPr id="265" name="Group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530" cy="675640"/>
                          <a:chOff x="8169" y="240"/>
                          <a:chExt cx="278" cy="1064"/>
                        </a:xfrm>
                      </wpg:grpSpPr>
                      <wpg:grpSp>
                        <wpg:cNvPr id="266" name="Group 262"/>
                        <wpg:cNvGrpSpPr>
                          <a:grpSpLocks/>
                        </wpg:cNvGrpSpPr>
                        <wpg:grpSpPr bwMode="auto">
                          <a:xfrm>
                            <a:off x="8177" y="248"/>
                            <a:ext cx="262" cy="262"/>
                            <a:chOff x="8177" y="248"/>
                            <a:chExt cx="262" cy="262"/>
                          </a:xfrm>
                        </wpg:grpSpPr>
                        <wps:wsp>
                          <wps:cNvPr id="267" name="Freeform 275"/>
                          <wps:cNvSpPr>
                            <a:spLocks/>
                          </wps:cNvSpPr>
                          <wps:spPr bwMode="auto">
                            <a:xfrm>
                              <a:off x="8177" y="248"/>
                              <a:ext cx="262" cy="262"/>
                            </a:xfrm>
                            <a:custGeom>
                              <a:avLst/>
                              <a:gdLst>
                                <a:gd name="T0" fmla="+- 0 8177 8177"/>
                                <a:gd name="T1" fmla="*/ T0 w 262"/>
                                <a:gd name="T2" fmla="+- 0 510 248"/>
                                <a:gd name="T3" fmla="*/ 510 h 262"/>
                                <a:gd name="T4" fmla="+- 0 8439 8177"/>
                                <a:gd name="T5" fmla="*/ T4 w 262"/>
                                <a:gd name="T6" fmla="+- 0 510 248"/>
                                <a:gd name="T7" fmla="*/ 510 h 262"/>
                                <a:gd name="T8" fmla="+- 0 8439 8177"/>
                                <a:gd name="T9" fmla="*/ T8 w 262"/>
                                <a:gd name="T10" fmla="+- 0 248 248"/>
                                <a:gd name="T11" fmla="*/ 248 h 262"/>
                                <a:gd name="T12" fmla="+- 0 8177 8177"/>
                                <a:gd name="T13" fmla="*/ T12 w 262"/>
                                <a:gd name="T14" fmla="+- 0 248 248"/>
                                <a:gd name="T15" fmla="*/ 248 h 262"/>
                                <a:gd name="T16" fmla="+- 0 8177 8177"/>
                                <a:gd name="T17" fmla="*/ T16 w 262"/>
                                <a:gd name="T18" fmla="+- 0 510 248"/>
                                <a:gd name="T19" fmla="*/ 510 h 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2" h="262">
                                  <a:moveTo>
                                    <a:pt x="0" y="262"/>
                                  </a:moveTo>
                                  <a:lnTo>
                                    <a:pt x="262" y="262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6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209">
                              <a:solidFill>
                                <a:srgbClr val="CCCBC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68" name="Group 263"/>
                          <wpg:cNvGrpSpPr>
                            <a:grpSpLocks/>
                          </wpg:cNvGrpSpPr>
                          <wpg:grpSpPr bwMode="auto">
                            <a:xfrm>
                              <a:off x="8204" y="379"/>
                              <a:ext cx="210" cy="0"/>
                              <a:chOff x="8204" y="379"/>
                              <a:chExt cx="210" cy="0"/>
                            </a:xfrm>
                          </wpg:grpSpPr>
                          <wps:wsp>
                            <wps:cNvPr id="269" name="Freeform 2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6408" y="758"/>
                                <a:ext cx="209" cy="0"/>
                              </a:xfrm>
                              <a:custGeom>
                                <a:avLst/>
                                <a:gdLst>
                                  <a:gd name="T0" fmla="+- 0 8204 8204"/>
                                  <a:gd name="T1" fmla="*/ T0 w 210"/>
                                  <a:gd name="T2" fmla="+- 0 8414 8204"/>
                                  <a:gd name="T3" fmla="*/ T2 w 210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210">
                                    <a:moveTo>
                                      <a:pt x="0" y="0"/>
                                    </a:moveTo>
                                    <a:lnTo>
                                      <a:pt x="210" y="0"/>
                                    </a:lnTo>
                                  </a:path>
                                </a:pathLst>
                              </a:custGeom>
                              <a:noFill/>
                              <a:ln w="10209">
                                <a:solidFill>
                                  <a:srgbClr val="F8766C"/>
                                </a:solidFill>
                                <a:prstDash val="lg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270" name="Group 2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8177" y="510"/>
                                <a:ext cx="262" cy="262"/>
                                <a:chOff x="8177" y="510"/>
                                <a:chExt cx="262" cy="262"/>
                              </a:xfrm>
                            </wpg:grpSpPr>
                            <wps:wsp>
                              <wps:cNvPr id="271" name="Freeform 2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77" y="510"/>
                                  <a:ext cx="262" cy="262"/>
                                </a:xfrm>
                                <a:custGeom>
                                  <a:avLst/>
                                  <a:gdLst>
                                    <a:gd name="T0" fmla="+- 0 8177 8177"/>
                                    <a:gd name="T1" fmla="*/ T0 w 262"/>
                                    <a:gd name="T2" fmla="+- 0 772 510"/>
                                    <a:gd name="T3" fmla="*/ 772 h 262"/>
                                    <a:gd name="T4" fmla="+- 0 8439 8177"/>
                                    <a:gd name="T5" fmla="*/ T4 w 262"/>
                                    <a:gd name="T6" fmla="+- 0 772 510"/>
                                    <a:gd name="T7" fmla="*/ 772 h 262"/>
                                    <a:gd name="T8" fmla="+- 0 8439 8177"/>
                                    <a:gd name="T9" fmla="*/ T8 w 262"/>
                                    <a:gd name="T10" fmla="+- 0 510 510"/>
                                    <a:gd name="T11" fmla="*/ 510 h 262"/>
                                    <a:gd name="T12" fmla="+- 0 8177 8177"/>
                                    <a:gd name="T13" fmla="*/ T12 w 262"/>
                                    <a:gd name="T14" fmla="+- 0 510 510"/>
                                    <a:gd name="T15" fmla="*/ 510 h 262"/>
                                    <a:gd name="T16" fmla="+- 0 8177 8177"/>
                                    <a:gd name="T17" fmla="*/ T16 w 262"/>
                                    <a:gd name="T18" fmla="+- 0 772 510"/>
                                    <a:gd name="T19" fmla="*/ 772 h 26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62" h="262">
                                      <a:moveTo>
                                        <a:pt x="0" y="262"/>
                                      </a:moveTo>
                                      <a:lnTo>
                                        <a:pt x="262" y="262"/>
                                      </a:lnTo>
                                      <a:lnTo>
                                        <a:pt x="26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6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0209">
                                  <a:solidFill>
                                    <a:srgbClr val="CCCBCB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72" name="Group 26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177" y="772"/>
                                  <a:ext cx="262" cy="262"/>
                                  <a:chOff x="8177" y="772"/>
                                  <a:chExt cx="262" cy="262"/>
                                </a:xfrm>
                              </wpg:grpSpPr>
                              <wps:wsp>
                                <wps:cNvPr id="273" name="Freeform 27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177" y="772"/>
                                    <a:ext cx="262" cy="262"/>
                                  </a:xfrm>
                                  <a:custGeom>
                                    <a:avLst/>
                                    <a:gdLst>
                                      <a:gd name="T0" fmla="+- 0 8177 8177"/>
                                      <a:gd name="T1" fmla="*/ T0 w 262"/>
                                      <a:gd name="T2" fmla="+- 0 1034 772"/>
                                      <a:gd name="T3" fmla="*/ 1034 h 262"/>
                                      <a:gd name="T4" fmla="+- 0 8439 8177"/>
                                      <a:gd name="T5" fmla="*/ T4 w 262"/>
                                      <a:gd name="T6" fmla="+- 0 1034 772"/>
                                      <a:gd name="T7" fmla="*/ 1034 h 262"/>
                                      <a:gd name="T8" fmla="+- 0 8439 8177"/>
                                      <a:gd name="T9" fmla="*/ T8 w 262"/>
                                      <a:gd name="T10" fmla="+- 0 772 772"/>
                                      <a:gd name="T11" fmla="*/ 772 h 262"/>
                                      <a:gd name="T12" fmla="+- 0 8177 8177"/>
                                      <a:gd name="T13" fmla="*/ T12 w 262"/>
                                      <a:gd name="T14" fmla="+- 0 772 772"/>
                                      <a:gd name="T15" fmla="*/ 772 h 262"/>
                                      <a:gd name="T16" fmla="+- 0 8177 8177"/>
                                      <a:gd name="T17" fmla="*/ T16 w 262"/>
                                      <a:gd name="T18" fmla="+- 0 1034 772"/>
                                      <a:gd name="T19" fmla="*/ 1034 h 262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262" h="262">
                                        <a:moveTo>
                                          <a:pt x="0" y="262"/>
                                        </a:moveTo>
                                        <a:lnTo>
                                          <a:pt x="262" y="262"/>
                                        </a:lnTo>
                                        <a:lnTo>
                                          <a:pt x="262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26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0209">
                                    <a:solidFill>
                                      <a:srgbClr val="CCCBCB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274" name="Group 26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8204" y="903"/>
                                    <a:ext cx="210" cy="0"/>
                                    <a:chOff x="8204" y="903"/>
                                    <a:chExt cx="210" cy="0"/>
                                  </a:xfrm>
                                </wpg:grpSpPr>
                                <wps:wsp>
                                  <wps:cNvPr id="275" name="Freeform 2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6408" y="1806"/>
                                      <a:ext cx="209" cy="0"/>
                                    </a:xfrm>
                                    <a:custGeom>
                                      <a:avLst/>
                                      <a:gdLst>
                                        <a:gd name="T0" fmla="+- 0 8204 8204"/>
                                        <a:gd name="T1" fmla="*/ T0 w 210"/>
                                        <a:gd name="T2" fmla="+- 0 8414 8204"/>
                                        <a:gd name="T3" fmla="*/ T2 w 210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210">
                                          <a:moveTo>
                                            <a:pt x="0" y="0"/>
                                          </a:moveTo>
                                          <a:lnTo>
                                            <a:pt x="210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10209">
                                      <a:solidFill>
                                        <a:srgbClr val="00BEC4"/>
                                      </a:solidFill>
                                      <a:prstDash val="lgDash"/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276" name="Group 26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8177" y="1034"/>
                                      <a:ext cx="262" cy="262"/>
                                      <a:chOff x="8177" y="1034"/>
                                      <a:chExt cx="262" cy="262"/>
                                    </a:xfrm>
                                  </wpg:grpSpPr>
                                  <wps:wsp>
                                    <wps:cNvPr id="277" name="Freeform 270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8177" y="1034"/>
                                        <a:ext cx="262" cy="262"/>
                                      </a:xfrm>
                                      <a:custGeom>
                                        <a:avLst/>
                                        <a:gdLst>
                                          <a:gd name="T0" fmla="+- 0 8177 8177"/>
                                          <a:gd name="T1" fmla="*/ T0 w 262"/>
                                          <a:gd name="T2" fmla="+- 0 1297 1034"/>
                                          <a:gd name="T3" fmla="*/ 1297 h 262"/>
                                          <a:gd name="T4" fmla="+- 0 8439 8177"/>
                                          <a:gd name="T5" fmla="*/ T4 w 262"/>
                                          <a:gd name="T6" fmla="+- 0 1297 1034"/>
                                          <a:gd name="T7" fmla="*/ 1297 h 262"/>
                                          <a:gd name="T8" fmla="+- 0 8439 8177"/>
                                          <a:gd name="T9" fmla="*/ T8 w 262"/>
                                          <a:gd name="T10" fmla="+- 0 1034 1034"/>
                                          <a:gd name="T11" fmla="*/ 1034 h 262"/>
                                          <a:gd name="T12" fmla="+- 0 8177 8177"/>
                                          <a:gd name="T13" fmla="*/ T12 w 262"/>
                                          <a:gd name="T14" fmla="+- 0 1034 1034"/>
                                          <a:gd name="T15" fmla="*/ 1034 h 262"/>
                                          <a:gd name="T16" fmla="+- 0 8177 8177"/>
                                          <a:gd name="T17" fmla="*/ T16 w 262"/>
                                          <a:gd name="T18" fmla="+- 0 1297 1034"/>
                                          <a:gd name="T19" fmla="*/ 1297 h 262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62" h="262">
                                            <a:moveTo>
                                              <a:pt x="0" y="263"/>
                                            </a:moveTo>
                                            <a:lnTo>
                                              <a:pt x="262" y="263"/>
                                            </a:lnTo>
                                            <a:lnTo>
                                              <a:pt x="262" y="0"/>
                                            </a:lnTo>
                                            <a:lnTo>
                                              <a:pt x="0" y="0"/>
                                            </a:lnTo>
                                            <a:lnTo>
                                              <a:pt x="0" y="263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10209">
                                        <a:solidFill>
                                          <a:srgbClr val="CCCBCB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278" name="Group 26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8204" y="1166"/>
                                        <a:ext cx="210" cy="0"/>
                                        <a:chOff x="8204" y="1166"/>
                                        <a:chExt cx="210" cy="0"/>
                                      </a:xfrm>
                                    </wpg:grpSpPr>
                                    <wps:wsp>
                                      <wps:cNvPr id="279" name="Freeform 269"/>
                                      <wps:cNvSpPr>
                                        <a:spLocks noEditPoints="1"/>
                                      </wps:cNvSpPr>
                                      <wps:spPr bwMode="auto">
                                        <a:xfrm>
                                          <a:off x="16408" y="2332"/>
                                          <a:ext cx="209" cy="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8204 8204"/>
                                            <a:gd name="T1" fmla="*/ T0 w 210"/>
                                            <a:gd name="T2" fmla="+- 0 8414 8204"/>
                                            <a:gd name="T3" fmla="*/ T2 w 210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0"/>
                                            </a:cxn>
                                            <a:cxn ang="0">
                                              <a:pos x="T3" y="0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21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210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10209">
                                          <a:solidFill>
                                            <a:srgbClr val="C67BFE"/>
                                          </a:solidFill>
                                          <a:prstDash val="lgDash"/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1" o:spid="_x0000_s1026" style="position:absolute;margin-left:408.45pt;margin-top:12pt;width:13.9pt;height:53.2pt;z-index:-3002;mso-position-horizontal-relative:page" coordorigin="8169,240" coordsize="278,106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">
                <v:group id="Group 262" o:spid="_x0000_s1027" style="position:absolute;left:8177;top:248;width:262;height:262" coordorigin="8177,248" coordsize="262,26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tmyNvxAAAANwAAAAP&#10;AAAAAAAAAAAAAAAAAKkCAABkcnMvZG93bnJldi54bWxQSwUGAAAAAAQABAD6AAAAmgMAAAAA&#10;">
                  <v:shape id="Freeform 275" o:spid="_x0000_s1028" style="position:absolute;left:8177;top:248;width:262;height:262;visibility:visible;mso-wrap-style:square;v-text-anchor:top" coordsize="262,2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IgzDxQAA&#10;ANwAAAAPAAAAZHJzL2Rvd25yZXYueG1sRI9Ba8JAFITvhf6H5RV6qxtziCV1FRFKCxbBqHh9ZJ/Z&#10;0OzbsLs1aX+9Kwg9DjPzDTNfjrYTF/KhdaxgOslAENdOt9woOOzfX15BhIissXNMCn4pwHLx+DDH&#10;UruBd3SpYiMShEOJCkyMfSllqA1ZDBPXEyfv7LzFmKRvpPY4JLjtZJ5lhbTYclow2NPaUP1d/VgF&#10;/V91DHQ2BX+t99vh9OEP+Waj1PPTuHoDEWmM/+F7+1MryIsZ3M6kIyAX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4iDMPFAAAA3AAAAA8AAAAAAAAAAAAAAAAAlwIAAGRycy9k&#10;b3ducmV2LnhtbFBLBQYAAAAABAAEAPUAAACJAwAAAAA=&#10;" path="m0,262l262,262,262,,,,,262xe" filled="f" strokecolor="#cccbcb" strokeweight="10209emu">
                    <v:path arrowok="t" o:connecttype="custom" o:connectlocs="0,510;262,510;262,248;0,248;0,510" o:connectangles="0,0,0,0,0"/>
                  </v:shape>
                  <v:group id="Group 263" o:spid="_x0000_s1029" style="position:absolute;left:8204;top:379;width:210;height:0" coordorigin="8204,379" coordsize="21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NIEobDAAAA3AAAAA8A&#10;AAAAAAAAAAAAAAAAqQIAAGRycy9kb3ducmV2LnhtbFBLBQYAAAAABAAEAPoAAACZAwAAAAA=&#10;">
                    <v:shape id="Freeform 274" o:spid="_x0000_s1030" style="position:absolute;left:16408;top:758;width:209;height:0;visibility:visible;mso-wrap-style:square;v-text-anchor:top" coordsize="21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5OR0xAAA&#10;ANwAAAAPAAAAZHJzL2Rvd25yZXYueG1sRI9PawIxFMTvhX6H8AreatIFF7sapSiCUC+uvfT2unn7&#10;BzcvSxJ1/fZNoeBxmJnfMMv1aHtxJR86xxrepgoEceVMx42Gr9PudQ4iRGSDvWPScKcA69Xz0xIL&#10;4258pGsZG5EgHArU0MY4FFKGqiWLYeoG4uTVzluMSfpGGo+3BLe9zJTKpcWO00KLA21aqs7lxWoo&#10;P7eq/qkPR+7239l9ltNBedJ68jJ+LEBEGuMj/N/eGw1Z/g5/Z9IRkKt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OTkdMQAAADcAAAADwAAAAAAAAAAAAAAAACXAgAAZHJzL2Rv&#10;d25yZXYueG1sUEsFBgAAAAAEAAQA9QAAAIgDAAAAAA==&#10;" path="m0,0l210,0e" filled="f" strokecolor="#f8766c" strokeweight="10209emu">
                      <v:stroke dashstyle="longDash"/>
                      <v:path arrowok="t" o:connecttype="custom" o:connectlocs="0,0;209,0" o:connectangles="0,0"/>
                      <o:lock v:ext="edit" verticies="t"/>
                    </v:shape>
                    <v:group id="Group 264" o:spid="_x0000_s1031" style="position:absolute;left:8177;top:510;width:262;height:262" coordorigin="8177,510" coordsize="262,26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I54hdwgAAANwAAAAPAAAAZHJzL2Rvd25yZXYueG1sRE9Ni8IwEL0L+x/CLHjT&#10;tIq6dI0isi57EMG6IN6GZmyLzaQ0sa3/3hwEj4/3vVz3phItNa60rCAeRyCIM6tLzhX8n3ajLxDO&#10;I2usLJOCBzlYrz4GS0y07fhIbepzEULYJaig8L5OpHRZQQbd2NbEgbvaxqAPsMmlbrAL4aaSkyia&#10;S4Mlh4YCa9oWlN3Su1Hw22G3mcY/7f523T4up9nhvI9JqeFnv/kG4an3b/HL/acVTBZhfj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yOeIXcIAAADcAAAADwAA&#10;AAAAAAAAAAAAAACpAgAAZHJzL2Rvd25yZXYueG1sUEsFBgAAAAAEAAQA+gAAAJgDAAAAAA==&#10;">
                      <v:shape id="Freeform 273" o:spid="_x0000_s1032" style="position:absolute;left:8177;top:510;width:262;height:262;visibility:visible;mso-wrap-style:square;v-text-anchor:top" coordsize="262,2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XqfxxAAA&#10;ANwAAAAPAAAAZHJzL2Rvd25yZXYueG1sRI9BawIxFITvBf9DeIK3mnUPtqxGEUEsWApdFa+PzXOz&#10;uHlZktRd++ubQqHHYWa+YZbrwbbiTj40jhXMphkI4srphmsFp+Pu+RVEiMgaW8ek4EEB1qvR0xIL&#10;7Xr+pHsZa5EgHApUYGLsCilDZchimLqOOHlX5y3GJH0ttcc+wW0r8yybS4sNpwWDHW0NVbfyyyro&#10;vstzoKuZ8/v2+NFf9v6UHw5KTcbDZgEi0hD/w3/tN60gf5nB75l0BOTq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16n8cQAAADcAAAADwAAAAAAAAAAAAAAAACXAgAAZHJzL2Rv&#10;d25yZXYueG1sUEsFBgAAAAAEAAQA9QAAAIgDAAAAAA==&#10;" path="m0,262l262,262,262,,,,,262xe" filled="f" strokecolor="#cccbcb" strokeweight="10209emu">
                        <v:path arrowok="t" o:connecttype="custom" o:connectlocs="0,772;262,772;262,510;0,510;0,772" o:connectangles="0,0,0,0,0"/>
                      </v:shape>
                      <v:group id="Group 265" o:spid="_x0000_s1033" style="position:absolute;left:8177;top:772;width:262;height:262" coordorigin="8177,772" coordsize="262,26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XebOxxQAAANwAAAAPAAAAZHJzL2Rvd25yZXYueG1sRI9Pa8JAFMTvBb/D8gRv&#10;dZNIq0RXEVHpQQr+AfH2yD6TYPZtyK5J/PbdQqHHYWZ+wyxWvalES40rLSuIxxEI4szqknMFl/Pu&#10;fQbCeWSNlWVS8CIHq+XgbYGpth0fqT35XAQIuxQVFN7XqZQuK8igG9uaOHh32xj0QTa51A12AW4q&#10;mUTRpzRYclgosKZNQdnj9DQK9h1260m8bQ+P++Z1O398Xw8xKTUa9us5CE+9/w//tb+0gmSawO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3mzscUAAADcAAAA&#10;DwAAAAAAAAAAAAAAAACpAgAAZHJzL2Rvd25yZXYueG1sUEsFBgAAAAAEAAQA+gAAAJsDAAAAAA==&#10;">
                        <v:shape id="Freeform 272" o:spid="_x0000_s1034" style="position:absolute;left:8177;top:772;width:262;height:262;visibility:visible;mso-wrap-style:square;v-text-anchor:top" coordsize="262,2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wJwdxQAA&#10;ANwAAAAPAAAAZHJzL2Rvd25yZXYueG1sRI9Ra8IwFIXfB/sP4Q72NtN14KQaRYSxgTJYVXy9NNem&#10;2NyUJLOdv34RBB8P55zvcGaLwbbiTD40jhW8jjIQxJXTDdcKdtuPlwmIEJE1to5JwR8FWMwfH2ZY&#10;aNfzD53LWIsE4VCgAhNjV0gZKkMWw8h1xMk7Om8xJulrqT32CW5bmWfZWFpsOC0Y7GhlqDqVv1ZB&#10;dyn3gY5mzJvV9rs/fPpdvl4r9fw0LKcgIg3xHr61v7SC/P0NrmfSEZDz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TAnB3FAAAA3AAAAA8AAAAAAAAAAAAAAAAAlwIAAGRycy9k&#10;b3ducmV2LnhtbFBLBQYAAAAABAAEAPUAAACJAwAAAAA=&#10;" path="m0,262l262,262,262,,,,,262xe" filled="f" strokecolor="#cccbcb" strokeweight="10209emu">
                          <v:path arrowok="t" o:connecttype="custom" o:connectlocs="0,1034;262,1034;262,772;0,772;0,1034" o:connectangles="0,0,0,0,0"/>
                        </v:shape>
                        <v:group id="Group 266" o:spid="_x0000_s1035" style="position:absolute;left:8204;top:903;width:210;height:0" coordorigin="8204,903" coordsize="21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t9yOXsUAAADcAAAA&#10;DwAAAAAAAAAAAAAAAACpAgAAZHJzL2Rvd25yZXYueG1sUEsFBgAAAAAEAAQA+gAAAJsDAAAAAA==&#10;">
                          <v:shape id="Freeform 271" o:spid="_x0000_s1036" style="position:absolute;left:16408;top:1806;width:209;height:0;visibility:visible;mso-wrap-style:square;v-text-anchor:top" coordsize="21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yYnOxQAA&#10;ANwAAAAPAAAAZHJzL2Rvd25yZXYueG1sRI9BSwMxFITvgv8hPKE3m23BKtumRcVCexB029LrY/O6&#10;uzR5WZKYbv31RhA8DjPzDbNYDdaIRD50jhVMxgUI4trpjhsF+936/glEiMgajWNScKUAq+XtzQJL&#10;7S78SamKjcgQDiUqaGPsSylD3ZLFMHY9cfZOzluMWfpGao+XDLdGTotiJi12nBda7Om1pfpcfVkF&#10;72n78YbJV9+Tqzmk/XEwa/ei1OhueJ6DiDTE//Bfe6MVTB8f4PdMPgJy+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vJic7FAAAA3AAAAA8AAAAAAAAAAAAAAAAAlwIAAGRycy9k&#10;b3ducmV2LnhtbFBLBQYAAAAABAAEAPUAAACJAwAAAAA=&#10;" path="m0,0l210,0e" filled="f" strokecolor="#00bec4" strokeweight="10209emu">
                            <v:stroke dashstyle="longDash"/>
                            <v:path arrowok="t" o:connecttype="custom" o:connectlocs="0,0;209,0" o:connectangles="0,0"/>
                            <o:lock v:ext="edit" verticies="t"/>
                          </v:shape>
                          <v:group id="Group 267" o:spid="_x0000_s1037" style="position:absolute;left:8177;top:1034;width:262;height:262" coordorigin="8177,1034" coordsize="262,26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oQrWyxgAAANwAAAAPAAAAZHJzL2Rvd25yZXYueG1sRI9Ba8JAFITvBf/D8oTe&#10;mk0sTSVmFRErHkKhKpTeHtlnEsy+DdltEv99t1DocZiZb5h8M5lWDNS7xrKCJIpBEJdWN1wpuJzf&#10;npYgnEfW2FomBXdysFnPHnLMtB35g4aTr0SAsMtQQe19l0npypoMush2xMG72t6gD7KvpO5xDHDT&#10;ykUcp9Jgw2Ghxo52NZW307dRcBhx3D4n+6G4XXf3r/PL+2eRkFKP82m7AuFp8v/hv/ZRK1i8p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ChCtbLGAAAA3AAA&#10;AA8AAAAAAAAAAAAAAAAAqQIAAGRycy9kb3ducmV2LnhtbFBLBQYAAAAABAAEAPoAAACcAwAAAAA=&#10;">
                            <v:shape id="Freeform 270" o:spid="_x0000_s1038" style="position:absolute;left:8177;top:1034;width:262;height:262;visibility:visible;mso-wrap-style:square;v-text-anchor:top" coordsize="262,2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+5oexAAA&#10;ANwAAAAPAAAAZHJzL2Rvd25yZXYueG1sRI9BawIxFITvQv9DeIXeNNs9qGyNIkJpwVJwVXp9bJ6b&#10;xc3LkqTu1l9vCoLHYWa+YRarwbbiQj40jhW8TjIQxJXTDdcKDvv38RxEiMgaW8ek4I8CrJZPowUW&#10;2vW8o0sZa5EgHApUYGLsCilDZchimLiOOHkn5y3GJH0ttcc+wW0r8yybSosNpwWDHW0MVefy1yro&#10;ruUx0MlM+Wuz/+5/Pvwh326Venke1m8gIg3xEb63P7WCfDaD/zPpCM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/uaHsQAAADcAAAADwAAAAAAAAAAAAAAAACXAgAAZHJzL2Rv&#10;d25yZXYueG1sUEsFBgAAAAAEAAQA9QAAAIgDAAAAAA==&#10;" path="m0,263l262,263,262,,,,,263xe" filled="f" strokecolor="#cccbcb" strokeweight="10209emu">
                              <v:path arrowok="t" o:connecttype="custom" o:connectlocs="0,1297;262,1297;262,1034;0,1034;0,1297" o:connectangles="0,0,0,0,0"/>
                            </v:shape>
                            <v:group id="Group 268" o:spid="_x0000_s1039" style="position:absolute;left:8204;top:1166;width:210;height:0" coordorigin="8204,1166" coordsize="210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2kYRbwgAAANwAAAAPAAAAZHJzL2Rvd25yZXYueG1sRE9Ni8IwEL0L+x/CLHjT&#10;tIq6dI0isi57EMG6IN6GZmyLzaQ0sa3/3hwEj4/3vVz3phItNa60rCAeRyCIM6tLzhX8n3ajLxDO&#10;I2usLJOCBzlYrz4GS0y07fhIbepzEULYJaig8L5OpHRZQQbd2NbEgbvaxqAPsMmlbrAL4aaSkyia&#10;S4Mlh4YCa9oWlN3Su1Hw22G3mcY/7f523T4up9nhvI9JqeFnv/kG4an3b/HL/acVTBZhbT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NpGEW8IAAADcAAAADwAA&#10;AAAAAAAAAAAAAACpAgAAZHJzL2Rvd25yZXYueG1sUEsFBgAAAAAEAAQA+gAAAJgDAAAAAA==&#10;">
                              <v:shape id="Freeform 269" o:spid="_x0000_s1040" style="position:absolute;left:16408;top:2332;width:209;height:0;visibility:visible;mso-wrap-style:square;v-text-anchor:top" coordsize="21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WKD+xQAA&#10;ANwAAAAPAAAAZHJzL2Rvd25yZXYueG1sRI9Ba8JAFITvhf6H5RV6Ed3Ug63RVUpLoZ6KidXrI/ua&#10;LM2+jdlXTf99tyB4HGbmG2a5HnyrTtRHF9jAwyQDRVwF67g2sCvfxk+goiBbbAOTgV+KsF7d3iwx&#10;t+HMWzoVUqsE4ZijgUaky7WOVUMe4yR0xMn7Cr1HSbKvte3xnOC+1dMsm2mPjtNCgx29NFR9Fz/e&#10;QLFxR3dg+fzYvbbzoxuVo72UxtzfDc8LUEKDXMOX9rs1MH2cw/+ZdAT06g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9YoP7FAAAA3AAAAA8AAAAAAAAAAAAAAAAAlwIAAGRycy9k&#10;b3ducmV2LnhtbFBLBQYAAAAABAAEAPUAAACJAwAAAAA=&#10;" path="m0,0l210,0e" filled="f" strokecolor="#c67bfe" strokeweight="10209emu">
                                <v:stroke dashstyle="longDash"/>
                                <v:path arrowok="t" o:connecttype="custom" o:connectlocs="0,0;209,0" o:connectangles="0,0"/>
                                <o:lock v:ext="edit" verticies="t"/>
                              </v:shape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213659">
        <w:rPr>
          <w:rFonts w:ascii="Arial" w:eastAsia="Arial" w:hAnsi="Arial" w:cs="Arial"/>
          <w:position w:val="-2"/>
          <w:sz w:val="21"/>
          <w:szCs w:val="21"/>
        </w:rPr>
        <w:t xml:space="preserve">3    </w:t>
      </w:r>
      <w:r w:rsidR="00213659">
        <w:rPr>
          <w:rFonts w:ascii="Arial" w:eastAsia="Arial" w:hAnsi="Arial" w:cs="Arial"/>
          <w:spacing w:val="24"/>
          <w:position w:val="-2"/>
          <w:sz w:val="21"/>
          <w:szCs w:val="21"/>
        </w:rPr>
        <w:t xml:space="preserve"> </w:t>
      </w:r>
      <w:r w:rsidR="00213659">
        <w:rPr>
          <w:rFonts w:ascii="Arial" w:eastAsia="Arial" w:hAnsi="Arial" w:cs="Arial"/>
          <w:b/>
          <w:w w:val="101"/>
          <w:position w:val="5"/>
          <w:sz w:val="15"/>
          <w:szCs w:val="15"/>
        </w:rPr>
        <w:t>Coherence</w:t>
      </w:r>
    </w:p>
    <w:p w14:paraId="18BF916C" w14:textId="77777777" w:rsidR="001204D4" w:rsidRDefault="00887739">
      <w:pPr>
        <w:spacing w:before="68"/>
        <w:ind w:left="1853" w:right="-52"/>
        <w:rPr>
          <w:rFonts w:ascii="Arial" w:eastAsia="Arial" w:hAnsi="Arial" w:cs="Arial"/>
          <w:sz w:val="21"/>
          <w:szCs w:val="2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3477" behindDoc="1" locked="0" layoutInCell="1" allowOverlap="1" wp14:anchorId="2AA90E06" wp14:editId="328BD87E">
                <wp:simplePos x="0" y="0"/>
                <wp:positionH relativeFrom="page">
                  <wp:posOffset>2183130</wp:posOffset>
                </wp:positionH>
                <wp:positionV relativeFrom="paragraph">
                  <wp:posOffset>-608330</wp:posOffset>
                </wp:positionV>
                <wp:extent cx="2875915" cy="1633220"/>
                <wp:effectExtent l="0" t="318770" r="4859655" b="981710"/>
                <wp:wrapNone/>
                <wp:docPr id="16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75915" cy="1633220"/>
                          <a:chOff x="3439" y="-958"/>
                          <a:chExt cx="4530" cy="2573"/>
                        </a:xfrm>
                      </wpg:grpSpPr>
                      <wpg:grpSp>
                        <wpg:cNvPr id="17" name="Group 13"/>
                        <wpg:cNvGrpSpPr>
                          <a:grpSpLocks/>
                        </wpg:cNvGrpSpPr>
                        <wpg:grpSpPr bwMode="auto">
                          <a:xfrm>
                            <a:off x="3511" y="-950"/>
                            <a:ext cx="2197" cy="218"/>
                            <a:chOff x="3511" y="-950"/>
                            <a:chExt cx="2197" cy="218"/>
                          </a:xfrm>
                        </wpg:grpSpPr>
                        <wps:wsp>
                          <wps:cNvPr id="18" name="Freeform 260"/>
                          <wps:cNvSpPr>
                            <a:spLocks/>
                          </wps:cNvSpPr>
                          <wps:spPr bwMode="auto">
                            <a:xfrm>
                              <a:off x="3511" y="-950"/>
                              <a:ext cx="2197" cy="218"/>
                            </a:xfrm>
                            <a:custGeom>
                              <a:avLst/>
                              <a:gdLst>
                                <a:gd name="T0" fmla="+- 0 3511 3511"/>
                                <a:gd name="T1" fmla="*/ T0 w 2197"/>
                                <a:gd name="T2" fmla="+- 0 -732 -950"/>
                                <a:gd name="T3" fmla="*/ -732 h 218"/>
                                <a:gd name="T4" fmla="+- 0 5709 3511"/>
                                <a:gd name="T5" fmla="*/ T4 w 2197"/>
                                <a:gd name="T6" fmla="+- 0 -732 -950"/>
                                <a:gd name="T7" fmla="*/ -732 h 218"/>
                                <a:gd name="T8" fmla="+- 0 5709 3511"/>
                                <a:gd name="T9" fmla="*/ T8 w 2197"/>
                                <a:gd name="T10" fmla="+- 0 -950 -950"/>
                                <a:gd name="T11" fmla="*/ -950 h 218"/>
                                <a:gd name="T12" fmla="+- 0 3511 3511"/>
                                <a:gd name="T13" fmla="*/ T12 w 2197"/>
                                <a:gd name="T14" fmla="+- 0 -950 -950"/>
                                <a:gd name="T15" fmla="*/ -950 h 218"/>
                                <a:gd name="T16" fmla="+- 0 3511 3511"/>
                                <a:gd name="T17" fmla="*/ T16 w 2197"/>
                                <a:gd name="T18" fmla="+- 0 -732 -950"/>
                                <a:gd name="T19" fmla="*/ -732 h 2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197" h="218">
                                  <a:moveTo>
                                    <a:pt x="0" y="218"/>
                                  </a:moveTo>
                                  <a:lnTo>
                                    <a:pt x="2198" y="218"/>
                                  </a:lnTo>
                                  <a:lnTo>
                                    <a:pt x="21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BC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9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511" y="-950"/>
                              <a:ext cx="2197" cy="218"/>
                              <a:chOff x="3511" y="-950"/>
                              <a:chExt cx="2197" cy="218"/>
                            </a:xfrm>
                          </wpg:grpSpPr>
                          <wps:wsp>
                            <wps:cNvPr id="20" name="Freeform 259"/>
                            <wps:cNvSpPr>
                              <a:spLocks/>
                            </wps:cNvSpPr>
                            <wps:spPr bwMode="auto">
                              <a:xfrm>
                                <a:off x="3511" y="-950"/>
                                <a:ext cx="2197" cy="218"/>
                              </a:xfrm>
                              <a:custGeom>
                                <a:avLst/>
                                <a:gdLst>
                                  <a:gd name="T0" fmla="+- 0 3511 3511"/>
                                  <a:gd name="T1" fmla="*/ T0 w 2197"/>
                                  <a:gd name="T2" fmla="+- 0 -732 -950"/>
                                  <a:gd name="T3" fmla="*/ -732 h 218"/>
                                  <a:gd name="T4" fmla="+- 0 5709 3511"/>
                                  <a:gd name="T5" fmla="*/ T4 w 2197"/>
                                  <a:gd name="T6" fmla="+- 0 -732 -950"/>
                                  <a:gd name="T7" fmla="*/ -732 h 218"/>
                                  <a:gd name="T8" fmla="+- 0 5709 3511"/>
                                  <a:gd name="T9" fmla="*/ T8 w 2197"/>
                                  <a:gd name="T10" fmla="+- 0 -950 -950"/>
                                  <a:gd name="T11" fmla="*/ -950 h 218"/>
                                  <a:gd name="T12" fmla="+- 0 3511 3511"/>
                                  <a:gd name="T13" fmla="*/ T12 w 2197"/>
                                  <a:gd name="T14" fmla="+- 0 -950 -950"/>
                                  <a:gd name="T15" fmla="*/ -950 h 218"/>
                                  <a:gd name="T16" fmla="+- 0 3511 3511"/>
                                  <a:gd name="T17" fmla="*/ T16 w 2197"/>
                                  <a:gd name="T18" fmla="+- 0 -732 -950"/>
                                  <a:gd name="T19" fmla="*/ -732 h 218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197" h="218">
                                    <a:moveTo>
                                      <a:pt x="0" y="218"/>
                                    </a:moveTo>
                                    <a:lnTo>
                                      <a:pt x="2198" y="218"/>
                                    </a:lnTo>
                                    <a:lnTo>
                                      <a:pt x="219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1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0209">
                                <a:solidFill>
                                  <a:srgbClr val="7F7E7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21" name="Group 15"/>
                            <wpg:cNvGrpSpPr>
                              <a:grpSpLocks/>
                            </wpg:cNvGrpSpPr>
                            <wpg:grpSpPr bwMode="auto">
                              <a:xfrm>
                                <a:off x="5763" y="-950"/>
                                <a:ext cx="2197" cy="218"/>
                                <a:chOff x="5763" y="-950"/>
                                <a:chExt cx="2197" cy="218"/>
                              </a:xfrm>
                            </wpg:grpSpPr>
                            <wps:wsp>
                              <wps:cNvPr id="22" name="Freeform 2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63" y="-950"/>
                                  <a:ext cx="2197" cy="218"/>
                                </a:xfrm>
                                <a:custGeom>
                                  <a:avLst/>
                                  <a:gdLst>
                                    <a:gd name="T0" fmla="+- 0 5763 5763"/>
                                    <a:gd name="T1" fmla="*/ T0 w 2197"/>
                                    <a:gd name="T2" fmla="+- 0 -732 -950"/>
                                    <a:gd name="T3" fmla="*/ -732 h 218"/>
                                    <a:gd name="T4" fmla="+- 0 7961 5763"/>
                                    <a:gd name="T5" fmla="*/ T4 w 2197"/>
                                    <a:gd name="T6" fmla="+- 0 -732 -950"/>
                                    <a:gd name="T7" fmla="*/ -732 h 218"/>
                                    <a:gd name="T8" fmla="+- 0 7961 5763"/>
                                    <a:gd name="T9" fmla="*/ T8 w 2197"/>
                                    <a:gd name="T10" fmla="+- 0 -950 -950"/>
                                    <a:gd name="T11" fmla="*/ -950 h 218"/>
                                    <a:gd name="T12" fmla="+- 0 5763 5763"/>
                                    <a:gd name="T13" fmla="*/ T12 w 2197"/>
                                    <a:gd name="T14" fmla="+- 0 -950 -950"/>
                                    <a:gd name="T15" fmla="*/ -950 h 218"/>
                                    <a:gd name="T16" fmla="+- 0 5763 5763"/>
                                    <a:gd name="T17" fmla="*/ T16 w 2197"/>
                                    <a:gd name="T18" fmla="+- 0 -732 -950"/>
                                    <a:gd name="T19" fmla="*/ -732 h 21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197" h="218">
                                      <a:moveTo>
                                        <a:pt x="0" y="218"/>
                                      </a:moveTo>
                                      <a:lnTo>
                                        <a:pt x="2198" y="218"/>
                                      </a:lnTo>
                                      <a:lnTo>
                                        <a:pt x="219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CBC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3" name="Group 1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763" y="-950"/>
                                  <a:ext cx="2197" cy="218"/>
                                  <a:chOff x="5763" y="-950"/>
                                  <a:chExt cx="2197" cy="218"/>
                                </a:xfrm>
                              </wpg:grpSpPr>
                              <wps:wsp>
                                <wps:cNvPr id="24" name="Freeform 2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63" y="-950"/>
                                    <a:ext cx="2197" cy="218"/>
                                  </a:xfrm>
                                  <a:custGeom>
                                    <a:avLst/>
                                    <a:gdLst>
                                      <a:gd name="T0" fmla="+- 0 5763 5763"/>
                                      <a:gd name="T1" fmla="*/ T0 w 2197"/>
                                      <a:gd name="T2" fmla="+- 0 -732 -950"/>
                                      <a:gd name="T3" fmla="*/ -732 h 218"/>
                                      <a:gd name="T4" fmla="+- 0 7961 5763"/>
                                      <a:gd name="T5" fmla="*/ T4 w 2197"/>
                                      <a:gd name="T6" fmla="+- 0 -732 -950"/>
                                      <a:gd name="T7" fmla="*/ -732 h 218"/>
                                      <a:gd name="T8" fmla="+- 0 7961 5763"/>
                                      <a:gd name="T9" fmla="*/ T8 w 2197"/>
                                      <a:gd name="T10" fmla="+- 0 -950 -950"/>
                                      <a:gd name="T11" fmla="*/ -950 h 218"/>
                                      <a:gd name="T12" fmla="+- 0 5763 5763"/>
                                      <a:gd name="T13" fmla="*/ T12 w 2197"/>
                                      <a:gd name="T14" fmla="+- 0 -950 -950"/>
                                      <a:gd name="T15" fmla="*/ -950 h 218"/>
                                      <a:gd name="T16" fmla="+- 0 5763 5763"/>
                                      <a:gd name="T17" fmla="*/ T16 w 2197"/>
                                      <a:gd name="T18" fmla="+- 0 -732 -950"/>
                                      <a:gd name="T19" fmla="*/ -732 h 218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2197" h="218">
                                        <a:moveTo>
                                          <a:pt x="0" y="218"/>
                                        </a:moveTo>
                                        <a:lnTo>
                                          <a:pt x="2198" y="218"/>
                                        </a:lnTo>
                                        <a:lnTo>
                                          <a:pt x="2198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218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0209">
                                    <a:solidFill>
                                      <a:srgbClr val="7F7E7E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25" name="Group 1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511" y="1362"/>
                                    <a:ext cx="2197" cy="0"/>
                                    <a:chOff x="3511" y="1362"/>
                                    <a:chExt cx="2197" cy="0"/>
                                  </a:xfrm>
                                </wpg:grpSpPr>
                                <wps:wsp>
                                  <wps:cNvPr id="26" name="Freeform 2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22" y="2724"/>
                                      <a:ext cx="2198" cy="0"/>
                                    </a:xfrm>
                                    <a:custGeom>
                                      <a:avLst/>
                                      <a:gdLst>
                                        <a:gd name="T0" fmla="+- 0 3511 3511"/>
                                        <a:gd name="T1" fmla="*/ T0 w 2197"/>
                                        <a:gd name="T2" fmla="+- 0 5708 3511"/>
                                        <a:gd name="T3" fmla="*/ T2 w 2197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2197">
                                          <a:moveTo>
                                            <a:pt x="0" y="0"/>
                                          </a:moveTo>
                                          <a:lnTo>
                                            <a:pt x="2197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10209">
                                      <a:solidFill>
                                        <a:srgbClr val="F9F9F9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27" name="Group 1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511" y="909"/>
                                      <a:ext cx="2197" cy="0"/>
                                      <a:chOff x="3511" y="909"/>
                                      <a:chExt cx="2197" cy="0"/>
                                    </a:xfrm>
                                  </wpg:grpSpPr>
                                  <wps:wsp>
                                    <wps:cNvPr id="28" name="Freeform 255"/>
                                    <wps:cNvSpPr>
                                      <a:spLocks noEditPoints="1"/>
                                    </wps:cNvSpPr>
                                    <wps:spPr bwMode="auto">
                                      <a:xfrm>
                                        <a:off x="7022" y="1818"/>
                                        <a:ext cx="2198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3511 3511"/>
                                          <a:gd name="T1" fmla="*/ T0 w 2197"/>
                                          <a:gd name="T2" fmla="+- 0 5708 3511"/>
                                          <a:gd name="T3" fmla="*/ T2 w 2197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197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197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10209">
                                        <a:solidFill>
                                          <a:srgbClr val="F9F9F9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29" name="Group 1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3511" y="457"/>
                                        <a:ext cx="2197" cy="0"/>
                                        <a:chOff x="3511" y="457"/>
                                        <a:chExt cx="2197" cy="0"/>
                                      </a:xfrm>
                                    </wpg:grpSpPr>
                                    <wps:wsp>
                                      <wps:cNvPr id="30" name="Freeform 254"/>
                                      <wps:cNvSpPr>
                                        <a:spLocks noEditPoints="1"/>
                                      </wps:cNvSpPr>
                                      <wps:spPr bwMode="auto">
                                        <a:xfrm>
                                          <a:off x="7022" y="914"/>
                                          <a:ext cx="2198" cy="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3511 3511"/>
                                            <a:gd name="T1" fmla="*/ T0 w 2197"/>
                                            <a:gd name="T2" fmla="+- 0 5708 3511"/>
                                            <a:gd name="T3" fmla="*/ T2 w 2197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0"/>
                                            </a:cxn>
                                            <a:cxn ang="0">
                                              <a:pos x="T3" y="0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2197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2197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10209">
                                          <a:solidFill>
                                            <a:srgbClr val="F9F9F9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31" name="Group 20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3511" y="4"/>
                                          <a:ext cx="2197" cy="0"/>
                                          <a:chOff x="3511" y="4"/>
                                          <a:chExt cx="2197" cy="0"/>
                                        </a:xfrm>
                                      </wpg:grpSpPr>
                                      <wps:wsp>
                                        <wps:cNvPr id="32" name="Freeform 253"/>
                                        <wps:cNvSpPr>
                                          <a:spLocks noEditPoints="1"/>
                                        </wps:cNvSpPr>
                                        <wps:spPr bwMode="auto">
                                          <a:xfrm>
                                            <a:off x="7022" y="8"/>
                                            <a:ext cx="2198" cy="0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3511 3511"/>
                                              <a:gd name="T1" fmla="*/ T0 w 2197"/>
                                              <a:gd name="T2" fmla="+- 0 5708 3511"/>
                                              <a:gd name="T3" fmla="*/ T2 w 2197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T1" y="0"/>
                                              </a:cxn>
                                              <a:cxn ang="0">
                                                <a:pos x="T3" y="0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w="2197">
                                                <a:moveTo>
                                                  <a:pt x="0" y="0"/>
                                                </a:moveTo>
                                                <a:lnTo>
                                                  <a:pt x="2197" y="0"/>
                                                </a:lnTo>
                                              </a:path>
                                            </a:pathLst>
                                          </a:custGeom>
                                          <a:noFill/>
                                          <a:ln w="10209">
                                            <a:solidFill>
                                              <a:srgbClr val="F9F9F9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33" name="Group 21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3511" y="-448"/>
                                            <a:ext cx="2197" cy="0"/>
                                            <a:chOff x="3511" y="-448"/>
                                            <a:chExt cx="2197" cy="0"/>
                                          </a:xfrm>
                                        </wpg:grpSpPr>
                                        <wps:wsp>
                                          <wps:cNvPr id="34" name="Freeform 252"/>
                                          <wps:cNvSpPr>
                                            <a:spLocks noEditPoints="1"/>
                                          </wps:cNvSpPr>
                                          <wps:spPr bwMode="auto">
                                            <a:xfrm>
                                              <a:off x="7022" y="-896"/>
                                              <a:ext cx="2198" cy="0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T0" fmla="+- 0 3511 3511"/>
                                                <a:gd name="T1" fmla="*/ T0 w 2197"/>
                                                <a:gd name="T2" fmla="+- 0 5708 3511"/>
                                                <a:gd name="T3" fmla="*/ T2 w 2197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T1" y="0"/>
                                                </a:cxn>
                                                <a:cxn ang="0">
                                                  <a:pos x="T3" y="0"/>
                                                </a:cxn>
                                              </a:cxnLst>
                                              <a:rect l="0" t="0" r="r" b="b"/>
                                              <a:pathLst>
                                                <a:path w="2197">
                                                  <a:moveTo>
                                                    <a:pt x="0" y="0"/>
                                                  </a:moveTo>
                                                  <a:lnTo>
                                                    <a:pt x="2197" y="0"/>
                                                  </a:lnTo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0209">
                                              <a:solidFill>
                                                <a:srgbClr val="F9F9F9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35" name="Group 2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3864" y="-732"/>
                                              <a:ext cx="0" cy="2274"/>
                                              <a:chOff x="3864" y="-732"/>
                                              <a:chExt cx="0" cy="2274"/>
                                            </a:xfrm>
                                          </wpg:grpSpPr>
                                          <wps:wsp>
                                            <wps:cNvPr id="36" name="Freeform 251"/>
                                            <wps:cNvSpPr>
                                              <a:spLocks noEditPoints="1"/>
                                            </wps:cNvSpPr>
                                            <wps:spPr bwMode="auto">
                                              <a:xfrm>
                                                <a:off x="7728" y="-1464"/>
                                                <a:ext cx="0" cy="2274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+- 0 1542 -732"/>
                                                  <a:gd name="T1" fmla="*/ 1542 h 2274"/>
                                                  <a:gd name="T2" fmla="+- 0 -732 -732"/>
                                                  <a:gd name="T3" fmla="*/ -732 h 2274"/>
                                                </a:gdLst>
                                                <a:ahLst/>
                                                <a:cxnLst>
                                                  <a:cxn ang="0">
                                                    <a:pos x="0" y="T1"/>
                                                  </a:cxn>
                                                  <a:cxn ang="0">
                                                    <a:pos x="0" y="T3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h="2274">
                                                    <a:moveTo>
                                                      <a:pt x="0" y="2274"/>
                                                    </a:moveTo>
                                                    <a:lnTo>
                                                      <a:pt x="0" y="0"/>
                                                    </a:lnTo>
                                                  </a:path>
                                                </a:pathLst>
                                              </a:custGeom>
                                              <a:noFill/>
                                              <a:ln w="10209">
                                                <a:solidFill>
                                                  <a:srgbClr val="F9F9F9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37" name="Group 23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4257" y="-732"/>
                                                <a:ext cx="0" cy="2274"/>
                                                <a:chOff x="4257" y="-732"/>
                                                <a:chExt cx="0" cy="2274"/>
                                              </a:xfrm>
                                            </wpg:grpSpPr>
                                            <wps:wsp>
                                              <wps:cNvPr id="38" name="Freeform 250"/>
                                              <wps:cNvSpPr>
                                                <a:spLocks noEditPoints="1"/>
                                              </wps:cNvSpPr>
                                              <wps:spPr bwMode="auto">
                                                <a:xfrm>
                                                  <a:off x="8514" y="-1464"/>
                                                  <a:ext cx="0" cy="2274"/>
                                                </a:xfrm>
                                                <a:custGeom>
                                                  <a:avLst/>
                                                  <a:gdLst>
                                                    <a:gd name="T0" fmla="+- 0 1542 -732"/>
                                                    <a:gd name="T1" fmla="*/ 1542 h 2274"/>
                                                    <a:gd name="T2" fmla="+- 0 -732 -732"/>
                                                    <a:gd name="T3" fmla="*/ -732 h 2274"/>
                                                  </a:gdLst>
                                                  <a:ahLst/>
                                                  <a:cxnLst>
                                                    <a:cxn ang="0">
                                                      <a:pos x="0" y="T1"/>
                                                    </a:cxn>
                                                    <a:cxn ang="0">
                                                      <a:pos x="0" y="T3"/>
                                                    </a:cxn>
                                                  </a:cxnLst>
                                                  <a:rect l="0" t="0" r="r" b="b"/>
                                                  <a:pathLst>
                                                    <a:path h="2274">
                                                      <a:moveTo>
                                                        <a:pt x="0" y="2274"/>
                                                      </a:moveTo>
                                                      <a:lnTo>
                                                        <a:pt x="0" y="0"/>
                                                      </a:lnTo>
                                                    </a:path>
                                                  </a:pathLst>
                                                </a:custGeom>
                                                <a:noFill/>
                                                <a:ln w="10209">
                                                  <a:solidFill>
                                                    <a:srgbClr val="F9F9F9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39" name="Group 24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5003" y="-732"/>
                                                  <a:ext cx="0" cy="2274"/>
                                                  <a:chOff x="5003" y="-732"/>
                                                  <a:chExt cx="0" cy="2274"/>
                                                </a:xfrm>
                                              </wpg:grpSpPr>
                                              <wps:wsp>
                                                <wps:cNvPr id="40" name="Freeform 249"/>
                                                <wps:cNvSpPr>
                                                  <a:spLocks noEditPoints="1"/>
                                                </wps:cNvSpPr>
                                                <wps:spPr bwMode="auto">
                                                  <a:xfrm>
                                                    <a:off x="10006" y="-1464"/>
                                                    <a:ext cx="0" cy="2274"/>
                                                  </a:xfrm>
                                                  <a:custGeom>
                                                    <a:avLst/>
                                                    <a:gdLst>
                                                      <a:gd name="T0" fmla="+- 0 1542 -732"/>
                                                      <a:gd name="T1" fmla="*/ 1542 h 2274"/>
                                                      <a:gd name="T2" fmla="+- 0 -732 -732"/>
                                                      <a:gd name="T3" fmla="*/ -732 h 2274"/>
                                                    </a:gdLst>
                                                    <a:ahLst/>
                                                    <a:cxnLst>
                                                      <a:cxn ang="0">
                                                        <a:pos x="0" y="T1"/>
                                                      </a:cxn>
                                                      <a:cxn ang="0">
                                                        <a:pos x="0" y="T3"/>
                                                      </a:cxn>
                                                    </a:cxnLst>
                                                    <a:rect l="0" t="0" r="r" b="b"/>
                                                    <a:pathLst>
                                                      <a:path h="2274">
                                                        <a:moveTo>
                                                          <a:pt x="0" y="2274"/>
                                                        </a:moveTo>
                                                        <a:lnTo>
                                                          <a:pt x="0" y="0"/>
                                                        </a:lnTo>
                                                      </a:path>
                                                    </a:pathLst>
                                                  </a:custGeom>
                                                  <a:noFill/>
                                                  <a:ln w="10209">
                                                    <a:solidFill>
                                                      <a:srgbClr val="F9F9F9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41" name="Group 25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3511" y="1136"/>
                                                    <a:ext cx="2197" cy="0"/>
                                                    <a:chOff x="3511" y="1136"/>
                                                    <a:chExt cx="2197" cy="0"/>
                                                  </a:xfrm>
                                                </wpg:grpSpPr>
                                                <wps:wsp>
                                                  <wps:cNvPr id="42" name="Freeform 248"/>
                                                  <wps:cNvSpPr>
                                                    <a:spLocks noEditPoints="1"/>
                                                  </wps:cNvSpPr>
                                                  <wps:spPr bwMode="auto">
                                                    <a:xfrm>
                                                      <a:off x="7022" y="2272"/>
                                                      <a:ext cx="2198" cy="0"/>
                                                    </a:xfrm>
                                                    <a:custGeom>
                                                      <a:avLst/>
                                                      <a:gdLst>
                                                        <a:gd name="T0" fmla="+- 0 3511 3511"/>
                                                        <a:gd name="T1" fmla="*/ T0 w 2197"/>
                                                        <a:gd name="T2" fmla="+- 0 5708 3511"/>
                                                        <a:gd name="T3" fmla="*/ T2 w 2197"/>
                                                      </a:gdLst>
                                                      <a:ahLst/>
                                                      <a:cxnLst>
                                                        <a:cxn ang="0">
                                                          <a:pos x="T1" y="0"/>
                                                        </a:cxn>
                                                        <a:cxn ang="0">
                                                          <a:pos x="T3" y="0"/>
                                                        </a:cxn>
                                                      </a:cxnLst>
                                                      <a:rect l="0" t="0" r="r" b="b"/>
                                                      <a:pathLst>
                                                        <a:path w="2197">
                                                          <a:moveTo>
                                                            <a:pt x="0" y="0"/>
                                                          </a:moveTo>
                                                          <a:lnTo>
                                                            <a:pt x="2197" y="0"/>
                                                          </a:lnTo>
                                                        </a:path>
                                                      </a:pathLst>
                                                    </a:custGeom>
                                                    <a:noFill/>
                                                    <a:ln w="4141">
                                                      <a:solidFill>
                                                        <a:srgbClr val="E5E4E4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43" name="Group 26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3511" y="683"/>
                                                      <a:ext cx="2197" cy="0"/>
                                                      <a:chOff x="3511" y="683"/>
                                                      <a:chExt cx="2197" cy="0"/>
                                                    </a:xfrm>
                                                  </wpg:grpSpPr>
                                                  <wps:wsp>
                                                    <wps:cNvPr id="44" name="Freeform 247"/>
                                                    <wps:cNvSpPr>
                                                      <a:spLocks noEditPoint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7022" y="1366"/>
                                                        <a:ext cx="2198" cy="0"/>
                                                      </a:xfrm>
                                                      <a:custGeom>
                                                        <a:avLst/>
                                                        <a:gdLst>
                                                          <a:gd name="T0" fmla="+- 0 3511 3511"/>
                                                          <a:gd name="T1" fmla="*/ T0 w 2197"/>
                                                          <a:gd name="T2" fmla="+- 0 5708 3511"/>
                                                          <a:gd name="T3" fmla="*/ T2 w 2197"/>
                                                        </a:gdLst>
                                                        <a:ahLst/>
                                                        <a:cxnLst>
                                                          <a:cxn ang="0">
                                                            <a:pos x="T1" y="0"/>
                                                          </a:cxn>
                                                          <a:cxn ang="0">
                                                            <a:pos x="T3" y="0"/>
                                                          </a:cxn>
                                                        </a:cxnLst>
                                                        <a:rect l="0" t="0" r="r" b="b"/>
                                                        <a:pathLst>
                                                          <a:path w="2197">
                                                            <a:moveTo>
                                                              <a:pt x="0" y="0"/>
                                                            </a:moveTo>
                                                            <a:lnTo>
                                                              <a:pt x="2197" y="0"/>
                                                            </a:lnTo>
                                                          </a:path>
                                                        </a:pathLst>
                                                      </a:custGeom>
                                                      <a:noFill/>
                                                      <a:ln w="4141">
                                                        <a:solidFill>
                                                          <a:srgbClr val="E5E4E4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45" name="Group 27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3511" y="231"/>
                                                        <a:ext cx="2197" cy="0"/>
                                                        <a:chOff x="3511" y="231"/>
                                                        <a:chExt cx="2197" cy="0"/>
                                                      </a:xfrm>
                                                    </wpg:grpSpPr>
                                                    <wps:wsp>
                                                      <wps:cNvPr id="46" name="Freeform 246"/>
                                                      <wps:cNvSpPr>
                                                        <a:spLocks noEditPoint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7022" y="462"/>
                                                          <a:ext cx="2198" cy="0"/>
                                                        </a:xfrm>
                                                        <a:custGeom>
                                                          <a:avLst/>
                                                          <a:gdLst>
                                                            <a:gd name="T0" fmla="+- 0 3511 3511"/>
                                                            <a:gd name="T1" fmla="*/ T0 w 2197"/>
                                                            <a:gd name="T2" fmla="+- 0 5708 3511"/>
                                                            <a:gd name="T3" fmla="*/ T2 w 2197"/>
                                                          </a:gdLst>
                                                          <a:ahLst/>
                                                          <a:cxnLst>
                                                            <a:cxn ang="0">
                                                              <a:pos x="T1" y="0"/>
                                                            </a:cxn>
                                                            <a:cxn ang="0">
                                                              <a:pos x="T3" y="0"/>
                                                            </a:cxn>
                                                          </a:cxnLst>
                                                          <a:rect l="0" t="0" r="r" b="b"/>
                                                          <a:pathLst>
                                                            <a:path w="2197">
                                                              <a:moveTo>
                                                                <a:pt x="0" y="0"/>
                                                              </a:moveTo>
                                                              <a:lnTo>
                                                                <a:pt x="2197" y="0"/>
                                                              </a:lnTo>
                                                            </a:path>
                                                          </a:pathLst>
                                                        </a:custGeom>
                                                        <a:noFill/>
                                                        <a:ln w="4141">
                                                          <a:solidFill>
                                                            <a:srgbClr val="E5E4E4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47" name="Group 28"/>
                                                      <wpg:cNvGrpSpPr>
                                                        <a:grpSpLocks/>
                                                      </wpg:cNvGrpSpPr>
                                                      <wpg:grpSpPr bwMode="auto">
                                                        <a:xfrm>
                                                          <a:off x="3511" y="-222"/>
                                                          <a:ext cx="2197" cy="0"/>
                                                          <a:chOff x="3511" y="-222"/>
                                                          <a:chExt cx="2197" cy="0"/>
                                                        </a:xfrm>
                                                      </wpg:grpSpPr>
                                                      <wps:wsp>
                                                        <wps:cNvPr id="48" name="Freeform 245"/>
                                                        <wps:cNvSpPr>
                                                          <a:spLocks noEditPoints="1"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7022" y="-444"/>
                                                            <a:ext cx="2198" cy="0"/>
                                                          </a:xfrm>
                                                          <a:custGeom>
                                                            <a:avLst/>
                                                            <a:gdLst>
                                                              <a:gd name="T0" fmla="+- 0 3511 3511"/>
                                                              <a:gd name="T1" fmla="*/ T0 w 2197"/>
                                                              <a:gd name="T2" fmla="+- 0 5708 3511"/>
                                                              <a:gd name="T3" fmla="*/ T2 w 2197"/>
                                                            </a:gdLst>
                                                            <a:ahLst/>
                                                            <a:cxnLst>
                                                              <a:cxn ang="0">
                                                                <a:pos x="T1" y="0"/>
                                                              </a:cxn>
                                                              <a:cxn ang="0">
                                                                <a:pos x="T3" y="0"/>
                                                              </a:cxn>
                                                            </a:cxnLst>
                                                            <a:rect l="0" t="0" r="r" b="b"/>
                                                            <a:pathLst>
                                                              <a:path w="2197">
                                                                <a:moveTo>
                                                                  <a:pt x="0" y="0"/>
                                                                </a:moveTo>
                                                                <a:lnTo>
                                                                  <a:pt x="2197" y="0"/>
                                                                </a:lnTo>
                                                              </a:path>
                                                            </a:pathLst>
                                                          </a:custGeom>
                                                          <a:noFill/>
                                                          <a:ln w="4141">
                                                            <a:solidFill>
                                                              <a:srgbClr val="E5E4E4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solidFill>
                                                                  <a:srgbClr val="FFFFFF"/>
                                                                </a:solidFill>
                                                              </a14:hiddenFill>
                                                            </a:ext>
                                                          </a:extLst>
                                                        </wps:spPr>
                                                        <wps:bodyPr rot="0" vert="horz" wrap="square" lIns="91440" tIns="45720" rIns="91440" bIns="45720" anchor="t" anchorCtr="0" upright="1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49" name="Group 29"/>
                                                        <wpg:cNvGrpSpPr>
                                                          <a:grpSpLocks/>
                                                        </wpg:cNvGrpSpPr>
                                                        <wpg:grpSpPr bwMode="auto">
                                                          <a:xfrm>
                                                            <a:off x="3511" y="-674"/>
                                                            <a:ext cx="2197" cy="0"/>
                                                            <a:chOff x="3511" y="-674"/>
                                                            <a:chExt cx="2197" cy="0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50" name="Freeform 244"/>
                                                          <wps:cNvSpPr>
                                                            <a:spLocks noEditPoints="1"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7022" y="-1348"/>
                                                              <a:ext cx="2198" cy="0"/>
                                                            </a:xfrm>
                                                            <a:custGeom>
                                                              <a:avLst/>
                                                              <a:gdLst>
                                                                <a:gd name="T0" fmla="+- 0 3511 3511"/>
                                                                <a:gd name="T1" fmla="*/ T0 w 2197"/>
                                                                <a:gd name="T2" fmla="+- 0 5708 3511"/>
                                                                <a:gd name="T3" fmla="*/ T2 w 2197"/>
                                                              </a:gdLst>
                                                              <a:ahLst/>
                                                              <a:cxnLst>
                                                                <a:cxn ang="0">
                                                                  <a:pos x="T1" y="0"/>
                                                                </a:cxn>
                                                                <a:cxn ang="0">
                                                                  <a:pos x="T3" y="0"/>
                                                                </a:cxn>
                                                              </a:cxnLst>
                                                              <a:rect l="0" t="0" r="r" b="b"/>
                                                              <a:pathLst>
                                                                <a:path w="2197">
                                                                  <a:moveTo>
                                                                    <a:pt x="0" y="0"/>
                                                                  </a:moveTo>
                                                                  <a:lnTo>
                                                                    <a:pt x="2197" y="0"/>
                                                                  </a:lnTo>
                                                                </a:path>
                                                              </a:pathLst>
                                                            </a:custGeom>
                                                            <a:noFill/>
                                                            <a:ln w="4141">
                                                              <a:solidFill>
                                                                <a:srgbClr val="E5E4E4"/>
                                                              </a:solidFill>
                                                              <a:round/>
                                                              <a:headEnd/>
                                                              <a:tailEnd/>
                                                            </a:ln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solidFill>
                                                                    <a:srgbClr val="FFFFFF"/>
                                                                  </a:solidFill>
                                                                </a14:hiddenFill>
                                                              </a:ext>
                                                            </a:extLst>
                                                          </wps:spPr>
                                                          <wps:bodyPr rot="0" vert="horz" wrap="square" lIns="91440" tIns="45720" rIns="91440" bIns="45720" anchor="t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51" name="Group 30"/>
                                                          <wpg:cNvGrpSpPr>
                                                            <a:grpSpLocks/>
                                                          </wpg:cNvGrpSpPr>
                                                          <wpg:grpSpPr bwMode="auto">
                                                            <a:xfrm>
                                                              <a:off x="3667" y="-732"/>
                                                              <a:ext cx="0" cy="2274"/>
                                                              <a:chOff x="3667" y="-732"/>
                                                              <a:chExt cx="0" cy="2274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52" name="Freeform 243"/>
                                                            <wps:cNvSpPr>
                                                              <a:spLocks noEditPoints="1"/>
                                                            </wps:cNvSpPr>
                                                            <wps:spPr bwMode="auto">
                                                              <a:xfrm>
                                                                <a:off x="7334" y="-1464"/>
                                                                <a:ext cx="0" cy="2274"/>
                                                              </a:xfrm>
                                                              <a:custGeom>
                                                                <a:avLst/>
                                                                <a:gdLst>
                                                                  <a:gd name="T0" fmla="+- 0 1542 -732"/>
                                                                  <a:gd name="T1" fmla="*/ 1542 h 2274"/>
                                                                  <a:gd name="T2" fmla="+- 0 -732 -732"/>
                                                                  <a:gd name="T3" fmla="*/ -732 h 2274"/>
                                                                </a:gdLst>
                                                                <a:ahLst/>
                                                                <a:cxnLst>
                                                                  <a:cxn ang="0">
                                                                    <a:pos x="0" y="T1"/>
                                                                  </a:cxn>
                                                                  <a:cxn ang="0">
                                                                    <a:pos x="0" y="T3"/>
                                                                  </a:cxn>
                                                                </a:cxnLst>
                                                                <a:rect l="0" t="0" r="r" b="b"/>
                                                                <a:pathLst>
                                                                  <a:path h="2274">
                                                                    <a:moveTo>
                                                                      <a:pt x="0" y="2274"/>
                                                                    </a:moveTo>
                                                                    <a:lnTo>
                                                                      <a:pt x="0" y="0"/>
                                                                    </a:lnTo>
                                                                  </a:path>
                                                                </a:pathLst>
                                                              </a:custGeom>
                                                              <a:noFill/>
                                                              <a:ln w="4141">
                                                                <a:solidFill>
                                                                  <a:srgbClr val="E5E4E4"/>
                                                                </a:solidFill>
                                                                <a:round/>
                                                                <a:headEnd/>
                                                                <a:tailEnd/>
                                                              </a:ln>
                                                              <a:extLst>
                                                                <a:ext uri="{909E8E84-426E-40dd-AFC4-6F175D3DCCD1}">
                                                                  <a14:hiddenFill xmlns:a14="http://schemas.microsoft.com/office/drawing/2010/main">
                                                                    <a:solidFill>
                                                                      <a:srgbClr val="FFFFFF"/>
                                                                    </a:solidFill>
                                                                  </a14:hiddenFill>
                                                                </a:ext>
                                                              </a:extLst>
                                                            </wps:spPr>
                                                            <wps:bodyPr rot="0" vert="horz" wrap="square" lIns="91440" tIns="45720" rIns="91440" bIns="45720" anchor="t" anchorCtr="0" upright="1"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53" name="Group 31"/>
                                                            <wpg:cNvGrpSpPr>
                                                              <a:grpSpLocks/>
                                                            </wpg:cNvGrpSpPr>
                                                            <wpg:grpSpPr bwMode="auto">
                                                              <a:xfrm>
                                                                <a:off x="4060" y="-732"/>
                                                                <a:ext cx="0" cy="2274"/>
                                                                <a:chOff x="4060" y="-732"/>
                                                                <a:chExt cx="0" cy="2274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54" name="Freeform 242"/>
                                                              <wps:cNvSpPr>
                                                                <a:spLocks noEditPoints="1"/>
                                                              </wps:cNvSpPr>
                                                              <wps:spPr bwMode="auto">
                                                                <a:xfrm>
                                                                  <a:off x="8120" y="-1464"/>
                                                                  <a:ext cx="0" cy="2274"/>
                                                                </a:xfrm>
                                                                <a:custGeom>
                                                                  <a:avLst/>
                                                                  <a:gdLst>
                                                                    <a:gd name="T0" fmla="+- 0 1542 -732"/>
                                                                    <a:gd name="T1" fmla="*/ 1542 h 2274"/>
                                                                    <a:gd name="T2" fmla="+- 0 -732 -732"/>
                                                                    <a:gd name="T3" fmla="*/ -732 h 2274"/>
                                                                  </a:gdLst>
                                                                  <a:ahLst/>
                                                                  <a:cxnLst>
                                                                    <a:cxn ang="0">
                                                                      <a:pos x="0" y="T1"/>
                                                                    </a:cxn>
                                                                    <a:cxn ang="0">
                                                                      <a:pos x="0" y="T3"/>
                                                                    </a:cxn>
                                                                  </a:cxnLst>
                                                                  <a:rect l="0" t="0" r="r" b="b"/>
                                                                  <a:pathLst>
                                                                    <a:path h="2274">
                                                                      <a:moveTo>
                                                                        <a:pt x="0" y="2274"/>
                                                                      </a:moveTo>
                                                                      <a:lnTo>
                                                                        <a:pt x="0" y="0"/>
                                                                      </a:lnTo>
                                                                    </a:path>
                                                                  </a:pathLst>
                                                                </a:custGeom>
                                                                <a:noFill/>
                                                                <a:ln w="4141">
                                                                  <a:solidFill>
                                                                    <a:srgbClr val="E5E4E4"/>
                                                                  </a:solidFill>
                                                                  <a:round/>
                                                                  <a:headEnd/>
                                                                  <a:tailEnd/>
                                                                </a:ln>
                                                                <a:extLst>
                                                                  <a:ext uri="{909E8E84-426E-40dd-AFC4-6F175D3DCCD1}">
                                                                    <a14:hiddenFill xmlns:a14="http://schemas.microsoft.com/office/drawing/2010/main">
                                                                      <a:solidFill>
                                                                        <a:srgbClr val="FFFFFF"/>
                                                                      </a:solidFill>
                                                                    </a14:hiddenFill>
                                                                  </a:ext>
                                                                </a:extLst>
                                                              </wps:spPr>
                                                              <wps:bodyPr rot="0" vert="horz" wrap="square" lIns="91440" tIns="45720" rIns="91440" bIns="45720" anchor="t" anchorCtr="0" upright="1"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  <wpg:grpSp>
                                                              <wpg:cNvPr id="55" name="Group 32"/>
                                                              <wpg:cNvGrpSpPr>
                                                                <a:grpSpLocks/>
                                                              </wpg:cNvGrpSpPr>
                                                              <wpg:grpSpPr bwMode="auto">
                                                                <a:xfrm>
                                                                  <a:off x="4453" y="-732"/>
                                                                  <a:ext cx="0" cy="2274"/>
                                                                  <a:chOff x="4453" y="-732"/>
                                                                  <a:chExt cx="0" cy="2274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56" name="Freeform 241"/>
                                                                <wps:cNvSpPr>
                                                                  <a:spLocks noEditPoints="1"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8906" y="-1464"/>
                                                                    <a:ext cx="0" cy="2274"/>
                                                                  </a:xfrm>
                                                                  <a:custGeom>
                                                                    <a:avLst/>
                                                                    <a:gdLst>
                                                                      <a:gd name="T0" fmla="+- 0 1542 -732"/>
                                                                      <a:gd name="T1" fmla="*/ 1542 h 2274"/>
                                                                      <a:gd name="T2" fmla="+- 0 -732 -732"/>
                                                                      <a:gd name="T3" fmla="*/ -732 h 2274"/>
                                                                    </a:gdLst>
                                                                    <a:ahLst/>
                                                                    <a:cxnLst>
                                                                      <a:cxn ang="0">
                                                                        <a:pos x="0" y="T1"/>
                                                                      </a:cxn>
                                                                      <a:cxn ang="0">
                                                                        <a:pos x="0" y="T3"/>
                                                                      </a:cxn>
                                                                    </a:cxnLst>
                                                                    <a:rect l="0" t="0" r="r" b="b"/>
                                                                    <a:pathLst>
                                                                      <a:path h="2274">
                                                                        <a:moveTo>
                                                                          <a:pt x="0" y="2274"/>
                                                                        </a:moveTo>
                                                                        <a:lnTo>
                                                                          <a:pt x="0" y="0"/>
                                                                        </a:lnTo>
                                                                      </a:path>
                                                                    </a:pathLst>
                                                                  </a:custGeom>
                                                                  <a:noFill/>
                                                                  <a:ln w="4141">
                                                                    <a:solidFill>
                                                                      <a:srgbClr val="E5E4E4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xtLst>
                                                                    <a:ext uri="{909E8E84-426E-40dd-AFC4-6F175D3DCCD1}">
                                                                      <a14:hiddenFill xmlns:a14="http://schemas.microsoft.com/office/drawing/2010/main">
                                                                        <a:solidFill>
                                                                          <a:srgbClr val="FFFFFF"/>
                                                                        </a:solidFill>
                                                                      </a14:hiddenFill>
                                                                    </a:ext>
                                                                  </a:extLst>
                                                                </wps:spPr>
                                                                <wps:bodyPr rot="0" vert="horz" wrap="square" lIns="91440" tIns="45720" rIns="91440" bIns="45720" anchor="t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g:grpSp>
                                                                <wpg:cNvPr id="57" name="Group 33"/>
                                                                <wpg:cNvGrpSpPr>
                                                                  <a:grpSpLocks/>
                                                                </wpg:cNvGrpSpPr>
                                                                <wpg:grpSpPr bwMode="auto">
                                                                  <a:xfrm>
                                                                    <a:off x="5553" y="-732"/>
                                                                    <a:ext cx="0" cy="2274"/>
                                                                    <a:chOff x="5553" y="-732"/>
                                                                    <a:chExt cx="0" cy="2274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58" name="Freeform 240"/>
                                                                  <wps:cNvSpPr>
                                                                    <a:spLocks noEditPoint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11106" y="-1464"/>
                                                                      <a:ext cx="0" cy="2274"/>
                                                                    </a:xfrm>
                                                                    <a:custGeom>
                                                                      <a:avLst/>
                                                                      <a:gdLst>
                                                                        <a:gd name="T0" fmla="+- 0 1542 -732"/>
                                                                        <a:gd name="T1" fmla="*/ 1542 h 2274"/>
                                                                        <a:gd name="T2" fmla="+- 0 -732 -732"/>
                                                                        <a:gd name="T3" fmla="*/ -732 h 2274"/>
                                                                      </a:gdLst>
                                                                      <a:ahLst/>
                                                                      <a:cxnLst>
                                                                        <a:cxn ang="0">
                                                                          <a:pos x="0" y="T1"/>
                                                                        </a:cxn>
                                                                        <a:cxn ang="0">
                                                                          <a:pos x="0" y="T3"/>
                                                                        </a:cxn>
                                                                      </a:cxnLst>
                                                                      <a:rect l="0" t="0" r="r" b="b"/>
                                                                      <a:pathLst>
                                                                        <a:path h="2274">
                                                                          <a:moveTo>
                                                                            <a:pt x="0" y="2274"/>
                                                                          </a:moveTo>
                                                                          <a:lnTo>
                                                                            <a:pt x="0" y="0"/>
                                                                          </a:lnTo>
                                                                        </a:path>
                                                                      </a:pathLst>
                                                                    </a:custGeom>
                                                                    <a:noFill/>
                                                                    <a:ln w="4141">
                                                                      <a:solidFill>
                                                                        <a:srgbClr val="E5E4E4"/>
                                                                      </a:solidFill>
                                                                      <a:round/>
                                                                      <a:headEnd/>
                                                                      <a:tailEnd/>
                                                                    </a:ln>
                                                                    <a:extLst>
                                                                      <a:ext uri="{909E8E84-426E-40dd-AFC4-6F175D3DCCD1}">
                                                                        <a14:hiddenFill xmlns:a14="http://schemas.microsoft.com/office/drawing/2010/main">
                                                                          <a:solidFill>
                                                                            <a:srgbClr val="FFFFFF"/>
                                                                          </a:solidFill>
                                                                        </a14:hiddenFill>
                                                                      </a:ext>
                                                                    </a:extLst>
                                                                  </wps:spPr>
                                                                  <wps:bodyPr rot="0" vert="horz" wrap="square" lIns="91440" tIns="45720" rIns="91440" bIns="45720" anchor="t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g:grpSp>
                                                                  <wpg:cNvPr id="59" name="Group 34"/>
                                                                  <wpg:cNvGrpSpPr>
                                                                    <a:grpSpLocks/>
                                                                  </wpg:cNvGrpSpPr>
                                                                  <wpg:grpSpPr bwMode="auto">
                                                                    <a:xfrm>
                                                                      <a:off x="3639" y="475"/>
                                                                      <a:ext cx="56" cy="0"/>
                                                                      <a:chOff x="3639" y="475"/>
                                                                      <a:chExt cx="56" cy="0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60" name="Freeform 239"/>
                                                                    <wps:cNvSpPr>
                                                                      <a:spLocks noEditPoints="1"/>
                                                                    </wps:cNvSpPr>
                                                                    <wps:spPr bwMode="auto">
                                                                      <a:xfrm>
                                                                        <a:off x="7278" y="950"/>
                                                                        <a:ext cx="57" cy="0"/>
                                                                      </a:xfrm>
                                                                      <a:custGeom>
                                                                        <a:avLst/>
                                                                        <a:gdLst>
                                                                          <a:gd name="T0" fmla="+- 0 3639 3639"/>
                                                                          <a:gd name="T1" fmla="*/ T0 w 56"/>
                                                                          <a:gd name="T2" fmla="+- 0 3695 3639"/>
                                                                          <a:gd name="T3" fmla="*/ T2 w 56"/>
                                                                        </a:gdLst>
                                                                        <a:ahLst/>
                                                                        <a:cxnLst>
                                                                          <a:cxn ang="0">
                                                                            <a:pos x="T1" y="0"/>
                                                                          </a:cxn>
                                                                          <a:cxn ang="0">
                                                                            <a:pos x="T3" y="0"/>
                                                                          </a:cxn>
                                                                        </a:cxnLst>
                                                                        <a:rect l="0" t="0" r="r" b="b"/>
                                                                        <a:pathLst>
                                                                          <a:path w="56">
                                                                            <a:moveTo>
                                                                              <a:pt x="0" y="0"/>
                                                                            </a:moveTo>
                                                                            <a:lnTo>
                                                                              <a:pt x="56" y="0"/>
                                                                            </a:lnTo>
                                                                          </a:path>
                                                                        </a:pathLst>
                                                                      </a:custGeom>
                                                                      <a:noFill/>
                                                                      <a:ln w="10209">
                                                                        <a:solidFill>
                                                                          <a:srgbClr val="999898"/>
                                                                        </a:solidFill>
                                                                        <a:round/>
                                                                        <a:headEnd/>
                                                                        <a:tailEnd/>
                                                                      </a:ln>
                                                                      <a:extLst>
                                                                        <a:ext uri="{909E8E84-426E-40dd-AFC4-6F175D3DCCD1}">
                                                                          <a14:hiddenFill xmlns:a14="http://schemas.microsoft.com/office/drawing/2010/main">
                                                                            <a:solidFill>
                                                                              <a:srgbClr val="FFFFFF"/>
                                                                            </a:solidFill>
                                                                          </a14:hiddenFill>
                                                                        </a:ext>
                                                                      </a:extLst>
                                                                    </wps:spPr>
                                                                    <wps:bodyPr rot="0" vert="horz" wrap="square" lIns="91440" tIns="45720" rIns="91440" bIns="45720" anchor="t" anchorCtr="0" upright="1">
                                                                      <a:noAutofit/>
                                                                    </wps:bodyPr>
                                                                  </wps:wsp>
                                                                  <wpg:grpSp>
                                                                    <wpg:cNvPr id="61" name="Group 35"/>
                                                                    <wpg:cNvGrpSpPr>
                                                                      <a:grpSpLocks/>
                                                                    </wpg:cNvGrpSpPr>
                                                                    <wpg:grpSpPr bwMode="auto">
                                                                      <a:xfrm>
                                                                        <a:off x="3667" y="475"/>
                                                                        <a:ext cx="0" cy="697"/>
                                                                        <a:chOff x="3667" y="475"/>
                                                                        <a:chExt cx="0" cy="697"/>
                                                                      </a:xfrm>
                                                                    </wpg:grpSpPr>
                                                                    <wps:wsp>
                                                                      <wps:cNvPr id="62" name="Freeform 238"/>
                                                                      <wps:cNvSpPr>
                                                                        <a:spLocks noEditPoints="1"/>
                                                                      </wps:cNvSpPr>
                                                                      <wps:spPr bwMode="auto">
                                                                        <a:xfrm>
                                                                          <a:off x="7334" y="950"/>
                                                                          <a:ext cx="0" cy="697"/>
                                                                        </a:xfrm>
                                                                        <a:custGeom>
                                                                          <a:avLst/>
                                                                          <a:gdLst>
                                                                            <a:gd name="T0" fmla="+- 0 475 475"/>
                                                                            <a:gd name="T1" fmla="*/ 475 h 697"/>
                                                                            <a:gd name="T2" fmla="+- 0 1172 475"/>
                                                                            <a:gd name="T3" fmla="*/ 1172 h 697"/>
                                                                          </a:gdLst>
                                                                          <a:ahLst/>
                                                                          <a:cxnLst>
                                                                            <a:cxn ang="0">
                                                                              <a:pos x="0" y="T1"/>
                                                                            </a:cxn>
                                                                            <a:cxn ang="0">
                                                                              <a:pos x="0" y="T3"/>
                                                                            </a:cxn>
                                                                          </a:cxnLst>
                                                                          <a:rect l="0" t="0" r="r" b="b"/>
                                                                          <a:pathLst>
                                                                            <a:path h="697">
                                                                              <a:moveTo>
                                                                                <a:pt x="0" y="0"/>
                                                                              </a:moveTo>
                                                                              <a:lnTo>
                                                                                <a:pt x="0" y="697"/>
                                                                              </a:lnTo>
                                                                            </a:path>
                                                                          </a:pathLst>
                                                                        </a:custGeom>
                                                                        <a:noFill/>
                                                                        <a:ln w="10209">
                                                                          <a:solidFill>
                                                                            <a:srgbClr val="999898"/>
                                                                          </a:solidFill>
                                                                          <a:round/>
                                                                          <a:headEnd/>
                                                                          <a:tailEnd/>
                                                                        </a:ln>
                                                                        <a:extLst>
                                                                          <a:ext uri="{909E8E84-426E-40dd-AFC4-6F175D3DCCD1}">
                                                                            <a14:hiddenFill xmlns:a14="http://schemas.microsoft.com/office/drawing/2010/main">
                                                                              <a:solidFill>
                                                                                <a:srgbClr val="FFFFFF"/>
                                                                              </a:solidFill>
                                                                            </a14:hiddenFill>
                                                                          </a:ext>
                                                                        </a:extLst>
                                                                      </wps:spPr>
                                                                      <wps:bodyPr rot="0" vert="horz" wrap="square" lIns="91440" tIns="45720" rIns="91440" bIns="45720" anchor="t" anchorCtr="0" upright="1"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g:grpSp>
                                                                      <wpg:cNvPr id="63" name="Group 36"/>
                                                                      <wpg:cNvGrpSpPr>
                                                                        <a:grpSpLocks/>
                                                                      </wpg:cNvGrpSpPr>
                                                                      <wpg:grpSpPr bwMode="auto">
                                                                        <a:xfrm>
                                                                          <a:off x="3639" y="1172"/>
                                                                          <a:ext cx="56" cy="0"/>
                                                                          <a:chOff x="3639" y="1172"/>
                                                                          <a:chExt cx="56" cy="0"/>
                                                                        </a:xfrm>
                                                                      </wpg:grpSpPr>
                                                                      <wps:wsp>
                                                                        <wps:cNvPr id="64" name="Freeform 237"/>
                                                                        <wps:cNvSpPr>
                                                                          <a:spLocks noEditPoints="1"/>
                                                                        </wps:cNvSpPr>
                                                                        <wps:spPr bwMode="auto">
                                                                          <a:xfrm>
                                                                            <a:off x="7278" y="2344"/>
                                                                            <a:ext cx="57" cy="0"/>
                                                                          </a:xfrm>
                                                                          <a:custGeom>
                                                                            <a:avLst/>
                                                                            <a:gdLst>
                                                                              <a:gd name="T0" fmla="+- 0 3639 3639"/>
                                                                              <a:gd name="T1" fmla="*/ T0 w 56"/>
                                                                              <a:gd name="T2" fmla="+- 0 3695 3639"/>
                                                                              <a:gd name="T3" fmla="*/ T2 w 56"/>
                                                                            </a:gdLst>
                                                                            <a:ahLst/>
                                                                            <a:cxnLst>
                                                                              <a:cxn ang="0">
                                                                                <a:pos x="T1" y="0"/>
                                                                              </a:cxn>
                                                                              <a:cxn ang="0">
                                                                                <a:pos x="T3" y="0"/>
                                                                              </a:cxn>
                                                                            </a:cxnLst>
                                                                            <a:rect l="0" t="0" r="r" b="b"/>
                                                                            <a:pathLst>
                                                                              <a:path w="56">
                                                                                <a:moveTo>
                                                                                  <a:pt x="0" y="0"/>
                                                                                </a:moveTo>
                                                                                <a:lnTo>
                                                                                  <a:pt x="56" y="0"/>
                                                                                </a:lnTo>
                                                                              </a:path>
                                                                            </a:pathLst>
                                                                          </a:custGeom>
                                                                          <a:noFill/>
                                                                          <a:ln w="10209">
                                                                            <a:solidFill>
                                                                              <a:srgbClr val="999898"/>
                                                                            </a:solidFill>
                                                                            <a:round/>
                                                                            <a:headEnd/>
                                                                            <a:tailEnd/>
                                                                          </a:ln>
                                                                          <a:extLst>
                                                                            <a:ext uri="{909E8E84-426E-40dd-AFC4-6F175D3DCCD1}">
                                                                              <a14:hiddenFill xmlns:a14="http://schemas.microsoft.com/office/drawing/2010/main">
                                                                                <a:solidFill>
                                                                                  <a:srgbClr val="FFFFFF"/>
                                                                                </a:solidFill>
                                                                              </a14:hiddenFill>
                                                                            </a:ext>
                                                                          </a:extLst>
                                                                        </wps:spPr>
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<a:noAutofit/>
                                                                        </wps:bodyPr>
                                                                      </wps:wsp>
                                                                      <wpg:grpSp>
                                                                        <wpg:cNvPr id="65" name="Group 37"/>
                                                                        <wpg:cNvGrpSpPr>
                                                                          <a:grpSpLocks/>
                                                                        </wpg:cNvGrpSpPr>
                                                                        <wpg:grpSpPr bwMode="auto">
                                                                          <a:xfrm>
                                                                            <a:off x="4425" y="-221"/>
                                                                            <a:ext cx="56" cy="0"/>
                                                                            <a:chOff x="4425" y="-221"/>
                                                                            <a:chExt cx="56" cy="0"/>
                                                                          </a:xfrm>
                                                                        </wpg:grpSpPr>
                                                                        <wps:wsp>
                                                                          <wps:cNvPr id="66" name="Freeform 236"/>
                                                                          <wps:cNvSpPr>
                                                                            <a:spLocks noEditPoints="1"/>
                                                                          </wps:cNvSpPr>
                                                                          <wps:spPr bwMode="auto">
                                                                            <a:xfrm>
                                                                              <a:off x="8850" y="-442"/>
                                                                              <a:ext cx="56" cy="0"/>
                                                                            </a:xfrm>
                                                                            <a:custGeom>
                                                                              <a:avLst/>
                                                                              <a:gdLst>
                                                                                <a:gd name="T0" fmla="+- 0 4425 4425"/>
                                                                                <a:gd name="T1" fmla="*/ T0 w 56"/>
                                                                                <a:gd name="T2" fmla="+- 0 4481 4425"/>
                                                                                <a:gd name="T3" fmla="*/ T2 w 56"/>
                                                                              </a:gdLst>
                                                                              <a:ahLst/>
                                                                              <a:cxnLst>
                                                                                <a:cxn ang="0">
                                                                                  <a:pos x="T1" y="0"/>
                                                                                </a:cxn>
                                                                                <a:cxn ang="0">
                                                                                  <a:pos x="T3" y="0"/>
                                                                                </a:cxn>
                                                                              </a:cxnLst>
                                                                              <a:rect l="0" t="0" r="r" b="b"/>
                                                                              <a:pathLst>
                                                                                <a:path w="56">
                                                                                  <a:moveTo>
                                                                                    <a:pt x="0" y="0"/>
                                                                                  </a:moveTo>
                                                                                  <a:lnTo>
                                                                                    <a:pt x="56" y="0"/>
                                                                                  </a:lnTo>
                                                                                </a:path>
                                                                              </a:pathLst>
                                                                            </a:custGeom>
                                                                            <a:noFill/>
                                                                            <a:ln w="10209">
                                                                              <a:solidFill>
                                                                                <a:srgbClr val="999898"/>
                                                                              </a:solidFill>
                                                                              <a:round/>
                                                                              <a:headEnd/>
                                                                              <a:tailEnd/>
                                                                            </a:ln>
                                                                            <a:extLst>
                                                                              <a:ext uri="{909E8E84-426E-40dd-AFC4-6F175D3DCCD1}">
                                                                                <a14:hiddenFill xmlns:a14="http://schemas.microsoft.com/office/drawing/2010/main">
                                                                                  <a:solidFill>
                                                                                    <a:srgbClr val="FFFFFF"/>
                                                                                  </a:solidFill>
                                                                                </a14:hiddenFill>
                                                                              </a:ext>
                                                                            </a:extLst>
                                                                          </wps:spPr>
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<a:noAutofit/>
                                                                          </wps:bodyPr>
                                                                        </wps:wsp>
                                                                        <wpg:grpSp>
                                                                          <wpg:cNvPr id="67" name="Group 38"/>
                                                                          <wpg:cNvGrpSpPr>
                                                                            <a:grpSpLocks/>
                                                                          </wpg:cNvGrpSpPr>
                                                                          <wpg:grpSpPr bwMode="auto">
                                                                            <a:xfrm>
                                                                              <a:off x="4453" y="-221"/>
                                                                              <a:ext cx="0" cy="819"/>
                                                                              <a:chOff x="4453" y="-221"/>
                                                                              <a:chExt cx="0" cy="819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68" name="Freeform 235"/>
                                                                            <wps:cNvSpPr>
                                                                              <a:spLocks noEditPoints="1"/>
                                                                            </wps:cNvSpPr>
                                                                            <wps:spPr bwMode="auto">
                                                                              <a:xfrm>
                                                                                <a:off x="8906" y="-442"/>
                                                                                <a:ext cx="0" cy="819"/>
                                                                              </a:xfrm>
                                                                              <a:custGeom>
                                                                                <a:avLst/>
                                                                                <a:gdLst>
                                                                                  <a:gd name="T0" fmla="+- 0 -221 -221"/>
                                                                                  <a:gd name="T1" fmla="*/ -221 h 819"/>
                                                                                  <a:gd name="T2" fmla="+- 0 598 -221"/>
                                                                                  <a:gd name="T3" fmla="*/ 598 h 819"/>
                                                                                </a:gdLst>
                                                                                <a:ahLst/>
                                                                                <a:cxnLst>
                                                                                  <a:cxn ang="0">
                                                                                    <a:pos x="0" y="T1"/>
                                                                                  </a:cxn>
                                                                                  <a:cxn ang="0">
                                                                                    <a:pos x="0" y="T3"/>
                                                                                  </a:cxn>
                                                                                </a:cxnLst>
                                                                                <a:rect l="0" t="0" r="r" b="b"/>
                                                                                <a:pathLst>
                                                                                  <a:path h="819">
                                                                                    <a:moveTo>
                                                                                      <a:pt x="0" y="0"/>
                                                                                    </a:moveTo>
                                                                                    <a:lnTo>
                                                                                      <a:pt x="0" y="819"/>
                                                                                    </a:lnTo>
                                                                                  </a:path>
                                                                                </a:pathLst>
                                                                              </a:custGeom>
                                                                              <a:noFill/>
                                                                              <a:ln w="10209">
                                                                                <a:solidFill>
                                                                                  <a:srgbClr val="999898"/>
                                                                                </a:solidFill>
                                                                                <a:round/>
                                                                                <a:headEnd/>
                                                                                <a:tailEnd/>
                                                                              </a:ln>
                                                                              <a:extLst>
                                                                                <a:ext uri="{909E8E84-426E-40dd-AFC4-6F175D3DCCD1}">
                                                                                  <a14:hiddenFill xmlns:a14="http://schemas.microsoft.com/office/drawing/2010/main">
                                                                                    <a:solidFill>
                                                                                      <a:srgbClr val="FFFFFF"/>
                                                                                    </a:solidFill>
                                                                                  </a14:hiddenFill>
                                                                                </a:ext>
                                                                              </a:extLst>
                                                                            </wps:spPr>
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  <wpg:grpSp>
                                                                            <wpg:cNvPr id="69" name="Group 39"/>
                                                                            <wpg:cNvGrpSpPr>
                                                                              <a:grpSpLocks/>
                                                                            </wpg:cNvGrpSpPr>
                                                                            <wpg:grpSpPr bwMode="auto">
                                                                              <a:xfrm>
                                                                                <a:off x="4425" y="598"/>
                                                                                <a:ext cx="56" cy="0"/>
                                                                                <a:chOff x="4425" y="598"/>
                                                                                <a:chExt cx="56" cy="0"/>
                                                                              </a:xfrm>
                                                                            </wpg:grpSpPr>
                                                                            <wps:wsp>
                                                                              <wps:cNvPr id="70" name="Freeform 234"/>
                                                                              <wps:cNvSpPr>
                                                                                <a:spLocks noEditPoints="1"/>
                                                                              </wps:cNvSpPr>
                                                                              <wps:spPr bwMode="auto">
                                                                                <a:xfrm>
                                                                                  <a:off x="8850" y="1196"/>
                                                                                  <a:ext cx="56" cy="0"/>
                                                                                </a:xfrm>
                                                                                <a:custGeom>
                                                                                  <a:avLst/>
                                                                                  <a:gdLst>
                                                                                    <a:gd name="T0" fmla="+- 0 4425 4425"/>
                                                                                    <a:gd name="T1" fmla="*/ T0 w 56"/>
                                                                                    <a:gd name="T2" fmla="+- 0 4481 4425"/>
                                                                                    <a:gd name="T3" fmla="*/ T2 w 56"/>
                                                                                  </a:gdLst>
                                                                                  <a:ahLst/>
                                                                                  <a:cxnLst>
                                                                                    <a:cxn ang="0">
                                                                                      <a:pos x="T1" y="0"/>
                                                                                    </a:cxn>
                                                                                    <a:cxn ang="0">
                                                                                      <a:pos x="T3" y="0"/>
                                                                                    </a:cxn>
                                                                                  </a:cxnLst>
                                                                                  <a:rect l="0" t="0" r="r" b="b"/>
                                                                                  <a:pathLst>
                                                                                    <a:path w="56">
                                                                                      <a:moveTo>
                                                                                        <a:pt x="0" y="0"/>
                                                                                      </a:moveTo>
                                                                                      <a:lnTo>
                                                                                        <a:pt x="56" y="0"/>
                                                                                      </a:lnTo>
                                                                                    </a:path>
                                                                                  </a:pathLst>
                                                                                </a:custGeom>
                                                                                <a:noFill/>
                                                                                <a:ln w="10209">
                                                                                  <a:solidFill>
                                                                                    <a:srgbClr val="999898"/>
                                                                                  </a:solidFill>
                                                                                  <a:round/>
                                                                                  <a:headEnd/>
                                                                                  <a:tailEnd/>
                                                                                </a:ln>
                                                                                <a:extLst>
                                                                                  <a:ext uri="{909E8E84-426E-40dd-AFC4-6F175D3DCCD1}">
                                                                                    <a14:hiddenFill xmlns:a14="http://schemas.microsoft.com/office/drawing/2010/main">
                                                                                      <a:solidFill>
                                                                                        <a:srgbClr val="FFFFFF"/>
                                                                                      </a:solidFill>
                                                                                    </a14:hiddenFill>
                                                                                  </a:ext>
                                                                                </a:extLst>
                                                                              </wps:spPr>
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<a:noAutofit/>
                                                                              </wps:bodyPr>
                                                                            </wps:wsp>
                                                                            <wpg:grpSp>
                                                                              <wpg:cNvPr id="71" name="Group 40"/>
                                                                              <wpg:cNvGrpSpPr>
                                                                                <a:grpSpLocks/>
                                                                              </wpg:cNvGrpSpPr>
                                                                              <wpg:grpSpPr bwMode="auto">
                                                                                <a:xfrm>
                                                                                  <a:off x="3639" y="933"/>
                                                                                  <a:ext cx="56" cy="0"/>
                                                                                  <a:chOff x="3639" y="933"/>
                                                                                  <a:chExt cx="56" cy="0"/>
                                                                                </a:xfrm>
                                                                              </wpg:grpSpPr>
                                                                              <wps:wsp>
                                                                                <wps:cNvPr id="72" name="Freeform 233"/>
                                                                                <wps:cNvSpPr>
                                                                                  <a:spLocks noEditPoints="1"/>
                                                                                </wps:cNvSpPr>
                                                                                <wps:spPr bwMode="auto">
                                                                                  <a:xfrm>
                                                                                    <a:off x="7278" y="1866"/>
                                                                                    <a:ext cx="57" cy="0"/>
                                                                                  </a:xfrm>
                                                                                  <a:custGeom>
                                                                                    <a:avLst/>
                                                                                    <a:gdLst>
                                                                                      <a:gd name="T0" fmla="+- 0 3639 3639"/>
                                                                                      <a:gd name="T1" fmla="*/ T0 w 56"/>
                                                                                      <a:gd name="T2" fmla="+- 0 3695 3639"/>
                                                                                      <a:gd name="T3" fmla="*/ T2 w 56"/>
                                                                                    </a:gdLst>
                                                                                    <a:ahLst/>
                                                                                    <a:cxnLst>
                                                                                      <a:cxn ang="0">
                                                                                        <a:pos x="T1" y="0"/>
                                                                                      </a:cxn>
                                                                                      <a:cxn ang="0">
                                                                                        <a:pos x="T3" y="0"/>
                                                                                      </a:cxn>
                                                                                    </a:cxnLst>
                                                                                    <a:rect l="0" t="0" r="r" b="b"/>
                                                                                    <a:pathLst>
                                                                                      <a:path w="56">
                                                                                        <a:moveTo>
                                                                                          <a:pt x="0" y="0"/>
                                                                                        </a:moveTo>
                                                                                        <a:lnTo>
                                                                                          <a:pt x="56" y="0"/>
                                                                                        </a:lnTo>
                                                                                      </a:path>
                                                                                    </a:pathLst>
                                                                                  </a:custGeom>
                                                                                  <a:noFill/>
                                                                                  <a:ln w="10209">
                                                                                    <a:solidFill>
                                                                                      <a:srgbClr val="999898"/>
                                                                                    </a:solidFill>
                                                                                    <a:round/>
                                                                                    <a:headEnd/>
                                                                                    <a:tailEnd/>
                                                                                  </a:ln>
                                                                                  <a:extLst>
                                                                                    <a:ext uri="{909E8E84-426E-40dd-AFC4-6F175D3DCCD1}">
                                                                                      <a14:hiddenFill xmlns:a14="http://schemas.microsoft.com/office/drawing/2010/main">
                                                                                        <a:solidFill>
                                                                                          <a:srgbClr val="FFFFFF"/>
                                                                                        </a:solidFill>
                                                                                      </a14:hiddenFill>
                                                                                    </a:ext>
                                                                                  </a:extLst>
                                                                                </wps:spPr>
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<a:noAutofit/>
                                                                                </wps:bodyPr>
                                                                              </wps:wsp>
                                                                              <wpg:grpSp>
                                                                                <wpg:cNvPr id="73" name="Group 41"/>
                                                                                <wpg:cNvGrpSpPr>
                                                                                  <a:grpSpLocks/>
                                                                                </wpg:cNvGrpSpPr>
                                                                                <wpg:grpSpPr bwMode="auto">
                                                                                  <a:xfrm>
                                                                                    <a:off x="3667" y="933"/>
                                                                                    <a:ext cx="0" cy="400"/>
                                                                                    <a:chOff x="3667" y="933"/>
                                                                                    <a:chExt cx="0" cy="400"/>
                                                                                  </a:xfrm>
                                                                                </wpg:grpSpPr>
                                                                                <wps:wsp>
                                                                                  <wps:cNvPr id="74" name="Freeform 232"/>
                                                                                  <wps:cNvSpPr>
                                                                                    <a:spLocks noEditPoints="1"/>
                                                                                  </wps:cNvSpPr>
                                                                                  <wps:spPr bwMode="auto">
                                                                                    <a:xfrm>
                                                                                      <a:off x="7334" y="1866"/>
                                                                                      <a:ext cx="0" cy="400"/>
                                                                                    </a:xfrm>
                                                                                    <a:custGeom>
                                                                                      <a:avLst/>
                                                                                      <a:gdLst>
                                                                                        <a:gd name="T0" fmla="+- 0 933 933"/>
                                                                                        <a:gd name="T1" fmla="*/ 933 h 400"/>
                                                                                        <a:gd name="T2" fmla="+- 0 1333 933"/>
                                                                                        <a:gd name="T3" fmla="*/ 1333 h 400"/>
                                                                                      </a:gdLst>
                                                                                      <a:ahLst/>
                                                                                      <a:cxnLst>
                                                                                        <a:cxn ang="0">
                                                                                          <a:pos x="0" y="T1"/>
                                                                                        </a:cxn>
                                                                                        <a:cxn ang="0">
                                                                                          <a:pos x="0" y="T3"/>
                                                                                        </a:cxn>
                                                                                      </a:cxnLst>
                                                                                      <a:rect l="0" t="0" r="r" b="b"/>
                                                                                      <a:pathLst>
                                                                                        <a:path h="400">
                                                                                          <a:moveTo>
                                                                                            <a:pt x="0" y="0"/>
                                                                                          </a:moveTo>
                                                                                          <a:lnTo>
                                                                                            <a:pt x="0" y="400"/>
                                                                                          </a:lnTo>
                                                                                        </a:path>
                                                                                      </a:pathLst>
                                                                                    </a:custGeom>
                                                                                    <a:noFill/>
                                                                                    <a:ln w="10209">
                                                                                      <a:solidFill>
                                                                                        <a:srgbClr val="999898"/>
                                                                                      </a:solidFill>
                                                                                      <a:round/>
                                                                                      <a:headEnd/>
                                                                                      <a:tailEnd/>
                                                                                    </a:ln>
                                                                                    <a:extLst>
                                                                                      <a:ext uri="{909E8E84-426E-40dd-AFC4-6F175D3DCCD1}">
                                                                                        <a14:hiddenFill xmlns:a14="http://schemas.microsoft.com/office/drawing/2010/main">
                                                                                          <a:solidFill>
                                                                                            <a:srgbClr val="FFFFFF"/>
                                                                                          </a:solidFill>
                                                                                        </a14:hiddenFill>
                                                                                      </a:ext>
                                                                                    </a:extLst>
                                                                                  </wps:spPr>
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<a:noAutofit/>
                                                                                  </wps:bodyPr>
                                                                                </wps:wsp>
                                                                                <wpg:grpSp>
                                                                                  <wpg:cNvPr id="75" name="Group 42"/>
                                                                                  <wpg:cNvGrpSpPr>
                                                                                    <a:grpSpLocks/>
                                                                                  </wpg:cNvGrpSpPr>
                                                                                  <wpg:grpSpPr bwMode="auto">
                                                                                    <a:xfrm>
                                                                                      <a:off x="3639" y="1333"/>
                                                                                      <a:ext cx="56" cy="0"/>
                                                                                      <a:chOff x="3639" y="1333"/>
                                                                                      <a:chExt cx="56" cy="0"/>
                                                                                    </a:xfrm>
                                                                                  </wpg:grpSpPr>
                                                                                  <wps:wsp>
                                                                                    <wps:cNvPr id="76" name="Freeform 231"/>
                                                                                    <wps:cNvSpPr>
                                                                                      <a:spLocks noEditPoints="1"/>
                                                                                    </wps:cNvSpPr>
                                                                                    <wps:spPr bwMode="auto">
                                                                                      <a:xfrm>
                                                                                        <a:off x="7278" y="2666"/>
                                                                                        <a:ext cx="57" cy="0"/>
                                                                                      </a:xfrm>
                                                                                      <a:custGeom>
                                                                                        <a:avLst/>
                                                                                        <a:gdLst>
                                                                                          <a:gd name="T0" fmla="+- 0 3639 3639"/>
                                                                                          <a:gd name="T1" fmla="*/ T0 w 56"/>
                                                                                          <a:gd name="T2" fmla="+- 0 3695 3639"/>
                                                                                          <a:gd name="T3" fmla="*/ T2 w 56"/>
                                                                                        </a:gdLst>
                                                                                        <a:ahLst/>
                                                                                        <a:cxnLst>
                                                                                          <a:cxn ang="0">
                                                                                            <a:pos x="T1" y="0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3" y="0"/>
                                                                                          </a:cxn>
                                                                                        </a:cxnLst>
                                                                                        <a:rect l="0" t="0" r="r" b="b"/>
                                                                                        <a:pathLst>
                                                                                          <a:path w="56">
                                                                                            <a:moveTo>
                                                                                              <a:pt x="0" y="0"/>
                                                                                            </a:moveTo>
                                                                                            <a:lnTo>
                                                                                              <a:pt x="56" y="0"/>
                                                                                            </a:lnTo>
                                                                                          </a:path>
                                                                                        </a:pathLst>
                                                                                      </a:custGeom>
                                                                                      <a:noFill/>
                                                                                      <a:ln w="10209">
                                                                                        <a:solidFill>
                                                                                          <a:srgbClr val="999898"/>
                                                                                        </a:solidFill>
                                                                                        <a:round/>
                                                                                        <a:headEnd/>
                                                                                        <a:tailEnd/>
                                                                                      </a:ln>
                                                                                      <a:extLst>
                                                                                        <a:ext uri="{909E8E84-426E-40dd-AFC4-6F175D3DCCD1}">
                                                                                          <a14:hiddenFill xmlns:a14="http://schemas.microsoft.com/office/drawing/2010/main">
                                                                                            <a:solidFill>
                                                                                              <a:srgbClr val="FFFFFF"/>
                                                                                            </a:solidFill>
                                                                                          </a14:hiddenFill>
                                                                                        </a:ext>
                                                                                      </a:extLst>
                                                                                    </wps:spPr>
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<a:noAutofit/>
                                                                                    </wps:bodyPr>
                                                                                  </wps:wsp>
                                                                                  <wpg:grpSp>
                                                                                    <wpg:cNvPr id="77" name="Group 43"/>
                                                                                    <wpg:cNvGrpSpPr>
                                                                                      <a:grpSpLocks/>
                                                                                    </wpg:cNvGrpSpPr>
                                                                                    <wpg:grpSpPr bwMode="auto">
                                                                                      <a:xfrm>
                                                                                        <a:off x="4425" y="977"/>
                                                                                        <a:ext cx="56" cy="0"/>
                                                                                        <a:chOff x="4425" y="977"/>
                                                                                        <a:chExt cx="56" cy="0"/>
                                                                                      </a:xfrm>
                                                                                    </wpg:grpSpPr>
                                                                                    <wps:wsp>
                                                                                      <wps:cNvPr id="78" name="Freeform 230"/>
                                                                                      <wps:cNvSpPr>
                                                                                        <a:spLocks noEditPoints="1"/>
                                                                                      </wps:cNvSpPr>
                                                                                      <wps:spPr bwMode="auto">
                                                                                        <a:xfrm>
                                                                                          <a:off x="8850" y="1954"/>
                                                                                          <a:ext cx="56" cy="0"/>
                                                                                        </a:xfrm>
                                                                                        <a:custGeom>
                                                                                          <a:avLst/>
                                                                                          <a:gdLst>
                                                                                            <a:gd name="T0" fmla="+- 0 4425 4425"/>
                                                                                            <a:gd name="T1" fmla="*/ T0 w 56"/>
                                                                                            <a:gd name="T2" fmla="+- 0 4481 4425"/>
                                                                                            <a:gd name="T3" fmla="*/ T2 w 56"/>
                                                                                          </a:gdLst>
                                                                                          <a:ahLst/>
                                                                                          <a:cxnLst>
                                                                                            <a:cxn ang="0">
                                                                                              <a:pos x="T1" y="0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3" y="0"/>
                                                                                            </a:cxn>
                                                                                          </a:cxnLst>
                                                                                          <a:rect l="0" t="0" r="r" b="b"/>
                                                                                          <a:pathLst>
                                                                                            <a:path w="56">
                                                                                              <a:moveTo>
                                                                                                <a:pt x="0" y="0"/>
                                                                                              </a:moveTo>
                                                                                              <a:lnTo>
                                                                                                <a:pt x="56" y="0"/>
                                                                                              </a:lnTo>
                                                                                            </a:path>
                                                                                          </a:pathLst>
                                                                                        </a:custGeom>
                                                                                        <a:noFill/>
                                                                                        <a:ln w="10209">
                                                                                          <a:solidFill>
                                                                                            <a:srgbClr val="999898"/>
                                                                                          </a:solidFill>
                                                                                          <a:round/>
                                                                                          <a:headEnd/>
                                                                                          <a:tailEnd/>
                                                                                        </a:ln>
                                                                                        <a:extLst>
                                                                                          <a:ext uri="{909E8E84-426E-40dd-AFC4-6F175D3DCCD1}">
                                                                                            <a14:hiddenFill xmlns:a14="http://schemas.microsoft.com/office/drawing/2010/main">
                                                                                              <a:solidFill>
                                                                                                <a:srgbClr val="FFFFFF"/>
                                                                                              </a:solidFill>
                                                                                            </a14:hiddenFill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wps:spPr>
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<a:noAutofit/>
                                                                                      </wps:bodyPr>
                                                                                    </wps:wsp>
                                                                                    <wpg:grpSp>
                                                                                      <wpg:cNvPr id="79" name="Group 44"/>
                                                                                      <wpg:cNvGrpSpPr>
                                                                                        <a:grpSpLocks/>
                                                                                      </wpg:cNvGrpSpPr>
                                                                                      <wpg:grpSpPr bwMode="auto">
                                                                                        <a:xfrm>
                                                                                          <a:off x="4453" y="977"/>
                                                                                          <a:ext cx="0" cy="321"/>
                                                                                          <a:chOff x="4453" y="977"/>
                                                                                          <a:chExt cx="0" cy="321"/>
                                                                                        </a:xfrm>
                                                                                      </wpg:grpSpPr>
                                                                                      <wps:wsp>
                                                                                        <wps:cNvPr id="80" name="Freeform 229"/>
                                                                                        <wps:cNvSpPr>
                                                                                          <a:spLocks noEditPoints="1"/>
                                                                                        </wps:cNvSpPr>
                                                                                        <wps:spPr bwMode="auto">
                                                                                          <a:xfrm>
                                                                                            <a:off x="8906" y="1954"/>
                                                                                            <a:ext cx="0" cy="320"/>
                                                                                          </a:xfrm>
                                                                                          <a:custGeom>
                                                                                            <a:avLst/>
                                                                                            <a:gdLst>
                                                                                              <a:gd name="T0" fmla="+- 0 977 977"/>
                                                                                              <a:gd name="T1" fmla="*/ 977 h 321"/>
                                                                                              <a:gd name="T2" fmla="+- 0 1298 977"/>
                                                                                              <a:gd name="T3" fmla="*/ 1298 h 321"/>
                                                                                            </a:gdLst>
                                                                                            <a:ahLst/>
                                                                                            <a:cxnLst>
                                                                                              <a:cxn ang="0">
                                                                                                <a:pos x="0" y="T1"/>
                                                                                              </a:cxn>
                                                                                              <a:cxn ang="0">
                                                                                                <a:pos x="0" y="T3"/>
                                                                                              </a:cxn>
                                                                                            </a:cxnLst>
                                                                                            <a:rect l="0" t="0" r="r" b="b"/>
                                                                                            <a:pathLst>
                                                                                              <a:path h="321">
                                                                                                <a:moveTo>
                                                                                                  <a:pt x="0" y="0"/>
                                                                                                </a:moveTo>
                                                                                                <a:lnTo>
                                                                                                  <a:pt x="0" y="321"/>
                                                                                                </a:lnTo>
                                                                                              </a:path>
                                                                                            </a:pathLst>
                                                                                          </a:custGeom>
                                                                                          <a:noFill/>
                                                                                          <a:ln w="10209">
                                                                                            <a:solidFill>
                                                                                              <a:srgbClr val="999898"/>
                                                                                            </a:solidFill>
                                                                                            <a:round/>
                                                                                            <a:headEnd/>
                                                                                            <a:tailEnd/>
                                                                                          </a:ln>
                                                                                          <a:extLst>
                                                                                            <a:ext uri="{909E8E84-426E-40dd-AFC4-6F175D3DCCD1}">
                                                                                              <a14:hiddenFill xmlns:a14="http://schemas.microsoft.com/office/drawing/2010/main">
                                                                                                <a:solidFill>
                                                                                                  <a:srgbClr val="FFFFFF"/>
                                                                                                </a:solidFill>
                                                                                              </a14:hiddenFill>
                                                                                            </a:ext>
                                                                                          </a:extLst>
                                                                                        </wps:spPr>
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<a:noAutofit/>
                                                                                        </wps:bodyPr>
                                                                                      </wps:wsp>
                                                                                      <wpg:grpSp>
                                                                                        <wpg:cNvPr id="81" name="Group 45"/>
                                                                                        <wpg:cNvGrpSpPr>
                                                                                          <a:grpSpLocks/>
                                                                                        </wpg:cNvGrpSpPr>
                                                                                        <wpg:grpSpPr bwMode="auto">
                                                                                          <a:xfrm>
                                                                                            <a:off x="4425" y="1297"/>
                                                                                            <a:ext cx="56" cy="0"/>
                                                                                            <a:chOff x="4425" y="1297"/>
                                                                                            <a:chExt cx="56" cy="0"/>
                                                                                          </a:xfrm>
                                                                                        </wpg:grpSpPr>
                                                                                        <wps:wsp>
                                                                                          <wps:cNvPr id="82" name="Freeform 228"/>
                                                                                          <wps:cNvSpPr>
                                                                                            <a:spLocks noEditPoints="1"/>
                                                                                          </wps:cNvSpPr>
                                                                                          <wps:spPr bwMode="auto">
                                                                                            <a:xfrm>
                                                                                              <a:off x="8850" y="2594"/>
                                                                                              <a:ext cx="56" cy="0"/>
                                                                                            </a:xfrm>
                                                                                            <a:custGeom>
                                                                                              <a:avLst/>
                                                                                              <a:gdLst>
                                                                                                <a:gd name="T0" fmla="+- 0 4425 4425"/>
                                                                                                <a:gd name="T1" fmla="*/ T0 w 56"/>
                                                                                                <a:gd name="T2" fmla="+- 0 4481 4425"/>
                                                                                                <a:gd name="T3" fmla="*/ T2 w 56"/>
                                                                                              </a:gdLst>
                                                                                              <a:ahLst/>
                                                                                              <a:cxnLst>
                                                                                                <a:cxn ang="0">
                                                                                                  <a:pos x="T1" y="0"/>
                                                                                                </a:cxn>
                                                                                                <a:cxn ang="0">
                                                                                                  <a:pos x="T3" y="0"/>
                                                                                                </a:cxn>
                                                                                              </a:cxnLst>
                                                                                              <a:rect l="0" t="0" r="r" b="b"/>
                                                                                              <a:pathLst>
                                                                                                <a:path w="56">
                                                                                                  <a:moveTo>
                                                                                                    <a:pt x="0" y="0"/>
                                                                                                  </a:moveTo>
                                                                                                  <a:lnTo>
                                                                                                    <a:pt x="56" y="0"/>
                                                                                                  </a:lnTo>
                                                                                                </a:path>
                                                                                              </a:pathLst>
                                                                                            </a:custGeom>
                                                                                            <a:noFill/>
                                                                                            <a:ln w="10209">
                                                                                              <a:solidFill>
                                                                                                <a:srgbClr val="999898"/>
                                                                                              </a:solidFill>
                                                                                              <a:round/>
                                                                                              <a:headEnd/>
                                                                                              <a:tailEnd/>
                                                                                            </a:ln>
                                                                                            <a:extLst>
                                                                                              <a:ext uri="{909E8E84-426E-40dd-AFC4-6F175D3DCCD1}">
                                                                                                <a14:hiddenFill xmlns:a14="http://schemas.microsoft.com/office/drawing/2010/main">
                                                                                                  <a:solidFill>
                                                                                                    <a:srgbClr val="FFFFFF"/>
                                                                                                  </a:solidFill>
                                                                                                </a14:hiddenFill>
                                                                                              </a:ext>
                                                                                            </a:extLst>
                                                                                          </wps:spPr>
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<a:noAutofit/>
                                                                                          </wps:bodyPr>
                                                                                        </wps:wsp>
                                                                                        <wpg:grpSp>
                                                                                          <wpg:cNvPr id="83" name="Group 46"/>
                                                                                          <wpg:cNvGrpSpPr>
                                                                                            <a:grpSpLocks/>
                                                                                          </wpg:cNvGrpSpPr>
                                                                                          <wpg:grpSpPr bwMode="auto">
                                                                                            <a:xfrm>
                                                                                              <a:off x="3667" y="197"/>
                                                                                              <a:ext cx="786" cy="642"/>
                                                                                              <a:chOff x="3667" y="197"/>
                                                                                              <a:chExt cx="786" cy="642"/>
                                                                                            </a:xfrm>
                                                                                          </wpg:grpSpPr>
                                                                                          <wps:wsp>
                                                                                            <wps:cNvPr id="84" name="Freeform 227"/>
                                                                                            <wps:cNvSpPr>
                                                                                              <a:spLocks noEditPoints="1"/>
                                                                                            </wps:cNvSpPr>
                                                                                            <wps:spPr bwMode="auto">
                                                                                              <a:xfrm>
                                                                                                <a:off x="7334" y="394"/>
                                                                                                <a:ext cx="786" cy="642"/>
                                                                                              </a:xfrm>
                                                                                              <a:custGeom>
                                                                                                <a:avLst/>
                                                                                                <a:gdLst>
                                                                                                  <a:gd name="T0" fmla="+- 0 3677 3667"/>
                                                                                                  <a:gd name="T1" fmla="*/ T0 w 786"/>
                                                                                                  <a:gd name="T2" fmla="+- 0 831 197"/>
                                                                                                  <a:gd name="T3" fmla="*/ 831 h 642"/>
                                                                                                  <a:gd name="T4" fmla="+- 0 3697 3667"/>
                                                                                                  <a:gd name="T5" fmla="*/ T4 w 786"/>
                                                                                                  <a:gd name="T6" fmla="+- 0 815 197"/>
                                                                                                  <a:gd name="T7" fmla="*/ 815 h 642"/>
                                                                                                  <a:gd name="T8" fmla="+- 0 3717 3667"/>
                                                                                                  <a:gd name="T9" fmla="*/ T8 w 786"/>
                                                                                                  <a:gd name="T10" fmla="+- 0 799 197"/>
                                                                                                  <a:gd name="T11" fmla="*/ 799 h 642"/>
                                                                                                  <a:gd name="T12" fmla="+- 0 3737 3667"/>
                                                                                                  <a:gd name="T13" fmla="*/ T12 w 786"/>
                                                                                                  <a:gd name="T14" fmla="+- 0 783 197"/>
                                                                                                  <a:gd name="T15" fmla="*/ 783 h 642"/>
                                                                                                  <a:gd name="T16" fmla="+- 0 3757 3667"/>
                                                                                                  <a:gd name="T17" fmla="*/ T16 w 786"/>
                                                                                                  <a:gd name="T18" fmla="+- 0 766 197"/>
                                                                                                  <a:gd name="T19" fmla="*/ 766 h 642"/>
                                                                                                  <a:gd name="T20" fmla="+- 0 3777 3667"/>
                                                                                                  <a:gd name="T21" fmla="*/ T20 w 786"/>
                                                                                                  <a:gd name="T22" fmla="+- 0 750 197"/>
                                                                                                  <a:gd name="T23" fmla="*/ 750 h 642"/>
                                                                                                  <a:gd name="T24" fmla="+- 0 3797 3667"/>
                                                                                                  <a:gd name="T25" fmla="*/ T24 w 786"/>
                                                                                                  <a:gd name="T26" fmla="+- 0 734 197"/>
                                                                                                  <a:gd name="T27" fmla="*/ 734 h 642"/>
                                                                                                  <a:gd name="T28" fmla="+- 0 3817 3667"/>
                                                                                                  <a:gd name="T29" fmla="*/ T28 w 786"/>
                                                                                                  <a:gd name="T30" fmla="+- 0 718 197"/>
                                                                                                  <a:gd name="T31" fmla="*/ 718 h 642"/>
                                                                                                  <a:gd name="T32" fmla="+- 0 3836 3667"/>
                                                                                                  <a:gd name="T33" fmla="*/ T32 w 786"/>
                                                                                                  <a:gd name="T34" fmla="+- 0 701 197"/>
                                                                                                  <a:gd name="T35" fmla="*/ 701 h 642"/>
                                                                                                  <a:gd name="T36" fmla="+- 0 3856 3667"/>
                                                                                                  <a:gd name="T37" fmla="*/ T36 w 786"/>
                                                                                                  <a:gd name="T38" fmla="+- 0 685 197"/>
                                                                                                  <a:gd name="T39" fmla="*/ 685 h 642"/>
                                                                                                  <a:gd name="T40" fmla="+- 0 3876 3667"/>
                                                                                                  <a:gd name="T41" fmla="*/ T40 w 786"/>
                                                                                                  <a:gd name="T42" fmla="+- 0 669 197"/>
                                                                                                  <a:gd name="T43" fmla="*/ 669 h 642"/>
                                                                                                  <a:gd name="T44" fmla="+- 0 3896 3667"/>
                                                                                                  <a:gd name="T45" fmla="*/ T44 w 786"/>
                                                                                                  <a:gd name="T46" fmla="+- 0 652 197"/>
                                                                                                  <a:gd name="T47" fmla="*/ 652 h 642"/>
                                                                                                  <a:gd name="T48" fmla="+- 0 3916 3667"/>
                                                                                                  <a:gd name="T49" fmla="*/ T48 w 786"/>
                                                                                                  <a:gd name="T50" fmla="+- 0 636 197"/>
                                                                                                  <a:gd name="T51" fmla="*/ 636 h 642"/>
                                                                                                  <a:gd name="T52" fmla="+- 0 3936 3667"/>
                                                                                                  <a:gd name="T53" fmla="*/ T52 w 786"/>
                                                                                                  <a:gd name="T54" fmla="+- 0 620 197"/>
                                                                                                  <a:gd name="T55" fmla="*/ 620 h 642"/>
                                                                                                  <a:gd name="T56" fmla="+- 0 3956 3667"/>
                                                                                                  <a:gd name="T57" fmla="*/ T56 w 786"/>
                                                                                                  <a:gd name="T58" fmla="+- 0 604 197"/>
                                                                                                  <a:gd name="T59" fmla="*/ 604 h 642"/>
                                                                                                  <a:gd name="T60" fmla="+- 0 3976 3667"/>
                                                                                                  <a:gd name="T61" fmla="*/ T60 w 786"/>
                                                                                                  <a:gd name="T62" fmla="+- 0 588 197"/>
                                                                                                  <a:gd name="T63" fmla="*/ 588 h 642"/>
                                                                                                  <a:gd name="T64" fmla="+- 0 3996 3667"/>
                                                                                                  <a:gd name="T65" fmla="*/ T64 w 786"/>
                                                                                                  <a:gd name="T66" fmla="+- 0 571 197"/>
                                                                                                  <a:gd name="T67" fmla="*/ 571 h 642"/>
                                                                                                  <a:gd name="T68" fmla="+- 0 4015 3667"/>
                                                                                                  <a:gd name="T69" fmla="*/ T68 w 786"/>
                                                                                                  <a:gd name="T70" fmla="+- 0 555 197"/>
                                                                                                  <a:gd name="T71" fmla="*/ 555 h 642"/>
                                                                                                  <a:gd name="T72" fmla="+- 0 4035 3667"/>
                                                                                                  <a:gd name="T73" fmla="*/ T72 w 786"/>
                                                                                                  <a:gd name="T74" fmla="+- 0 539 197"/>
                                                                                                  <a:gd name="T75" fmla="*/ 539 h 642"/>
                                                                                                  <a:gd name="T76" fmla="+- 0 4055 3667"/>
                                                                                                  <a:gd name="T77" fmla="*/ T76 w 786"/>
                                                                                                  <a:gd name="T78" fmla="+- 0 522 197"/>
                                                                                                  <a:gd name="T79" fmla="*/ 522 h 642"/>
                                                                                                  <a:gd name="T80" fmla="+- 0 4075 3667"/>
                                                                                                  <a:gd name="T81" fmla="*/ T80 w 786"/>
                                                                                                  <a:gd name="T82" fmla="+- 0 506 197"/>
                                                                                                  <a:gd name="T83" fmla="*/ 506 h 642"/>
                                                                                                  <a:gd name="T84" fmla="+- 0 4095 3667"/>
                                                                                                  <a:gd name="T85" fmla="*/ T84 w 786"/>
                                                                                                  <a:gd name="T86" fmla="+- 0 490 197"/>
                                                                                                  <a:gd name="T87" fmla="*/ 490 h 642"/>
                                                                                                  <a:gd name="T88" fmla="+- 0 4115 3667"/>
                                                                                                  <a:gd name="T89" fmla="*/ T88 w 786"/>
                                                                                                  <a:gd name="T90" fmla="+- 0 474 197"/>
                                                                                                  <a:gd name="T91" fmla="*/ 474 h 642"/>
                                                                                                  <a:gd name="T92" fmla="+- 0 4135 3667"/>
                                                                                                  <a:gd name="T93" fmla="*/ T92 w 786"/>
                                                                                                  <a:gd name="T94" fmla="+- 0 457 197"/>
                                                                                                  <a:gd name="T95" fmla="*/ 457 h 642"/>
                                                                                                  <a:gd name="T96" fmla="+- 0 4155 3667"/>
                                                                                                  <a:gd name="T97" fmla="*/ T96 w 786"/>
                                                                                                  <a:gd name="T98" fmla="+- 0 441 197"/>
                                                                                                  <a:gd name="T99" fmla="*/ 441 h 642"/>
                                                                                                  <a:gd name="T100" fmla="+- 0 4174 3667"/>
                                                                                                  <a:gd name="T101" fmla="*/ T100 w 786"/>
                                                                                                  <a:gd name="T102" fmla="+- 0 425 197"/>
                                                                                                  <a:gd name="T103" fmla="*/ 425 h 642"/>
                                                                                                  <a:gd name="T104" fmla="+- 0 4194 3667"/>
                                                                                                  <a:gd name="T105" fmla="*/ T104 w 786"/>
                                                                                                  <a:gd name="T106" fmla="+- 0 409 197"/>
                                                                                                  <a:gd name="T107" fmla="*/ 409 h 642"/>
                                                                                                  <a:gd name="T108" fmla="+- 0 4214 3667"/>
                                                                                                  <a:gd name="T109" fmla="*/ T108 w 786"/>
                                                                                                  <a:gd name="T110" fmla="+- 0 393 197"/>
                                                                                                  <a:gd name="T111" fmla="*/ 393 h 642"/>
                                                                                                  <a:gd name="T112" fmla="+- 0 4234 3667"/>
                                                                                                  <a:gd name="T113" fmla="*/ T112 w 786"/>
                                                                                                  <a:gd name="T114" fmla="+- 0 376 197"/>
                                                                                                  <a:gd name="T115" fmla="*/ 376 h 642"/>
                                                                                                  <a:gd name="T116" fmla="+- 0 4254 3667"/>
                                                                                                  <a:gd name="T117" fmla="*/ T116 w 786"/>
                                                                                                  <a:gd name="T118" fmla="+- 0 360 197"/>
                                                                                                  <a:gd name="T119" fmla="*/ 360 h 642"/>
                                                                                                  <a:gd name="T120" fmla="+- 0 4274 3667"/>
                                                                                                  <a:gd name="T121" fmla="*/ T120 w 786"/>
                                                                                                  <a:gd name="T122" fmla="+- 0 344 197"/>
                                                                                                  <a:gd name="T123" fmla="*/ 344 h 642"/>
                                                                                                  <a:gd name="T124" fmla="+- 0 4294 3667"/>
                                                                                                  <a:gd name="T125" fmla="*/ T124 w 786"/>
                                                                                                  <a:gd name="T126" fmla="+- 0 327 197"/>
                                                                                                  <a:gd name="T127" fmla="*/ 327 h 642"/>
                                                                                                  <a:gd name="T128" fmla="+- 0 4314 3667"/>
                                                                                                  <a:gd name="T129" fmla="*/ T128 w 786"/>
                                                                                                  <a:gd name="T130" fmla="+- 0 311 197"/>
                                                                                                  <a:gd name="T131" fmla="*/ 311 h 642"/>
                                                                                                  <a:gd name="T132" fmla="+- 0 4334 3667"/>
                                                                                                  <a:gd name="T133" fmla="*/ T132 w 786"/>
                                                                                                  <a:gd name="T134" fmla="+- 0 295 197"/>
                                                                                                  <a:gd name="T135" fmla="*/ 295 h 642"/>
                                                                                                  <a:gd name="T136" fmla="+- 0 4353 3667"/>
                                                                                                  <a:gd name="T137" fmla="*/ T136 w 786"/>
                                                                                                  <a:gd name="T138" fmla="+- 0 279 197"/>
                                                                                                  <a:gd name="T139" fmla="*/ 279 h 642"/>
                                                                                                  <a:gd name="T140" fmla="+- 0 4373 3667"/>
                                                                                                  <a:gd name="T141" fmla="*/ T140 w 786"/>
                                                                                                  <a:gd name="T142" fmla="+- 0 262 197"/>
                                                                                                  <a:gd name="T143" fmla="*/ 262 h 642"/>
                                                                                                  <a:gd name="T144" fmla="+- 0 4393 3667"/>
                                                                                                  <a:gd name="T145" fmla="*/ T144 w 786"/>
                                                                                                  <a:gd name="T146" fmla="+- 0 246 197"/>
                                                                                                  <a:gd name="T147" fmla="*/ 246 h 642"/>
                                                                                                  <a:gd name="T148" fmla="+- 0 4413 3667"/>
                                                                                                  <a:gd name="T149" fmla="*/ T148 w 786"/>
                                                                                                  <a:gd name="T150" fmla="+- 0 230 197"/>
                                                                                                  <a:gd name="T151" fmla="*/ 230 h 642"/>
                                                                                                  <a:gd name="T152" fmla="+- 0 4433 3667"/>
                                                                                                  <a:gd name="T153" fmla="*/ T152 w 786"/>
                                                                                                  <a:gd name="T154" fmla="+- 0 214 197"/>
                                                                                                  <a:gd name="T155" fmla="*/ 214 h 642"/>
                                                                                                  <a:gd name="T156" fmla="+- 0 4453 3667"/>
                                                                                                  <a:gd name="T157" fmla="*/ T156 w 786"/>
                                                                                                  <a:gd name="T158" fmla="+- 0 197 197"/>
                                                                                                  <a:gd name="T159" fmla="*/ 197 h 642"/>
                                                                                                </a:gdLst>
                                                                                                <a:ahLst/>
                                                                                                <a:cxnLst>
                                                                                                  <a:cxn ang="0">
                                                                                                    <a:pos x="T1" y="T3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5" y="T7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9" y="T11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3" y="T15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7" y="T19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21" y="T23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25" y="T27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29" y="T31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33" y="T35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37" y="T39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41" y="T43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45" y="T47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49" y="T51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53" y="T55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57" y="T59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61" y="T63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65" y="T67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69" y="T71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73" y="T75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77" y="T79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81" y="T83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85" y="T87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89" y="T91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93" y="T95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97" y="T99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01" y="T103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05" y="T107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09" y="T111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13" y="T115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17" y="T119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21" y="T123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25" y="T127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29" y="T131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33" y="T135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37" y="T139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41" y="T143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45" y="T147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49" y="T151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53" y="T155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157" y="T159"/>
                                                                                                  </a:cxn>
                                                                                                </a:cxnLst>
                                                                                                <a:rect l="0" t="0" r="r" b="b"/>
                                                                                                <a:pathLst>
                                                                                                  <a:path w="786" h="642">
                                                                                                    <a:moveTo>
                                                                                                      <a:pt x="0" y="642"/>
                                                                                                    </a:moveTo>
                                                                                                    <a:lnTo>
                                                                                                      <a:pt x="10" y="634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20" y="626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30" y="618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40" y="610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50" y="602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60" y="594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70" y="586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80" y="577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90" y="569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100" y="561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110" y="553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120" y="545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130" y="537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140" y="529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150" y="521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160" y="512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169" y="504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179" y="496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189" y="488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199" y="480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209" y="472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219" y="464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229" y="455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239" y="447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249" y="439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259" y="431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269" y="423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279" y="415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289" y="407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299" y="399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309" y="391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319" y="382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329" y="374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339" y="366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348" y="358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358" y="350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368" y="342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378" y="334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388" y="325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398" y="317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408" y="309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418" y="301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428" y="293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438" y="285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448" y="277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458" y="269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468" y="260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478" y="252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488" y="244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498" y="236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507" y="228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517" y="220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527" y="212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537" y="204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547" y="196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557" y="187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567" y="179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577" y="171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587" y="163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597" y="155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607" y="147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617" y="138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627" y="130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637" y="122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647" y="114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657" y="106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667" y="98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677" y="90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686" y="82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696" y="74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706" y="65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716" y="57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726" y="49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736" y="41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746" y="33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756" y="25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766" y="17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776" y="9"/>
                                                                                                    </a:lnTo>
                                                                                                    <a:lnTo>
                                                                                                      <a:pt x="786" y="0"/>
                                                                                                    </a:lnTo>
                                                                                                  </a:path>
                                                                                                </a:pathLst>
                                                                                              </a:custGeom>
                                                                                              <a:noFill/>
                                                                                              <a:ln w="10209">
                                                                                                <a:solidFill>
                                                                                                  <a:srgbClr val="F8766C"/>
                                                                                                </a:solidFill>
                                                                                                <a:prstDash val="lgDash"/>
                                                                                                <a:round/>
                                                                                                <a:headEnd/>
                                                                                                <a:tailEnd/>
                                                                                              </a:ln>
                                                                                              <a:extLst>
                                                                                                <a:ext uri="{909E8E84-426E-40dd-AFC4-6F175D3DCCD1}">
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<a:solidFill>
                                                                                                      <a:srgbClr val="FFFFFF"/>
                                                                                                    </a:solidFill>
                                                                                                  </a14:hiddenFill>
                                                                                                </a:ext>
                                                                                              </a:extLst>
                                                                                            </wps:spPr>
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<a:noAutofit/>
                                                                                            </wps:bodyPr>
                                                                                          </wps:wsp>
                                                                                          <wpg:grpSp>
                                                                                            <wpg:cNvPr id="85" name="Group 47"/>
                                                                                            <wpg:cNvGrpSpPr>
                                                                                              <a:grpSpLocks/>
                                                                                            </wpg:cNvGrpSpPr>
                                                                                            <wpg:grpSpPr bwMode="auto">
                                                                                              <a:xfrm>
                                                                                                <a:off x="3667" y="1148"/>
                                                                                                <a:ext cx="786" cy="23"/>
                                                                                                <a:chOff x="3667" y="1148"/>
                                                                                                <a:chExt cx="786" cy="23"/>
                                                                                              </a:xfrm>
                                                                                            </wpg:grpSpPr>
                                                                                            <wps:wsp>
                                                                                              <wps:cNvPr id="86" name="Freeform 226"/>
                                                                                              <wps:cNvSpPr>
                                                                                                <a:spLocks noEditPoints="1"/>
                                                                                              </wps:cNvSpPr>
                                                                                              <wps:spPr bwMode="auto">
                                                                                                <a:xfrm>
                                                                                                  <a:off x="7334" y="2296"/>
                                                                                                  <a:ext cx="786" cy="23"/>
                                                                                                </a:xfrm>
                                                                                                <a:custGeom>
                                                                                                  <a:avLst/>
                                                                                                  <a:gdLst>
                                                                                                    <a:gd name="T0" fmla="+- 0 3677 3667"/>
                                                                                                    <a:gd name="T1" fmla="*/ T0 w 786"/>
                                                                                                    <a:gd name="T2" fmla="+- 0 1171 1148"/>
                                                                                                    <a:gd name="T3" fmla="*/ 1171 h 23"/>
                                                                                                    <a:gd name="T4" fmla="+- 0 3697 3667"/>
                                                                                                    <a:gd name="T5" fmla="*/ T4 w 786"/>
                                                                                                    <a:gd name="T6" fmla="+- 0 1170 1148"/>
                                                                                                    <a:gd name="T7" fmla="*/ 1170 h 23"/>
                                                                                                    <a:gd name="T8" fmla="+- 0 3717 3667"/>
                                                                                                    <a:gd name="T9" fmla="*/ T8 w 786"/>
                                                                                                    <a:gd name="T10" fmla="+- 0 1169 1148"/>
                                                                                                    <a:gd name="T11" fmla="*/ 1169 h 23"/>
                                                                                                    <a:gd name="T12" fmla="+- 0 3737 3667"/>
                                                                                                    <a:gd name="T13" fmla="*/ T12 w 786"/>
                                                                                                    <a:gd name="T14" fmla="+- 0 1169 1148"/>
                                                                                                    <a:gd name="T15" fmla="*/ 1169 h 23"/>
                                                                                                    <a:gd name="T16" fmla="+- 0 3757 3667"/>
                                                                                                    <a:gd name="T17" fmla="*/ T16 w 786"/>
                                                                                                    <a:gd name="T18" fmla="+- 0 1168 1148"/>
                                                                                                    <a:gd name="T19" fmla="*/ 1168 h 23"/>
                                                                                                    <a:gd name="T20" fmla="+- 0 3777 3667"/>
                                                                                                    <a:gd name="T21" fmla="*/ T20 w 786"/>
                                                                                                    <a:gd name="T22" fmla="+- 0 1168 1148"/>
                                                                                                    <a:gd name="T23" fmla="*/ 1168 h 23"/>
                                                                                                    <a:gd name="T24" fmla="+- 0 3797 3667"/>
                                                                                                    <a:gd name="T25" fmla="*/ T24 w 786"/>
                                                                                                    <a:gd name="T26" fmla="+- 0 1167 1148"/>
                                                                                                    <a:gd name="T27" fmla="*/ 1167 h 23"/>
                                                                                                    <a:gd name="T28" fmla="+- 0 3817 3667"/>
                                                                                                    <a:gd name="T29" fmla="*/ T28 w 786"/>
                                                                                                    <a:gd name="T30" fmla="+- 0 1166 1148"/>
                                                                                                    <a:gd name="T31" fmla="*/ 1166 h 23"/>
                                                                                                    <a:gd name="T32" fmla="+- 0 3836 3667"/>
                                                                                                    <a:gd name="T33" fmla="*/ T32 w 786"/>
                                                                                                    <a:gd name="T34" fmla="+- 0 1166 1148"/>
                                                                                                    <a:gd name="T35" fmla="*/ 1166 h 23"/>
                                                                                                    <a:gd name="T36" fmla="+- 0 3856 3667"/>
                                                                                                    <a:gd name="T37" fmla="*/ T36 w 786"/>
                                                                                                    <a:gd name="T38" fmla="+- 0 1165 1148"/>
                                                                                                    <a:gd name="T39" fmla="*/ 1165 h 23"/>
                                                                                                    <a:gd name="T40" fmla="+- 0 3876 3667"/>
                                                                                                    <a:gd name="T41" fmla="*/ T40 w 786"/>
                                                                                                    <a:gd name="T42" fmla="+- 0 1165 1148"/>
                                                                                                    <a:gd name="T43" fmla="*/ 1165 h 23"/>
                                                                                                    <a:gd name="T44" fmla="+- 0 3896 3667"/>
                                                                                                    <a:gd name="T45" fmla="*/ T44 w 786"/>
                                                                                                    <a:gd name="T46" fmla="+- 0 1164 1148"/>
                                                                                                    <a:gd name="T47" fmla="*/ 1164 h 23"/>
                                                                                                    <a:gd name="T48" fmla="+- 0 3916 3667"/>
                                                                                                    <a:gd name="T49" fmla="*/ T48 w 786"/>
                                                                                                    <a:gd name="T50" fmla="+- 0 1164 1148"/>
                                                                                                    <a:gd name="T51" fmla="*/ 1164 h 23"/>
                                                                                                    <a:gd name="T52" fmla="+- 0 3936 3667"/>
                                                                                                    <a:gd name="T53" fmla="*/ T52 w 786"/>
                                                                                                    <a:gd name="T54" fmla="+- 0 1163 1148"/>
                                                                                                    <a:gd name="T55" fmla="*/ 1163 h 23"/>
                                                                                                    <a:gd name="T56" fmla="+- 0 3956 3667"/>
                                                                                                    <a:gd name="T57" fmla="*/ T56 w 786"/>
                                                                                                    <a:gd name="T58" fmla="+- 0 1163 1148"/>
                                                                                                    <a:gd name="T59" fmla="*/ 1163 h 23"/>
                                                                                                    <a:gd name="T60" fmla="+- 0 3976 3667"/>
                                                                                                    <a:gd name="T61" fmla="*/ T60 w 786"/>
                                                                                                    <a:gd name="T62" fmla="+- 0 1162 1148"/>
                                                                                                    <a:gd name="T63" fmla="*/ 1162 h 23"/>
                                                                                                    <a:gd name="T64" fmla="+- 0 3996 3667"/>
                                                                                                    <a:gd name="T65" fmla="*/ T64 w 786"/>
                                                                                                    <a:gd name="T66" fmla="+- 0 1161 1148"/>
                                                                                                    <a:gd name="T67" fmla="*/ 1161 h 23"/>
                                                                                                    <a:gd name="T68" fmla="+- 0 4015 3667"/>
                                                                                                    <a:gd name="T69" fmla="*/ T68 w 786"/>
                                                                                                    <a:gd name="T70" fmla="+- 0 1161 1148"/>
                                                                                                    <a:gd name="T71" fmla="*/ 1161 h 23"/>
                                                                                                    <a:gd name="T72" fmla="+- 0 4035 3667"/>
                                                                                                    <a:gd name="T73" fmla="*/ T72 w 786"/>
                                                                                                    <a:gd name="T74" fmla="+- 0 1160 1148"/>
                                                                                                    <a:gd name="T75" fmla="*/ 1160 h 23"/>
                                                                                                    <a:gd name="T76" fmla="+- 0 4055 3667"/>
                                                                                                    <a:gd name="T77" fmla="*/ T76 w 786"/>
                                                                                                    <a:gd name="T78" fmla="+- 0 1160 1148"/>
                                                                                                    <a:gd name="T79" fmla="*/ 1160 h 23"/>
                                                                                                    <a:gd name="T80" fmla="+- 0 4075 3667"/>
                                                                                                    <a:gd name="T81" fmla="*/ T80 w 786"/>
                                                                                                    <a:gd name="T82" fmla="+- 0 1159 1148"/>
                                                                                                    <a:gd name="T83" fmla="*/ 1159 h 23"/>
                                                                                                    <a:gd name="T84" fmla="+- 0 4095 3667"/>
                                                                                                    <a:gd name="T85" fmla="*/ T84 w 786"/>
                                                                                                    <a:gd name="T86" fmla="+- 0 1158 1148"/>
                                                                                                    <a:gd name="T87" fmla="*/ 1158 h 23"/>
                                                                                                    <a:gd name="T88" fmla="+- 0 4115 3667"/>
                                                                                                    <a:gd name="T89" fmla="*/ T88 w 786"/>
                                                                                                    <a:gd name="T90" fmla="+- 0 1158 1148"/>
                                                                                                    <a:gd name="T91" fmla="*/ 1158 h 23"/>
                                                                                                    <a:gd name="T92" fmla="+- 0 4135 3667"/>
                                                                                                    <a:gd name="T93" fmla="*/ T92 w 786"/>
                                                                                                    <a:gd name="T94" fmla="+- 0 1157 1148"/>
                                                                                                    <a:gd name="T95" fmla="*/ 1157 h 23"/>
                                                                                                    <a:gd name="T96" fmla="+- 0 4155 3667"/>
                                                                                                    <a:gd name="T97" fmla="*/ T96 w 786"/>
                                                                                                    <a:gd name="T98" fmla="+- 0 1157 1148"/>
                                                                                                    <a:gd name="T99" fmla="*/ 1157 h 23"/>
                                                                                                    <a:gd name="T100" fmla="+- 0 4174 3667"/>
                                                                                                    <a:gd name="T101" fmla="*/ T100 w 786"/>
                                                                                                    <a:gd name="T102" fmla="+- 0 1156 1148"/>
                                                                                                    <a:gd name="T103" fmla="*/ 1156 h 23"/>
                                                                                                    <a:gd name="T104" fmla="+- 0 4194 3667"/>
                                                                                                    <a:gd name="T105" fmla="*/ T104 w 786"/>
                                                                                                    <a:gd name="T106" fmla="+- 0 1156 1148"/>
                                                                                                    <a:gd name="T107" fmla="*/ 1156 h 23"/>
                                                                                                    <a:gd name="T108" fmla="+- 0 4214 3667"/>
                                                                                                    <a:gd name="T109" fmla="*/ T108 w 786"/>
                                                                                                    <a:gd name="T110" fmla="+- 0 1155 1148"/>
                                                                                                    <a:gd name="T111" fmla="*/ 1155 h 23"/>
                                                                                                    <a:gd name="T112" fmla="+- 0 4234 3667"/>
                                                                                                    <a:gd name="T113" fmla="*/ T112 w 786"/>
                                                                                                    <a:gd name="T114" fmla="+- 0 1155 1148"/>
                                                                                                    <a:gd name="T115" fmla="*/ 1155 h 23"/>
                                                                                                    <a:gd name="T116" fmla="+- 0 4254 3667"/>
                                                                                                    <a:gd name="T117" fmla="*/ T116 w 786"/>
                                                                                                    <a:gd name="T118" fmla="+- 0 1154 1148"/>
                                                                                                    <a:gd name="T119" fmla="*/ 1154 h 23"/>
                                                                                                    <a:gd name="T120" fmla="+- 0 4274 3667"/>
                                                                                                    <a:gd name="T121" fmla="*/ T120 w 786"/>
                                                                                                    <a:gd name="T122" fmla="+- 0 1153 1148"/>
                                                                                                    <a:gd name="T123" fmla="*/ 1153 h 23"/>
                                                                                                    <a:gd name="T124" fmla="+- 0 4294 3667"/>
                                                                                                    <a:gd name="T125" fmla="*/ T124 w 786"/>
                                                                                                    <a:gd name="T126" fmla="+- 0 1153 1148"/>
                                                                                                    <a:gd name="T127" fmla="*/ 1153 h 23"/>
                                                                                                    <a:gd name="T128" fmla="+- 0 4314 3667"/>
                                                                                                    <a:gd name="T129" fmla="*/ T128 w 786"/>
                                                                                                    <a:gd name="T130" fmla="+- 0 1152 1148"/>
                                                                                                    <a:gd name="T131" fmla="*/ 1152 h 23"/>
                                                                                                    <a:gd name="T132" fmla="+- 0 4334 3667"/>
                                                                                                    <a:gd name="T133" fmla="*/ T132 w 786"/>
                                                                                                    <a:gd name="T134" fmla="+- 0 1152 1148"/>
                                                                                                    <a:gd name="T135" fmla="*/ 1152 h 23"/>
                                                                                                    <a:gd name="T136" fmla="+- 0 4353 3667"/>
                                                                                                    <a:gd name="T137" fmla="*/ T136 w 786"/>
                                                                                                    <a:gd name="T138" fmla="+- 0 1151 1148"/>
                                                                                                    <a:gd name="T139" fmla="*/ 1151 h 23"/>
                                                                                                    <a:gd name="T140" fmla="+- 0 4373 3667"/>
                                                                                                    <a:gd name="T141" fmla="*/ T140 w 786"/>
                                                                                                    <a:gd name="T142" fmla="+- 0 1150 1148"/>
                                                                                                    <a:gd name="T143" fmla="*/ 1150 h 23"/>
                                                                                                    <a:gd name="T144" fmla="+- 0 4393 3667"/>
                                                                                                    <a:gd name="T145" fmla="*/ T144 w 786"/>
                                                                                                    <a:gd name="T146" fmla="+- 0 1150 1148"/>
                                                                                                    <a:gd name="T147" fmla="*/ 1150 h 23"/>
                                                                                                    <a:gd name="T148" fmla="+- 0 4413 3667"/>
                                                                                                    <a:gd name="T149" fmla="*/ T148 w 786"/>
                                                                                                    <a:gd name="T150" fmla="+- 0 1149 1148"/>
                                                                                                    <a:gd name="T151" fmla="*/ 1149 h 23"/>
                                                                                                    <a:gd name="T152" fmla="+- 0 4433 3667"/>
                                                                                                    <a:gd name="T153" fmla="*/ T152 w 786"/>
                                                                                                    <a:gd name="T154" fmla="+- 0 1149 1148"/>
                                                                                                    <a:gd name="T155" fmla="*/ 1149 h 23"/>
                                                                                                    <a:gd name="T156" fmla="+- 0 4453 3667"/>
                                                                                                    <a:gd name="T157" fmla="*/ T156 w 786"/>
                                                                                                    <a:gd name="T158" fmla="+- 0 1148 1148"/>
                                                                                                    <a:gd name="T159" fmla="*/ 1148 h 23"/>
                                                                                                  </a:gdLst>
                                                                                                  <a:ahLst/>
                                                                                                  <a:cxnLst>
                                                                                                    <a:cxn ang="0">
                                                                                                      <a:pos x="T1" y="T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5" y="T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9" y="T1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3" y="T1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7" y="T19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21" y="T2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25" y="T2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29" y="T3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33" y="T3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37" y="T39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41" y="T4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45" y="T4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49" y="T5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53" y="T5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57" y="T59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61" y="T6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65" y="T6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69" y="T7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73" y="T7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77" y="T79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81" y="T8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85" y="T8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89" y="T9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93" y="T9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97" y="T99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01" y="T10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05" y="T10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09" y="T11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13" y="T11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17" y="T119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21" y="T12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25" y="T12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29" y="T13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33" y="T13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37" y="T139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41" y="T143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45" y="T147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49" y="T151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53" y="T155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157" y="T159"/>
                                                                                                    </a:cxn>
                                                                                                  </a:cxnLst>
                                                                                                  <a:rect l="0" t="0" r="r" b="b"/>
                                                                                                  <a:pathLst>
                                                                                                    <a:path w="786" h="23">
                                                                                                      <a:moveTo>
                                                                                                        <a:pt x="0" y="23"/>
                                                                                                      </a:moveTo>
                                                                                                      <a:lnTo>
                                                                                                        <a:pt x="10" y="23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0" y="2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0" y="2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0" y="2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0" y="2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0" y="2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0" y="2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80" y="2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90" y="2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00" y="2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10" y="2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20" y="19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30" y="19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40" y="19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50" y="1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60" y="1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69" y="1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79" y="1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89" y="1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199" y="1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09" y="1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19" y="1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29" y="16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39" y="16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49" y="16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59" y="15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69" y="15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79" y="15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89" y="15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299" y="1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09" y="1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19" y="1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29" y="13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39" y="13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48" y="13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58" y="13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68" y="1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78" y="1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88" y="1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398" y="1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08" y="1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18" y="1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28" y="1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38" y="1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48" y="1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58" y="1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68" y="9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78" y="9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88" y="9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498" y="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07" y="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17" y="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27" y="8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37" y="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47" y="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57" y="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67" y="7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77" y="6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87" y="6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597" y="6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07" y="5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17" y="5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27" y="5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37" y="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47" y="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57" y="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67" y="4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77" y="3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86" y="3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696" y="3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06" y="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16" y="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26" y="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36" y="2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46" y="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56" y="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66" y="1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76" y="0"/>
                                                                                                      </a:lnTo>
                                                                                                      <a:lnTo>
                                                                                                        <a:pt x="786" y="0"/>
                                                                                                      </a:lnTo>
                                                                                                    </a:path>
                                                                                                  </a:pathLst>
                                                                                                </a:custGeom>
                                                                                                <a:noFill/>
                                                                                                <a:ln w="10209">
                                                                                                  <a:solidFill>
                                                                                                    <a:srgbClr val="C67BFE"/>
                                                                                                  </a:solidFill>
                                                                                                  <a:prstDash val="lgDash"/>
                                                                                                  <a:round/>
                                                                                                  <a:headEnd/>
                                                                                                  <a:tailEnd/>
                                                                                                </a:ln>
                                                                                                <a:extLst>
                                                                                                  <a:ext uri="{909E8E84-426E-40dd-AFC4-6F175D3DCCD1}">
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<a:solidFill>
                                                                                                        <a:srgbClr val="FFFFFF"/>
                                                                                                      </a:solidFill>
                                                                                                    </a14:hiddenFill>
                                                                                                  </a:ext>
                                                                                                </a:extLst>
                                                                                              </wps:spPr>
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<a:noAutofit/>
                                                                                              </wps:bodyPr>
                                                                                            </wps:wsp>
                                                                                            <wpg:grpSp>
                                                                                              <wpg:cNvPr id="87" name="Group 48"/>
                                                                                              <wpg:cNvGrpSpPr>
                                                                                                <a:grpSpLocks/>
                                                                                              </wpg:cNvGrpSpPr>
                                                                                              <wpg:grpSpPr bwMode="auto">
                                                                                                <a:xfrm>
                                                                                                  <a:off x="3511" y="-732"/>
                                                                                                  <a:ext cx="2197" cy="2274"/>
                                                                                                  <a:chOff x="3511" y="-732"/>
                                                                                                  <a:chExt cx="2197" cy="2274"/>
                                                                                                </a:xfrm>
                                                                                              </wpg:grpSpPr>
                                                                                              <wps:wsp>
                                                                                                <wps:cNvPr id="88" name="Freeform 225"/>
                                                                                                <wps:cNvSpPr>
                                                                                                  <a:spLocks/>
                                                                                                </wps:cNvSpPr>
                                                                                                <wps:spPr bwMode="auto">
                                                                                                  <a:xfrm>
                                                                                                    <a:off x="3511" y="-732"/>
                                                                                                    <a:ext cx="2197" cy="2274"/>
                                                                                                  </a:xfrm>
                                                                                                  <a:custGeom>
                                                                                                    <a:avLst/>
                                                                                                    <a:gdLst>
                                                                                                      <a:gd name="T0" fmla="+- 0 3511 3511"/>
                                                                                                      <a:gd name="T1" fmla="*/ T0 w 2197"/>
                                                                                                      <a:gd name="T2" fmla="+- 0 1542 -732"/>
                                                                                                      <a:gd name="T3" fmla="*/ 1542 h 2274"/>
                                                                                                      <a:gd name="T4" fmla="+- 0 5709 3511"/>
                                                                                                      <a:gd name="T5" fmla="*/ T4 w 2197"/>
                                                                                                      <a:gd name="T6" fmla="+- 0 1542 -732"/>
                                                                                                      <a:gd name="T7" fmla="*/ 1542 h 2274"/>
                                                                                                      <a:gd name="T8" fmla="+- 0 5709 3511"/>
                                                                                                      <a:gd name="T9" fmla="*/ T8 w 2197"/>
                                                                                                      <a:gd name="T10" fmla="+- 0 -732 -732"/>
                                                                                                      <a:gd name="T11" fmla="*/ -732 h 2274"/>
                                                                                                      <a:gd name="T12" fmla="+- 0 3511 3511"/>
                                                                                                      <a:gd name="T13" fmla="*/ T12 w 2197"/>
                                                                                                      <a:gd name="T14" fmla="+- 0 -732 -732"/>
                                                                                                      <a:gd name="T15" fmla="*/ -732 h 2274"/>
                                                                                                      <a:gd name="T16" fmla="+- 0 3511 3511"/>
                                                                                                      <a:gd name="T17" fmla="*/ T16 w 2197"/>
                                                                                                      <a:gd name="T18" fmla="+- 0 1542 -732"/>
                                                                                                      <a:gd name="T19" fmla="*/ 1542 h 2274"/>
                                                                                                    </a:gdLst>
                                                                                                    <a:ahLst/>
                                                                                                    <a:cxnLst>
                                                                                                      <a:cxn ang="0">
                                                                                                        <a:pos x="T1" y="T3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5" y="T7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9" y="T11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3" y="T15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17" y="T19"/>
                                                                                                      </a:cxn>
                                                                                                    </a:cxnLst>
                                                                                                    <a:rect l="0" t="0" r="r" b="b"/>
                                                                                                    <a:pathLst>
                                                                                                      <a:path w="2197" h="2274">
                                                                                                        <a:moveTo>
                                                                                                          <a:pt x="0" y="2274"/>
                                                                                                        </a:moveTo>
                                                                                                        <a:lnTo>
                                                                                                          <a:pt x="2198" y="2274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2198" y="0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0" y="0"/>
                                                                                                        </a:lnTo>
                                                                                                        <a:lnTo>
                                                                                                          <a:pt x="0" y="2274"/>
                                                                                                        </a:lnTo>
                                                                                                        <a:close/>
                                                                                                      </a:path>
                                                                                                    </a:pathLst>
                                                                                                  </a:custGeom>
                                                                                                  <a:noFill/>
                                                                                                  <a:ln w="10209">
                                                                                                    <a:solidFill>
                                                                                                      <a:srgbClr val="7F7E7E"/>
                                                                                                    </a:solidFill>
                                                                                                    <a:round/>
                                                                                                    <a:headEnd/>
                                                                                                    <a:tailEnd/>
                                                                                                  </a:ln>
                                                                                                  <a:extLst>
                                                                                                    <a:ext uri="{909E8E84-426E-40dd-AFC4-6F175D3DCCD1}">
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<a:solidFill>
                                                                                                          <a:srgbClr val="FFFFFF"/>
                                                                                                        </a:solidFill>
                                                                                                      </a14:hiddenFill>
                                                                                                    </a:ext>
                                                                                                  </a:extLst>
                                                                                                </wps:spPr>
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<a:noAutofit/>
                                                                                                </wps:bodyPr>
                                                                                              </wps:wsp>
                                                                                              <wpg:grpSp>
                                                                                                <wpg:cNvPr id="89" name="Group 49"/>
                                                                                                <wpg:cNvGrpSpPr>
                                                                                                  <a:grpSpLocks/>
                                                                                                </wpg:cNvGrpSpPr>
                                                                                                <wpg:grpSpPr bwMode="auto">
                                                                                                  <a:xfrm>
                                                                                                    <a:off x="5763" y="1362"/>
                                                                                                    <a:ext cx="2197" cy="0"/>
                                                                                                    <a:chOff x="5763" y="1362"/>
                                                                                                    <a:chExt cx="2197" cy="0"/>
                                                                                                  </a:xfrm>
                                                                                                </wpg:grpSpPr>
                                                                                                <wps:wsp>
                                                                                                  <wps:cNvPr id="90" name="Freeform 224"/>
                                                                                                  <wps:cNvSpPr>
                                                                                                    <a:spLocks noEditPoints="1"/>
                                                                                                  </wps:cNvSpPr>
                                                                                                  <wps:spPr bwMode="auto">
                                                                                                    <a:xfrm>
                                                                                                      <a:off x="11526" y="2724"/>
                                                                                                      <a:ext cx="2198" cy="0"/>
                                                                                                    </a:xfrm>
                                                                                                    <a:custGeom>
                                                                                                      <a:avLst/>
                                                                                                      <a:gdLst>
                                                                                                        <a:gd name="T0" fmla="+- 0 7960 5763"/>
                                                                                                        <a:gd name="T1" fmla="*/ T0 w 2197"/>
                                                                                                        <a:gd name="T2" fmla="+- 0 5763 5763"/>
                                                                                                        <a:gd name="T3" fmla="*/ T2 w 2197"/>
                                                                                                      </a:gdLst>
                                                                                                      <a:ahLst/>
                                                                                                      <a:cxnLst>
                                                                                                        <a:cxn ang="0">
                                                                                                          <a:pos x="T1" y="0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T3" y="0"/>
                                                                                                        </a:cxn>
                                                                                                      </a:cxnLst>
                                                                                                      <a:rect l="0" t="0" r="r" b="b"/>
                                                                                                      <a:pathLst>
                                                                                                        <a:path w="2197">
                                                                                                          <a:moveTo>
                                                                                                            <a:pt x="2197" y="0"/>
                                                                                                          </a:moveTo>
                                                                                                          <a:lnTo>
                                                                                                            <a:pt x="0" y="0"/>
                                                                                                          </a:lnTo>
                                                                                                        </a:path>
                                                                                                      </a:pathLst>
                                                                                                    </a:custGeom>
                                                                                                    <a:noFill/>
                                                                                                    <a:ln w="10209">
                                                                                                      <a:solidFill>
                                                                                                        <a:srgbClr val="F9F9F9"/>
                                                                                                      </a:solidFill>
                                                                                                      <a:round/>
                                                                                                      <a:headEnd/>
                                                                                                      <a:tailEnd/>
                                                                                                    </a:ln>
                                                                                                    <a:extLst>
                                                                                                      <a:ext uri="{909E8E84-426E-40dd-AFC4-6F175D3DCCD1}">
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<a:solidFill>
                                                                                                            <a:srgbClr val="FFFFFF"/>
                                                                                                          </a:solidFill>
                                                                                                        </a14:hiddenFill>
                                                                                                      </a:ext>
                                                                                                    </a:extLst>
                                                                                                  </wps:spPr>
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<a:noAutofit/>
                                                                                                  </wps:bodyPr>
                                                                                                </wps:wsp>
                                                                                                <wps:wsp>
                                                                                                  <wps:cNvPr id="91" name="Freeform 223"/>
                                                                                                  <wps:cNvSpPr>
                                                                                                    <a:spLocks noEditPoints="1"/>
                                                                                                  </wps:cNvSpPr>
                                                                                                  <wps:spPr bwMode="auto">
                                                                                                    <a:xfrm>
                                                                                                      <a:off x="11526" y="2724"/>
                                                                                                      <a:ext cx="2198" cy="0"/>
                                                                                                    </a:xfrm>
                                                                                                    <a:custGeom>
                                                                                                      <a:avLst/>
                                                                                                      <a:gdLst>
                                                                                                        <a:gd name="T0" fmla="+- 0 5763 5763"/>
                                                                                                        <a:gd name="T1" fmla="*/ T0 w 2197"/>
                                                                                                        <a:gd name="T2" fmla="+- 0 7960 5763"/>
                                                                                                        <a:gd name="T3" fmla="*/ T2 w 2197"/>
                                                                                                      </a:gdLst>
                                                                                                      <a:ahLst/>
                                                                                                      <a:cxnLst>
                                                                                                        <a:cxn ang="0">
                                                                                                          <a:pos x="T1" y="0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T3" y="0"/>
                                                                                                        </a:cxn>
                                                                                                      </a:cxnLst>
                                                                                                      <a:rect l="0" t="0" r="r" b="b"/>
                                                                                                      <a:pathLst>
                                                                                                        <a:path w="2197">
                                                                                                          <a:moveTo>
                                                                                                            <a:pt x="0" y="0"/>
                                                                                                          </a:moveTo>
                                                                                                          <a:lnTo>
                                                                                                            <a:pt x="2197" y="0"/>
                                                                                                          </a:lnTo>
                                                                                                        </a:path>
                                                                                                      </a:pathLst>
                                                                                                    </a:custGeom>
                                                                                                    <a:noFill/>
                                                                                                    <a:ln w="10209">
                                                                                                      <a:solidFill>
                                                                                                        <a:srgbClr val="F9F9F9"/>
                                                                                                      </a:solidFill>
                                                                                                      <a:round/>
                                                                                                      <a:headEnd/>
                                                                                                      <a:tailEnd/>
                                                                                                    </a:ln>
                                                                                                    <a:extLst>
                                                                                                      <a:ext uri="{909E8E84-426E-40dd-AFC4-6F175D3DCCD1}">
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<a:solidFill>
                                                                                                            <a:srgbClr val="FFFFFF"/>
                                                                                                          </a:solidFill>
                                                                                                        </a14:hiddenFill>
                                                                                                      </a:ext>
                                                                                                    </a:extLst>
                                                                                                  </wps:spPr>
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<a:noAutofit/>
                                                                                                  </wps:bodyPr>
                                                                                                </wps:wsp>
                                                                                                <wpg:grpSp>
                                                                                                  <wpg:cNvPr id="92" name="Group 50"/>
                                                                                                  <wpg:cNvGrpSpPr>
                                                                                                    <a:grpSpLocks/>
                                                                                                  </wpg:cNvGrpSpPr>
                                                                                                  <wpg:grpSpPr bwMode="auto">
                                                                                                    <a:xfrm>
                                                                                                      <a:off x="5763" y="909"/>
                                                                                                      <a:ext cx="2197" cy="0"/>
                                                                                                      <a:chOff x="5763" y="909"/>
                                                                                                      <a:chExt cx="2197" cy="0"/>
                                                                                                    </a:xfrm>
                                                                                                  </wpg:grpSpPr>
                                                                                                  <wps:wsp>
                                                                                                    <wps:cNvPr id="93" name="Freeform 222"/>
                                                                                                    <wps:cNvSpPr>
                                                                                                      <a:spLocks noEditPoints="1"/>
                                                                                                    </wps:cNvSpPr>
                                                                                                    <wps:spPr bwMode="auto">
                                                                                                      <a:xfrm>
                                                                                                        <a:off x="11526" y="1818"/>
                                                                                                        <a:ext cx="2198" cy="0"/>
                                                                                                      </a:xfrm>
                                                                                                      <a:custGeom>
                                                                                                        <a:avLst/>
                                                                                                        <a:gdLst>
                                                                                                          <a:gd name="T0" fmla="+- 0 7960 5763"/>
                                                                                                          <a:gd name="T1" fmla="*/ T0 w 2197"/>
                                                                                                          <a:gd name="T2" fmla="+- 0 5763 5763"/>
                                                                                                          <a:gd name="T3" fmla="*/ T2 w 2197"/>
                                                                                                        </a:gdLst>
                                                                                                        <a:ahLst/>
                                                                                                        <a:cxnLst>
                                                                                                          <a:cxn ang="0">
                                                                                                            <a:pos x="T1" y="0"/>
                                                                                                          </a:cxn>
                                                                                                          <a:cxn ang="0">
                                                                                                            <a:pos x="T3" y="0"/>
                                                                                                          </a:cxn>
                                                                                                        </a:cxnLst>
                                                                                                        <a:rect l="0" t="0" r="r" b="b"/>
                                                                                                        <a:pathLst>
                                                                                                          <a:path w="2197">
                                                                                                            <a:moveTo>
                                                                                                              <a:pt x="2197" y="0"/>
                                                                                                            </a:moveTo>
                                                                                                            <a:lnTo>
                                                                                                              <a:pt x="0" y="0"/>
                                                                                                            </a:lnTo>
                                                                                                          </a:path>
                                                                                                        </a:pathLst>
                                                                                                      </a:custGeom>
                                                                                                      <a:noFill/>
                                                                                                      <a:ln w="10209">
                                                                                                        <a:solidFill>
                                                                                                          <a:srgbClr val="F9F9F9"/>
                                                                                                        </a:solidFill>
                                                                                                        <a:round/>
                                                                                                        <a:headEnd/>
                                                                                                        <a:tailEnd/>
                                                                                                      </a:ln>
                                                                                                      <a:extLst>
                                                                                                        <a:ext uri="{909E8E84-426E-40dd-AFC4-6F175D3DCCD1}">
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<a:solidFill>
                                                                                                              <a:srgbClr val="FFFFFF"/>
                                                                                                            </a:solidFill>
                                                                                                          </a14:hiddenFill>
                                                                                                        </a:ext>
                                                                                                      </a:extLst>
                                                                                                    </wps:spPr>
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<a:noAutofit/>
                                                                                                    </wps:bodyPr>
                                                                                                  </wps:wsp>
                                                                                                  <wps:wsp>
                                                                                                    <wps:cNvPr id="94" name="Freeform 221"/>
                                                                                                    <wps:cNvSpPr>
                                                                                                      <a:spLocks noEditPoints="1"/>
                                                                                                    </wps:cNvSpPr>
                                                                                                    <wps:spPr bwMode="auto">
                                                                                                      <a:xfrm>
                                                                                                        <a:off x="11526" y="1818"/>
                                                                                                        <a:ext cx="2198" cy="0"/>
                                                                                                      </a:xfrm>
                                                                                                      <a:custGeom>
                                                                                                        <a:avLst/>
                                                                                                        <a:gdLst>
                                                                                                          <a:gd name="T0" fmla="+- 0 5763 5763"/>
                                                                                                          <a:gd name="T1" fmla="*/ T0 w 2197"/>
                                                                                                          <a:gd name="T2" fmla="+- 0 7960 5763"/>
                                                                                                          <a:gd name="T3" fmla="*/ T2 w 2197"/>
                                                                                                        </a:gdLst>
                                                                                                        <a:ahLst/>
                                                                                                        <a:cxnLst>
                                                                                                          <a:cxn ang="0">
                                                                                                            <a:pos x="T1" y="0"/>
                                                                                                          </a:cxn>
                                                                                                          <a:cxn ang="0">
                                                                                                            <a:pos x="T3" y="0"/>
                                                                                                          </a:cxn>
                                                                                                        </a:cxnLst>
                                                                                                        <a:rect l="0" t="0" r="r" b="b"/>
                                                                                                        <a:pathLst>
                                                                                                          <a:path w="2197">
                                                                                                            <a:moveTo>
                                                                                                              <a:pt x="0" y="0"/>
                                                                                                            </a:moveTo>
                                                                                                            <a:lnTo>
                                                                                                              <a:pt x="2197" y="0"/>
                                                                                                            </a:lnTo>
                                                                                                          </a:path>
                                                                                                        </a:pathLst>
                                                                                                      </a:custGeom>
                                                                                                      <a:noFill/>
                                                                                                      <a:ln w="10209">
                                                                                                        <a:solidFill>
                                                                                                          <a:srgbClr val="F9F9F9"/>
                                                                                                        </a:solidFill>
                                                                                                        <a:round/>
                                                                                                        <a:headEnd/>
                                                                                                        <a:tailEnd/>
                                                                                                      </a:ln>
                                                                                                      <a:extLst>
                                                                                                        <a:ext uri="{909E8E84-426E-40dd-AFC4-6F175D3DCCD1}">
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<a:solidFill>
                                                                                                              <a:srgbClr val="FFFFFF"/>
                                                                                                            </a:solidFill>
                                                                                                          </a14:hiddenFill>
                                                                                                        </a:ext>
                                                                                                      </a:extLst>
                                                                                                    </wps:spPr>
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<a:noAutofit/>
                                                                                                    </wps:bodyPr>
                                                                                                  </wps:wsp>
                                                                                                  <wpg:grpSp>
                                                                                                    <wpg:cNvPr id="95" name="Group 51"/>
                                                                                                    <wpg:cNvGrpSpPr>
                                                                                                      <a:grpSpLocks/>
                                                                                                    </wpg:cNvGrpSpPr>
                                                                                                    <wpg:grpSpPr bwMode="auto">
                                                                                                      <a:xfrm>
                                                                                                        <a:off x="5763" y="457"/>
                                                                                                        <a:ext cx="2197" cy="0"/>
                                                                                                        <a:chOff x="5763" y="457"/>
                                                                                                        <a:chExt cx="2197" cy="0"/>
                                                                                                      </a:xfrm>
                                                                                                    </wpg:grpSpPr>
                                                                                                    <wps:wsp>
                                                                                                      <wps:cNvPr id="96" name="Freeform 220"/>
                                                                                                      <wps:cNvSpPr>
                                                                                                        <a:spLocks noEditPoints="1"/>
                                                                                                      </wps:cNvSpPr>
                                                                                                      <wps:spPr bwMode="auto">
                                                                                                        <a:xfrm>
                                                                                                          <a:off x="11526" y="914"/>
                                                                                                          <a:ext cx="2198" cy="0"/>
                                                                                                        </a:xfrm>
                                                                                                        <a:custGeom>
                                                                                                          <a:avLst/>
                                                                                                          <a:gdLst>
                                                                                                            <a:gd name="T0" fmla="+- 0 7960 5763"/>
                                                                                                            <a:gd name="T1" fmla="*/ T0 w 2197"/>
                                                                                                            <a:gd name="T2" fmla="+- 0 5763 5763"/>
                                                                                                            <a:gd name="T3" fmla="*/ T2 w 2197"/>
                                                                                                          </a:gdLst>
                                                                                                          <a:ahLst/>
                                                                                                          <a:cxnLst>
                                                                                                            <a:cxn ang="0">
                                                                                                              <a:pos x="T1" y="0"/>
                                                                                                            </a:cxn>
                                                                                                            <a:cxn ang="0">
                                                                                                              <a:pos x="T3" y="0"/>
                                                                                                            </a:cxn>
                                                                                                          </a:cxnLst>
                                                                                                          <a:rect l="0" t="0" r="r" b="b"/>
                                                                                                          <a:pathLst>
                                                                                                            <a:path w="2197">
                                                                                                              <a:moveTo>
                                                                                                                <a:pt x="2197" y="0"/>
                                                                                                              </a:moveTo>
                                                                                                              <a:lnTo>
                                                                                                                <a:pt x="0" y="0"/>
                                                                                                              </a:lnTo>
                                                                                                            </a:path>
                                                                                                          </a:pathLst>
                                                                                                        </a:custGeom>
                                                                                                        <a:noFill/>
                                                                                                        <a:ln w="10209">
                                                                                                          <a:solidFill>
                                                                                                            <a:srgbClr val="F9F9F9"/>
                                                                                                          </a:solidFill>
                                                                                                          <a:round/>
                                                                                                          <a:headEnd/>
                                                                                                          <a:tailEnd/>
                                                                                                        </a:ln>
                                                                                                        <a:extLst>
                                                                                                          <a:ext uri="{909E8E84-426E-40dd-AFC4-6F175D3DCCD1}">
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<a:solidFill>
                                                                                                                <a:srgbClr val="FFFFFF"/>
                                                                                                              </a:solidFill>
                                                                                                            </a14:hiddenFill>
                                                                                                          </a:ext>
                                                                                                        </a:extLst>
                                                                                                      </wps:spPr>
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<a:noAutofit/>
                                                                                                      </wps:bodyPr>
                                                                                                    </wps:wsp>
                                                                                                    <wps:wsp>
                                                                                                      <wps:cNvPr id="97" name="Freeform 219"/>
                                                                                                      <wps:cNvSpPr>
                                                                                                        <a:spLocks noEditPoints="1"/>
                                                                                                      </wps:cNvSpPr>
                                                                                                      <wps:spPr bwMode="auto">
                                                                                                        <a:xfrm>
                                                                                                          <a:off x="11526" y="914"/>
                                                                                                          <a:ext cx="2198" cy="0"/>
                                                                                                        </a:xfrm>
                                                                                                        <a:custGeom>
                                                                                                          <a:avLst/>
                                                                                                          <a:gdLst>
                                                                                                            <a:gd name="T0" fmla="+- 0 5763 5763"/>
                                                                                                            <a:gd name="T1" fmla="*/ T0 w 2197"/>
                                                                                                            <a:gd name="T2" fmla="+- 0 7960 5763"/>
                                                                                                            <a:gd name="T3" fmla="*/ T2 w 2197"/>
                                                                                                          </a:gdLst>
                                                                                                          <a:ahLst/>
                                                                                                          <a:cxnLst>
                                                                                                            <a:cxn ang="0">
                                                                                                              <a:pos x="T1" y="0"/>
                                                                                                            </a:cxn>
                                                                                                            <a:cxn ang="0">
                                                                                                              <a:pos x="T3" y="0"/>
                                                                                                            </a:cxn>
                                                                                                          </a:cxnLst>
                                                                                                          <a:rect l="0" t="0" r="r" b="b"/>
                                                                                                          <a:pathLst>
                                                                                                            <a:path w="2197">
                                                                                                              <a:moveTo>
                                                                                                                <a:pt x="0" y="0"/>
                                                                                                              </a:moveTo>
                                                                                                              <a:lnTo>
                                                                                                                <a:pt x="2197" y="0"/>
                                                                                                              </a:lnTo>
                                                                                                            </a:path>
                                                                                                          </a:pathLst>
                                                                                                        </a:custGeom>
                                                                                                        <a:noFill/>
                                                                                                        <a:ln w="10209">
                                                                                                          <a:solidFill>
                                                                                                            <a:srgbClr val="F9F9F9"/>
                                                                                                          </a:solidFill>
                                                                                                          <a:round/>
                                                                                                          <a:headEnd/>
                                                                                                          <a:tailEnd/>
                                                                                                        </a:ln>
                                                                                                        <a:extLst>
                                                                                                          <a:ext uri="{909E8E84-426E-40dd-AFC4-6F175D3DCCD1}">
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<a:solidFill>
                                                                                                                <a:srgbClr val="FFFFFF"/>
                                                                                                              </a:solidFill>
                                                                                                            </a14:hiddenFill>
                                                                                                          </a:ext>
                                                                                                        </a:extLst>
                                                                                                      </wps:spPr>
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<a:noAutofit/>
                                                                                                      </wps:bodyPr>
                                                                                                    </wps:wsp>
                                                                                                    <wpg:grpSp>
                                                                                                      <wpg:cNvPr id="98" name="Group 52"/>
                                                                                                      <wpg:cNvGrpSpPr>
                                                                                                        <a:grpSpLocks/>
                                                                                                      </wpg:cNvGrpSpPr>
                                                                                                      <wpg:grpSpPr bwMode="auto">
                                                                                                        <a:xfrm>
                                                                                                          <a:off x="5763" y="4"/>
                                                                                                          <a:ext cx="2197" cy="0"/>
                                                                                                          <a:chOff x="5763" y="4"/>
                                                                                                          <a:chExt cx="2197" cy="0"/>
                                                                                                        </a:xfrm>
                                                                                                      </wpg:grpSpPr>
                                                                                                      <wps:wsp>
                                                                                                        <wps:cNvPr id="99" name="Freeform 218"/>
                                                                                                        <wps:cNvSpPr>
                                                                                                          <a:spLocks noEditPoints="1"/>
                                                                                                        </wps:cNvSpPr>
                                                                                                        <wps:spPr bwMode="auto">
                                                                                                          <a:xfrm>
                                                                                                            <a:off x="11526" y="8"/>
                                                                                                            <a:ext cx="2198" cy="0"/>
                                                                                                          </a:xfrm>
                                                                                                          <a:custGeom>
                                                                                                            <a:avLst/>
                                                                                                            <a:gdLst>
                                                                                                              <a:gd name="T0" fmla="+- 0 7960 5763"/>
                                                                                                              <a:gd name="T1" fmla="*/ T0 w 2197"/>
                                                                                                              <a:gd name="T2" fmla="+- 0 5763 5763"/>
                                                                                                              <a:gd name="T3" fmla="*/ T2 w 2197"/>
                                                                                                            </a:gdLst>
                                                                                                            <a:ahLst/>
                                                                                                            <a:cxnLst>
                                                                                                              <a:cxn ang="0">
                                                                                                                <a:pos x="T1" y="0"/>
                                                                                                              </a:cxn>
                                                                                                              <a:cxn ang="0">
                                                                                                                <a:pos x="T3" y="0"/>
                                                                                                              </a:cxn>
                                                                                                            </a:cxnLst>
                                                                                                            <a:rect l="0" t="0" r="r" b="b"/>
                                                                                                            <a:pathLst>
                                                                                                              <a:path w="2197">
                                                                                                                <a:moveTo>
                                                                                                                  <a:pt x="2197" y="0"/>
                                                                                                                </a:moveTo>
                                                                                                                <a:lnTo>
                                                                                                                  <a:pt x="0" y="0"/>
                                                                                                                </a:lnTo>
                                                                                                              </a:path>
                                                                                                            </a:pathLst>
                                                                                                          </a:custGeom>
                                                                                                          <a:noFill/>
                                                                                                          <a:ln w="10209">
                                                                                                            <a:solidFill>
                                                                                                              <a:srgbClr val="F9F9F9"/>
                                                                                                            </a:solidFill>
                                                                                                            <a:round/>
                                                                                                            <a:headEnd/>
                                                                                                            <a:tailEnd/>
                                                                                                          </a:ln>
                                                                                                          <a:extLst>
                                                                                                            <a:ext uri="{909E8E84-426E-40dd-AFC4-6F175D3DCCD1}">
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<a:solidFill>
                                                                                                                  <a:srgbClr val="FFFFFF"/>
                                                                                                                </a:solidFill>
                                                                                                              </a14:hiddenFill>
                                                                                                            </a:ext>
                                                                                                          </a:extLst>
                                                                                                        </wps:spPr>
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<a:noAutofit/>
                                                                                                        </wps:bodyPr>
                                                                                                      </wps:wsp>
                                                                                                      <wps:wsp>
                                                                                                        <wps:cNvPr id="100" name="Freeform 217"/>
                                                                                                        <wps:cNvSpPr>
                                                                                                          <a:spLocks noEditPoints="1"/>
                                                                                                        </wps:cNvSpPr>
                                                                                                        <wps:spPr bwMode="auto">
                                                                                                          <a:xfrm>
                                                                                                            <a:off x="11526" y="8"/>
                                                                                                            <a:ext cx="2198" cy="0"/>
                                                                                                          </a:xfrm>
                                                                                                          <a:custGeom>
                                                                                                            <a:avLst/>
                                                                                                            <a:gdLst>
                                                                                                              <a:gd name="T0" fmla="+- 0 5763 5763"/>
                                                                                                              <a:gd name="T1" fmla="*/ T0 w 2197"/>
                                                                                                              <a:gd name="T2" fmla="+- 0 7960 5763"/>
                                                                                                              <a:gd name="T3" fmla="*/ T2 w 2197"/>
                                                                                                            </a:gdLst>
                                                                                                            <a:ahLst/>
                                                                                                            <a:cxnLst>
                                                                                                              <a:cxn ang="0">
                                                                                                                <a:pos x="T1" y="0"/>
                                                                                                              </a:cxn>
                                                                                                              <a:cxn ang="0">
                                                                                                                <a:pos x="T3" y="0"/>
                                                                                                              </a:cxn>
                                                                                                            </a:cxnLst>
                                                                                                            <a:rect l="0" t="0" r="r" b="b"/>
                                                                                                            <a:pathLst>
                                                                                                              <a:path w="2197">
                                                                                                                <a:moveTo>
                                                                                                                  <a:pt x="0" y="0"/>
                                                                                                                </a:moveTo>
                                                                                                                <a:lnTo>
                                                                                                                  <a:pt x="2197" y="0"/>
                                                                                                                </a:lnTo>
                                                                                                              </a:path>
                                                                                                            </a:pathLst>
                                                                                                          </a:custGeom>
                                                                                                          <a:noFill/>
                                                                                                          <a:ln w="10209">
                                                                                                            <a:solidFill>
                                                                                                              <a:srgbClr val="F9F9F9"/>
                                                                                                            </a:solidFill>
                                                                                                            <a:round/>
                                                                                                            <a:headEnd/>
                                                                                                            <a:tailEnd/>
                                                                                                          </a:ln>
                                                                                                          <a:extLst>
                                                                                                            <a:ext uri="{909E8E84-426E-40dd-AFC4-6F175D3DCCD1}">
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<a:solidFill>
                                                                                                                  <a:srgbClr val="FFFFFF"/>
                                                                                                                </a:solidFill>
                                                                                                              </a14:hiddenFill>
                                                                                                            </a:ext>
                                                                                                          </a:extLst>
                                                                                                        </wps:spPr>
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<a:noAutofit/>
                                                                                                        </wps:bodyPr>
                                                                                                      </wps:wsp>
                                                                                                      <wpg:grpSp>
                                                                                                        <wpg:cNvPr id="101" name="Group 53"/>
                                                                                                        <wpg:cNvGrpSpPr>
                                                                                                          <a:grpSpLocks/>
                                                                                                        </wpg:cNvGrpSpPr>
                                                                                                        <wpg:grpSpPr bwMode="auto">
                                                                                                          <a:xfrm>
                                                                                                            <a:off x="5763" y="-448"/>
                                                                                                            <a:ext cx="2197" cy="0"/>
                                                                                                            <a:chOff x="5763" y="-448"/>
                                                                                                            <a:chExt cx="2197" cy="0"/>
                                                                                                          </a:xfrm>
                                                                                                        </wpg:grpSpPr>
                                                                                                        <wps:wsp>
                                                                                                          <wps:cNvPr id="102" name="Freeform 216"/>
                                                                                                          <wps:cNvSpPr>
                                                                                                            <a:spLocks noEditPoints="1"/>
                                                                                                          </wps:cNvSpPr>
                                                                                                          <wps:spPr bwMode="auto">
                                                                                                            <a:xfrm>
                                                                                                              <a:off x="11526" y="-896"/>
                                                                                                              <a:ext cx="2198" cy="0"/>
                                                                                                            </a:xfrm>
                                                                                                            <a:custGeom>
                                                                                                              <a:avLst/>
                                                                                                              <a:gdLst>
                                                                                                                <a:gd name="T0" fmla="+- 0 7960 5763"/>
                                                                                                                <a:gd name="T1" fmla="*/ T0 w 2197"/>
                                                                                                                <a:gd name="T2" fmla="+- 0 5763 5763"/>
                                                                                                                <a:gd name="T3" fmla="*/ T2 w 2197"/>
                                                                                                              </a:gdLst>
                                                                                                              <a:ahLst/>
                                                                                                              <a:cxnLst>
                                                                                                                <a:cxn ang="0">
                                                                                                                  <a:pos x="T1" y="0"/>
                                                                                                                </a:cxn>
                                                                                                                <a:cxn ang="0">
                                                                                                                  <a:pos x="T3" y="0"/>
                                                                                                                </a:cxn>
                                                                                                              </a:cxnLst>
                                                                                                              <a:rect l="0" t="0" r="r" b="b"/>
                                                                                                              <a:pathLst>
                                                                                                                <a:path w="2197">
                                                                                                                  <a:moveTo>
                                                                                                                    <a:pt x="2197" y="0"/>
                                                                                                                  </a:moveTo>
                                                                                                                  <a:lnTo>
                                                                                                                    <a:pt x="0" y="0"/>
                                                                                                                  </a:lnTo>
                                                                                                                </a:path>
                                                                                                              </a:pathLst>
                                                                                                            </a:custGeom>
                                                                                                            <a:noFill/>
                                                                                                            <a:ln w="10209">
                                                                                                              <a:solidFill>
                                                                                                                <a:srgbClr val="F9F9F9"/>
                                                                                                              </a:solidFill>
                                                                                                              <a:round/>
                                                                                                              <a:headEnd/>
                                                                                                              <a:tailEnd/>
                                                                                                            </a:ln>
                                                                                                            <a:extLst>
                                                                                                              <a:ext uri="{909E8E84-426E-40dd-AFC4-6F175D3DCCD1}">
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<a:solidFill>
                                                                                                                    <a:srgbClr val="FFFFFF"/>
                                                                                                                  </a:solidFill>
                                                                                                                </a14:hiddenFill>
                                                                                                              </a:ext>
                                                                                                            </a:extLst>
                                                                                                          </wps:spPr>
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<a:noAutofit/>
                                                                                                          </wps:bodyPr>
                                                                                                        </wps:wsp>
                                                                                                        <wps:wsp>
                                                                                                          <wps:cNvPr id="103" name="Freeform 215"/>
                                                                                                          <wps:cNvSpPr>
                                                                                                            <a:spLocks noEditPoints="1"/>
                                                                                                          </wps:cNvSpPr>
                                                                                                          <wps:spPr bwMode="auto">
                                                                                                            <a:xfrm>
                                                                                                              <a:off x="11526" y="-896"/>
                                                                                                              <a:ext cx="2198" cy="0"/>
                                                                                                            </a:xfrm>
                                                                                                            <a:custGeom>
                                                                                                              <a:avLst/>
                                                                                                              <a:gdLst>
                                                                                                                <a:gd name="T0" fmla="+- 0 5763 5763"/>
                                                                                                                <a:gd name="T1" fmla="*/ T0 w 2197"/>
                                                                                                                <a:gd name="T2" fmla="+- 0 7960 5763"/>
                                                                                                                <a:gd name="T3" fmla="*/ T2 w 2197"/>
                                                                                                              </a:gdLst>
                                                                                                              <a:ahLst/>
                                                                                                              <a:cxnLst>
                                                                                                                <a:cxn ang="0">
                                                                                                                  <a:pos x="T1" y="0"/>
                                                                                                                </a:cxn>
                                                                                                                <a:cxn ang="0">
                                                                                                                  <a:pos x="T3" y="0"/>
                                                                                                                </a:cxn>
                                                                                                              </a:cxnLst>
                                                                                                              <a:rect l="0" t="0" r="r" b="b"/>
                                                                                                              <a:pathLst>
                                                                                                                <a:path w="2197">
                                                                                                                  <a:moveTo>
                                                                                                                    <a:pt x="0" y="0"/>
                                                                                                                  </a:moveTo>
                                                                                                                  <a:lnTo>
                                                                                                                    <a:pt x="2197" y="0"/>
                                                                                                                  </a:lnTo>
                                                                                                                </a:path>
                                                                                                              </a:pathLst>
                                                                                                            </a:custGeom>
                                                                                                            <a:noFill/>
                                                                                                            <a:ln w="10209">
                                                                                                              <a:solidFill>
                                                                                                                <a:srgbClr val="F9F9F9"/>
                                                                                                              </a:solidFill>
                                                                                                              <a:round/>
                                                                                                              <a:headEnd/>
                                                                                                              <a:tailEnd/>
                                                                                                            </a:ln>
                                                                                                            <a:extLst>
                                                                                                              <a:ext uri="{909E8E84-426E-40dd-AFC4-6F175D3DCCD1}">
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<a:solidFill>
                                                                                                                    <a:srgbClr val="FFFFFF"/>
                                                                                                                  </a:solidFill>
                                                                                                                </a14:hiddenFill>
                                                                                                              </a:ext>
                                                                                                            </a:extLst>
                                                                                                          </wps:spPr>
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<a:noAutofit/>
                                                                                                          </wps:bodyPr>
                                                                                                        </wps:wsp>
                                                                                                        <wpg:grpSp>
                                                                                                          <wpg:cNvPr id="104" name="Group 54"/>
                                                                                                          <wpg:cNvGrpSpPr>
                                                                                                            <a:grpSpLocks/>
                                                                                                          </wpg:cNvGrpSpPr>
                                                                                                          <wpg:grpSpPr bwMode="auto">
                                                                                                            <a:xfrm>
                                                                                                              <a:off x="6116" y="-732"/>
                                                                                                              <a:ext cx="0" cy="2274"/>
                                                                                                              <a:chOff x="6116" y="-732"/>
                                                                                                              <a:chExt cx="0" cy="2274"/>
                                                                                                            </a:xfrm>
                                                                                                          </wpg:grpSpPr>
                                                                                                          <wps:wsp>
                                                                                                            <wps:cNvPr id="105" name="Freeform 214"/>
                                                                                                            <wps:cNvSpPr>
                                                                                                              <a:spLocks noEditPoints="1"/>
                                                                                                            </wps:cNvSpPr>
                                                                                                            <wps:spPr bwMode="auto">
                                                                                                              <a:xfrm>
                                                                                                                <a:off x="12232" y="-1464"/>
                                                                                                                <a:ext cx="0" cy="2274"/>
                                                                                                              </a:xfrm>
                                                                                                              <a:custGeom>
                                                                                                                <a:avLst/>
                                                                                                                <a:gdLst>
                                                                                                                  <a:gd name="T0" fmla="+- 0 1542 -732"/>
                                                                                                                  <a:gd name="T1" fmla="*/ 1542 h 2274"/>
                                                                                                                  <a:gd name="T2" fmla="+- 0 -732 -732"/>
                                                                                                                  <a:gd name="T3" fmla="*/ -732 h 2274"/>
                                                                                                                </a:gdLst>
                                                                                                                <a:ahLst/>
                                                                                                                <a:cxnLst>
                                                                                                                  <a:cxn ang="0">
                                                                                                                    <a:pos x="0" y="T1"/>
                                                                                                                  </a:cxn>
                                                                                                                  <a:cxn ang="0">
                                                                                                                    <a:pos x="0" y="T3"/>
                                                                                                                  </a:cxn>
                                                                                                                </a:cxnLst>
                                                                                                                <a:rect l="0" t="0" r="r" b="b"/>
                                                                                                                <a:pathLst>
                                                                                                                  <a:path h="2274">
                                                                                                                    <a:moveTo>
                                                                                                                      <a:pt x="0" y="2274"/>
                                                                                                                    </a:moveTo>
                                                                                                                    <a:lnTo>
                                                                                                                      <a:pt x="0" y="0"/>
                                                                                                                    </a:lnTo>
                                                                                                                  </a:path>
                                                                                                                </a:pathLst>
                                                                                                              </a:custGeom>
                                                                                                              <a:noFill/>
                                                                                                              <a:ln w="10209">
                                                                                                                <a:solidFill>
                                                                                                                  <a:srgbClr val="F9F9F9"/>
                                                                                                                </a:solidFill>
                                                                                                                <a:round/>
                                                                                                                <a:headEnd/>
                                                                                                                <a:tailEnd/>
                                                                                                              </a:ln>
                                                                                                              <a:extLst>
                                                                                                                <a:ext uri="{909E8E84-426E-40dd-AFC4-6F175D3DCCD1}">
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<a:solidFill>
                                                                                                                      <a:srgbClr val="FFFFFF"/>
                                                                                                                    </a:solidFill>
                                                                                                                  </a14:hiddenFill>
                                                                                                                </a:ext>
                                                                                                              </a:extLst>
                                                                                                            </wps:spPr>
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<a:noAutofit/>
                                                                                                            </wps:bodyPr>
                                                                                                          </wps:wsp>
                                                                                                          <wpg:grpSp>
                                                                                                            <wpg:cNvPr id="106" name="Group 55"/>
                                                                                                            <wpg:cNvGrpSpPr>
                                                                                                              <a:grpSpLocks/>
                                                                                                            </wpg:cNvGrpSpPr>
                                                                                                            <wpg:grpSpPr bwMode="auto">
                                                                                                              <a:xfrm>
                                                                                                                <a:off x="6508" y="-732"/>
                                                                                                                <a:ext cx="0" cy="2274"/>
                                                                                                                <a:chOff x="6508" y="-732"/>
                                                                                                                <a:chExt cx="0" cy="2274"/>
                                                                                                              </a:xfrm>
                                                                                                            </wpg:grpSpPr>
                                                                                                            <wps:wsp>
                                                                                                              <wps:cNvPr id="107" name="Freeform 213"/>
                                                                                                              <wps:cNvSpPr>
                                                                                                                <a:spLocks noEditPoints="1"/>
                                                                                                              </wps:cNvSpPr>
                                                                                                              <wps:spPr bwMode="auto">
                                                                                                                <a:xfrm>
                                                                                                                  <a:off x="13016" y="-1464"/>
                                                                                                                  <a:ext cx="0" cy="2274"/>
                                                                                                                </a:xfrm>
                                                                                                                <a:custGeom>
                                                                                                                  <a:avLst/>
                                                                                                                  <a:gdLst>
                                                                                                                    <a:gd name="T0" fmla="+- 0 1542 -732"/>
                                                                                                                    <a:gd name="T1" fmla="*/ 1542 h 2274"/>
                                                                                                                    <a:gd name="T2" fmla="+- 0 -732 -732"/>
                                                                                                                    <a:gd name="T3" fmla="*/ -732 h 2274"/>
                                                                                                                  </a:gdLst>
                                                                                                                  <a:ahLst/>
                                                                                                                  <a:cxnLst>
                                                                                                                    <a:cxn ang="0">
                                                                                                                      <a:pos x="0" y="T1"/>
                                                                                                                    </a:cxn>
                                                                                                                    <a:cxn ang="0">
                                                                                                                      <a:pos x="0" y="T3"/>
                                                                                                                    </a:cxn>
                                                                                                                  </a:cxnLst>
                                                                                                                  <a:rect l="0" t="0" r="r" b="b"/>
                                                                                                                  <a:pathLst>
                                                                                                                    <a:path h="2274">
                                                                                                                      <a:moveTo>
                                                                                                                        <a:pt x="0" y="2274"/>
                                                                                                                      </a:moveTo>
                                                                                                                      <a:lnTo>
                                                                                                                        <a:pt x="0" y="0"/>
                                                                                                                      </a:lnTo>
                                                                                                                    </a:path>
                                                                                                                  </a:pathLst>
                                                                                                                </a:custGeom>
                                                                                                                <a:noFill/>
                                                                                                                <a:ln w="10209">
                                                                                                                  <a:solidFill>
                                                                                                                    <a:srgbClr val="F9F9F9"/>
                                                                                                                  </a:solidFill>
                                                                                                                  <a:round/>
                                                                                                                  <a:headEnd/>
                                                                                                                  <a:tailEnd/>
                                                                                                                </a:ln>
                                                                                                                <a:extLst>
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<a:solidFill>
                                                                                                                        <a:srgbClr val="FFFFFF"/>
                                                                                                                      </a:solidFill>
                                                                                                                    </a14:hiddenFill>
                                                                                                                  </a:ext>
                                                                                                                </a:extLst>
                                                                                                              </wps:spPr>
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<a:noAutofit/>
                                                                                                              </wps:bodyPr>
                                                                                                            </wps:wsp>
                                                                                                            <wpg:grpSp>
                                                                                                              <wpg:cNvPr id="108" name="Group 56"/>
                                                                                                              <wpg:cNvGrpSpPr>
                                                                                                                <a:grpSpLocks/>
                                                                                                              </wpg:cNvGrpSpPr>
                                                                                                              <wpg:grpSpPr bwMode="auto">
                                                                                                                <a:xfrm>
                                                                                                                  <a:off x="7255" y="-732"/>
                                                                                                                  <a:ext cx="0" cy="2274"/>
                                                                                                                  <a:chOff x="7255" y="-732"/>
                                                                                                                  <a:chExt cx="0" cy="2274"/>
                                                                                                                </a:xfrm>
                                                                                                              </wpg:grpSpPr>
                                                                                                              <wps:wsp>
                                                                                                                <wps:cNvPr id="109" name="Freeform 212"/>
                                                                                                                <wps:cNvSpPr>
                                                                                                                  <a:spLocks noEditPoints="1"/>
                                                                                                                </wps:cNvSpPr>
                                                                                                                <wps:spPr bwMode="auto">
                                                                                                                  <a:xfrm>
                                                                                                                    <a:off x="14510" y="-1464"/>
                                                                                                                    <a:ext cx="0" cy="2274"/>
                                                                                                                  </a:xfrm>
                                                                                                                  <a:custGeom>
                                                                                                                    <a:avLst/>
                                                                                                                    <a:gdLst>
                                                                                                                      <a:gd name="T0" fmla="+- 0 1542 -732"/>
                                                                                                                      <a:gd name="T1" fmla="*/ 1542 h 2274"/>
                                                                                                                      <a:gd name="T2" fmla="+- 0 -732 -732"/>
                                                                                                                      <a:gd name="T3" fmla="*/ -732 h 2274"/>
                                                                                                                    </a:gdLst>
                                                                                                                    <a:ahLst/>
                                                                                                                    <a:cxnLst>
                                                                                                                      <a:cxn ang="0">
                                                                                                                        <a:pos x="0" y="T1"/>
                                                                                                                      </a:cxn>
                                                                                                                      <a:cxn ang="0">
                                                                                                                        <a:pos x="0" y="T3"/>
                                                                                                                      </a:cxn>
                                                                                                                    </a:cxnLst>
                                                                                                                    <a:rect l="0" t="0" r="r" b="b"/>
                                                                                                                    <a:pathLst>
                                                                                                                      <a:path h="2274">
                                                                                                                        <a:moveTo>
                                                                                                                          <a:pt x="0" y="2274"/>
                                                                                                                        </a:moveTo>
                                                                                                                        <a:lnTo>
                                                                                                                          <a:pt x="0" y="0"/>
                                                                                                                        </a:lnTo>
                                                                                                                      </a:path>
                                                                                                                    </a:pathLst>
                                                                                                                  </a:custGeom>
                                                                                                                  <a:noFill/>
                                                                                                                  <a:ln w="10209">
                                                                                                                    <a:solidFill>
                                                                                                                      <a:srgbClr val="F9F9F9"/>
                                                                                                                    </a:solidFill>
                                                                                                                    <a:round/>
                                                                                                                    <a:headEnd/>
                                                                                                                    <a:tailEnd/>
                                                                                                                  </a:ln>
                                                                                                                  <a:extLst>
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<a:solidFill>
                                                                                                                          <a:srgbClr val="FFFFFF"/>
                                                                                                                        </a:solidFill>
                                                                                                                      </a14:hiddenFill>
                                                                                                                    </a:ext>
                                                                                                                  </a:extLst>
                                                                                                                </wps:spPr>
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<a:noAutofit/>
                                                                                                                </wps:bodyPr>
                                                                                                              </wps:wsp>
                                                                                                              <wpg:grpSp>
                                                                                                                <wpg:cNvPr id="110" name="Group 57"/>
                                                                                                                <wpg:cNvGrpSpPr>
                                                                                                                  <a:grpSpLocks/>
                                                                                                                </wpg:cNvGrpSpPr>
                                                                                                                <wpg:grpSpPr bwMode="auto">
                                                                                                                  <a:xfrm>
                                                                                                                    <a:off x="5763" y="1136"/>
                                                                                                                    <a:ext cx="2197" cy="0"/>
                                                                                                                    <a:chOff x="5763" y="1136"/>
                                                                                                                    <a:chExt cx="2197" cy="0"/>
                                                                                                                  </a:xfrm>
                                                                                                                </wpg:grpSpPr>
                                                                                                                <wps:wsp>
                                                                                                                  <wps:cNvPr id="111" name="Freeform 211"/>
                                                                                                                  <wps:cNvSpPr>
                                                                                                                    <a:spLocks noEditPoints="1"/>
                                                                                                                  </wps:cNvSpPr>
                                                                                                                  <wps:spPr bwMode="auto">
                                                                                                                    <a:xfrm>
                                                                                                                      <a:off x="11526" y="2272"/>
                                                                                                                      <a:ext cx="2198" cy="0"/>
                                                                                                                    </a:xfrm>
                                                                                                                    <a:custGeom>
                                                                                                                      <a:avLst/>
                                                                                                                      <a:gdLst>
                                                                                                                        <a:gd name="T0" fmla="+- 0 7960 5763"/>
                                                                                                                        <a:gd name="T1" fmla="*/ T0 w 2197"/>
                                                                                                                        <a:gd name="T2" fmla="+- 0 5763 5763"/>
                                                                                                                        <a:gd name="T3" fmla="*/ T2 w 2197"/>
                                                                                                                      </a:gdLst>
                                                                                                                      <a:ahLst/>
                                                                                                                      <a:cxnLst>
                                                                                                                        <a:cxn ang="0">
                                                                                                                          <a:pos x="T1" y="0"/>
                                                                                                                        </a:cxn>
                                                                                                                        <a:cxn ang="0">
                                                                                                                          <a:pos x="T3" y="0"/>
                                                                                                                        </a:cxn>
                                                                                                                      </a:cxnLst>
                                                                                                                      <a:rect l="0" t="0" r="r" b="b"/>
                                                                                                                      <a:pathLst>
                                                                                                                        <a:path w="2197">
                                                                                                                          <a:moveTo>
                                                                                                                            <a:pt x="2197" y="0"/>
                                                                                                                          </a:moveTo>
                                                                                                                          <a:lnTo>
                                                                                                                            <a:pt x="0" y="0"/>
                                                                                                                          </a:lnTo>
                                                                                                                        </a:path>
                                                                                                                      </a:pathLst>
                                                                                                                    </a:custGeom>
                                                                                                                    <a:noFill/>
                                                                                                                    <a:ln w="4141">
                                                                                                                      <a:solidFill>
                                                                                                                        <a:srgbClr val="E5E4E4"/>
                                                                                                                      </a:solidFill>
                                                                                                                      <a:round/>
                                                                                                                      <a:headEnd/>
                                                                                                                      <a:tailEnd/>
                                                                                                                    </a:ln>
                                                                                                                    <a:extLst>
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<a:solidFill>
                                                                                                                            <a:srgbClr val="FFFFFF"/>
                                                                                                                          </a:solidFill>
                                                                                                                        </a14:hiddenFill>
                                                                                                                      </a:ext>
                                                                                                                    </a:extLst>
                                                                                                                  </wps:spPr>
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<a:noAutofit/>
                                                                                                                  </wps:bodyPr>
                                                                                                                </wps:wsp>
                                                                                                                <wps:wsp>
                                                                                                                  <wps:cNvPr id="112" name="Freeform 210"/>
                                                                                                                  <wps:cNvSpPr>
                                                                                                                    <a:spLocks noEditPoints="1"/>
                                                                                                                  </wps:cNvSpPr>
                                                                                                                  <wps:spPr bwMode="auto">
                                                                                                                    <a:xfrm>
                                                                                                                      <a:off x="11526" y="2272"/>
                                                                                                                      <a:ext cx="2198" cy="0"/>
                                                                                                                    </a:xfrm>
                                                                                                                    <a:custGeom>
                                                                                                                      <a:avLst/>
                                                                                                                      <a:gdLst>
                                                                                                                        <a:gd name="T0" fmla="+- 0 5763 5763"/>
                                                                                                                        <a:gd name="T1" fmla="*/ T0 w 2197"/>
                                                                                                                        <a:gd name="T2" fmla="+- 0 7960 5763"/>
                                                                                                                        <a:gd name="T3" fmla="*/ T2 w 2197"/>
                                                                                                                      </a:gdLst>
                                                                                                                      <a:ahLst/>
                                                                                                                      <a:cxnLst>
                                                                                                                        <a:cxn ang="0">
                                                                                                                          <a:pos x="T1" y="0"/>
                                                                                                                        </a:cxn>
                                                                                                                        <a:cxn ang="0">
                                                                                                                          <a:pos x="T3" y="0"/>
                                                                                                                        </a:cxn>
                                                                                                                      </a:cxnLst>
                                                                                                                      <a:rect l="0" t="0" r="r" b="b"/>
                                                                                                                      <a:pathLst>
                                                                                                                        <a:path w="2197">
                                                                                                                          <a:moveTo>
                                                                                                                            <a:pt x="0" y="0"/>
                                                                                                                          </a:moveTo>
                                                                                                                          <a:lnTo>
                                                                                                                            <a:pt x="2197" y="0"/>
                                                                                                                          </a:lnTo>
                                                                                                                        </a:path>
                                                                                                                      </a:pathLst>
                                                                                                                    </a:custGeom>
                                                                                                                    <a:noFill/>
                                                                                                                    <a:ln w="4141">
                                                                                                                      <a:solidFill>
                                                                                                                        <a:srgbClr val="E5E4E4"/>
                                                                                                                      </a:solidFill>
                                                                                                                      <a:round/>
                                                                                                                      <a:headEnd/>
                                                                                                                      <a:tailEnd/>
                                                                                                                    </a:ln>
                                                                                                                    <a:extLst>
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<a:solidFill>
                                                                                                                            <a:srgbClr val="FFFFFF"/>
                                                                                                                          </a:solidFill>
                                                                                                                        </a14:hiddenFill>
                                                                                                                      </a:ext>
                                                                                                                    </a:extLst>
                                                                                                                  </wps:spPr>
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<a:noAutofit/>
                                                                                                                  </wps:bodyPr>
                                                                                                                </wps:wsp>
                                                                                                                <wpg:grpSp>
                                                                                                                  <wpg:cNvPr id="113" name="Group 58"/>
                                                                                                                  <wpg:cNvGrpSpPr>
                                                                                                                    <a:grpSpLocks/>
                                                                                                                  </wpg:cNvGrpSpPr>
                                                                                                                  <wpg:grpSpPr bwMode="auto">
                                                                                                                    <a:xfrm>
                                                                                                                      <a:off x="5763" y="683"/>
                                                                                                                      <a:ext cx="2197" cy="0"/>
                                                                                                                      <a:chOff x="5763" y="683"/>
                                                                                                                      <a:chExt cx="2197" cy="0"/>
                                                                                                                    </a:xfrm>
                                                                                                                  </wpg:grpSpPr>
                                                                                                                  <wps:wsp>
                                                                                                                    <wps:cNvPr id="114" name="Freeform 209"/>
                                                                                                                    <wps:cNvSpPr>
                                                                                                                      <a:spLocks noEditPoints="1"/>
                                                                                                                    </wps:cNvSpPr>
                                                                                                                    <wps:spPr bwMode="auto">
                                                                                                                      <a:xfrm>
                                                                                                                        <a:off x="11526" y="1366"/>
                                                                                                                        <a:ext cx="2198" cy="0"/>
                                                                                                                      </a:xfrm>
                                                                                                                      <a:custGeom>
                                                                                                                        <a:avLst/>
                                                                                                                        <a:gdLst>
                                                                                                                          <a:gd name="T0" fmla="+- 0 7960 5763"/>
                                                                                                                          <a:gd name="T1" fmla="*/ T0 w 2197"/>
                                                                                                                          <a:gd name="T2" fmla="+- 0 5763 5763"/>
                                                                                                                          <a:gd name="T3" fmla="*/ T2 w 2197"/>
                                                                                                                        </a:gdLst>
                                                                                                                        <a:ahLst/>
                                                                                                                        <a:cxnLst>
                                                                                                                          <a:cxn ang="0">
                                                                                                                            <a:pos x="T1" y="0"/>
                                                                                                                          </a:cxn>
                                                                                                                          <a:cxn ang="0">
                                                                                                                            <a:pos x="T3" y="0"/>
                                                                                                                          </a:cxn>
                                                                                                                        </a:cxnLst>
                                                                                                                        <a:rect l="0" t="0" r="r" b="b"/>
                                                                                                                        <a:pathLst>
                                                                                                                          <a:path w="2197">
                                                                                                                            <a:moveTo>
                                                                                                                              <a:pt x="2197" y="0"/>
                                                                                                                            </a:moveTo>
                                                                                                                            <a:lnTo>
                                                                                                                              <a:pt x="0" y="0"/>
                                                                                                                            </a:lnTo>
                                                                                                                          </a:path>
                                                                                                                        </a:pathLst>
                                                                                                                      </a:custGeom>
                                                                                                                      <a:noFill/>
                                                                                                                      <a:ln w="4141">
                                                                                                                        <a:solidFill>
                                                                                                                          <a:srgbClr val="E5E4E4"/>
                                                                                                                        </a:solidFill>
                                                                                                                        <a:round/>
                                                                                                                        <a:headEnd/>
                                                                                                                        <a:tailEnd/>
                                                                                                                      </a:ln>
                                                                                                                      <a:extLst>
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<a:solidFill>
                                                                                                                              <a:srgbClr val="FFFFFF"/>
                                                                                                                            </a:solidFill>
                                                                                                                          </a14:hiddenFill>
                                                                                                                        </a:ext>
                                                                                                                      </a:extLst>
                                                                                                                    </wps:spPr>
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<a:noAutofit/>
                                                                                                                    </wps:bodyPr>
                                                                                                                  </wps:wsp>
                                                                                                                  <wps:wsp>
                                                                                                                    <wps:cNvPr id="115" name="Freeform 208"/>
                                                                                                                    <wps:cNvSpPr>
                                                                                                                      <a:spLocks noEditPoints="1"/>
                                                                                                                    </wps:cNvSpPr>
                                                                                                                    <wps:spPr bwMode="auto">
                                                                                                                      <a:xfrm>
                                                                                                                        <a:off x="11526" y="1366"/>
                                                                                                                        <a:ext cx="2198" cy="0"/>
                                                                                                                      </a:xfrm>
                                                                                                                      <a:custGeom>
                                                                                                                        <a:avLst/>
                                                                                                                        <a:gdLst>
                                                                                                                          <a:gd name="T0" fmla="+- 0 5763 5763"/>
                                                                                                                          <a:gd name="T1" fmla="*/ T0 w 2197"/>
                                                                                                                          <a:gd name="T2" fmla="+- 0 7960 5763"/>
                                                                                                                          <a:gd name="T3" fmla="*/ T2 w 2197"/>
                                                                                                                        </a:gdLst>
                                                                                                                        <a:ahLst/>
                                                                                                                        <a:cxnLst>
                                                                                                                          <a:cxn ang="0">
                                                                                                                            <a:pos x="T1" y="0"/>
                                                                                                                          </a:cxn>
                                                                                                                          <a:cxn ang="0">
                                                                                                                            <a:pos x="T3" y="0"/>
                                                                                                                          </a:cxn>
                                                                                                                        </a:cxnLst>
                                                                                                                        <a:rect l="0" t="0" r="r" b="b"/>
                                                                                                                        <a:pathLst>
                                                                                                                          <a:path w="2197">
                                                                                                                            <a:moveTo>
                                                                                                                              <a:pt x="0" y="0"/>
                                                                                                                            </a:moveTo>
                                                                                                                            <a:lnTo>
                                                                                                                              <a:pt x="2197" y="0"/>
                                                                                                                            </a:lnTo>
                                                                                                                          </a:path>
                                                                                                                        </a:pathLst>
                                                                                                                      </a:custGeom>
                                                                                                                      <a:noFill/>
                                                                                                                      <a:ln w="4141">
                                                                                                                        <a:solidFill>
                                                                                                                          <a:srgbClr val="E5E4E4"/>
                                                                                                                        </a:solidFill>
                                                                                                                        <a:round/>
                                                                                                                        <a:headEnd/>
                                                                                                                        <a:tailEnd/>
                                                                                                                      </a:ln>
                                                                                                                      <a:extLst>
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<a:solidFill>
                                                                                                                              <a:srgbClr val="FFFFFF"/>
                                                                                                                            </a:solidFill>
                                                                                                                          </a14:hiddenFill>
                                                                                                                        </a:ext>
                                                                                                                      </a:extLst>
                                                                                                                    </wps:spPr>
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<a:noAutofit/>
                                                                                                                    </wps:bodyPr>
                                                                                                                  </wps:wsp>
                                                                                                                  <wpg:grpSp>
                                                                                                                    <wpg:cNvPr id="116" name="Group 59"/>
                                                                                                                    <wpg:cNvGrpSpPr>
                                                                                                                      <a:grpSpLocks/>
                                                                                                                    </wpg:cNvGrpSpPr>
                                                                                                                    <wpg:grpSpPr bwMode="auto">
                                                                                                                      <a:xfrm>
                                                                                                                        <a:off x="5763" y="231"/>
                                                                                                                        <a:ext cx="2197" cy="0"/>
                                                                                                                        <a:chOff x="5763" y="231"/>
                                                                                                                        <a:chExt cx="2197" cy="0"/>
                                                                                                                      </a:xfrm>
                                                                                                                    </wpg:grpSpPr>
                                                                                                                    <wps:wsp>
                                                                                                                      <wps:cNvPr id="117" name="Freeform 207"/>
                                                                                                                      <wps:cNvSpPr>
                                                                                                                        <a:spLocks noEditPoints="1"/>
                                                                                                                      </wps:cNvSpPr>
                                                                                                                      <wps:spPr bwMode="auto">
                                                                                                                        <a:xfrm>
                                                                                                                          <a:off x="11526" y="462"/>
                                                                                                                          <a:ext cx="2198" cy="0"/>
                                                                                                                        </a:xfrm>
                                                                                                                        <a:custGeom>
                                                                                                                          <a:avLst/>
                                                                                                                          <a:gdLst>
                                                                                                                            <a:gd name="T0" fmla="+- 0 7960 5763"/>
                                                                                                                            <a:gd name="T1" fmla="*/ T0 w 2197"/>
                                                                                                                            <a:gd name="T2" fmla="+- 0 5763 5763"/>
                                                                                                                            <a:gd name="T3" fmla="*/ T2 w 2197"/>
                                                                                                                          </a:gdLst>
                                                                                                                          <a:ahLst/>
                                                                                                                          <a:cxnLst>
                                                                                                                            <a:cxn ang="0">
                                                                                                                              <a:pos x="T1" y="0"/>
                                                                                                                            </a:cxn>
                                                                                                                            <a:cxn ang="0">
                                                                                                                              <a:pos x="T3" y="0"/>
                                                                                                                            </a:cxn>
                                                                                                                          </a:cxnLst>
                                                                                                                          <a:rect l="0" t="0" r="r" b="b"/>
                                                                                                                          <a:pathLst>
                                                                                                                            <a:path w="2197">
                                                                                                                              <a:moveTo>
                                                                                                                                <a:pt x="2197" y="0"/>
                                                                                                                              </a:moveTo>
                                                                                                                              <a:lnTo>
                                                                                                                                <a:pt x="0" y="0"/>
                                                                                                                              </a:lnTo>
                                                                                                                            </a:path>
                                                                                                                          </a:pathLst>
                                                                                                                        </a:custGeom>
                                                                                                                        <a:noFill/>
                                                                                                                        <a:ln w="4141">
                                                                                                                          <a:solidFill>
                                                                                                                            <a:srgbClr val="E5E4E4"/>
                                                                                                                          </a:solidFill>
                                                                                                                          <a:round/>
                                                                                                                          <a:headEnd/>
                                                                                                                          <a:tailEnd/>
                                                                                                                        </a:ln>
                                                                                                                        <a:extLst>
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<a:solidFill>
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</a:solidFill>
                                                                                                                            </a14:hiddenFill>
                                                                                                                          </a:ext>
                                                                                                                        </a:extLst>
                                                                                                                      </wps:spPr>
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<a:noAutofit/>
                                                                                                                      </wps:bodyPr>
                                                                                                                    </wps:wsp>
                                                                                                                    <wps:wsp>
                                                                                                                      <wps:cNvPr id="118" name="Freeform 206"/>
                                                                                                                      <wps:cNvSpPr>
                                                                                                                        <a:spLocks noEditPoints="1"/>
                                                                                                                      </wps:cNvSpPr>
                                                                                                                      <wps:spPr bwMode="auto">
                                                                                                                        <a:xfrm>
                                                                                                                          <a:off x="11526" y="462"/>
                                                                                                                          <a:ext cx="2198" cy="0"/>
                                                                                                                        </a:xfrm>
                                                                                                                        <a:custGeom>
                                                                                                                          <a:avLst/>
                                                                                                                          <a:gdLst>
                                                                                                                            <a:gd name="T0" fmla="+- 0 5763 5763"/>
                                                                                                                            <a:gd name="T1" fmla="*/ T0 w 2197"/>
                                                                                                                            <a:gd name="T2" fmla="+- 0 7960 5763"/>
                                                                                                                            <a:gd name="T3" fmla="*/ T2 w 2197"/>
                                                                                                                          </a:gdLst>
                                                                                                                          <a:ahLst/>
                                                                                                                          <a:cxnLst>
                                                                                                                            <a:cxn ang="0">
                                                                                                                              <a:pos x="T1" y="0"/>
                                                                                                                            </a:cxn>
                                                                                                                            <a:cxn ang="0">
                                                                                                                              <a:pos x="T3" y="0"/>
                                                                                                                            </a:cxn>
                                                                                                                          </a:cxnLst>
                                                                                                                          <a:rect l="0" t="0" r="r" b="b"/>
                                                                                                                          <a:pathLst>
                                                                                                                            <a:path w="2197">
                                                                                                                              <a:moveTo>
                                                                                                                                <a:pt x="0" y="0"/>
                                                                                                                              </a:moveTo>
                                                                                                                              <a:lnTo>
                                                                                                                                <a:pt x="2197" y="0"/>
                                                                                                                              </a:lnTo>
                                                                                                                            </a:path>
                                                                                                                          </a:pathLst>
                                                                                                                        </a:custGeom>
                                                                                                                        <a:noFill/>
                                                                                                                        <a:ln w="4141">
                                                                                                                          <a:solidFill>
                                                                                                                            <a:srgbClr val="E5E4E4"/>
                                                                                                                          </a:solidFill>
                                                                                                                          <a:round/>
                                                                                                                          <a:headEnd/>
                                                                                                                          <a:tailEnd/>
                                                                                                                        </a:ln>
                                                                                                                        <a:extLst>
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<a:solidFill>
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</a:solidFill>
                                                                                                                            </a14:hiddenFill>
                                                                                                                          </a:ext>
                                                                                                                        </a:extLst>
                                                                                                                      </wps:spPr>
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<a:noAutofit/>
                                                                                                                      </wps:bodyPr>
                                                                                                                    </wps:wsp>
                                                                                                                    <wpg:grpSp>
                                                                                                                      <wpg:cNvPr id="119" name="Group 60"/>
                                                                                                                      <wpg:cNvGrpSpPr>
                                                                                                                        <a:grpSpLocks/>
                                                                                                                      </wpg:cNvGrpSpPr>
                                                                                                                      <wpg:grpSpPr bwMode="auto">
                                                                                                                        <a:xfrm>
                                                                                                                          <a:off x="5763" y="-222"/>
                                                                                                                          <a:ext cx="2197" cy="0"/>
                                                                                                                          <a:chOff x="5763" y="-222"/>
                                                                                                                          <a:chExt cx="2197" cy="0"/>
                                                                                                                        </a:xfrm>
                                                                                                                      </wpg:grpSpPr>
                                                                                                                      <wps:wsp>
                                                                                                                        <wps:cNvPr id="120" name="Freeform 205"/>
                                                                                                                        <wps:cNvSpPr>
                                                                                                                          <a:spLocks noEditPoints="1"/>
                                                                                                                        </wps:cNvSpPr>
                                                                                                                        <wps:spPr bwMode="auto">
                                                                                                                          <a:xfrm>
                                                                                                                            <a:off x="11526" y="-444"/>
                                                                                                                            <a:ext cx="2198" cy="0"/>
                                                                                                                          </a:xfrm>
                                                                                                                          <a:custGeom>
                                                                                                                            <a:avLst/>
                                                                                                                            <a:gdLst>
                                                                                                                              <a:gd name="T0" fmla="+- 0 7960 5763"/>
                                                                                                                              <a:gd name="T1" fmla="*/ T0 w 2197"/>
                                                                                                                              <a:gd name="T2" fmla="+- 0 5763 5763"/>
                                                                                                                              <a:gd name="T3" fmla="*/ T2 w 2197"/>
                                                                                                                            </a:gdLst>
                                                                                                                            <a:ahLst/>
                                                                                                                            <a:cxnLst>
                                                                                                                              <a:cxn ang="0">
                                                                                                                                <a:pos x="T1" y="0"/>
                                                                                                                              </a:cxn>
                                                                                                                              <a:cxn ang="0">
                                                                                                                                <a:pos x="T3" y="0"/>
                                                                                                                              </a:cxn>
                                                                                                                            </a:cxnLst>
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<a:pathLst>
                                                                                                                              <a:path w="2197">
                                                                                                                                <a:moveTo>
                                                                                                                                  <a:pt x="2197" y="0"/>
                                                                                                                                </a:moveTo>
                                                                                                                                <a:lnTo>
                                                                                                                                  <a:pt x="0" y="0"/>
                                                                                                                                </a:lnTo>
                                                                                                                              </a:path>
                                                                                                                            </a:pathLst>
                                                                                                                          </a:custGeom>
                                                                                                                          <a:noFill/>
                                                                                                                          <a:ln w="4141">
                                                                                                                            <a:solidFill>
                                                                                                                              <a:srgbClr val="E5E4E4"/>
                                                                                                                            </a:solidFill>
                                                                                                                            <a:round/>
                                                                                                                            <a:headEnd/>
                                                                                                                            <a:tailEnd/>
                                                                                                                          </a:ln>
                                                                                                                          <a:extLst>
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<a:solidFill>
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</a:solidFill>
                                                                                                                              </a14:hiddenFill>
                                                                                                                            </a:ext>
                                                                                                                          </a:extLst>
                                                                                                                        </wps:spPr>
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<a:noAutofit/>
                                                                                                                        </wps:bodyPr>
                                                                                                                      </wps:wsp>
                                                                                                                      <wps:wsp>
                                                                                                                        <wps:cNvPr id="121" name="Freeform 204"/>
                                                                                                                        <wps:cNvSpPr>
                                                                                                                          <a:spLocks noEditPoints="1"/>
                                                                                                                        </wps:cNvSpPr>
                                                                                                                        <wps:spPr bwMode="auto">
                                                                                                                          <a:xfrm>
                                                                                                                            <a:off x="11526" y="-444"/>
                                                                                                                            <a:ext cx="2198" cy="0"/>
                                                                                                                          </a:xfrm>
                                                                                                                          <a:custGeom>
                                                                                                                            <a:avLst/>
                                                                                                                            <a:gdLst>
                                                                                                                              <a:gd name="T0" fmla="+- 0 5763 5763"/>
                                                                                                                              <a:gd name="T1" fmla="*/ T0 w 2197"/>
                                                                                                                              <a:gd name="T2" fmla="+- 0 7960 5763"/>
                                                                                                                              <a:gd name="T3" fmla="*/ T2 w 2197"/>
                                                                                                                            </a:gdLst>
                                                                                                                            <a:ahLst/>
                                                                                                                            <a:cxnLst>
                                                                                                                              <a:cxn ang="0">
                                                                                                                                <a:pos x="T1" y="0"/>
                                                                                                                              </a:cxn>
                                                                                                                              <a:cxn ang="0">
                                                                                                                                <a:pos x="T3" y="0"/>
                                                                                                                              </a:cxn>
                                                                                                                            </a:cxnLst>
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<a:pathLst>
                                                                                                                              <a:path w="2197">
                                                                                                                                <a:moveTo>
                                                                                                                                  <a:pt x="0" y="0"/>
                                                                                                                                </a:moveTo>
                                                                                                                                <a:lnTo>
                                                                                                                                  <a:pt x="2197" y="0"/>
                                                                                                                                </a:lnTo>
                                                                                                                              </a:path>
                                                                                                                            </a:pathLst>
                                                                                                                          </a:custGeom>
                                                                                                                          <a:noFill/>
                                                                                                                          <a:ln w="4141">
                                                                                                                            <a:solidFill>
                                                                                                                              <a:srgbClr val="E5E4E4"/>
                                                                                                                            </a:solidFill>
                                                                                                                            <a:round/>
                                                                                                                            <a:headEnd/>
                                                                                                                            <a:tailEnd/>
                                                                                                                          </a:ln>
                                                                                                                          <a:extLst>
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<a:solidFill>
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</a:solidFill>
                                                                                                                              </a14:hiddenFill>
                                                                                                                            </a:ext>
                                                                                                                          </a:extLst>
                                                                                                                        </wps:spPr>
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<a:noAutofit/>
                                                                                                                        </wps:bodyPr>
                                                                                                                      </wps:wsp>
                                                                                                                      <wpg:grpSp>
                                                                                                                        <wpg:cNvPr id="122" name="Group 61"/>
                                                                                                                        <wpg:cNvGrpSpPr>
                                                                                                                          <a:grpSpLocks/>
                                                                                                                        </wpg:cNvGrpSpPr>
                                                                                                                        <wpg:grpSpPr bwMode="auto">
                                                                                                                          <a:xfrm>
                                                                                                                            <a:off x="5763" y="-674"/>
                                                                                                                            <a:ext cx="2197" cy="0"/>
                                                                                                                            <a:chOff x="5763" y="-674"/>
                                                                                                                            <a:chExt cx="2197" cy="0"/>
                                                                                                                          </a:xfrm>
                                                                                                                        </wpg:grpSpPr>
                                                                                                                        <wps:wsp>
                                                                                                                          <wps:cNvPr id="123" name="Freeform 203"/>
                                                                                                                          <wps:cNvSpPr>
                                                                                                                            <a:spLocks noEditPoints="1"/>
                                                                                                                          </wps:cNvSpPr>
                                                                                                                          <wps:spPr bwMode="auto">
                                                                                                                            <a:xfrm>
                                                                                                                              <a:off x="11526" y="-1348"/>
                                                                                                                              <a:ext cx="2198" cy="0"/>
                                                                                                                            </a:xfrm>
                                                                                                                            <a:custGeom>
                                                                                                                              <a:avLst/>
                                                                                                                              <a:gdLst>
                                                                                                                                <a:gd name="T0" fmla="+- 0 7960 5763"/>
                                                                                                                                <a:gd name="T1" fmla="*/ T0 w 2197"/>
                                                                                                                                <a:gd name="T2" fmla="+- 0 5763 5763"/>
                                                                                                                                <a:gd name="T3" fmla="*/ T2 w 2197"/>
                                                                                                                              </a:gdLst>
                                                                                                                              <a:ahLst/>
                                                                                                                              <a:cxnLst>
                                                                                                                                <a:cxn ang="0">
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</a:cxn>
                                                                                                                                <a:cxn ang="0">
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</a:cxn>
                                                                                                                              </a:cxnLst>
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<a:pathLst>
                                                                                                                                <a:path w="2197">
                                                                                                                                  <a:moveTo>
                                                                                                                                    <a:pt x="2197" y="0"/>
                                                                                                                                  </a:moveTo>
                                                                                                                                  <a:lnTo>
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</a:lnTo>
                                                                                                                                </a:path>
                                                                                                                              </a:pathLst>
                                                                                                                            </a:custGeom>
                                                                                                                            <a:noFill/>
                                                                                                                            <a:ln w="4141">
                                                                                                                              <a:solidFill>
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</a:solidFill>
                                                                                                                              <a:round/>
                                                                                                                              <a:headEnd/>
                                                                                                                              <a:tailEnd/>
                                                                                                                            </a:ln>
                                                                                                                            <a:extLst>
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<a:solidFill>
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</a:solidFill>
                                                                                                                                </a14:hiddenFill>
                                                                                                                              </a:ext>
                                                                                                                            </a:extLst>
                                                                                                                          </wps:spPr>
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<a:noAutofit/>
                                                                                                                          </wps:bodyPr>
                                                                                                                        </wps:wsp>
                                                                                                                        <wps:wsp>
                                                                                                                          <wps:cNvPr id="124" name="Freeform 202"/>
                                                                                                                          <wps:cNvSpPr>
                                                                                                                            <a:spLocks noEditPoints="1"/>
                                                                                                                          </wps:cNvSpPr>
                                                                                                                          <wps:spPr bwMode="auto">
                                                                                                                            <a:xfrm>
                                                                                                                              <a:off x="11526" y="-1348"/>
                                                                                                                              <a:ext cx="2198" cy="0"/>
                                                                                                                            </a:xfrm>
                                                                                                                            <a:custGeom>
                                                                                                                              <a:avLst/>
                                                                                                                              <a:gdLst>
                                                                                                                                <a:gd name="T0" fmla="+- 0 5763 5763"/>
                                                                                                                                <a:gd name="T1" fmla="*/ T0 w 2197"/>
                                                                                                                                <a:gd name="T2" fmla="+- 0 7960 5763"/>
                                                                                                                                <a:gd name="T3" fmla="*/ T2 w 2197"/>
                                                                                                                              </a:gdLst>
                                                                                                                              <a:ahLst/>
                                                                                                                              <a:cxnLst>
                                                                                                                                <a:cxn ang="0">
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</a:cxn>
                                                                                                                                <a:cxn ang="0">
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</a:cxn>
                                                                                                                              </a:cxnLst>
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<a:pathLst>
                                                                                                                                <a:path w="2197">
                                                                                                                                  <a:moveTo>
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</a:moveTo>
                                                                                                                                  <a:lnTo>
                                                                                                                                    <a:pt x="2197" y="0"/>
                                                                                                                                  </a:lnTo>
                                                                                                                                </a:path>
                                                                                                                              </a:pathLst>
                                                                                                                            </a:custGeom>
                                                                                                                            <a:noFill/>
                                                                                                                            <a:ln w="4141">
                                                                                                                              <a:solidFill>
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</a:solidFill>
                                                                                                                              <a:round/>
                                                                                                                              <a:headEnd/>
                                                                                                                              <a:tailEnd/>
                                                                                                                            </a:ln>
                                                                                                                            <a:extLst>
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<a:solidFill>
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</a:solidFill>
                                                                                                                                </a14:hiddenFill>
                                                                                                                              </a:ext>
                                                                                                                            </a:extLst>
                                                                                                                          </wps:spPr>
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<a:noAutofit/>
                                                                                                                          </wps:bodyPr>
                                                                                                                        </wps:wsp>
                                                                                                                        <wpg:grpSp>
                                                                                                                          <wpg:cNvPr id="125" name="Group 62"/>
                                                                                                                          <wpg:cNvGrpSpPr>
                                                                                                                            <a:grpSpLocks/>
                                                                                                                          </wpg:cNvGrpSpPr>
                                                                                                                          <wpg:grpSpPr bwMode="auto">
                                                                                                                            <a:xfrm>
                                                                                                                              <a:off x="5919" y="-732"/>
                                                                                                                              <a:ext cx="0" cy="2274"/>
                                                                                                                              <a:chOff x="5919" y="-732"/>
                                                                                                                              <a:chExt cx="0" cy="2274"/>
                                                                                                                            </a:xfrm>
                                                                                                                          </wpg:grpSpPr>
                                                                                                                          <wps:wsp>
                                                                                                                            <wps:cNvPr id="126" name="Freeform 201"/>
                                                                                                                            <wps:cNvSpPr>
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</wps:cNvSpPr>
                                                                                                                            <wps:spPr bwMode="auto">
                                                                                                                              <a:xfrm>
                                                                                                                                <a:off x="11838" y="-1464"/>
                                                                                                                                <a:ext cx="0" cy="2274"/>
                                                                                                                              </a:xfrm>
                                                                                                                              <a:custGeom>
                                                                                                                                <a:avLst/>
                                                                                                                                <a:gdLst>
                                                                                                                                  <a:gd name="T0" fmla="+- 0 1542 -732"/>
                                                                                                                                  <a:gd name="T1" fmla="*/ 1542 h 2274"/>
                                                                                                                                  <a:gd name="T2" fmla="+- 0 -732 -732"/>
                                                                                                                                  <a:gd name="T3" fmla="*/ -732 h 2274"/>
                                                                                                                                </a:gdLst>
                                                                                                                                <a:ahLst/>
                                                                                                                                <a:cxnLst>
                                                                                                                                  <a:cxn ang="0">
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</a:cxn>
                                                                                                                                  <a:cxn ang="0">
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</a:cxn>
                                                                                                                                </a:cxnLst>
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<a:pathLst>
                                                                                                                                  <a:path h="2274">
                                                                                                                                    <a:moveTo>
                                                                                                                                      <a:pt x="0" y="2274"/>
                                                                                                                                    </a:moveTo>
                                                                                                                                    <a:lnTo>
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</a:lnTo>
                                                                                                                                  </a:path>
                                                                                                                                </a:pathLst>
                                                                                                                              </a:custGeom>
                                                                                                                              <a:noFill/>
                                                                                                                              <a:ln w="4141">
                                                                                                                                <a:solidFill>
  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  </a:solidFill>
                                                                                                                                <a:round/>
                                                                                                                                <a:headEnd/>
                                                                                                                                <a:tailEnd/>
                                                                                                                              </a:ln>
                                                                                                                              <a:extLst>
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</a:solidFill>
                                                                                                                                  </a14:hiddenFill>
                                                                                                                                </a:ext>
                                                                                                                              </a:extLst>
                                                                                                                            </wps:spPr>
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<a:noAutofit/>
                                                                                                                            </wps:bodyPr>
                                                                                                                          </wps:wsp>
                                                                                                                          <wpg:grpSp>
                                                                                                                            <wpg:cNvPr id="127" name="Group 63"/>
                                                                                                                            <wpg:cNvGrpSpPr>
                                                                                                                              <a:grpSpLocks/>
                                                                                                                            </wpg:cNvGrpSpPr>
                                                                                                                            <wpg:grpSpPr bwMode="auto">
                                                                                                                              <a:xfrm>
                                                                                                                                <a:off x="6312" y="-732"/>
                                                                                                                                <a:ext cx="0" cy="2274"/>
                                                                                                                                <a:chOff x="6312" y="-732"/>
                                                                                                                                <a:chExt cx="0" cy="2274"/>
                                                                                                                              </a:xfrm>
                                                                                                                            </wpg:grpSpPr>
                                                                                                                            <wps:wsp>
                                                                                                                              <wps:cNvPr id="128" name="Freeform 200"/>
                                                                                                                              <wps:cNvSpPr>
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</wps:cNvSpPr>
                                                                                                                              <wps:spPr bwMode="auto">
                                                                                                                                <a:xfrm>
                                                                                                                                  <a:off x="12624" y="-1464"/>
                                                                                                                                  <a:ext cx="0" cy="2274"/>
                                                                                                                                </a:xfrm>
                                                                                                                                <a:custGeom>
                                                                                                                                  <a:avLst/>
                                                                                                                                  <a:gdLst>
                                                                                                                                    <a:gd name="T0" fmla="+- 0 1542 -732"/>
                                                                                                                                    <a:gd name="T1" fmla="*/ 1542 h 2274"/>
                                                                                                                                    <a:gd name="T2" fmla="+- 0 -732 -732"/>
                                                                                                                                    <a:gd name="T3" fmla="*/ -732 h 2274"/>
                                                                                                                                  </a:gdLst>
                                                                                                                                  <a:ahLst/>
                                                                                                                                  <a:cxnLst>
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</a:cxn>
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</a:cxn>
                                                                                                                                  </a:cxnLst>
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<a:pathLst>
                                                                                                                                    <a:path h="2274">
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<a:pt x="0" y="2274"/>
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<a:lnTo>
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</a:lnTo>
                                                                                                                                    </a:path>
                                                                                                                                  </a:pathLst>
                                                                                                                                </a:custGeom>
                                                                                                                                <a:noFill/>
                                                                                                                                <a:ln w="4141">
                                                                                                                                  <a:solidFill>
    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    </a:solidFill>
                                                                                                                                  <a:round/>
                                                                                                                                  <a:headEnd/>
                                                                                                                                  <a:tailEnd/>
                                                                                                                                </a:ln>
                                                                                                                                <a:extLst>
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</a:ext>
                                                                                                                                </a:extLst>
                                                                                                                              </wps:spPr>
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<a:noAutofit/>
                                                                                                                              </wps:bodyPr>
                                                                                                                            </wps:wsp>
                                                                                                                            <wpg:grpSp>
                                                                                                                              <wpg:cNvPr id="129" name="Group 64"/>
                                                                                                                              <wpg:cNvGrpSpPr>
                                                                                                                                <a:grpSpLocks/>
                                                                                                                              </wpg:cNvGrpSpPr>
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<a:xfrm>
                                                                                                                                  <a:off x="6705" y="-732"/>
                                                                                                                                  <a:ext cx="0" cy="2274"/>
                                                                                                                                  <a:chOff x="6705" y="-732"/>
                                                                                                                                  <a:chExt cx="0" cy="2274"/>
                                                                                                                                </a:xfrm>
                                                                                                                              </wpg:grpSpPr>
                                                                                                                              <wps:wsp>
                                                                                                                                <wps:cNvPr id="130" name="Freeform 199"/>
                                                                                                                                <wps:cNvSpPr>
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</wps:cNvSpPr>
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<a:xfrm>
                                                                                                                                    <a:off x="13410" y="-1464"/>
                                                                                                                                    <a:ext cx="0" cy="2274"/>
                                                                                                                                  </a:xfrm>
                                                                                                                                  <a:custGeom>
                                                                                                                                    <a:avLst/>
                                                                                                                                    <a:gdLst>
                                                                                                                                      <a:gd name="T0" fmla="+- 0 1542 -732"/>
                                                                                                                                      <a:gd name="T1" fmla="*/ 1542 h 2274"/>
                                                                                                                                      <a:gd name="T2" fmla="+- 0 -732 -732"/>
                                                                                                                                      <a:gd name="T3" fmla="*/ -732 h 2274"/>
                                                                                                                                    </a:gdLst>
                                                                                                                                    <a:ahLst/>
                                                                                                                                    <a:cxnLst>
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</a:cxn>
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</a:cxn>
                                                                                                                                    </a:cxnLst>
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<a:pathLst>
                                                                                                                                      <a:path h="2274">
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<a:pt x="0" y="2274"/>
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</a:path>
                                                                                                                                    </a:pathLst>
                                                                                                                                  </a:custGeom>
                                                                                                                                  <a:noFill/>
                                                                                                                                  <a:ln w="4141">
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      </a:solidFill>
                                                                                                                                    <a:round/>
                                                                                                                                    <a:headEnd/>
                                                                                                                                    <a:tailEnd/>
                                                                                                                                  </a:ln>
                                                                                                                                  <a:extLst>
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</a:ext>
                                                                                                                                  </a:extLst>
                                                                                                                                </wps:spPr>
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<a:noAutofit/>
                                                                                                                                </wps:bodyPr>
                                                                                                                              </wps:wsp>
                                                                                                                              <wpg:grpSp>
                                                                                                                                <wpg:cNvPr id="131" name="Group 65"/>
                                                                                                                                <wpg:cNvGrpSpPr>
                                                                                                                                  <a:grpSpLocks/>
                                                                                                                                </wpg:cNvGrpSpPr>
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<a:xfrm>
                                                                                                                                    <a:off x="7805" y="-732"/>
                                                                                                                                    <a:ext cx="0" cy="2274"/>
                                                                                                                                    <a:chOff x="7805" y="-732"/>
                                                                                                                                    <a:chExt cx="0" cy="2274"/>
                                                                                                                                  </a:xfrm>
                                                                                                                                </wpg:grpSpPr>
                                                                                                                                <wps:wsp>
                                                                                                                                  <wps:cNvPr id="132" name="Freeform 198"/>
                                                                                                                                  <wps:cNvSpPr>
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</wps:cNvSpPr>
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<a:xfrm>
                                                                                                                                      <a:off x="15610" y="-1464"/>
                                                                                                                                      <a:ext cx="0" cy="2274"/>
                                                                                                                                    </a:xfrm>
                                                                                                                                    <a:custGeom>
                                                                                                                                      <a:avLst/>
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<a:gd name="T0" fmla="+- 0 1542 -732"/>
                                                                                                                                        <a:gd name="T1" fmla="*/ 1542 h 2274"/>
                                                                                                                                        <a:gd name="T2" fmla="+- 0 -732 -732"/>
                                                                                                                                        <a:gd name="T3" fmla="*/ -732 h 2274"/>
                                                                                                                                      </a:gdLst>
                                                                                                                                      <a:ahLst/>
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</a:cxn>
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<a:path h="2274">
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<a:pt x="0" y="2274"/>
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</a:pathLst>
                                                                                                                                    </a:custGeom>
                                                                                                                                    <a:noFill/>
                                                                                                                                    <a:ln w="4141">
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<a:srgbClr val="E5E4E4"/>
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<a:round/>
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<a:tailEnd/>
                                                                                                                                    </a:ln>
                                                                                                                                    <a:extLst>
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</a:ext>
                                                                                                                                    </a:extLst>
                                                                                                                                  </wps:spPr>
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<a:noAutofit/>
                                                                                                                                  </wps:bodyPr>
                                                                                                                                </wps:wsp>
                                                                                                                                <wpg:grpSp>
                                                                                                                                  <wpg:cNvPr id="133" name="Group 66"/>
                                                                                                                                  <wpg:cNvGrpSpPr>
                                                                                                                                    <a:grpSpLocks/>
                                                                                                                                  </wpg:cNvGrpSpPr>
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<a:xfrm>
                                                                                                                                      <a:off x="5891" y="256"/>
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<a:chOff x="5891" y="256"/>
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</a:xfrm>
                                                                                                                                  </wpg:grpSpPr>
                                                                                                                                  <wps:wsp>
                                                                                                                                    <wps:cNvPr id="134" name="Freeform 197"/>
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</wps:cNvSpPr>
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<a:xfrm>
                                                                                                                                        <a:off x="11782" y="512"/>
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</a:xfrm>
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<a:gd name="T0" fmla="+- 0 5891 5891"/>
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<a:gd name="T2" fmla="+- 0 5947 5891"/>
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</a:ln>
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</a:ext>
                                                                                                                                      </a:extLst>
                                                                                                                                    </wps:spPr>
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</wps:bodyPr>
                                                                                                                                  </wps:wsp>
                                                                                                                                  <wpg:grpSp>
                                                                                                                                    <wpg:cNvPr id="135" name="Group 67"/>
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<a:xfrm>
                                                                                                                                        <a:off x="5919" y="256"/>
                                                                                                                                        <a:ext cx="0" cy="719"/>
                                                                                                                                        <a:chOff x="5919" y="256"/>
                                                                                                                                        <a:chExt cx="0" cy="719"/>
                                                                                                                                      </a:xfrm>
                                                                                                                                    </wpg:grpSpPr>
                                                                                                                                    <wps:wsp>
                                                                                                                                      <wps:cNvPr id="136" name="Freeform 196"/>
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<a:off x="11838" y="512"/>
                                                                                                                                          <a:ext cx="0" cy="719"/>
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<a:gd name="T0" fmla="+- 0 256 256"/>
                                                                                                                                            <a:gd name="T1" fmla="*/ 256 h 719"/>
                                                                                                                                            <a:gd name="T2" fmla="+- 0 975 256"/>
                                                                                                                                            <a:gd name="T3" fmla="*/ 975 h 719"/>
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<a:path h="719">
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<a:pt x="0" y="719"/>
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</wps:wsp>
                                                                                                                                    <wpg:grpSp>
                                                                                                                                      <wpg:cNvPr id="137" name="Group 68"/>
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<a:off x="5891" y="975"/>
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<a:chOff x="5891" y="975"/>
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<wps:cNvPr id="138" name="Freeform 195"/>
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<a:off x="11782" y="1950"/>
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<a:gd name="T0" fmla="+- 0 5891 5891"/>
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<a:gd name="T2" fmla="+- 0 5947 5891"/>
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</wps:wsp>
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<wpg:cNvPr id="139" name="Group 69"/>
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<a:off x="6284" y="-162"/>
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<a:chOff x="6284" y="-162"/>
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<wps:cNvPr id="140" name="Freeform 194"/>
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<a:off x="12568" y="-324"/>
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<a:gd name="T0" fmla="+- 0 6284 6284"/>
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<a:gd name="T2" fmla="+- 0 6340 6284"/>
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<wpg:cNvPr id="141" name="Group 70"/>
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<a:off x="6312" y="-162"/>
                                                                                                                                              <a:ext cx="0" cy="873"/>
                                                                                                                                              <a:chOff x="6312" y="-162"/>
                                                                                                                                              <a:chExt cx="0" cy="873"/>
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<wps:cNvPr id="142" name="Freeform 193"/>
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<a:off x="12624" y="-324"/>
                                                                                                                                                <a:ext cx="0" cy="873"/>
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<a:gd name="T0" fmla="+- 0 -162 -162"/>
                                                                                                                                                  <a:gd name="T1" fmla="*/ -162 h 873"/>
                                                                                                                                                  <a:gd name="T2" fmla="+- 0 711 -162"/>
                                                                                                                                                  <a:gd name="T3" fmla="*/ 711 h 873"/>
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<a:path h="873">
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<a:pt x="0" y="873"/>
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<wpg:cNvPr id="143" name="Group 71"/>
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<a:off x="6284" y="711"/>
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<a:chOff x="6284" y="711"/>
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<wps:cNvPr id="144" name="Freeform 192"/>
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<a:off x="12568" y="1422"/>
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<a:gd name="T0" fmla="+- 0 6284 6284"/>
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<a:gd name="T2" fmla="+- 0 6340 6284"/>
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<wpg:cNvPr id="145" name="Group 72"/>
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<a:off x="6677" y="-1"/>
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<a:chOff x="6677" y="-1"/>
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<wps:cNvPr id="146" name="Freeform 191"/>
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<a:off x="13354" y="-2"/>
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<a:gd name="T0" fmla="+- 0 6677 6677"/>
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<a:gd name="T2" fmla="+- 0 6733 6677"/>
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<wpg:cNvPr id="147" name="Group 73"/>
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<a:off x="6705" y="-1"/>
                                                                                                                                                    <a:ext cx="0" cy="812"/>
                                                                                                                                                    <a:chOff x="6705" y="-1"/>
                                                                                                                                                    <a:chExt cx="0" cy="812"/>
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<wps:cNvPr id="148" name="Freeform 190"/>
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<a:off x="13410" y="-2"/>
                                                                                                                                                      <a:ext cx="0" cy="811"/>
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<a:gd name="T0" fmla="+- 0 -1 -1"/>
                                                                                                                                                        <a:gd name="T1" fmla="*/ -1 h 812"/>
                                                                                                                                                        <a:gd name="T2" fmla="+- 0 811 -1"/>
                                                                                                                                                        <a:gd name="T3" fmla="*/ 811 h 812"/>
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<a:path h="812">
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<a:pt x="0" y="812"/>
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<wpg:cNvPr id="149" name="Group 74"/>
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<a:off x="6677" y="810"/>
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<a:chOff x="6677" y="810"/>
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<wps:cNvPr id="150" name="Freeform 189"/>
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<a:off x="13354" y="1620"/>
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<a:gd name="T0" fmla="+- 0 6677 6677"/>
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<a:gd name="T2" fmla="+- 0 6733 6677"/>
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<wpg:cNvPr id="151" name="Group 75"/>
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<a:off x="7777" y="-629"/>
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<a:chOff x="7777" y="-629"/>
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<wps:cNvPr id="152" name="Freeform 188"/>
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<a:off x="15554" y="-1258"/>
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<a:gd name="T0" fmla="+- 0 7777 7777"/>
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<a:gd name="T2" fmla="+- 0 7833 7777"/>
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<wpg:cNvPr id="153" name="Group 76"/>
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<a:off x="7805" y="-629"/>
                                                                                                                                                          <a:ext cx="0" cy="1043"/>
                                                                                                                                                          <a:chOff x="7805" y="-629"/>
                                                                                                                                                          <a:chExt cx="0" cy="1043"/>
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<wps:cNvPr id="154" name="Freeform 187"/>
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<a:off x="15610" y="-1258"/>
                                                                                                                                                            <a:ext cx="0" cy="1044"/>
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<a:gd name="T0" fmla="+- 0 -629 -629"/>
                                                                                                                                                              <a:gd name="T1" fmla="*/ -629 h 1043"/>
                                                                                                                                                              <a:gd name="T2" fmla="+- 0 414 -629"/>
                                                                                                                                                              <a:gd name="T3" fmla="*/ 414 h 1043"/>
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<a:path h="1043">
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<a:pt x="0" y="1043"/>
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<wpg:cNvPr id="155" name="Group 77"/>
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<a:off x="7777" y="415"/>
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<a:chOff x="7777" y="415"/>
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<wps:cNvPr id="156" name="Freeform 186"/>
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<a:off x="15554" y="830"/>
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<a:gd name="T0" fmla="+- 0 7777 7777"/>
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<a:gd name="T2" fmla="+- 0 7833 7777"/>
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<wpg:cNvPr id="157" name="Group 78"/>
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<a:off x="5891" y="664"/>
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<a:chOff x="5891" y="664"/>
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<wps:cNvPr id="158" name="Freeform 185"/>
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<a:off x="11782" y="1328"/>
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<a:gd name="T0" fmla="+- 0 5891 5891"/>
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<a:gd name="T2" fmla="+- 0 5947 5891"/>
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<wpg:cNvPr id="159" name="Group 79"/>
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<a:off x="5919" y="664"/>
                                                                                                                                                                <a:ext cx="0" cy="454"/>
                                                                                                                                                                <a:chOff x="5919" y="664"/>
                                                                                                                                                                <a:chExt cx="0" cy="454"/>
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<wps:cNvPr id="160" name="Freeform 184"/>
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<a:off x="11838" y="1328"/>
                                                                                                                                                                  <a:ext cx="0" cy="454"/>
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<a:gd name="T0" fmla="+- 0 664 664"/>
                                                                                                                                                                    <a:gd name="T1" fmla="*/ 664 h 454"/>
                                                                                                                                                                    <a:gd name="T2" fmla="+- 0 1118 664"/>
                                                                                                                                                                    <a:gd name="T3" fmla="*/ 1118 h 454"/>
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<a:path h="454">
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<a:pt x="0" y="454"/>
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<wpg:cNvPr id="161" name="Group 80"/>
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<a:off x="5891" y="1118"/>
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<a:chOff x="5891" y="1118"/>
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<wps:cNvPr id="162" name="Freeform 183"/>
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<a:off x="11782" y="2236"/>
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<a:gd name="T0" fmla="+- 0 5891 5891"/>
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<a:gd name="T2" fmla="+- 0 5947 5891"/>
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<wpg:cNvPr id="163" name="Group 81"/>
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<a:off x="6284" y="400"/>
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<a:chOff x="6284" y="400"/>
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<wps:cNvPr id="164" name="Freeform 182"/>
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<a:off x="12568" y="800"/>
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<a:gd name="T0" fmla="+- 0 6284 6284"/>
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<a:gd name="T2" fmla="+- 0 6340 6284"/>
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<wpg:cNvPr id="165" name="Group 82"/>
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<a:off x="6312" y="400"/>
                                                                                                                                                                      <a:ext cx="0" cy="779"/>
                                                                                                                                                                      <a:chOff x="6312" y="400"/>
                                                                                                                                                                      <a:chExt cx="0" cy="779"/>
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<wps:cNvPr id="166" name="Freeform 181"/>
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<a:off x="12624" y="800"/>
                                                                                                                                                                        <a:ext cx="0" cy="779"/>
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<a:gd name="T0" fmla="+- 0 400 400"/>
                                                                                                                                                                          <a:gd name="T1" fmla="*/ 400 h 779"/>
                                                                                                                                                                          <a:gd name="T2" fmla="+- 0 1179 400"/>
                                                                                                                                                                          <a:gd name="T3" fmla="*/ 1179 h 779"/>
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<a:path h="779">
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<a:pt x="0" y="779"/>
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<wpg:cNvPr id="167" name="Group 83"/>
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<a:off x="6284" y="1179"/>
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<a:chOff x="6284" y="1179"/>
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<wps:cNvPr id="168" name="Freeform 180"/>
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<a:off x="12568" y="2358"/>
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<a:gd name="T0" fmla="+- 0 6284 6284"/>
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<a:gd name="T2" fmla="+- 0 6340 6284"/>
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<wpg:cNvPr id="169" name="Group 84"/>
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<a:off x="6677" y="426"/>
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<a:chOff x="6677" y="426"/>
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<wps:cNvPr id="170" name="Freeform 179"/>
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<a:off x="13354" y="852"/>
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<a:gd name="T0" fmla="+- 0 6677 6677"/>
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<a:gd name="T2" fmla="+- 0 6733 6677"/>
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<wpg:cNvPr id="171" name="Group 85"/>
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<a:off x="6705" y="426"/>
                                                                                                                                                                            <a:ext cx="0" cy="606"/>
                                                                                                                                                                            <a:chOff x="6705" y="426"/>
                                                                                                                                                                            <a:chExt cx="0" cy="606"/>
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<wps:cNvPr id="172" name="Freeform 178"/>
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<a:off x="13410" y="852"/>
                                                                                                                                                                              <a:ext cx="0" cy="606"/>
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<a:gd name="T0" fmla="+- 0 426 426"/>
                                                                                                                                                                                <a:gd name="T1" fmla="*/ 426 h 606"/>
                                                                                                                                                                                <a:gd name="T2" fmla="+- 0 1032 426"/>
                                                                                                                                                                                <a:gd name="T3" fmla="*/ 1032 h 606"/>
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<a:path h="606">
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<a:pt x="0" y="606"/>
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<wpg:cNvPr id="173" name="Group 86"/>
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<a:off x="6677" y="1032"/>
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<a:chOff x="6677" y="1032"/>
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<wps:cNvPr id="174" name="Freeform 177"/>
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<a:off x="13354" y="2064"/>
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<a:gd name="T0" fmla="+- 0 6677 6677"/>
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<a:gd name="T2" fmla="+- 0 6733 6677"/>
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<wpg:cNvPr id="175" name="Group 87"/>
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<a:off x="7777" y="491"/>
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<a:chOff x="7777" y="491"/>
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<wps:cNvPr id="176" name="Freeform 176"/>
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<a:off x="15554" y="982"/>
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<a:gd name="T0" fmla="+- 0 7777 7777"/>
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<a:gd name="T2" fmla="+- 0 7833 7777"/>
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<wpg:cNvPr id="177" name="Group 88"/>
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<a:off x="7805" y="491"/>
                                                                                                                                                                                  <a:ext cx="0" cy="623"/>
                                                                                                                                                                                  <a:chOff x="7805" y="491"/>
                                                                                                                                                                                  <a:chExt cx="0" cy="623"/>
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<wps:cNvPr id="178" name="Freeform 175"/>
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<a:off x="15610" y="982"/>
                                                                                                                                                                                    <a:ext cx="0" cy="623"/>
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<a:gd name="T0" fmla="+- 0 491 491"/>
                                                                                                                                                                                      <a:gd name="T1" fmla="*/ 491 h 623"/>
                                                                                                                                                                                      <a:gd name="T2" fmla="+- 0 1114 491"/>
                                                                                                                                                                                      <a:gd name="T3" fmla="*/ 1114 h 623"/>
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<a:path h="623">
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<a:pt x="0" y="623"/>
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<wpg:cNvPr id="179" name="Group 89"/>
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<a:off x="7777" y="1114"/>
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<a:chOff x="7777" y="1114"/>
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<wps:cNvPr id="180" name="Freeform 174"/>
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<a:off x="15554" y="2228"/>
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<a:gd name="T0" fmla="+- 0 7777 7777"/>
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<a:gd name="T2" fmla="+- 0 7833 7777"/>
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<wpg:cNvPr id="181" name="Group 90"/>
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<a:off x="5891" y="986"/>
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<a:chOff x="5891" y="986"/>
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<wps:cNvPr id="182" name="Freeform 173"/>
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<a:off x="11782" y="1972"/>
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<a:gd name="T0" fmla="+- 0 5891 5891"/>
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<a:gd name="T2" fmla="+- 0 5947 5891"/>
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<wpg:cNvPr id="183" name="Group 91"/>
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<a:off x="5919" y="986"/>
                                                                                                                                                                                        <a:ext cx="0" cy="322"/>
                                                                                                                                                                                        <a:chOff x="5919" y="986"/>
                                                                                                                                                                                        <a:chExt cx="0" cy="322"/>
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<wps:cNvPr id="184" name="Freeform 172"/>
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<a:off x="11838" y="1972"/>
                                                                                                                                                                                          <a:ext cx="0" cy="322"/>
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<a:gd name="T0" fmla="+- 0 986 986"/>
                                                                                                                                                                                            <a:gd name="T1" fmla="*/ 986 h 322"/>
                                                                                                                                                                                            <a:gd name="T2" fmla="+- 0 1308 986"/>
                                                                                                                                                                                            <a:gd name="T3" fmla="*/ 1308 h 322"/>
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<a:path h="322">
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<a:pt x="0" y="322"/>
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<wpg:cNvPr id="185" name="Group 92"/>
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<a:off x="5891" y="1308"/>
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<a:chOff x="5891" y="1308"/>
    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<wps:cNvPr id="186" name="Freeform 171"/>
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<a:off x="11782" y="2616"/>
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<a:gd name="T0" fmla="+- 0 5891 5891"/>
    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    <a:gd name="T2" fmla="+- 0 5947 5891"/>
    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<wpg:cNvPr id="187" name="Group 93"/>
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<a:off x="6284" y="1010"/>
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<a:chOff x="6284" y="1010"/>
      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<wps:cNvPr id="188" name="Freeform 170"/>
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<a:off x="12568" y="2020"/>
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<a:gd name="T0" fmla="+- 0 6284 6284"/>
      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      <a:gd name="T2" fmla="+- 0 6340 6284"/>
      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<wpg:cNvPr id="189" name="Group 94"/>
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<a:off x="6312" y="1010"/>
                                                                                                                                                                                              <a:ext cx="0" cy="282"/>
                                                                                                                                                                                              <a:chOff x="6312" y="1010"/>
                                                                                                                                                                                              <a:chExt cx="0" cy="282"/>
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<wps:cNvPr id="190" name="Freeform 169"/>
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<a:off x="12624" y="2020"/>
                                                                                                                                                                                                <a:ext cx="0" cy="282"/>
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<a:gd name="T0" fmla="+- 0 1010 1010"/>
                                                                                                                                                                                                  <a:gd name="T1" fmla="*/ 1010 h 282"/>
                                                                                                                                                                                                  <a:gd name="T2" fmla="+- 0 1292 1010"/>
                                                                                                                                                                                                  <a:gd name="T3" fmla="*/ 1292 h 282"/>
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<a:path h="282">
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<a:pt x="0" y="282"/>
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<wpg:cNvPr id="191" name="Group 95"/>
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<a:off x="6284" y="1292"/>
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<a:chOff x="6284" y="1292"/>
          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<wps:cNvPr id="192" name="Freeform 168"/>
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<a:off x="12568" y="2584"/>
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<a:gd name="T0" fmla="+- 0 6284 6284"/>
          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          <a:gd name="T2" fmla="+- 0 6340 6284"/>
          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<wpg:cNvPr id="193" name="Group 96"/>
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<a:off x="6677" y="821"/>
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<a:chOff x="6677" y="821"/>
            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<wps:cNvPr id="194" name="Freeform 167"/>
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<a:off x="13354" y="1642"/>
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<a:gd name="T0" fmla="+- 0 6677 6677"/>
            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            <a:gd name="T2" fmla="+- 0 6733 6677"/>
            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<wpg:cNvPr id="195" name="Group 97"/>
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<a:off x="6705" y="821"/>
                                                                                                                                                                                                    <a:ext cx="0" cy="423"/>
                                                                                                                                                                                                    <a:chOff x="6705" y="821"/>
                                                                                                                                                                                                    <a:chExt cx="0" cy="423"/>
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<wps:cNvPr id="196" name="Freeform 166"/>
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<a:off x="13410" y="1642"/>
                                                                                                                                                                                                      <a:ext cx="0" cy="423"/>
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<a:gd name="T0" fmla="+- 0 821 821"/>
                                                                                                                                                                                                        <a:gd name="T1" fmla="*/ 821 h 423"/>
                                                                                                                                                                                                        <a:gd name="T2" fmla="+- 0 1244 821"/>
                                                                                                                                                                                                        <a:gd name="T3" fmla="*/ 1244 h 423"/>
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<a:path h="423">
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<a:pt x="0" y="423"/>
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<wpg:cNvPr id="197" name="Group 98"/>
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<a:off x="6677" y="1244"/>
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<a:chOff x="6677" y="1244"/>
                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<wps:cNvPr id="198" name="Freeform 165"/>
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<a:off x="13354" y="2488"/>
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<a:gd name="T0" fmla="+- 0 6677 6677"/>
                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                <a:gd name="T2" fmla="+- 0 6733 6677"/>
                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<wpg:cNvPr id="199" name="Group 99"/>
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<a:off x="7777" y="912"/>
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<a:chOff x="7777" y="912"/>
                  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<wps:cNvPr id="200" name="Freeform 164"/>
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<a:off x="15554" y="1824"/>
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<a:gd name="T0" fmla="+- 0 7777 7777"/>
                  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                  <a:gd name="T2" fmla="+- 0 7833 7777"/>
                  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<wpg:cNvPr id="201" name="Group 100"/>
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<a:off x="7805" y="912"/>
                                                                                                                                                                                                          <a:ext cx="0" cy="411"/>
                                                                                                                                                                                                          <a:chOff x="7805" y="912"/>
                                                                                                                                                                                                          <a:chExt cx="0" cy="411"/>
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<wps:cNvPr id="202" name="Freeform 163"/>
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<a:off x="15610" y="1824"/>
                                                                                                                                                                                                            <a:ext cx="0" cy="411"/>
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<a:gd name="T0" fmla="+- 0 912 912"/>
                                                                                                                                                                                                              <a:gd name="T1" fmla="*/ 912 h 411"/>
                                                                                                                                                                                                              <a:gd name="T2" fmla="+- 0 1323 912"/>
                                                                                                                                                                                                              <a:gd name="T3" fmla="*/ 1323 h 411"/>
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<a:path h="411">
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<a:pt x="0" y="411"/>
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<wpg:cNvPr id="203" name="Group 101"/>
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<a:off x="7777" y="1323"/>
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<a:chOff x="7777" y="1323"/>
                      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<wps:cNvPr id="204" name="Freeform 162"/>
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<a:off x="15554" y="2646"/>
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<a:gd name="T0" fmla="+- 0 7777 7777"/>
                      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                      <a:gd name="T2" fmla="+- 0 7833 7777"/>
                      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<wpg:cNvPr id="205" name="Group 102"/>
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<a:off x="5891" y="1073"/>
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<a:chOff x="5891" y="1073"/>
                        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<wps:cNvPr id="206" name="Freeform 161"/>
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<a:off x="11782" y="2146"/>
  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<a:gd name="T0" fmla="+- 0 5891 5891"/>
                        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                        <a:gd name="T2" fmla="+- 0 5947 5891"/>
                        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<wpg:cNvPr id="207" name="Group 103"/>
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<a:off x="5919" y="1073"/>
                                                                                                                                                                                                                <a:ext cx="0" cy="291"/>
                                                                                                                                                                                                                <a:chOff x="5919" y="1073"/>
                                                                                                                                                                                                                <a:chExt cx="0" cy="291"/>
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<wps:cNvPr id="208" name="Freeform 160"/>
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<a:off x="11838" y="2146"/>
                                                                                                                                                                                                                  <a:ext cx="0" cy="291"/>
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<a:gd name="T0" fmla="+- 0 1073 1073"/>
                                                                                                                                                                                                                    <a:gd name="T1" fmla="*/ 1073 h 291"/>
                                                                                                                                                                                                                    <a:gd name="T2" fmla="+- 0 1364 1073"/>
                                                                                                                                                                                                                    <a:gd name="T3" fmla="*/ 1364 h 291"/>
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<a:path h="291">
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<a:pt x="0" y="291"/>
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<wpg:cNvPr id="209" name="Group 104"/>
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<a:off x="5891" y="1364"/>
    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    <a:chOff x="5891" y="1364"/>
                            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<wps:cNvPr id="210" name="Freeform 159"/>
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<a:off x="11782" y="2728"/>
      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<a:gd name="T0" fmla="+- 0 5891 5891"/>
                            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                            <a:gd name="T2" fmla="+- 0 5947 5891"/>
                            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<wpg:cNvPr id="211" name="Group 105"/>
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<a:off x="6284" y="893"/>
      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      <a:chOff x="6284" y="893"/>
                              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<wps:cNvPr id="212" name="Freeform 158"/>
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<a:off x="12568" y="1786"/>
        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<a:gd name="T0" fmla="+- 0 6284 6284"/>
                              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                              <a:gd name="T2" fmla="+- 0 6340 6284"/>
                              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<wpg:cNvPr id="213" name="Group 106"/>
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<a:off x="6312" y="893"/>
                                                                                                                                                                                                                      <a:ext cx="0" cy="356"/>
                                                                                                                                                                                                                      <a:chOff x="6312" y="893"/>
                                                                                                                                                                                                                      <a:chExt cx="0" cy="356"/>
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<wps:cNvPr id="214" name="Freeform 157"/>
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<a:off x="12624" y="1786"/>
                                                                                                                                                                                                                        <a:ext cx="0" cy="356"/>
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<a:gd name="T0" fmla="+- 0 893 893"/>
                                                                                                                                                                                                                          <a:gd name="T1" fmla="*/ 893 h 356"/>
                                                                                                                                                                                                                          <a:gd name="T2" fmla="+- 0 1249 893"/>
                                                                                                                                                                                                                          <a:gd name="T3" fmla="*/ 1249 h 356"/>
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<a:path h="356">
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<a:pt x="0" y="356"/>
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<wpg:cNvPr id="215" name="Group 107"/>
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<a:off x="6284" y="1249"/>
          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          <a:chOff x="6284" y="1249"/>
                                  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<wps:cNvPr id="216" name="Freeform 156"/>
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<a:off x="12568" y="2498"/>
            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<a:gd name="T0" fmla="+- 0 6284 6284"/>
                                  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                                  <a:gd name="T2" fmla="+- 0 6340 6284"/>
                                  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<wpg:cNvPr id="217" name="Group 108"/>
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<a:off x="6677" y="876"/>
            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            <a:chOff x="6677" y="876"/>
                                    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<wps:cNvPr id="218" name="Freeform 155"/>
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<a:off x="13354" y="1752"/>
              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<a:gd name="T0" fmla="+- 0 6677 6677"/>
                                    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                                    <a:gd name="T2" fmla="+- 0 6733 6677"/>
                                    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<wpg:cNvPr id="219" name="Group 109"/>
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<a:off x="6705" y="876"/>
                                                                                                                                                                                                                            <a:ext cx="0" cy="326"/>
                                                                                                                                                                                                                            <a:chOff x="6705" y="876"/>
                                                                                                                                                                                                                            <a:chExt cx="0" cy="326"/>
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<wps:cNvPr id="220" name="Freeform 154"/>
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<a:off x="13410" y="1752"/>
                                                                                                                                                                                                                              <a:ext cx="0" cy="327"/>
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<a:gd name="T0" fmla="+- 0 876 876"/>
                                                                                                                                                                                                                                <a:gd name="T1" fmla="*/ 876 h 326"/>
                                                                                                                                                                                                                                <a:gd name="T2" fmla="+- 0 1202 876"/>
                                                                                                                                                                                                                                <a:gd name="T3" fmla="*/ 1202 h 326"/>
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<a:path h="326">
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<a:pt x="0" y="326"/>
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<wpg:cNvPr id="221" name="Group 110"/>
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<a:off x="6677" y="1203"/>
                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                <a:chOff x="6677" y="1203"/>
                                        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<wps:cNvPr id="222" name="Freeform 153"/>
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<a:off x="13354" y="2406"/>
                  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<a:gd name="T0" fmla="+- 0 6677 6677"/>
                                        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                                        <a:gd name="T2" fmla="+- 0 6733 6677"/>
                                        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<wpg:cNvPr id="223" name="Group 111"/>
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<a:off x="7777" y="1031"/>
                  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                  <a:chOff x="7777" y="1031"/>
                                          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<wps:cNvPr id="224" name="Freeform 152"/>
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<a:off x="15554" y="2062"/>
                    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<a:gd name="T0" fmla="+- 0 7777 7777"/>
                                          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                                          <a:gd name="T2" fmla="+- 0 7833 7777"/>
                                          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<wpg:cNvPr id="225" name="Group 112"/>
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<a:off x="7805" y="1031"/>
                                                                                                                                                                                                                                  <a:ext cx="0" cy="408"/>
                                                                                                                                                                                                                                  <a:chOff x="7805" y="1031"/>
                                                                                                                                                                                                                                  <a:chExt cx="0" cy="408"/>
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<wps:cNvPr id="226" name="Freeform 151"/>
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<a:off x="15610" y="2062"/>
                                                                                                                                                                                                                                    <a:ext cx="0" cy="408"/>
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<a:gd name="T0" fmla="+- 0 1031 1031"/>
                                                                                                                                                                                                                                      <a:gd name="T1" fmla="*/ 1031 h 408"/>
                                                                                                                                                                                                                                      <a:gd name="T2" fmla="+- 0 1439 1031"/>
                                                                                                                                                                                                                                      <a:gd name="T3" fmla="*/ 1439 h 408"/>
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<a:path h="408">
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<a:pt x="0" y="408"/>
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<wpg:cNvPr id="227" name="Group 113"/>
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<a:off x="7777" y="1439"/>
                      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                      <a:chOff x="7777" y="1439"/>
                                                                                                                                                                                                                                    <a:chExt cx="56" cy="0"/>
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<wps:cNvPr id="228" name="Freeform 150"/>
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<a:off x="15554" y="2878"/>
                                                                                                                                                                                                                                      <a:ext cx="56" cy="0"/>
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<a:gd name="T0" fmla="+- 0 7777 7777"/>
                                                                                                                                                                                                                                        <a:gd name="T1" fmla="*/ T0 w 56"/>
                                                                                                                                                                                                                                        <a:gd name="T2" fmla="+- 0 7833 7777"/>
                                                                                                                                                                                                                                        <a:gd name="T3" fmla="*/ T2 w 56"/>
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<a:path w="56">
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<a:pt x="56" y="0"/>
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<a:srgbClr val="999898"/>
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<wpg:cNvPr id="229" name="Group 114"/>
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<a:off x="5919" y="-86"/>
                                                                                                                                                                                                                                      <a:ext cx="1885" cy="682"/>
                                                                                                                                                                                                                                      <a:chOff x="5919" y="-86"/>
                                                                                                                                                                                                                                      <a:chExt cx="1885" cy="682"/>
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<wps:cNvPr id="230" name="Freeform 149"/>
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<a:off x="11838" y="-172"/>
                                                                                                                                                                                                                                        <a:ext cx="1886" cy="683"/>
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<a:gd name="T0" fmla="+- 0 5943 5919"/>
                                                                                                                                                                                                                                          <a:gd name="T1" fmla="*/ T0 w 1885"/>
                                                                                                                                                                                                                                          <a:gd name="T2" fmla="+- 0 587 -86"/>
                                                                                                                                                                                                                                          <a:gd name="T3" fmla="*/ 587 h 682"/>
                                                                                                                                                                                                                                          <a:gd name="T4" fmla="+- 0 5991 5919"/>
                                                                                                                                                                                                                                          <a:gd name="T5" fmla="*/ T4 w 1885"/>
                                                                                                                                                                                                                                          <a:gd name="T6" fmla="+- 0 570 -86"/>
                                                                                                                                                                                                                                          <a:gd name="T7" fmla="*/ 570 h 682"/>
                                                                                                                                                                                                                                          <a:gd name="T8" fmla="+- 0 6039 5919"/>
                                                                                                                                                                                                                                          <a:gd name="T9" fmla="*/ T8 w 1885"/>
                                                                                                                                                                                                                                          <a:gd name="T10" fmla="+- 0 552 -86"/>
                                                                                                                                                                                                                                          <a:gd name="T11" fmla="*/ 552 h 682"/>
                                                                                                                                                                                                                                          <a:gd name="T12" fmla="+- 0 6086 5919"/>
                                                                                                                                                                                                                                          <a:gd name="T13" fmla="*/ T12 w 1885"/>
                                                                                                                                                                                                                                          <a:gd name="T14" fmla="+- 0 535 -86"/>
                                                                                                                                                                                                                                          <a:gd name="T15" fmla="*/ 535 h 682"/>
                                                                                                                                                                                                                                          <a:gd name="T16" fmla="+- 0 6134 5919"/>
                                                                                                                                                                                                                                          <a:gd name="T17" fmla="*/ T16 w 1885"/>
                                                                                                                                                                                                                                          <a:gd name="T18" fmla="+- 0 518 -86"/>
                                                                                                                                                                                                                                          <a:gd name="T19" fmla="*/ 518 h 682"/>
                                                                                                                                                                                                                                          <a:gd name="T20" fmla="+- 0 6182 5919"/>
                                                                                                                                                                                                                                          <a:gd name="T21" fmla="*/ T20 w 1885"/>
                                                                                                                                                                                                                                          <a:gd name="T22" fmla="+- 0 500 -86"/>
                                                                                                                                                                                                                                          <a:gd name="T23" fmla="*/ 500 h 682"/>
                                                                                                                                                                                                                                          <a:gd name="T24" fmla="+- 0 6229 5919"/>
                                                                                                                                                                                                                                          <a:gd name="T25" fmla="*/ T24 w 1885"/>
                                                                                                                                                                                                                                          <a:gd name="T26" fmla="+- 0 483 -86"/>
                                                                                                                                                                                                                                          <a:gd name="T27" fmla="*/ 483 h 682"/>
                                                                                                                                                                                                                                          <a:gd name="T28" fmla="+- 0 6277 5919"/>
                                                                                                                                                                                                                                          <a:gd name="T29" fmla="*/ T28 w 1885"/>
                                                                                                                                                                                                                                          <a:gd name="T30" fmla="+- 0 466 -86"/>
                                                                                                                                                                                                                                          <a:gd name="T31" fmla="*/ 466 h 682"/>
                                                                                                                                                                                                                                          <a:gd name="T32" fmla="+- 0 6325 5919"/>
                                                                                                                                                                                                                                          <a:gd name="T33" fmla="*/ T32 w 1885"/>
                                                                                                                                                                                                                                          <a:gd name="T34" fmla="+- 0 449 -86"/>
                                                                                                                                                                                                                                          <a:gd name="T35" fmla="*/ 449 h 682"/>
                                                                                                                                                                                                                                          <a:gd name="T36" fmla="+- 0 6373 5919"/>
                                                                                                                                                                                                                                          <a:gd name="T37" fmla="*/ T36 w 1885"/>
                                                                                                                                                                                                                                          <a:gd name="T38" fmla="+- 0 431 -86"/>
                                                                                                                                                                                                                                          <a:gd name="T39" fmla="*/ 431 h 682"/>
                                                                                                                                                                                                                                          <a:gd name="T40" fmla="+- 0 6420 5919"/>
                                                                                                                                                                                                                                          <a:gd name="T41" fmla="*/ T40 w 1885"/>
                                                                                                                                                                                                                                          <a:gd name="T42" fmla="+- 0 414 -86"/>
                                                                                                                                                                                                                                          <a:gd name="T43" fmla="*/ 414 h 682"/>
                                                                                                                                                                                                                                          <a:gd name="T44" fmla="+- 0 6468 5919"/>
                                                                                                                                                                                                                                          <a:gd name="T45" fmla="*/ T44 w 1885"/>
                                                                                                                                                                                                                                          <a:gd name="T46" fmla="+- 0 397 -86"/>
                                                                                                                                                                                                                                          <a:gd name="T47" fmla="*/ 397 h 682"/>
                                                                                                                                                                                                                                          <a:gd name="T48" fmla="+- 0 6516 5919"/>
                                                                                                                                                                                                                                          <a:gd name="T49" fmla="*/ T48 w 1885"/>
                                                                                                                                                                                                                                          <a:gd name="T50" fmla="+- 0 380 -86"/>
                                                                                                                                                                                                                                          <a:gd name="T51" fmla="*/ 380 h 682"/>
                                                                                                                                                                                                                                          <a:gd name="T52" fmla="+- 0 6564 5919"/>
                                                                                                                                                                                                                                          <a:gd name="T53" fmla="*/ T52 w 1885"/>
                                                                                                                                                                                                                                          <a:gd name="T54" fmla="+- 0 362 -86"/>
                                                                                                                                                                                                                                          <a:gd name="T55" fmla="*/ 362 h 682"/>
                                                                                                                                                                                                                                          <a:gd name="T56" fmla="+- 0 6611 5919"/>
                                                                                                                                                                                                                                          <a:gd name="T57" fmla="*/ T56 w 1885"/>
                                                                                                                                                                                                                                          <a:gd name="T58" fmla="+- 0 345 -86"/>
                                                                                                                                                                                                                                          <a:gd name="T59" fmla="*/ 345 h 682"/>
                                                                                                                                                                                                                                          <a:gd name="T60" fmla="+- 0 6659 5919"/>
                                                                                                                                                                                                                                          <a:gd name="T61" fmla="*/ T60 w 1885"/>
                                                                                                                                                                                                                                          <a:gd name="T62" fmla="+- 0 328 -86"/>
                                                                                                                                                                                                                                          <a:gd name="T63" fmla="*/ 328 h 682"/>
                                                                                                                                                                                                                                          <a:gd name="T64" fmla="+- 0 6707 5919"/>
                                                                                                                                                                                                                                          <a:gd name="T65" fmla="*/ T64 w 1885"/>
                                                                                                                                                                                                                                          <a:gd name="T66" fmla="+- 0 311 -86"/>
                                                                                                                                                                                                                                          <a:gd name="T67" fmla="*/ 311 h 682"/>
                                                                                                                                                                                                                                          <a:gd name="T68" fmla="+- 0 6755 5919"/>
                                                                                                                                                                                                                                          <a:gd name="T69" fmla="*/ T68 w 1885"/>
                                                                                                                                                                                                                                          <a:gd name="T70" fmla="+- 0 293 -86"/>
                                                                                                                                                                                                                                          <a:gd name="T71" fmla="*/ 293 h 682"/>
                                                                                                                                                                                                                                          <a:gd name="T72" fmla="+- 0 6802 5919"/>
                                                                                                                                                                                                                                          <a:gd name="T73" fmla="*/ T72 w 1885"/>
                                                                                                                                                                                                                                          <a:gd name="T74" fmla="+- 0 276 -86"/>
                                                                                                                                                                                                                                          <a:gd name="T75" fmla="*/ 276 h 682"/>
                                                                                                                                                                                                                                          <a:gd name="T76" fmla="+- 0 6850 5919"/>
                                                                                                                                                                                                                                          <a:gd name="T77" fmla="*/ T76 w 1885"/>
                                                                                                                                                                                                                                          <a:gd name="T78" fmla="+- 0 259 -86"/>
                                                                                                                                                                                                                                          <a:gd name="T79" fmla="*/ 259 h 682"/>
                                                                                                                                                                                                                                          <a:gd name="T80" fmla="+- 0 6897 5919"/>
                                                                                                                                                                                                                                          <a:gd name="T81" fmla="*/ T80 w 1885"/>
                                                                                                                                                                                                                                          <a:gd name="T82" fmla="+- 0 243 -86"/>
                                                                                                                                                                                                                                          <a:gd name="T83" fmla="*/ 243 h 682"/>
                                                                                                                                                                                                                                          <a:gd name="T84" fmla="+- 0 6945 5919"/>
                                                                                                                                                                                                                                          <a:gd name="T85" fmla="*/ T84 w 1885"/>
                                                                                                                                                                                                                                          <a:gd name="T86" fmla="+- 0 225 -86"/>
                                                                                                                                                                                                                                          <a:gd name="T87" fmla="*/ 225 h 682"/>
                                                                                                                                                                                                                                          <a:gd name="T88" fmla="+- 0 6992 5919"/>
                                                                                                                                                                                                                                          <a:gd name="T89" fmla="*/ T88 w 1885"/>
                                                                                                                                                                                                                                          <a:gd name="T90" fmla="+- 0 208 -86"/>
                                                                                                                                                                                                                                          <a:gd name="T91" fmla="*/ 208 h 682"/>
                                                                                                                                                                                                                                          <a:gd name="T92" fmla="+- 0 7040 5919"/>
                                                                                                                                                                                                                                          <a:gd name="T93" fmla="*/ T92 w 1885"/>
                                                                                                                                                                                                                                          <a:gd name="T94" fmla="+- 0 191 -86"/>
                                                                                                                                                                                                                                          <a:gd name="T95" fmla="*/ 191 h 682"/>
                                                                                                                                                                                                                                          <a:gd name="T96" fmla="+- 0 7088 5919"/>
                                                                                                                                                                                                                                          <a:gd name="T97" fmla="*/ T96 w 1885"/>
                                                                                                                                                                                                                                          <a:gd name="T98" fmla="+- 0 173 -86"/>
                                                                                                                                                                                                                                          <a:gd name="T99" fmla="*/ 173 h 682"/>
                                                                                                                                                                                                                                          <a:gd name="T100" fmla="+- 0 7135 5919"/>
                                                                                                                                                                                                                                          <a:gd name="T101" fmla="*/ T100 w 1885"/>
                                                                                                                                                                                                                                          <a:gd name="T102" fmla="+- 0 156 -86"/>
                                                                                                                                                                                                                                          <a:gd name="T103" fmla="*/ 156 h 682"/>
                                                                                                                                                                                                                                          <a:gd name="T104" fmla="+- 0 7183 5919"/>
                                                                                                                                                                                                                                          <a:gd name="T105" fmla="*/ T104 w 1885"/>
                                                                                                                                                                                                                                          <a:gd name="T106" fmla="+- 0 139 -86"/>
                                                                                                                                                                                                                                          <a:gd name="T107" fmla="*/ 139 h 682"/>
                                                                                                                                                                                                                                          <a:gd name="T108" fmla="+- 0 7231 5919"/>
                                                                                                                                                                                                                                          <a:gd name="T109" fmla="*/ T108 w 1885"/>
                                                                                                                                                                                                                                          <a:gd name="T110" fmla="+- 0 122 -86"/>
                                                                                                                                                                                                                                          <a:gd name="T111" fmla="*/ 122 h 682"/>
                                                                                                                                                                                                                                          <a:gd name="T112" fmla="+- 0 7279 5919"/>
                                                                                                                                                                                                                                          <a:gd name="T113" fmla="*/ T112 w 1885"/>
                                                                                                                                                                                                                                          <a:gd name="T114" fmla="+- 0 104 -86"/>
                                                                                                                                                                                                                                          <a:gd name="T115" fmla="*/ 104 h 682"/>
                                                                                                                                                                                                                                          <a:gd name="T116" fmla="+- 0 7326 5919"/>
                                                                                                                                                                                                                                          <a:gd name="T117" fmla="*/ T116 w 1885"/>
                                                                                                                                                                                                                                          <a:gd name="T118" fmla="+- 0 87 -86"/>
                                                                                                                                                                                                                                          <a:gd name="T119" fmla="*/ 87 h 682"/>
                                                                                                                                                                                                                                          <a:gd name="T120" fmla="+- 0 7374 5919"/>
                                                                                                                                                                                                                                          <a:gd name="T121" fmla="*/ T120 w 1885"/>
                                                                                                                                                                                                                                          <a:gd name="T122" fmla="+- 0 70 -86"/>
                                                                                                                                                                                                                                          <a:gd name="T123" fmla="*/ 70 h 682"/>
                                                                                                                                                                                                                                          <a:gd name="T124" fmla="+- 0 7422 5919"/>
                                                                                                                                                                                                                                          <a:gd name="T125" fmla="*/ T124 w 1885"/>
                                                                                                                                                                                                                                          <a:gd name="T126" fmla="+- 0 53 -86"/>
                                                                                                                                                                                                                                          <a:gd name="T127" fmla="*/ 53 h 682"/>
                                                                                                                                                                                                                                          <a:gd name="T128" fmla="+- 0 7469 5919"/>
                                                                                                                                                                                                                                          <a:gd name="T129" fmla="*/ T128 w 1885"/>
                                                                                                                                                                                                                                          <a:gd name="T130" fmla="+- 0 35 -86"/>
                                                                                                                                                                                                                                          <a:gd name="T131" fmla="*/ 35 h 682"/>
                                                                                                                                                                                                                                          <a:gd name="T132" fmla="+- 0 7517 5919"/>
                                                                                                                                                                                                                                          <a:gd name="T133" fmla="*/ T132 w 1885"/>
                                                                                                                                                                                                                                          <a:gd name="T134" fmla="+- 0 18 -86"/>
                                                                                                                                                                                                                                          <a:gd name="T135" fmla="*/ 18 h 682"/>
                                                                                                                                                                                                                                          <a:gd name="T136" fmla="+- 0 7565 5919"/>
                                                                                                                                                                                                                                          <a:gd name="T137" fmla="*/ T136 w 1885"/>
                                                                                                                                                                                                                                          <a:gd name="T138" fmla="+- 0 1 -86"/>
                                                                                                                                                                                                                                          <a:gd name="T139" fmla="*/ 1 h 682"/>
                                                                                                                                                                                                                                          <a:gd name="T140" fmla="+- 0 7613 5919"/>
                                                                                                                                                                                                                                          <a:gd name="T141" fmla="*/ T140 w 1885"/>
                                                                                                                                                                                                                                          <a:gd name="T142" fmla="+- 0 -17 -86"/>
                                                                                                                                                                                                                                          <a:gd name="T143" fmla="*/ -17 h 682"/>
                                                                                                                                                                                                                                          <a:gd name="T144" fmla="+- 0 7660 5919"/>
                                                                                                                                                                                                                                          <a:gd name="T145" fmla="*/ T144 w 1885"/>
                                                                                                                                                                                                                                          <a:gd name="T146" fmla="+- 0 -34 -86"/>
                                                                                                                                                                                                                                          <a:gd name="T147" fmla="*/ -34 h 682"/>
                                                                                                                                                                                                                                          <a:gd name="T148" fmla="+- 0 7708 5919"/>
                                                                                                                                                                                                                                          <a:gd name="T149" fmla="*/ T148 w 1885"/>
                                                                                                                                                                                                                                          <a:gd name="T150" fmla="+- 0 -51 -86"/>
                                                                                                                                                                                                                                          <a:gd name="T151" fmla="*/ -51 h 682"/>
                                                                                                                                                                                                                                          <a:gd name="T152" fmla="+- 0 7756 5919"/>
                                                                                                                                                                                                                                          <a:gd name="T153" fmla="*/ T152 w 1885"/>
                                                                                                                                                                                                                                          <a:gd name="T154" fmla="+- 0 -68 -86"/>
                                                                                                                                                                                                                                          <a:gd name="T155" fmla="*/ -68 h 682"/>
                                                                                                                                                                                                                                          <a:gd name="T156" fmla="+- 0 7804 5919"/>
                                                                                                                                                                                                                                          <a:gd name="T157" fmla="*/ T156 w 1885"/>
                                                                                                                                                                                                                                          <a:gd name="T158" fmla="+- 0 -86 -86"/>
                                                                                                                                                                                                                                          <a:gd name="T159" fmla="*/ -86 h 682"/>
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" y="T3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5" y="T7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9" y="T11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3" y="T15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7" y="T19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21" y="T23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25" y="T27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29" y="T31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33" y="T35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37" y="T39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41" y="T43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45" y="T47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49" y="T51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53" y="T55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57" y="T59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61" y="T63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65" y="T67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69" y="T71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73" y="T75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77" y="T79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81" y="T83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85" y="T87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89" y="T91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93" y="T95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97" y="T99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01" y="T103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05" y="T107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09" y="T111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13" y="T115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17" y="T119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21" y="T123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25" y="T127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29" y="T131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33" y="T135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37" y="T139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41" y="T143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45" y="T147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49" y="T151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53" y="T155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<a:pos x="T157" y="T159"/>
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<a:path w="1885" h="682">
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<a:pt x="0" y="682"/>
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24" y="673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48" y="664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72" y="656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96" y="647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20" y="638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43" y="630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67" y="621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91" y="612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215" y="604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239" y="595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263" y="586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287" y="578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310" y="569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334" y="561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358" y="552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382" y="543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406" y="535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430" y="526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454" y="517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478" y="509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501" y="500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525" y="491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549" y="483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573" y="474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597" y="466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621" y="457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645" y="448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669" y="440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692" y="431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716" y="422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740" y="414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764" y="405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788" y="397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812" y="388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836" y="379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859" y="371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883" y="362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907" y="353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931" y="345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954" y="337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978" y="329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002" y="320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026" y="311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049" y="303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073" y="294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097" y="285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121" y="277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145" y="268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169" y="259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193" y="251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216" y="242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240" y="234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264" y="225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288" y="216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312" y="208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336" y="199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360" y="190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383" y="182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407" y="173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431" y="164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455" y="156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479" y="147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503" y="139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527" y="130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550" y="121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574" y="113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598" y="104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622" y="95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646" y="87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670" y="78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694" y="69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718" y="61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741" y="52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765" y="44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789" y="35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813" y="26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837" y="18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861" y="9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<a:pt x="1885" y="0"/>
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<a:srgbClr val="F8766C"/>
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<a:prstDash val="lgDash"/>
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<wpg:cNvPr id="231" name="Group 115"/>
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<a:off x="5919" y="788"/>
                                                                                                                                                                                                                                        <a:ext cx="1885" cy="65"/>
                                                                                                                                                                                                                                        <a:chOff x="5919" y="788"/>
                                                                                                                                                                                                                                        <a:chExt cx="1885" cy="65"/>
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<wps:cNvPr id="232" name="Freeform 148"/>
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<a:off x="11838" y="1576"/>
                                                                                                                                                                                                                                          <a:ext cx="1886" cy="64"/>
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<a:gd name="T0" fmla="+- 0 5943 5919"/>
                                                                                                                                                                                                                                            <a:gd name="T1" fmla="*/ T0 w 1885"/>
                                                                                                                                                                                                                                            <a:gd name="T2" fmla="+- 0 853 788"/>
                                                                                                                                                                                                                                            <a:gd name="T3" fmla="*/ 853 h 65"/>
                                                                                                                                                                                                                                            <a:gd name="T4" fmla="+- 0 5991 5919"/>
                                                                                                                                                                                                                                            <a:gd name="T5" fmla="*/ T4 w 1885"/>
                                                                                                                                                                                                                                            <a:gd name="T6" fmla="+- 0 851 788"/>
                                                                                                                                                                                                                                            <a:gd name="T7" fmla="*/ 851 h 65"/>
                                                                                                                                                                                                                                            <a:gd name="T8" fmla="+- 0 6039 5919"/>
                                                                                                                                                                                                                                            <a:gd name="T9" fmla="*/ T8 w 1885"/>
                                                                                                                                                                                                                                            <a:gd name="T10" fmla="+- 0 849 788"/>
                                                                                                                                                                                                                                            <a:gd name="T11" fmla="*/ 849 h 65"/>
                                                                                                                                                                                                                                            <a:gd name="T12" fmla="+- 0 6086 5919"/>
                                                                                                                                                                                                                                            <a:gd name="T13" fmla="*/ T12 w 1885"/>
                                                                                                                                                                                                                                            <a:gd name="T14" fmla="+- 0 848 788"/>
                                                                                                                                                                                                                                            <a:gd name="T15" fmla="*/ 848 h 65"/>
                                                                                                                                                                                                                                            <a:gd name="T16" fmla="+- 0 6134 5919"/>
                                                                                                                                                                                                                                            <a:gd name="T17" fmla="*/ T16 w 1885"/>
                                                                                                                                                                                                                                            <a:gd name="T18" fmla="+- 0 846 788"/>
                                                                                                                                                                                                                                            <a:gd name="T19" fmla="*/ 846 h 65"/>
                                                                                                                                                                                                                                            <a:gd name="T20" fmla="+- 0 6182 5919"/>
                                                                                                                                                                                                                                            <a:gd name="T21" fmla="*/ T20 w 1885"/>
                                                                                                                                                                                                                                            <a:gd name="T22" fmla="+- 0 844 788"/>
                                                                                                                                                                                                                                            <a:gd name="T23" fmla="*/ 844 h 65"/>
                                                                                                                                                                                                                                            <a:gd name="T24" fmla="+- 0 6229 5919"/>
                                                                                                                                                                                                                                            <a:gd name="T25" fmla="*/ T24 w 1885"/>
                                                                                                                                                                                                                                            <a:gd name="T26" fmla="+- 0 843 788"/>
                                                                                                                                                                                                                                            <a:gd name="T27" fmla="*/ 843 h 65"/>
                                                                                                                                                                                                                                            <a:gd name="T28" fmla="+- 0 6277 5919"/>
                                                                                                                                                                                                                                            <a:gd name="T29" fmla="*/ T28 w 1885"/>
                                                                                                                                                                                                                                            <a:gd name="T30" fmla="+- 0 841 788"/>
                                                                                                                                                                                                                                            <a:gd name="T31" fmla="*/ 841 h 65"/>
                                                                                                                                                                                                                                            <a:gd name="T32" fmla="+- 0 6325 5919"/>
                                                                                                                                                                                                                                            <a:gd name="T33" fmla="*/ T32 w 1885"/>
                                                                                                                                                                                                                                            <a:gd name="T34" fmla="+- 0 839 788"/>
                                                                                                                                                                                                                                            <a:gd name="T35" fmla="*/ 839 h 65"/>
                                                                                                                                                                                                                                            <a:gd name="T36" fmla="+- 0 6373 5919"/>
                                                                                                                                                                                                                                            <a:gd name="T37" fmla="*/ T36 w 1885"/>
                                                                                                                                                                                                                                            <a:gd name="T38" fmla="+- 0 838 788"/>
                                                                                                                                                                                                                                            <a:gd name="T39" fmla="*/ 838 h 65"/>
                                                                                                                                                                                                                                            <a:gd name="T40" fmla="+- 0 6420 5919"/>
                                                                                                                                                                                                                                            <a:gd name="T41" fmla="*/ T40 w 1885"/>
                                                                                                                                                                                                                                            <a:gd name="T42" fmla="+- 0 836 788"/>
                                                                                                                                                                                                                                            <a:gd name="T43" fmla="*/ 836 h 65"/>
                                                                                                                                                                                                                                            <a:gd name="T44" fmla="+- 0 6468 5919"/>
                                                                                                                                                                                                                                            <a:gd name="T45" fmla="*/ T44 w 1885"/>
                                                                                                                                                                                                                                            <a:gd name="T46" fmla="+- 0 835 788"/>
                                                                                                                                                                                                                                            <a:gd name="T47" fmla="*/ 835 h 65"/>
                                                                                                                                                                                                                                            <a:gd name="T48" fmla="+- 0 6516 5919"/>
                                                                                                                                                                                                                                            <a:gd name="T49" fmla="*/ T48 w 1885"/>
                                                                                                                                                                                                                                            <a:gd name="T50" fmla="+- 0 833 788"/>
                                                                                                                                                                                                                                            <a:gd name="T51" fmla="*/ 833 h 65"/>
                                                                                                                                                                                                                                            <a:gd name="T52" fmla="+- 0 6564 5919"/>
                                                                                                                                                                                                                                            <a:gd name="T53" fmla="*/ T52 w 1885"/>
                                                                                                                                                                                                                                            <a:gd name="T54" fmla="+- 0 831 788"/>
                                                                                                                                                                                                                                            <a:gd name="T55" fmla="*/ 831 h 65"/>
                                                                                                                                                                                                                                            <a:gd name="T56" fmla="+- 0 6611 5919"/>
                                                                                                                                                                                                                                            <a:gd name="T57" fmla="*/ T56 w 1885"/>
                                                                                                                                                                                                                                            <a:gd name="T58" fmla="+- 0 830 788"/>
                                                                                                                                                                                                                                            <a:gd name="T59" fmla="*/ 830 h 65"/>
                                                                                                                                                                                                                                            <a:gd name="T60" fmla="+- 0 6659 5919"/>
                                                                                                                                                                                                                                            <a:gd name="T61" fmla="*/ T60 w 1885"/>
                                                                                                                                                                                                                                            <a:gd name="T62" fmla="+- 0 828 788"/>
                                                                                                                                                                                                                                            <a:gd name="T63" fmla="*/ 828 h 65"/>
                                                                                                                                                                                                                                            <a:gd name="T64" fmla="+- 0 6707 5919"/>
                                                                                                                                                                                                                                            <a:gd name="T65" fmla="*/ T64 w 1885"/>
                                                                                                                                                                                                                                            <a:gd name="T66" fmla="+- 0 826 788"/>
                                                                                                                                                                                                                                            <a:gd name="T67" fmla="*/ 826 h 65"/>
                                                                                                                                                                                                                                            <a:gd name="T68" fmla="+- 0 6755 5919"/>
                                                                                                                                                                                                                                            <a:gd name="T69" fmla="*/ T68 w 1885"/>
                                                                                                                                                                                                                                            <a:gd name="T70" fmla="+- 0 825 788"/>
                                                                                                                                                                                                                                            <a:gd name="T71" fmla="*/ 825 h 65"/>
                                                                                                                                                                                                                                            <a:gd name="T72" fmla="+- 0 6802 5919"/>
                                                                                                                                                                                                                                            <a:gd name="T73" fmla="*/ T72 w 1885"/>
                                                                                                                                                                                                                                            <a:gd name="T74" fmla="+- 0 823 788"/>
                                                                                                                                                                                                                                            <a:gd name="T75" fmla="*/ 823 h 65"/>
                                                                                                                                                                                                                                            <a:gd name="T76" fmla="+- 0 6850 5919"/>
                                                                                                                                                                                                                                            <a:gd name="T77" fmla="*/ T76 w 1885"/>
                                                                                                                                                                                                                                            <a:gd name="T78" fmla="+- 0 822 788"/>
                                                                                                                                                                                                                                            <a:gd name="T79" fmla="*/ 822 h 65"/>
                                                                                                                                                                                                                                            <a:gd name="T80" fmla="+- 0 6897 5919"/>
                                                                                                                                                                                                                                            <a:gd name="T81" fmla="*/ T80 w 1885"/>
                                                                                                                                                                                                                                            <a:gd name="T82" fmla="+- 0 819 788"/>
                                                                                                                                                                                                                                            <a:gd name="T83" fmla="*/ 819 h 65"/>
                                                                                                                                                                                                                                            <a:gd name="T84" fmla="+- 0 6945 5919"/>
                                                                                                                                                                                                                                            <a:gd name="T85" fmla="*/ T84 w 1885"/>
                                                                                                                                                                                                                                            <a:gd name="T86" fmla="+- 0 817 788"/>
                                                                                                                                                                                                                                            <a:gd name="T87" fmla="*/ 817 h 65"/>
                                                                                                                                                                                                                                            <a:gd name="T88" fmla="+- 0 6992 5919"/>
                                                                                                                                                                                                                                            <a:gd name="T89" fmla="*/ T88 w 1885"/>
                                                                                                                                                                                                                                            <a:gd name="T90" fmla="+- 0 816 788"/>
                                                                                                                                                                                                                                            <a:gd name="T91" fmla="*/ 816 h 65"/>
                                                                                                                                                                                                                                            <a:gd name="T92" fmla="+- 0 7040 5919"/>
                                                                                                                                                                                                                                            <a:gd name="T93" fmla="*/ T92 w 1885"/>
                                                                                                                                                                                                                                            <a:gd name="T94" fmla="+- 0 814 788"/>
                                                                                                                                                                                                                                            <a:gd name="T95" fmla="*/ 814 h 65"/>
                                                                                                                                                                                                                                            <a:gd name="T96" fmla="+- 0 7088 5919"/>
                                                                                                                                                                                                                                            <a:gd name="T97" fmla="*/ T96 w 1885"/>
                                                                                                                                                                                                                                            <a:gd name="T98" fmla="+- 0 812 788"/>
                                                                                                                                                                                                                                            <a:gd name="T99" fmla="*/ 812 h 65"/>
                                                                                                                                                                                                                                            <a:gd name="T100" fmla="+- 0 7135 5919"/>
                                                                                                                                                                                                                                            <a:gd name="T101" fmla="*/ T100 w 1885"/>
                                                                                                                                                                                                                                            <a:gd name="T102" fmla="+- 0 811 788"/>
                                                                                                                                                                                                                                            <a:gd name="T103" fmla="*/ 811 h 65"/>
                                                                                                                                                                                                                                            <a:gd name="T104" fmla="+- 0 7183 5919"/>
                                                                                                                                                                                                                                            <a:gd name="T105" fmla="*/ T104 w 1885"/>
                                                                                                                                                                                                                                            <a:gd name="T106" fmla="+- 0 809 788"/>
                                                                                                                                                                                                                                            <a:gd name="T107" fmla="*/ 809 h 65"/>
                                                                                                                                                                                                                                            <a:gd name="T108" fmla="+- 0 7231 5919"/>
                                                                                                                                                                                                                                            <a:gd name="T109" fmla="*/ T108 w 1885"/>
                                                                                                                                                                                                                                            <a:gd name="T110" fmla="+- 0 807 788"/>
                                                                                                                                                                                                                                            <a:gd name="T111" fmla="*/ 807 h 65"/>
                                                                                                                                                                                                                                            <a:gd name="T112" fmla="+- 0 7279 5919"/>
                                                                                                                                                                                                                                            <a:gd name="T113" fmla="*/ T112 w 1885"/>
                                                                                                                                                                                                                                            <a:gd name="T114" fmla="+- 0 806 788"/>
                                                                                                                                                                                                                                            <a:gd name="T115" fmla="*/ 806 h 65"/>
                                                                                                                                                                                                                                            <a:gd name="T116" fmla="+- 0 7326 5919"/>
                                                                                                                                                                                                                                            <a:gd name="T117" fmla="*/ T116 w 1885"/>
                                                                                                                                                                                                                                            <a:gd name="T118" fmla="+- 0 804 788"/>
                                                                                                                                                                                                                                            <a:gd name="T119" fmla="*/ 804 h 65"/>
                                                                                                                                                                                                                                            <a:gd name="T120" fmla="+- 0 7374 5919"/>
                                                                                                                                                                                                                                            <a:gd name="T121" fmla="*/ T120 w 1885"/>
                                                                                                                                                                                                                                            <a:gd name="T122" fmla="+- 0 802 788"/>
                                                                                                                                                                                                                                            <a:gd name="T123" fmla="*/ 802 h 65"/>
                                                                                                                                                                                                                                            <a:gd name="T124" fmla="+- 0 7422 5919"/>
                                                                                                                                                                                                                                            <a:gd name="T125" fmla="*/ T124 w 1885"/>
                                                                                                                                                                                                                                            <a:gd name="T126" fmla="+- 0 801 788"/>
                                                                                                                                                                                                                                            <a:gd name="T127" fmla="*/ 801 h 65"/>
                                                                                                                                                                                                                                            <a:gd name="T128" fmla="+- 0 7469 5919"/>
                                                                                                                                                                                                                                            <a:gd name="T129" fmla="*/ T128 w 1885"/>
                                                                                                                                                                                                                                            <a:gd name="T130" fmla="+- 0 799 788"/>
                                                                                                                                                                                                                                            <a:gd name="T131" fmla="*/ 799 h 65"/>
                                                                                                                                                                                                                                            <a:gd name="T132" fmla="+- 0 7517 5919"/>
                                                                                                                                                                                                                                            <a:gd name="T133" fmla="*/ T132 w 1885"/>
                                                                                                                                                                                                                                            <a:gd name="T134" fmla="+- 0 798 788"/>
                                                                                                                                                                                                                                            <a:gd name="T135" fmla="*/ 798 h 65"/>
                                                                                                                                                                                                                                            <a:gd name="T136" fmla="+- 0 7565 5919"/>
                                                                                                                                                                                                                                            <a:gd name="T137" fmla="*/ T136 w 1885"/>
                                                                                                                                                                                                                                            <a:gd name="T138" fmla="+- 0 796 788"/>
                                                                                                                                                                                                                                            <a:gd name="T139" fmla="*/ 796 h 65"/>
                                                                                                                                                                                                                                            <a:gd name="T140" fmla="+- 0 7613 5919"/>
                                                                                                                                                                                                                                            <a:gd name="T141" fmla="*/ T140 w 1885"/>
                                                                                                                                                                                                                                            <a:gd name="T142" fmla="+- 0 794 788"/>
                                                                                                                                                                                                                                            <a:gd name="T143" fmla="*/ 794 h 65"/>
                                                                                                                                                                                                                                            <a:gd name="T144" fmla="+- 0 7660 5919"/>
                                                                                                                                                                                                                                            <a:gd name="T145" fmla="*/ T144 w 1885"/>
                                                                                                                                                                                                                                            <a:gd name="T146" fmla="+- 0 793 788"/>
                                                                                                                                                                                                                                            <a:gd name="T147" fmla="*/ 793 h 65"/>
                                                                                                                                                                                                                                            <a:gd name="T148" fmla="+- 0 7708 5919"/>
                                                                                                                                                                                                                                            <a:gd name="T149" fmla="*/ T148 w 1885"/>
                                                                                                                                                                                                                                            <a:gd name="T150" fmla="+- 0 791 788"/>
                                                                                                                                                                                                                                            <a:gd name="T151" fmla="*/ 791 h 65"/>
                                                                                                                                                                                                                                            <a:gd name="T152" fmla="+- 0 7756 5919"/>
                                                                                                                                                                                                                                            <a:gd name="T153" fmla="*/ T152 w 1885"/>
                                                                                                                                                                                                                                            <a:gd name="T154" fmla="+- 0 789 788"/>
                                                                                                                                                                                                                                            <a:gd name="T155" fmla="*/ 789 h 65"/>
                                                                                                                                                                                                                                            <a:gd name="T156" fmla="+- 0 7804 5919"/>
                                                                                                                                                                                                                                            <a:gd name="T157" fmla="*/ T156 w 1885"/>
                                                                                                                                                                                                                                            <a:gd name="T158" fmla="+- 0 788 788"/>
                                                                                                                                                                                                                                            <a:gd name="T159" fmla="*/ 788 h 65"/>
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" y="T3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5" y="T7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9" y="T11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3" y="T15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7" y="T19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21" y="T23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25" y="T27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29" y="T31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33" y="T35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37" y="T39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41" y="T43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45" y="T47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49" y="T51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53" y="T55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57" y="T59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61" y="T63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65" y="T67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69" y="T71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73" y="T75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77" y="T79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81" y="T83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85" y="T87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89" y="T91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93" y="T95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97" y="T99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01" y="T103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05" y="T107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09" y="T111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13" y="T115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17" y="T119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21" y="T123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25" y="T127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29" y="T131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33" y="T135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37" y="T139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41" y="T143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45" y="T147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49" y="T151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53" y="T155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<a:pos x="T157" y="T159"/>
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<a:path w="1885" h="65">
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<a:pt x="0" y="65"/>
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24" y="65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48" y="64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72" y="63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96" y="62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20" y="61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43" y="61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67" y="60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91" y="59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215" y="58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239" y="57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263" y="56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287" y="56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310" y="55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334" y="54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358" y="53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382" y="52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406" y="51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430" y="51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454" y="50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478" y="49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501" y="48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525" y="47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549" y="47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573" y="46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597" y="45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621" y="44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645" y="43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669" y="42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692" y="42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716" y="41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740" y="40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764" y="39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788" y="38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812" y="38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836" y="37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859" y="36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883" y="35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907" y="34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931" y="34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954" y="33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978" y="31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002" y="30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026" y="29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049" y="28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073" y="28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097" y="27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121" y="26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145" y="25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169" y="24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193" y="24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216" y="23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240" y="22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264" y="21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288" y="20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312" y="19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336" y="19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360" y="18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383" y="17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407" y="16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431" y="15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455" y="14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479" y="14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503" y="13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527" y="12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550" y="11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574" y="10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598" y="10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622" y="9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646" y="8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670" y="7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694" y="6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718" y="6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741" y="5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765" y="4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789" y="3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813" y="2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837" y="1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861" y="1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<a:pt x="1885" y="0"/>
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<a:srgbClr val="7BAD00"/>
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<a:prstDash val="lgDash"/>
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<wpg:cNvPr id="233" name="Group 116"/>
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<a:off x="5919" y="1087"/>
                                                                                                                                                                                                                                          <a:ext cx="1885" cy="51"/>
                                                                                                                                                                                                                                          <a:chOff x="5919" y="1087"/>
                                                                                                                                                                                                                                          <a:chExt cx="1885" cy="51"/>
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<wps:cNvPr id="234" name="Freeform 147"/>
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<a:off x="11838" y="2174"/>
                                                                                                                                                                                                                                            <a:ext cx="1886" cy="51"/>
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<a:gd name="T0" fmla="+- 0 5943 5919"/>
                                                                                                                                                                                                                                              <a:gd name="T1" fmla="*/ T0 w 1885"/>
                                                                                                                                                                                                                                              <a:gd name="T2" fmla="+- 0 1138 1087"/>
                                                                                                                                                                                                                                              <a:gd name="T3" fmla="*/ 1138 h 51"/>
                                                                                                                                                                                                                                              <a:gd name="T4" fmla="+- 0 5991 5919"/>
                                                                                                                                                                                                                                              <a:gd name="T5" fmla="*/ T4 w 1885"/>
                                                                                                                                                                                                                                              <a:gd name="T6" fmla="+- 0 1136 1087"/>
                                                                                                                                                                                                                                              <a:gd name="T7" fmla="*/ 1136 h 51"/>
                                                                                                                                                                                                                                              <a:gd name="T8" fmla="+- 0 6039 5919"/>
                                                                                                                                                                                                                                              <a:gd name="T9" fmla="*/ T8 w 1885"/>
                                                                                                                                                                                                                                              <a:gd name="T10" fmla="+- 0 1135 1087"/>
                                                                                                                                                                                                                                              <a:gd name="T11" fmla="*/ 1135 h 51"/>
                                                                                                                                                                                                                                              <a:gd name="T12" fmla="+- 0 6086 5919"/>
                                                                                                                                                                                                                                              <a:gd name="T13" fmla="*/ T12 w 1885"/>
                                                                                                                                                                                                                                              <a:gd name="T14" fmla="+- 0 1134 1087"/>
                                                                                                                                                                                                                                              <a:gd name="T15" fmla="*/ 1134 h 51"/>
                                                                                                                                                                                                                                              <a:gd name="T16" fmla="+- 0 6134 5919"/>
                                                                                                                                                                                                                                              <a:gd name="T17" fmla="*/ T16 w 1885"/>
                                                                                                                                                                                                                                              <a:gd name="T18" fmla="+- 0 1132 1087"/>
                                                                                                                                                                                                                                              <a:gd name="T19" fmla="*/ 1132 h 51"/>
                                                                                                                                                                                                                                              <a:gd name="T20" fmla="+- 0 6182 5919"/>
                                                                                                                                                                                                                                              <a:gd name="T21" fmla="*/ T20 w 1885"/>
                                                                                                                                                                                                                                              <a:gd name="T22" fmla="+- 0 1131 1087"/>
                                                                                                                                                                                                                                              <a:gd name="T23" fmla="*/ 1131 h 51"/>
                                                                                                                                                                                                                                              <a:gd name="T24" fmla="+- 0 6229 5919"/>
                                                                                                                                                                                                                                              <a:gd name="T25" fmla="*/ T24 w 1885"/>
                                                                                                                                                                                                                                              <a:gd name="T26" fmla="+- 0 1130 1087"/>
                                                                                                                                                                                                                                              <a:gd name="T27" fmla="*/ 1130 h 51"/>
                                                                                                                                                                                                                                              <a:gd name="T28" fmla="+- 0 6277 5919"/>
                                                                                                                                                                                                                                              <a:gd name="T29" fmla="*/ T28 w 1885"/>
                                                                                                                                                                                                                                              <a:gd name="T30" fmla="+- 0 1128 1087"/>
                                                                                                                                                                                                                                              <a:gd name="T31" fmla="*/ 1128 h 51"/>
                                                                                                                                                                                                                                              <a:gd name="T32" fmla="+- 0 6325 5919"/>
                                                                                                                                                                                                                                              <a:gd name="T33" fmla="*/ T32 w 1885"/>
                                                                                                                                                                                                                                              <a:gd name="T34" fmla="+- 0 1127 1087"/>
                                                                                                                                                                                                                                              <a:gd name="T35" fmla="*/ 1127 h 51"/>
                                                                                                                                                                                                                                              <a:gd name="T36" fmla="+- 0 6373 5919"/>
                                                                                                                                                                                                                                              <a:gd name="T37" fmla="*/ T36 w 1885"/>
                                                                                                                                                                                                                                              <a:gd name="T38" fmla="+- 0 1126 1087"/>
                                                                                                                                                                                                                                              <a:gd name="T39" fmla="*/ 1126 h 51"/>
                                                                                                                                                                                                                                              <a:gd name="T40" fmla="+- 0 6420 5919"/>
                                                                                                                                                                                                                                              <a:gd name="T41" fmla="*/ T40 w 1885"/>
                                                                                                                                                                                                                                              <a:gd name="T42" fmla="+- 0 1124 1087"/>
                                                                                                                                                                                                                                              <a:gd name="T43" fmla="*/ 1124 h 51"/>
                                                                                                                                                                                                                                              <a:gd name="T44" fmla="+- 0 6468 5919"/>
                                                                                                                                                                                                                                              <a:gd name="T45" fmla="*/ T44 w 1885"/>
                                                                                                                                                                                                                                              <a:gd name="T46" fmla="+- 0 1123 1087"/>
                                                                                                                                                                                                                                              <a:gd name="T47" fmla="*/ 1123 h 51"/>
                                                                                                                                                                                                                                              <a:gd name="T48" fmla="+- 0 6516 5919"/>
                                                                                                                                                                                                                                              <a:gd name="T49" fmla="*/ T48 w 1885"/>
                                                                                                                                                                                                                                              <a:gd name="T50" fmla="+- 0 1122 1087"/>
                                                                                                                                                                                                                                              <a:gd name="T51" fmla="*/ 1122 h 51"/>
                                                                                                                                                                                                                                              <a:gd name="T52" fmla="+- 0 6564 5919"/>
                                                                                                                                                                                                                                              <a:gd name="T53" fmla="*/ T52 w 1885"/>
                                                                                                                                                                                                                                              <a:gd name="T54" fmla="+- 0 1121 1087"/>
                                                                                                                                                                                                                                              <a:gd name="T55" fmla="*/ 1121 h 51"/>
                                                                                                                                                                                                                                              <a:gd name="T56" fmla="+- 0 6611 5919"/>
                                                                                                                                                                                                                                              <a:gd name="T57" fmla="*/ T56 w 1885"/>
                                                                                                                                                                                                                                              <a:gd name="T58" fmla="+- 0 1119 1087"/>
                                                                                                                                                                                                                                              <a:gd name="T59" fmla="*/ 1119 h 51"/>
                                                                                                                                                                                                                                              <a:gd name="T60" fmla="+- 0 6659 5919"/>
                                                                                                                                                                                                                                              <a:gd name="T61" fmla="*/ T60 w 1885"/>
                                                                                                                                                                                                                                              <a:gd name="T62" fmla="+- 0 1118 1087"/>
                                                                                                                                                                                                                                              <a:gd name="T63" fmla="*/ 1118 h 51"/>
                                                                                                                                                                                                                                              <a:gd name="T64" fmla="+- 0 6707 5919"/>
                                                                                                                                                                                                                                              <a:gd name="T65" fmla="*/ T64 w 1885"/>
                                                                                                                                                                                                                                              <a:gd name="T66" fmla="+- 0 1117 1087"/>
                                                                                                                                                                                                                                              <a:gd name="T67" fmla="*/ 1117 h 51"/>
                                                                                                                                                                                                                                              <a:gd name="T68" fmla="+- 0 6755 5919"/>
                                                                                                                                                                                                                                              <a:gd name="T69" fmla="*/ T68 w 1885"/>
                                                                                                                                                                                                                                              <a:gd name="T70" fmla="+- 0 1116 1087"/>
                                                                                                                                                                                                                                              <a:gd name="T71" fmla="*/ 1116 h 51"/>
                                                                                                                                                                                                                                              <a:gd name="T72" fmla="+- 0 6802 5919"/>
                                                                                                                                                                                                                                              <a:gd name="T73" fmla="*/ T72 w 1885"/>
                                                                                                                                                                                                                                              <a:gd name="T74" fmla="+- 0 1114 1087"/>
                                                                                                                                                                                                                                              <a:gd name="T75" fmla="*/ 1114 h 51"/>
                                                                                                                                                                                                                                              <a:gd name="T76" fmla="+- 0 6850 5919"/>
                                                                                                                                                                                                                                              <a:gd name="T77" fmla="*/ T76 w 1885"/>
                                                                                                                                                                                                                                              <a:gd name="T78" fmla="+- 0 1113 1087"/>
                                                                                                                                                                                                                                              <a:gd name="T79" fmla="*/ 1113 h 51"/>
                                                                                                                                                                                                                                              <a:gd name="T80" fmla="+- 0 6897 5919"/>
                                                                                                                                                                                                                                              <a:gd name="T81" fmla="*/ T80 w 1885"/>
                                                                                                                                                                                                                                              <a:gd name="T82" fmla="+- 0 1112 1087"/>
                                                                                                                                                                                                                                              <a:gd name="T83" fmla="*/ 1112 h 51"/>
                                                                                                                                                                                                                                              <a:gd name="T84" fmla="+- 0 6945 5919"/>
                                                                                                                                                                                                                                              <a:gd name="T85" fmla="*/ T84 w 1885"/>
                                                                                                                                                                                                                                              <a:gd name="T86" fmla="+- 0 1110 1087"/>
                                                                                                                                                                                                                                              <a:gd name="T87" fmla="*/ 1110 h 51"/>
                                                                                                                                                                                                                                              <a:gd name="T88" fmla="+- 0 6992 5919"/>
                                                                                                                                                                                                                                              <a:gd name="T89" fmla="*/ T88 w 1885"/>
                                                                                                                                                                                                                                              <a:gd name="T90" fmla="+- 0 1109 1087"/>
                                                                                                                                                                                                                                              <a:gd name="T91" fmla="*/ 1109 h 51"/>
                                                                                                                                                                                                                                              <a:gd name="T92" fmla="+- 0 7040 5919"/>
                                                                                                                                                                                                                                              <a:gd name="T93" fmla="*/ T92 w 1885"/>
                                                                                                                                                                                                                                              <a:gd name="T94" fmla="+- 0 1108 1087"/>
                                                                                                                                                                                                                                              <a:gd name="T95" fmla="*/ 1108 h 51"/>
                                                                                                                                                                                                                                              <a:gd name="T96" fmla="+- 0 7088 5919"/>
                                                                                                                                                                                                                                              <a:gd name="T97" fmla="*/ T96 w 1885"/>
                                                                                                                                                                                                                                              <a:gd name="T98" fmla="+- 0 1106 1087"/>
                                                                                                                                                                                                                                              <a:gd name="T99" fmla="*/ 1106 h 51"/>
                                                                                                                                                                                                                                              <a:gd name="T100" fmla="+- 0 7135 5919"/>
                                                                                                                                                                                                                                              <a:gd name="T101" fmla="*/ T100 w 1885"/>
                                                                                                                                                                                                                                              <a:gd name="T102" fmla="+- 0 1105 1087"/>
                                                                                                                                                                                                                                              <a:gd name="T103" fmla="*/ 1105 h 51"/>
                                                                                                                                                                                                                                              <a:gd name="T104" fmla="+- 0 7183 5919"/>
                                                                                                                                                                                                                                              <a:gd name="T105" fmla="*/ T104 w 1885"/>
                                                                                                                                                                                                                                              <a:gd name="T106" fmla="+- 0 1104 1087"/>
                                                                                                                                                                                                                                              <a:gd name="T107" fmla="*/ 1104 h 51"/>
                                                                                                                                                                                                                                              <a:gd name="T108" fmla="+- 0 7231 5919"/>
                                                                                                                                                                                                                                              <a:gd name="T109" fmla="*/ T108 w 1885"/>
                                                                                                                                                                                                                                              <a:gd name="T110" fmla="+- 0 1102 1087"/>
                                                                                                                                                                                                                                              <a:gd name="T111" fmla="*/ 1102 h 51"/>
                                                                                                                                                                                                                                              <a:gd name="T112" fmla="+- 0 7279 5919"/>
                                                                                                                                                                                                                                              <a:gd name="T113" fmla="*/ T112 w 1885"/>
                                                                                                                                                                                                                                              <a:gd name="T114" fmla="+- 0 1101 1087"/>
                                                                                                                                                                                                                                              <a:gd name="T115" fmla="*/ 1101 h 51"/>
                                                                                                                                                                                                                                              <a:gd name="T116" fmla="+- 0 7326 5919"/>
                                                                                                                                                                                                                                              <a:gd name="T117" fmla="*/ T116 w 1885"/>
                                                                                                                                                                                                                                              <a:gd name="T118" fmla="+- 0 1100 1087"/>
                                                                                                                                                                                                                                              <a:gd name="T119" fmla="*/ 1100 h 51"/>
                                                                                                                                                                                                                                              <a:gd name="T120" fmla="+- 0 7374 5919"/>
                                                                                                                                                                                                                                              <a:gd name="T121" fmla="*/ T120 w 1885"/>
                                                                                                                                                                                                                                              <a:gd name="T122" fmla="+- 0 1099 1087"/>
                                                                                                                                                                                                                                              <a:gd name="T123" fmla="*/ 1099 h 51"/>
                                                                                                                                                                                                                                              <a:gd name="T124" fmla="+- 0 7422 5919"/>
                                                                                                                                                                                                                                              <a:gd name="T125" fmla="*/ T124 w 1885"/>
                                                                                                                                                                                                                                              <a:gd name="T126" fmla="+- 0 1097 1087"/>
                                                                                                                                                                                                                                              <a:gd name="T127" fmla="*/ 1097 h 51"/>
                                                                                                                                                                                                                                              <a:gd name="T128" fmla="+- 0 7469 5919"/>
                                                                                                                                                                                                                                              <a:gd name="T129" fmla="*/ T128 w 1885"/>
                                                                                                                                                                                                                                              <a:gd name="T130" fmla="+- 0 1096 1087"/>
                                                                                                                                                                                                                                              <a:gd name="T131" fmla="*/ 1096 h 51"/>
                                                                                                                                                                                                                                              <a:gd name="T132" fmla="+- 0 7517 5919"/>
                                                                                                                                                                                                                                              <a:gd name="T133" fmla="*/ T132 w 1885"/>
                                                                                                                                                                                                                                              <a:gd name="T134" fmla="+- 0 1095 1087"/>
                                                                                                                                                                                                                                              <a:gd name="T135" fmla="*/ 1095 h 51"/>
                                                                                                                                                                                                                                              <a:gd name="T136" fmla="+- 0 7565 5919"/>
                                                                                                                                                                                                                                              <a:gd name="T137" fmla="*/ T136 w 1885"/>
                                                                                                                                                                                                                                              <a:gd name="T138" fmla="+- 0 1093 1087"/>
                                                                                                                                                                                                                                              <a:gd name="T139" fmla="*/ 1093 h 51"/>
                                                                                                                                                                                                                                              <a:gd name="T140" fmla="+- 0 7613 5919"/>
                                                                                                                                                                                                                                              <a:gd name="T141" fmla="*/ T140 w 1885"/>
                                                                                                                                                                                                                                              <a:gd name="T142" fmla="+- 0 1092 1087"/>
                                                                                                                                                                                                                                              <a:gd name="T143" fmla="*/ 1092 h 51"/>
                                                                                                                                                                                                                                              <a:gd name="T144" fmla="+- 0 7660 5919"/>
                                                                                                                                                                                                                                              <a:gd name="T145" fmla="*/ T144 w 1885"/>
                                                                                                                                                                                                                                              <a:gd name="T146" fmla="+- 0 1091 1087"/>
                                                                                                                                                                                                                                              <a:gd name="T147" fmla="*/ 1091 h 51"/>
                                                                                                                                                                                                                                              <a:gd name="T148" fmla="+- 0 7708 5919"/>
                                                                                                                                                                                                                                              <a:gd name="T149" fmla="*/ T148 w 1885"/>
                                                                                                                                                                                                                                              <a:gd name="T150" fmla="+- 0 1090 1087"/>
                                                                                                                                                                                                                                              <a:gd name="T151" fmla="*/ 1090 h 51"/>
                                                                                                                                                                                                                                              <a:gd name="T152" fmla="+- 0 7756 5919"/>
                                                                                                                                                                                                                                              <a:gd name="T153" fmla="*/ T152 w 1885"/>
                                                                                                                                                                                                                                              <a:gd name="T154" fmla="+- 0 1088 1087"/>
                                                                                                                                                                                                                                              <a:gd name="T155" fmla="*/ 1088 h 51"/>
                                                                                                                                                                                                                                              <a:gd name="T156" fmla="+- 0 7804 5919"/>
                                                                                                                                                                                                                                              <a:gd name="T157" fmla="*/ T156 w 1885"/>
                                                                                                                                                                                                                                              <a:gd name="T158" fmla="+- 0 1087 1087"/>
                                                                                                                                                                                                                                              <a:gd name="T159" fmla="*/ 1087 h 51"/>
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" y="T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5" y="T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9" y="T1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3" y="T1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7" y="T1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21" y="T2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25" y="T2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29" y="T3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33" y="T3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37" y="T3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41" y="T4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45" y="T4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49" y="T5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53" y="T5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57" y="T5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61" y="T6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65" y="T6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69" y="T7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73" y="T7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77" y="T7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81" y="T8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85" y="T8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89" y="T9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93" y="T9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97" y="T9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01" y="T10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05" y="T10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09" y="T11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13" y="T11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17" y="T11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21" y="T12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25" y="T12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29" y="T13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33" y="T13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37" y="T13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41" y="T143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45" y="T147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49" y="T151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53" y="T155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<a:pos x="T157" y="T159"/>
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<a:path w="1885" h="51">
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<a:pt x="0" y="51"/>
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24" y="5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48" y="5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72" y="4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96" y="4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20" y="48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43" y="4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67" y="4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91" y="46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215" y="45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239" y="45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263" y="4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287" y="4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310" y="4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334" y="42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358" y="4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382" y="4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406" y="4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430" y="3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454" y="3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478" y="38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501" y="3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525" y="3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549" y="36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573" y="36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597" y="35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621" y="3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645" y="3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669" y="3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692" y="32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716" y="32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740" y="3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764" y="3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788" y="3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812" y="2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836" y="2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859" y="28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883" y="2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907" y="2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931" y="26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954" y="25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978" y="25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002" y="2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026" y="2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049" y="2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073" y="22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097" y="2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121" y="2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145" y="2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169" y="1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193" y="1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216" y="18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240" y="1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264" y="1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288" y="16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312" y="15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336" y="15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360" y="1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383" y="1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407" y="1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431" y="12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455" y="12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479" y="1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503" y="1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527" y="1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550" y="9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574" y="8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598" y="8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622" y="7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646" y="6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670" y="6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694" y="5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718" y="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741" y="4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765" y="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789" y="3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813" y="2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837" y="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861" y="1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<a:pt x="1885" y="0"/>
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<a:srgbClr val="00BEC4"/>
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<a:prstDash val="lgDash"/>
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<wpg:cNvPr id="235" name="Group 117"/>
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<a:off x="5919" y="1108"/>
                                                                                                                                                                                                                                            <a:ext cx="1885" cy="74"/>
                                                                                                                                                                                                                                            <a:chOff x="5919" y="1108"/>
                                                                                                                                                                                                                                            <a:chExt cx="1885" cy="74"/>
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<wps:cNvPr id="236" name="Freeform 146"/>
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<a:off x="11838" y="2216"/>
                                                                                                                                                                                                                                              <a:ext cx="1886" cy="74"/>
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<a:gd name="T0" fmla="+- 0 5943 5919"/>
                                                                                                                                                                                                                                                <a:gd name="T1" fmla="*/ T0 w 1885"/>
                                                                                                                                                                                                                                                <a:gd name="T2" fmla="+- 0 1109 1108"/>
                                                                                                                                                                                                                                                <a:gd name="T3" fmla="*/ 1109 h 74"/>
                                                                                                                                                                                                                                                <a:gd name="T4" fmla="+- 0 5991 5919"/>
                                                                                                                                                                                                                                                <a:gd name="T5" fmla="*/ T4 w 1885"/>
                                                                                                                                                                                                                                                <a:gd name="T6" fmla="+- 0 1111 1108"/>
                                                                                                                                                                                                                                                <a:gd name="T7" fmla="*/ 1111 h 74"/>
                                                                                                                                                                                                                                                <a:gd name="T8" fmla="+- 0 6039 5919"/>
                                                                                                                                                                                                                                                <a:gd name="T9" fmla="*/ T8 w 1885"/>
                                                                                                                                                                                                                                                <a:gd name="T10" fmla="+- 0 1112 1108"/>
                                                                                                                                                                                                                                                <a:gd name="T11" fmla="*/ 1112 h 74"/>
                                                                                                                                                                                                                                                <a:gd name="T12" fmla="+- 0 6086 5919"/>
                                                                                                                                                                                                                                                <a:gd name="T13" fmla="*/ T12 w 1885"/>
                                                                                                                                                                                                                                                <a:gd name="T14" fmla="+- 0 1114 1108"/>
                                                                                                                                                                                                                                                <a:gd name="T15" fmla="*/ 1114 h 74"/>
                                                                                                                                                                                                                                                <a:gd name="T16" fmla="+- 0 6134 5919"/>
                                                                                                                                                                                                                                                <a:gd name="T17" fmla="*/ T16 w 1885"/>
                                                                                                                                                                                                                                                <a:gd name="T18" fmla="+- 0 1116 1108"/>
                                                                                                                                                                                                                                                <a:gd name="T19" fmla="*/ 1116 h 74"/>
                                                                                                                                                                                                                                                <a:gd name="T20" fmla="+- 0 6182 5919"/>
                                                                                                                                                                                                                                                <a:gd name="T21" fmla="*/ T20 w 1885"/>
                                                                                                                                                                                                                                                <a:gd name="T22" fmla="+- 0 1118 1108"/>
                                                                                                                                                                                                                                                <a:gd name="T23" fmla="*/ 1118 h 74"/>
                                                                                                                                                                                                                                                <a:gd name="T24" fmla="+- 0 6229 5919"/>
                                                                                                                                                                                                                                                <a:gd name="T25" fmla="*/ T24 w 1885"/>
                                                                                                                                                                                                                                                <a:gd name="T26" fmla="+- 0 1120 1108"/>
                                                                                                                                                                                                                                                <a:gd name="T27" fmla="*/ 1120 h 74"/>
                                                                                                                                                                                                                                                <a:gd name="T28" fmla="+- 0 6277 5919"/>
                                                                                                                                                                                                                                                <a:gd name="T29" fmla="*/ T28 w 1885"/>
                                                                                                                                                                                                                                                <a:gd name="T30" fmla="+- 0 1122 1108"/>
                                                                                                                                                                                                                                                <a:gd name="T31" fmla="*/ 1122 h 74"/>
                                                                                                                                                                                                                                                <a:gd name="T32" fmla="+- 0 6325 5919"/>
                                                                                                                                                                                                                                                <a:gd name="T33" fmla="*/ T32 w 1885"/>
                                                                                                                                                                                                                                                <a:gd name="T34" fmla="+- 0 1124 1108"/>
                                                                                                                                                                                                                                                <a:gd name="T35" fmla="*/ 1124 h 74"/>
                                                                                                                                                                                                                                                <a:gd name="T36" fmla="+- 0 6373 5919"/>
                                                                                                                                                                                                                                                <a:gd name="T37" fmla="*/ T36 w 1885"/>
                                                                                                                                                                                                                                                <a:gd name="T38" fmla="+- 0 1126 1108"/>
                                                                                                                                                                                                                                                <a:gd name="T39" fmla="*/ 1126 h 74"/>
                                                                                                                                                                                                                                                <a:gd name="T40" fmla="+- 0 6420 5919"/>
                                                                                                                                                                                                                                                <a:gd name="T41" fmla="*/ T40 w 1885"/>
                                                                                                                                                                                                                                                <a:gd name="T42" fmla="+- 0 1127 1108"/>
                                                                                                                                                                                                                                                <a:gd name="T43" fmla="*/ 1127 h 74"/>
                                                                                                                                                                                                                                                <a:gd name="T44" fmla="+- 0 6468 5919"/>
                                                                                                                                                                                                                                                <a:gd name="T45" fmla="*/ T44 w 1885"/>
                                                                                                                                                                                                                                                <a:gd name="T46" fmla="+- 0 1129 1108"/>
                                                                                                                                                                                                                                                <a:gd name="T47" fmla="*/ 1129 h 74"/>
                                                                                                                                                                                                                                                <a:gd name="T48" fmla="+- 0 6516 5919"/>
                                                                                                                                                                                                                                                <a:gd name="T49" fmla="*/ T48 w 1885"/>
                                                                                                                                                                                                                                                <a:gd name="T50" fmla="+- 0 1131 1108"/>
                                                                                                                                                                                                                                                <a:gd name="T51" fmla="*/ 1131 h 74"/>
                                                                                                                                                                                                                                                <a:gd name="T52" fmla="+- 0 6564 5919"/>
                                                                                                                                                                                                                                                <a:gd name="T53" fmla="*/ T52 w 1885"/>
                                                                                                                                                                                                                                                <a:gd name="T54" fmla="+- 0 1133 1108"/>
                                                                                                                                                                                                                                                <a:gd name="T55" fmla="*/ 1133 h 74"/>
                                                                                                                                                                                                                                                <a:gd name="T56" fmla="+- 0 6611 5919"/>
                                                                                                                                                                                                                                                <a:gd name="T57" fmla="*/ T56 w 1885"/>
                                                                                                                                                                                                                                                <a:gd name="T58" fmla="+- 0 1135 1108"/>
                                                                                                                                                                                                                                                <a:gd name="T59" fmla="*/ 1135 h 74"/>
                                                                                                                                                                                                                                                <a:gd name="T60" fmla="+- 0 6659 5919"/>
                                                                                                                                                                                                                                                <a:gd name="T61" fmla="*/ T60 w 1885"/>
                                                                                                                                                                                                                                                <a:gd name="T62" fmla="+- 0 1137 1108"/>
                                                                                                                                                                                                                                                <a:gd name="T63" fmla="*/ 1137 h 74"/>
                                                                                                                                                                                                                                                <a:gd name="T64" fmla="+- 0 6707 5919"/>
                                                                                                                                                                                                                                                <a:gd name="T65" fmla="*/ T64 w 1885"/>
                                                                                                                                                                                                                                                <a:gd name="T66" fmla="+- 0 1139 1108"/>
                                                                                                                                                                                                                                                <a:gd name="T67" fmla="*/ 1139 h 74"/>
                                                                                                                                                                                                                                                <a:gd name="T68" fmla="+- 0 6755 5919"/>
                                                                                                                                                                                                                                                <a:gd name="T69" fmla="*/ T68 w 1885"/>
                                                                                                                                                                                                                                                <a:gd name="T70" fmla="+- 0 1141 1108"/>
                                                                                                                                                                                                                                                <a:gd name="T71" fmla="*/ 1141 h 74"/>
                                                                                                                                                                                                                                                <a:gd name="T72" fmla="+- 0 6802 5919"/>
                                                                                                                                                                                                                                                <a:gd name="T73" fmla="*/ T72 w 1885"/>
                                                                                                                                                                                                                                                <a:gd name="T74" fmla="+- 0 1142 1108"/>
                                                                                                                                                                                                                                                <a:gd name="T75" fmla="*/ 1142 h 74"/>
                                                                                                                                                                                                                                                <a:gd name="T76" fmla="+- 0 6850 5919"/>
                                                                                                                                                                                                                                                <a:gd name="T77" fmla="*/ T76 w 1885"/>
                                                                                                                                                                                                                                                <a:gd name="T78" fmla="+- 0 1144 1108"/>
                                                                                                                                                                                                                                                <a:gd name="T79" fmla="*/ 1144 h 74"/>
                                                                                                                                                                                                                                                <a:gd name="T80" fmla="+- 0 6897 5919"/>
                                                                                                                                                                                                                                                <a:gd name="T81" fmla="*/ T80 w 1885"/>
                                                                                                                                                                                                                                                <a:gd name="T82" fmla="+- 0 1146 1108"/>
                                                                                                                                                                                                                                                <a:gd name="T83" fmla="*/ 1146 h 74"/>
                                                                                                                                                                                                                                                <a:gd name="T84" fmla="+- 0 6945 5919"/>
                                                                                                                                                                                                                                                <a:gd name="T85" fmla="*/ T84 w 1885"/>
                                                                                                                                                                                                                                                <a:gd name="T86" fmla="+- 0 1148 1108"/>
                                                                                                                                                                                                                                                <a:gd name="T87" fmla="*/ 1148 h 74"/>
                                                                                                                                                                                                                                                <a:gd name="T88" fmla="+- 0 6992 5919"/>
                                                                                                                                                                                                                                                <a:gd name="T89" fmla="*/ T88 w 1885"/>
                                                                                                                                                                                                                                                <a:gd name="T90" fmla="+- 0 1150 1108"/>
                                                                                                                                                                                                                                                <a:gd name="T91" fmla="*/ 1150 h 74"/>
                                                                                                                                                                                                                                                <a:gd name="T92" fmla="+- 0 7040 5919"/>
                                                                                                                                                                                                                                                <a:gd name="T93" fmla="*/ T92 w 1885"/>
                                                                                                                                                                                                                                                <a:gd name="T94" fmla="+- 0 1152 1108"/>
                                                                                                                                                                                                                                                <a:gd name="T95" fmla="*/ 1152 h 74"/>
                                                                                                                                                                                                                                                <a:gd name="T96" fmla="+- 0 7088 5919"/>
                                                                                                                                                                                                                                                <a:gd name="T97" fmla="*/ T96 w 1885"/>
                                                                                                                                                                                                                                                <a:gd name="T98" fmla="+- 0 1154 1108"/>
                                                                                                                                                                                                                                                <a:gd name="T99" fmla="*/ 1154 h 74"/>
                                                                                                                                                                                                                                                <a:gd name="T100" fmla="+- 0 7135 5919"/>
                                                                                                                                                                                                                                                <a:gd name="T101" fmla="*/ T100 w 1885"/>
                                                                                                                                                                                                                                                <a:gd name="T102" fmla="+- 0 1155 1108"/>
                                                                                                                                                                                                                                                <a:gd name="T103" fmla="*/ 1155 h 74"/>
                                                                                                                                                                                                                                                <a:gd name="T104" fmla="+- 0 7183 5919"/>
                                                                                                                                                                                                                                                <a:gd name="T105" fmla="*/ T104 w 1885"/>
                                                                                                                                                                                                                                                <a:gd name="T106" fmla="+- 0 1157 1108"/>
                                                                                                                                                                                                                                                <a:gd name="T107" fmla="*/ 1157 h 74"/>
                                                                                                                                                                                                                                                <a:gd name="T108" fmla="+- 0 7231 5919"/>
                                                                                                                                                                                                                                                <a:gd name="T109" fmla="*/ T108 w 1885"/>
                                                                                                                                                                                                                                                <a:gd name="T110" fmla="+- 0 1159 1108"/>
                                                                                                                                                                                                                                                <a:gd name="T111" fmla="*/ 1159 h 74"/>
                                                                                                                                                                                                                                                <a:gd name="T112" fmla="+- 0 7279 5919"/>
                                                                                                                                                                                                                                                <a:gd name="T113" fmla="*/ T112 w 1885"/>
                                                                                                                                                                                                                                                <a:gd name="T114" fmla="+- 0 1161 1108"/>
                                                                                                                                                                                                                                                <a:gd name="T115" fmla="*/ 1161 h 74"/>
                                                                                                                                                                                                                                                <a:gd name="T116" fmla="+- 0 7326 5919"/>
                                                                                                                                                                                                                                                <a:gd name="T117" fmla="*/ T116 w 1885"/>
                                                                                                                                                                                                                                                <a:gd name="T118" fmla="+- 0 1163 1108"/>
                                                                                                                                                                                                                                                <a:gd name="T119" fmla="*/ 1163 h 74"/>
                                                                                                                                                                                                                                                <a:gd name="T120" fmla="+- 0 7374 5919"/>
                                                                                                                                                                                                                                                <a:gd name="T121" fmla="*/ T120 w 1885"/>
                                                                                                                                                                                                                                                <a:gd name="T122" fmla="+- 0 1165 1108"/>
                                                                                                                                                                                                                                                <a:gd name="T123" fmla="*/ 1165 h 74"/>
                                                                                                                                                                                                                                                <a:gd name="T124" fmla="+- 0 7422 5919"/>
                                                                                                                                                                                                                                                <a:gd name="T125" fmla="*/ T124 w 1885"/>
                                                                                                                                                                                                                                                <a:gd name="T126" fmla="+- 0 1167 1108"/>
                                                                                                                                                                                                                                                <a:gd name="T127" fmla="*/ 1167 h 74"/>
                                                                                                                                                                                                                                                <a:gd name="T128" fmla="+- 0 7469 5919"/>
                                                                                                                                                                                                                                                <a:gd name="T129" fmla="*/ T128 w 1885"/>
                                                                                                                                                                                                                                                <a:gd name="T130" fmla="+- 0 1169 1108"/>
                                                                                                                                                                                                                                                <a:gd name="T131" fmla="*/ 1169 h 74"/>
                                                                                                                                                                                                                                                <a:gd name="T132" fmla="+- 0 7517 5919"/>
                                                                                                                                                                                                                                                <a:gd name="T133" fmla="*/ T132 w 1885"/>
                                                                                                                                                                                                                                                <a:gd name="T134" fmla="+- 0 1170 1108"/>
                                                                                                                                                                                                                                                <a:gd name="T135" fmla="*/ 1170 h 74"/>
                                                                                                                                                                                                                                                <a:gd name="T136" fmla="+- 0 7565 5919"/>
                                                                                                                                                                                                                                                <a:gd name="T137" fmla="*/ T136 w 1885"/>
                                                                                                                                                                                                                                                <a:gd name="T138" fmla="+- 0 1172 1108"/>
                                                                                                                                                                                                                                                <a:gd name="T139" fmla="*/ 1172 h 74"/>
                                                                                                                                                                                                                                                <a:gd name="T140" fmla="+- 0 7613 5919"/>
                                                                                                                                                                                                                                                <a:gd name="T141" fmla="*/ T140 w 1885"/>
                                                                                                                                                                                                                                                <a:gd name="T142" fmla="+- 0 1174 1108"/>
                                                                                                                                                                                                                                                <a:gd name="T143" fmla="*/ 1174 h 74"/>
                                                                                                                                                                                                                                                <a:gd name="T144" fmla="+- 0 7660 5919"/>
                                                                                                                                                                                                                                                <a:gd name="T145" fmla="*/ T144 w 1885"/>
                                                                                                                                                                                                                                                <a:gd name="T146" fmla="+- 0 1176 1108"/>
                                                                                                                                                                                                                                                <a:gd name="T147" fmla="*/ 1176 h 74"/>
                                                                                                                                                                                                                                                <a:gd name="T148" fmla="+- 0 7708 5919"/>
                                                                                                                                                                                                                                                <a:gd name="T149" fmla="*/ T148 w 1885"/>
                                                                                                                                                                                                                                                <a:gd name="T150" fmla="+- 0 1178 1108"/>
                                                                                                                                                                                                                                                <a:gd name="T151" fmla="*/ 1178 h 74"/>
                                                                                                                                                                                                                                                <a:gd name="T152" fmla="+- 0 7756 5919"/>
                                                                                                                                                                                                                                                <a:gd name="T153" fmla="*/ T152 w 1885"/>
                                                                                                                                                                                                                                                <a:gd name="T154" fmla="+- 0 1180 1108"/>
                                                                                                                                                                                                                                                <a:gd name="T155" fmla="*/ 1180 h 74"/>
                                                                                                                                                                                                                                                <a:gd name="T156" fmla="+- 0 7804 5919"/>
                                                                                                                                                                                                                                                <a:gd name="T157" fmla="*/ T156 w 1885"/>
                                                                                                                                                                                                                                                <a:gd name="T158" fmla="+- 0 1182 1108"/>
                                                                                                                                                                                                                                                <a:gd name="T159" fmla="*/ 1182 h 74"/>
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" y="T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5" y="T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9" y="T1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3" y="T1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7" y="T1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21" y="T2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25" y="T2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29" y="T3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33" y="T3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37" y="T3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41" y="T4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45" y="T4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49" y="T5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53" y="T5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57" y="T5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61" y="T6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65" y="T6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69" y="T7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73" y="T7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77" y="T7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81" y="T8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85" y="T8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89" y="T9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93" y="T9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97" y="T9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01" y="T10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05" y="T10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09" y="T11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13" y="T11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17" y="T11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21" y="T12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25" y="T12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29" y="T13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33" y="T13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37" y="T13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41" y="T143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45" y="T147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49" y="T151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53" y="T155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<a:pos x="T157" y="T159"/>
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<a:path w="1885" h="74">
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24" y="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48" y="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72" y="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96" y="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20" y="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43" y="5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67" y="6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91" y="7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215" y="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239" y="9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263" y="10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287" y="1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310" y="1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334" y="1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358" y="1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382" y="15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406" y="16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430" y="17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454" y="1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478" y="1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501" y="19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525" y="20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549" y="2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573" y="2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597" y="2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621" y="2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645" y="25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669" y="26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692" y="27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716" y="2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740" y="29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764" y="30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788" y="3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812" y="3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836" y="3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859" y="3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883" y="3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907" y="35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931" y="36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954" y="37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978" y="3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002" y="39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026" y="40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049" y="4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073" y="4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097" y="4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121" y="4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145" y="45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169" y="46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193" y="47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216" y="47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240" y="4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264" y="49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288" y="50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312" y="5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336" y="5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360" y="5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383" y="5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407" y="55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431" y="56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455" y="57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479" y="5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503" y="59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527" y="60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550" y="6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574" y="6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598" y="6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622" y="6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646" y="6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670" y="65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694" y="66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718" y="67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741" y="68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765" y="69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789" y="70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813" y="71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837" y="72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861" y="73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<a:pt x="1885" y="74"/>
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<a:srgbClr val="C67BFE"/>
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<a:prstDash val="lgDash"/>
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<wpg:cNvPr id="237" name="Group 118"/>
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<a:off x="5763" y="-732"/>
                                                                                                                                                                                                                                              <a:ext cx="2197" cy="2274"/>
                                                                                                                                                                                                                                              <a:chOff x="5763" y="-732"/>
                                                                                                                                                                                                                                              <a:chExt cx="2197" cy="2274"/>
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<wps:cNvPr id="238" name="Freeform 145"/>
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<a:spLocks/>
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<a:off x="5763" y="-732"/>
                                                                                                                                                                                                                                                <a:ext cx="2197" cy="2274"/>
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<a:gd name="T0" fmla="+- 0 5763 5763"/>
                                                                                                                                                                                                                                                  <a:gd name="T1" fmla="*/ T0 w 2197"/>
                                                                                                                                                                                                                                                  <a:gd name="T2" fmla="+- 0 1542 -732"/>
                                                                                                                                                                                                                                                  <a:gd name="T3" fmla="*/ 1542 h 2274"/>
                                                                                                                                                                                                                                                  <a:gd name="T4" fmla="+- 0 7961 5763"/>
                                                                                                                                                                                                                                                  <a:gd name="T5" fmla="*/ T4 w 2197"/>
                                                                                                                                                                                                                                                  <a:gd name="T6" fmla="+- 0 1542 -732"/>
                                                                                                                                                                                                                                                  <a:gd name="T7" fmla="*/ 1542 h 2274"/>
                                                                                                                                                                                                                                                  <a:gd name="T8" fmla="+- 0 7961 5763"/>
                                                                                                                                                                                                                                                  <a:gd name="T9" fmla="*/ T8 w 2197"/>
                                                                                                                                                                                                                                                  <a:gd name="T10" fmla="+- 0 -732 -732"/>
                                                                                                                                                                                                                                                  <a:gd name="T11" fmla="*/ -732 h 2274"/>
                                                                                                                                                                                                                                                  <a:gd name="T12" fmla="+- 0 5763 5763"/>
                                                                                                                                                                                                                                                  <a:gd name="T13" fmla="*/ T12 w 2197"/>
                                                                                                                                                                                                                                                  <a:gd name="T14" fmla="+- 0 -732 -732"/>
                                                                                                                                                                                                                                                  <a:gd name="T15" fmla="*/ -732 h 2274"/>
                                                                                                                                                                                                                                                  <a:gd name="T16" fmla="+- 0 5763 5763"/>
                                                                                                                                                                                                                                                  <a:gd name="T17" fmla="*/ T16 w 2197"/>
                                                                                                                                                                                                                                                  <a:gd name="T18" fmla="+- 0 1542 -732"/>
                                                                                                                                                                                                                                                  <a:gd name="T19" fmla="*/ 1542 h 2274"/>
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" y="T3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5" y="T7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9" y="T11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3" y="T15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<a:pos x="T17" y="T19"/>
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<a:path w="2197" h="2274">
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<a:pt x="0" y="2274"/>
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2198" y="2274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2198" y="0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<a:pt x="0" y="2274"/>
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a:close/>
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<a:srgbClr val="7F7E7E"/>
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<wpg:cNvPr id="239" name="Group 119"/>
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<a:off x="3447" y="1136"/>
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<a:chOff x="3447" y="1136"/>
                                                                                                                                                                                                                                                <a:chExt cx="64" cy="0"/>
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<wps:cNvPr id="240" name="Freeform 144"/>
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<a:off x="6894" y="2272"/>
  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<a:gd name="T0" fmla="+- 0 3447 3447"/>
                                                                                                                                                                                                                                                    <a:gd name="T1" fmla="*/ T0 w 64"/>
                                                                                                                                                                                                                                                    <a:gd name="T2" fmla="+- 0 3511 3447"/>
                                                                                                                                                                                                                                                    <a:gd name="T3" fmla="*/ T2 w 64"/>
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<a:path w="64">
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<a:pt x="64" y="0"/>
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<wpg:cNvPr id="241" name="Group 120"/>
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<a:off x="3447" y="683"/>
  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  <a:chOff x="3447" y="683"/>
                                                                                                                                                                                                                                                  <a:chExt cx="64" cy="0"/>
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<wps:cNvPr id="242" name="Freeform 143"/>
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<a:off x="6894" y="1366"/>
    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<a:gd name="T0" fmla="+- 0 3447 3447"/>
                                                                                                                                                                                                                                                      <a:gd name="T1" fmla="*/ T0 w 64"/>
                                                                                                                                                                                                                                                      <a:gd name="T2" fmla="+- 0 3511 3447"/>
                                                                                                                                                                                                                                                      <a:gd name="T3" fmla="*/ T2 w 64"/>
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<a:path w="64">
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<a:pt x="64" y="0"/>
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<wpg:cNvPr id="243" name="Group 121"/>
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<a:off x="3447" y="231"/>
    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    <a:chOff x="3447" y="231"/>
                                                                                                                                                                                                                                                    <a:chExt cx="64" cy="0"/>
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<wps:cNvPr id="244" name="Freeform 142"/>
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<a:off x="6894" y="462"/>
      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<a:gd name="T0" fmla="+- 0 3447 3447"/>
                                                                                                                                                                                                                                                        <a:gd name="T1" fmla="*/ T0 w 64"/>
                                                                                                                                                                                                                                                        <a:gd name="T2" fmla="+- 0 3511 3447"/>
                                                                                                                                                                                                                                                        <a:gd name="T3" fmla="*/ T2 w 64"/>
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<a:path w="64">
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<a:pt x="64" y="0"/>
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<wpg:cNvPr id="245" name="Group 122"/>
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<a:off x="3447" y="-222"/>
      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      <a:chOff x="3447" y="-222"/>
                                                                                                                                                                                                                                                      <a:chExt cx="64" cy="0"/>
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<wps:cNvPr id="246" name="Freeform 141"/>
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<a:off x="6894" y="-444"/>
        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<a:gd name="T0" fmla="+- 0 3447 3447"/>
                                                                                                                                                                                                                                                          <a:gd name="T1" fmla="*/ T0 w 64"/>
                                                                                                                                                                                                                                                          <a:gd name="T2" fmla="+- 0 3511 3447"/>
                                                                                                                                                                                                                                                          <a:gd name="T3" fmla="*/ T2 w 64"/>
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<a:path w="64">
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<a:pt x="64" y="0"/>
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<wpg:cNvPr id="247" name="Group 123"/>
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<a:off x="3447" y="-674"/>
        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        <a:chOff x="3447" y="-674"/>
                                                                                                                                                                                                                                                        <a:chExt cx="64" cy="0"/>
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<wps:cNvPr id="248" name="Freeform 140"/>
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<a:off x="6894" y="-1348"/>
                                                                                                                                                                                                                                                          <a:ext cx="64" cy="0"/>
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<a:gd name="T0" fmla="+- 0 3447 3447"/>
                                                                                                                                                                                                                                                            <a:gd name="T1" fmla="*/ T0 w 64"/>
                                                                                                                                                                                                                                                            <a:gd name="T2" fmla="+- 0 3511 3447"/>
                                                                                                                                                                                                                                                            <a:gd name="T3" fmla="*/ T2 w 64"/>
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<a:pos x="T1" y="0"/>
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<a:pos x="T3" y="0"/>
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<a:path w="64">
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<a:pt x="64" y="0"/>
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<wpg:cNvPr id="249" name="Group 124"/>
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<a:off x="3667" y="1542"/>
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<a:chOff x="3667" y="1542"/>
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<wps:cNvPr id="250" name="Freeform 139"/>
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<a:off x="7334" y="3084"/>
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1606 1542"/>
                                                                                                                                                                                                                                                              <a:gd name="T1" fmla="*/ 1606 h 64"/>
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1542 1542"/>
                                                                                                                                                                                                                                                              <a:gd name="T3" fmla="*/ 1542 h 64"/>
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<wpg:cNvPr id="251" name="Group 125"/>
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<a:off x="4060" y="1542"/>
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<a:chOff x="4060" y="1542"/>
  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<wps:cNvPr id="252" name="Freeform 138"/>
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<a:off x="8120" y="3084"/>
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1606 1542"/>
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1606 h 64"/>
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1542 1542"/>
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1542 h 64"/>
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  <wpg:cNvPr id="253" name="Group 126"/>
  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<a:off x="4453" y="1542"/>
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<a:chOff x="4453" y="1542"/>
    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  <wps:cNvPr id="254" name="Freeform 137"/>
  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<a:off x="8906" y="3084"/>
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1606 1542"/>
  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1606 h 64"/>
  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1542 1542"/>
  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1542 h 64"/>
  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    <wpg:cNvPr id="255" name="Group 127"/>
    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<a:off x="5553" y="1542"/>
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<a:chOff x="5553" y="1542"/>
      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    <wps:cNvPr id="256" name="Freeform 136"/>
    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<a:off x="11106" y="3084"/>
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1606 1542"/>
    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1606 h 64"/>
    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1542 1542"/>
    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1542 h 64"/>
    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      <wpg:cNvPr id="257" name="Group 128"/>
      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<a:off x="5919" y="1542"/>
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<a:chOff x="5919" y="1542"/>
        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      <wps:cNvPr id="258" name="Freeform 135"/>
      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<a:off x="11838" y="3084"/>
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1606 1542"/>
      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1606 h 64"/>
      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1542 1542"/>
      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1542 h 64"/>
      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        <wpg:cNvPr id="259" name="Group 129"/>
        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<a:off x="6312" y="1542"/>
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<a:chOff x="6312" y="1542"/>
          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        <wps:cNvPr id="260" name="Freeform 134"/>
        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<a:off x="12624" y="3084"/>
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1606 1542"/>
        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1606 h 64"/>
        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1542 1542"/>
        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1542 h 64"/>
        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          <wpg:cNvPr id="261" name="Group 130"/>
          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<a:off x="6705" y="1542"/>
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<a:chOff x="6705" y="1542"/>
            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          <wps:cNvPr id="262" name="Freeform 133"/>
          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  <a:off x="13410" y="3084"/>
  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1606 1542"/>
          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1606 h 64"/>
          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1542 1542"/>
          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1542 h 64"/>
          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          <wpg:grpSp>
                                                                                                                                                                                                                                                                    <wpg:cNvPr id="263" name="Group 131"/>
                                                                                                                                                                                                                                                                    <wpg:cNvGrpSpPr>
                                                                                                                                                                                                                                                                      <a:grpSpLocks/>
                                                                                                                                                                                                                                                                    </wpg:cNvGrpSpPr>
                                                                                                                                                                                                                                                                    <wpg:grp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  <a:off x="7805" y="1542"/>
  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  <a:chOff x="7805" y="1542"/>
                                                                                                                                                                                                                                                                        <a:ch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  </wpg:grpSpPr>
                                                                                                                                                                                                                                                                    <wps:wsp>
                                                                                                                                                                                                                                                                      <wps:cNvPr id="264" name="Freeform 132"/>
                                                                                                                                                                                                                                                                      <wps:cNvSpPr>
                                                                                                                                                                                                                                                                        <a:spLocks noEditPoints="1"/>
                                                                                                                                                                                                                                                                      </wps:cNvSpPr>
                                                                                                                                                                                                                                                                      <wps:spPr bwMode="auto">
                                                                                                                                                                                                                                                                        <a:xfrm>
                                                                                                                                                                                                                                                                          <a:off x="15610" y="3084"/>
                                                                                                                                                                                                                                                                          <a:ext cx="0" cy="64"/>
                                                                                                                                                                                                                                                                        </a:xfrm>
                                                                                                                                                                                                                                                                        <a:custGeom>
                                                                                                                                                                                                                                                                          <a:avLst/>
                                                                                                                                                                                                                                                                          <a:gdLst>
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0" fmla="+- 0 1606 1542"/>
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1" fmla="*/ 1606 h 64"/>
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2" fmla="+- 0 1542 1542"/>
                                                                                                                                                                                                                                                                            <a:gd name="T3" fmla="*/ 1542 h 64"/>
                                                                                                                                                                                                                                                                          </a:gdLst>
                                                                                                                                                                                                                                                                          <a:ahLst/>
                                                                                                                                                                                                                                                                          <a:cxnLst>
    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1"/>
    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    <a:cxn ang="0">
                                                                                                                                                                                                                                                                              <a:pos x="0" y="T3"/>
                                                                                                                                                                                                                                                                            </a:cxn>
                                                                                                                                                                                                                                                                          </a:cxnLst>
                                                                                                                                                                                                                                                                          <a:rect l="0" t="0" r="r" b="b"/>
                                                                                                                                                                                                                                                                          <a:pathLst>
                                                                                                                                                                                                                                                                            <a:path h="64">
                                                                                                                                                                                                                                                                              <a:moveTo>
    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64"/>
                                                                                                                                                                                                                                                                              </a:moveTo>
                                                                                                                                                                                                                                                                              <a:lnTo>
                                                                                                                                                                                                                                                                                <a:pt x="0" y="0"/>
                                                                                                                                                                                                                                                                              </a:lnTo>
                                                                                                                                                                                                                                                                            </a:path>
                                                                                                                                                                                                                                                                          </a:pathLst>
                                                                                                                                                                                                                                                                        </a:custGeom>
                                                                                                                                                                                                                                                                        <a:noFill/>
                                                                                                                                                                                                                                                                        <a:ln w="10209">
  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000000"/>
  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  <a:round/>
                                                                                                                                                                                                                                                                          <a:headEnd/>
                                                                                                                                                                                                                                                                          <a:tailEnd/>
                                                                                                                                                                                                                                                                        </a:ln>
                                                                                                                                                                                                                                                                        <a:extLst>
                                                                                                                                                      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                                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                                                                                                                                                      <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    <a:srgbClr val="FFFFFF"/>
                                                                                                                                                                                                                                                                              </a:solidFill>
                                                                                                                                                                                                                                                                            </a14:hiddenFill>
                                                                                                                                                                                                                                                                          </a:ext>
                                                                                                                                                                                                                                                                        </a:extLst>
                                                                                                                                                                                                                                                                      </wps:spPr>
                                                                                                                                                      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                                                                                                                                                      <a:noAutofit/>
                                                                                                                                                                                                                                                                      </wps:bodyPr>
                                                                                                                                                                                                                                                                    </wps:wsp>
            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  </wpg:grpSp>
                                                                                                                                      </wpg:grpSp>
                                                                                                                                    </wpg:grpSp>
                                                                                                                                  </wpg:grpSp>
                                                                                                                                </wpg:grpSp>
                                                                                                                              </wpg:grpSp>
                                                                                                                            </wpg:grpSp>
                                                                                                                          </wpg:grpSp>
                                                                                                                        </wpg:grpSp>
                                                                                                                      </wpg:grpSp>
                                                                                                                    </wpg:grpSp>
                                                                                                                  </wpg:grpSp>
                                                                                                                </wpg:grpSp>
                                                                                                              </wpg:grpSp>
                                                                                                            </wpg:grpSp>
                                                                                                          </wpg:grpSp>
                                                                                                        </wpg:grpSp>
                                                                                                      </wpg:grpSp>
                                                                                                    </wpg:grpSp>
                                                                                                  </wpg:grpSp>
                                                                                                </wpg:grpSp>
                                                                                              </wpg:grpSp>
                                                                                            </wpg:grpSp>
                                                                                          </wpg:grpSp>
                                                                                        </wpg:grpSp>
                                                                                      </wpg:grpSp>
                                                                                    </wpg:grpSp>
                                                                                  </wpg:grpSp>
                                                                                </wpg:grpSp>
                                                                              </wpg:grpSp>
                                                                            </wpg:grpSp>
                                                                          </wpg:grpSp>
                                                                        </wpg:grpSp>
                                                                      </wpg:grpSp>
                                                                    </wpg:grpSp>
                                                                  </wpg:grpSp>
                                                                </wpg:grpSp>
                                                              </wpg:grpSp>
                                                            </wpg:grpSp>
                                                          </wpg:grpSp>
                                                        </wpg:grpSp>
                                                      </wpg:grp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" o:spid="_x0000_s1026" style="position:absolute;margin-left:171.9pt;margin-top:-47.85pt;width:226.45pt;height:128.6pt;z-index:-3003;mso-position-horizontal-relative:page" coordorigin="3439,-958" coordsize="4530,257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">
                <v:group id="Group 13" o:spid="_x0000_s1027" style="position:absolute;left:3511;top:-950;width:2197;height:218" coordorigin="3511,-950" coordsize="2197,21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i1FpuwQAAANsAAAAPAAAAZHJzL2Rvd25yZXYueG1sRE9Ni8IwEL0L+x/CLHjT&#10;tLuoS9coIq54EEFdEG9DM7bFZlKa2NZ/bwTB2zze50znnSlFQ7UrLCuIhxEI4tTqgjMF/8e/wQ8I&#10;55E1lpZJwZ0czGcfvSkm2ra8p+bgMxFC2CWoIPe+SqR0aU4G3dBWxIG72NqgD7DOpK6xDeGmlF9R&#10;NJYGCw4NOVa0zCm9Hm5GwbrFdvEdr5rt9bK8n4+j3Wkbk1L9z27xC8JT59/il3ujw/wJ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i1FpuwQAAANsAAAAPAAAA&#10;AAAAAAAAAAAAAKkCAABkcnMvZG93bnJldi54bWxQSwUGAAAAAAQABAD6AAAAlwMAAAAA&#10;">
                  <v:shape id="Freeform 260" o:spid="_x0000_s1028" style="position:absolute;left:3511;top:-950;width:2197;height:218;visibility:visible;mso-wrap-style:square;v-text-anchor:top" coordsize="2197,2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9kE6xAAA&#10;ANsAAAAPAAAAZHJzL2Rvd25yZXYueG1sRI9Ba8JAEIXvgv9hmUIvQTdtQSS6CVqw9GhV0OOQnSZp&#10;s7Nhd6vpv3cOhd5meG/e+2Zdja5XVwqx82zgaZ6DIq697bgxcDruZktQMSFb7D2TgV+KUJXTyRoL&#10;62/8QddDapSEcCzQQJvSUGgd65YcxrkfiEX79MFhkjU02ga8Sbjr9XOeL7TDjqWhxYFeW6q/Dz/O&#10;wFcWhstbs99hplN2Xp62tHkZjXl8GDcrUInG9G/+u363gi+w8osMoMs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+vZBOsQAAADbAAAADwAAAAAAAAAAAAAAAACXAgAAZHJzL2Rv&#10;d25yZXYueG1sUEsFBgAAAAAEAAQA9QAAAIgDAAAAAA==&#10;" path="m0,218l2198,218,2198,,,,,218xe" fillcolor="#cccbcb" stroked="f">
                    <v:path arrowok="t" o:connecttype="custom" o:connectlocs="0,-732;2198,-732;2198,-950;0,-950;0,-732" o:connectangles="0,0,0,0,0"/>
                  </v:shape>
                  <v:group id="Group 14" o:spid="_x0000_s1029" style="position:absolute;left:3511;top:-950;width:2197;height:218" coordorigin="3511,-950" coordsize="2197,21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8B2uHwQAAANsAAAAPAAAAZHJzL2Rvd25yZXYueG1sRE9Ni8IwEL0L+x/CLHjT&#10;tLsobtcoIq54EEFdEG9DM7bFZlKa2NZ/bwTB2zze50znnSlFQ7UrLCuIhxEI4tTqgjMF/8e/wQSE&#10;88gaS8uk4E4O5rOP3hQTbVveU3PwmQgh7BJUkHtfJVK6NCeDbmgr4sBdbG3QB1hnUtfYhnBTyq8o&#10;GkuDBYeGHCta5pReDzejYN1iu/iOV832elnez8fR7rSNSan+Z7f4BeGp82/xy73RYf4P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8B2uHwQAAANsAAAAPAAAA&#10;AAAAAAAAAAAAAKkCAABkcnMvZG93bnJldi54bWxQSwUGAAAAAAQABAD6AAAAlwMAAAAA&#10;">
                    <v:shape id="Freeform 259" o:spid="_x0000_s1030" style="position:absolute;left:3511;top:-950;width:2197;height:218;visibility:visible;mso-wrap-style:square;v-text-anchor:top" coordsize="2197,2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gNsfwgAA&#10;ANsAAAAPAAAAZHJzL2Rvd25yZXYueG1sRE+7asMwFN0L/QdxC91qORlCcaIY0xDqTG3jpM14sW5s&#10;U+vKWKoff18NgYyH896kk2nFQL1rLCtYRDEI4tLqhisFp2L/8grCeWSNrWVSMJODdPv4sMFE25G/&#10;aDj6SoQQdgkqqL3vEildWZNBF9mOOHBX2xv0AfaV1D2OIdy0chnHK2mw4dBQY0dvNZW/xz+jYBzL&#10;4vMjH7LqYud9w+efw+77Xannpylbg/A0+bv45s61gmVYH76EHyC3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WA2x/CAAAA2wAAAA8AAAAAAAAAAAAAAAAAlwIAAGRycy9kb3du&#10;cmV2LnhtbFBLBQYAAAAABAAEAPUAAACGAwAAAAA=&#10;" path="m0,218l2198,218,2198,,,,,218xe" filled="f" strokecolor="#7f7e7e" strokeweight="10209emu">
                      <v:path arrowok="t" o:connecttype="custom" o:connectlocs="0,-732;2198,-732;2198,-950;0,-950;0,-732" o:connectangles="0,0,0,0,0"/>
                    </v:shape>
                    <v:group id="Group 15" o:spid="_x0000_s1031" style="position:absolute;left:5763;top:-950;width:2197;height:218" coordorigin="5763,-950" coordsize="2197,21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EwdrTzDAAAA2wAAAA8A&#10;AAAAAAAAAAAAAAAAqQIAAGRycy9kb3ducmV2LnhtbFBLBQYAAAAABAAEAPoAAACZAwAAAAA=&#10;">
                      <v:shape id="Freeform 258" o:spid="_x0000_s1032" style="position:absolute;left:5763;top:-950;width:2197;height:218;visibility:visible;mso-wrap-style:square;v-text-anchor:top" coordsize="2197,2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crxtwgAA&#10;ANsAAAAPAAAAZHJzL2Rvd25yZXYueG1sRI9Pi8IwFMTvwn6H8IS9FE2tIFKN4goue/Qf7B4fzbOt&#10;Ni8lyWr99kYQPA4z8xtmvuxMI67kfG1ZwWiYgiAurK65VHA8bAZTED4ga2wsk4I7eVguPnpzzLW9&#10;8Y6u+1CKCGGfo4IqhDaX0hcVGfRD2xJH72SdwRClK6V2eItw08gsTSfSYM1xocKW1hUVl/2/UXBO&#10;XPv3XW43mMiQ/E6PX7Qad0p99rvVDESgLrzDr/aPVpBl8PwSf4BcP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VyvG3CAAAA2wAAAA8AAAAAAAAAAAAAAAAAlwIAAGRycy9kb3du&#10;cmV2LnhtbFBLBQYAAAAABAAEAPUAAACGAwAAAAA=&#10;" path="m0,218l2198,218,2198,,,,,218xe" fillcolor="#cccbcb" stroked="f">
                        <v:path arrowok="t" o:connecttype="custom" o:connectlocs="0,-732;2198,-732;2198,-950;0,-950;0,-732" o:connectangles="0,0,0,0,0"/>
                      </v:shape>
                      <v:group id="Group 16" o:spid="_x0000_s1033" style="position:absolute;left:5763;top:-950;width:2197;height:218" coordorigin="5763,-950" coordsize="2197,21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Tg5bQxAAAANsAAAAP&#10;AAAAAAAAAAAAAAAAAKkCAABkcnMvZG93bnJldi54bWxQSwUGAAAAAAQABAD6AAAAmgMAAAAA&#10;">
                        <v:shape id="Freeform 257" o:spid="_x0000_s1034" style="position:absolute;left:5763;top:-950;width:2197;height:218;visibility:visible;mso-wrap-style:square;v-text-anchor:top" coordsize="2197,2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u90cxQAA&#10;ANsAAAAPAAAAZHJzL2Rvd25yZXYueG1sRI9La8MwEITvhf4HsYXeGrkmlOBECSHFxDnl1bQ9LtbW&#10;NrFWxlL9+PdVINDjMDPfMIvVYGrRUesqywpeJxEI4tzqigsFH+f0ZQbCeWSNtWVSMJKD1fLxYYGJ&#10;tj0fqTv5QgQIuwQVlN43iZQuL8mgm9iGOHg/tjXog2wLqVvsA9zUMo6iN2mw4rBQYkObkvLr6dco&#10;6Pv8fNhn3br4tmNa8eVr9/65Ver5aVjPQXga/H/43s60gngKty/hB8j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q73RzFAAAA2wAAAA8AAAAAAAAAAAAAAAAAlwIAAGRycy9k&#10;b3ducmV2LnhtbFBLBQYAAAAABAAEAPUAAACJAwAAAAA=&#10;" path="m0,218l2198,218,2198,,,,,218xe" filled="f" strokecolor="#7f7e7e" strokeweight="10209emu">
                          <v:path arrowok="t" o:connecttype="custom" o:connectlocs="0,-732;2198,-732;2198,-950;0,-950;0,-732" o:connectangles="0,0,0,0,0"/>
                        </v:shape>
                        <v:group id="Group 17" o:spid="_x0000_s1035" style="position:absolute;left:3511;top:1362;width:2197;height:0" coordorigin="3511,1362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MyarP8UAAADbAAAA&#10;DwAAAAAAAAAAAAAAAACpAgAAZHJzL2Rvd25yZXYueG1sUEsFBgAAAAAEAAQA+gAAAJsDAAAAAA==&#10;">
                          <v:shape id="Freeform 256" o:spid="_x0000_s1036" style="position:absolute;left:7022;top:2724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D+BdwwAA&#10;ANsAAAAPAAAAZHJzL2Rvd25yZXYueG1sRI9BawIxFITvhf6H8AreullFraxGaQuFHkRQi+fH5rlZ&#10;3LysSdStv94IgsdhZr5hZovONuJMPtSOFfSzHARx6XTNlYK/7c/7BESIyBobx6TgnwIs5q8vMyy0&#10;u/CazptYiQThUKACE2NbSBlKQxZD5lri5O2dtxiT9JXUHi8Jbhs5yPOxtFhzWjDY0reh8rA5WQWn&#10;Ybv8WMXr8Wvk9dKZXXes3Fqp3lv3OQURqYvP8KP9qxUMxnD/kn6AnN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mD+BdwwAAANsAAAAPAAAAAAAAAAAAAAAAAJcCAABkcnMvZG93&#10;bnJldi54bWxQSwUGAAAAAAQABAD1AAAAhwMAAAAA&#10;" path="m0,0l2197,0e" filled="f" strokecolor="#f9f9f9" strokeweight="10209emu">
                            <v:path arrowok="t" o:connecttype="custom" o:connectlocs="0,0;2198,0" o:connectangles="0,0"/>
                            <o:lock v:ext="edit" verticies="t"/>
                          </v:shape>
                          <v:group id="Group 18" o:spid="_x0000_s1037" style="position:absolute;left:3511;top:909;width:2197;height:0" coordorigin="3511,909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uJDTxAAAANsAAAAPAAAAZHJzL2Rvd25yZXYueG1sRI9Bi8IwFITvwv6H8Ba8&#10;aVoXXalGEdkVDyKoC+Lt0TzbYvNSmmxb/70RBI/DzHzDzJedKUVDtSssK4iHEQji1OqCMwV/p9/B&#10;FITzyBpLy6TgTg6Wi4/eHBNtWz5Qc/SZCBB2CSrIva8SKV2ak0E3tBVx8K62NuiDrDOpa2wD3JRy&#10;FEUTabDgsJBjReuc0tvx3yjYtNiuvuKfZne7ru+X03h/3sWkVP+zW81AeOr8O/xqb7WC0Tc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suJDTxAAAANsAAAAP&#10;AAAAAAAAAAAAAAAAAKkCAABkcnMvZG93bnJldi54bWxQSwUGAAAAAAQABAD6AAAAmgMAAAAA&#10;">
                            <v:shape id="Freeform 255" o:spid="_x0000_s1038" style="position:absolute;left:7022;top:1818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3NG0vwAA&#10;ANsAAAAPAAAAZHJzL2Rvd25yZXYueG1sRE9Ni8IwEL0v+B/CCN7WVHFdqUZxFwQPIuiK56EZm2Iz&#10;qUnU6q/fHASPj/c9W7S2FjfyoXKsYNDPQBAXTldcKjj8rT4nIEJE1lg7JgUPCrCYdz5mmGt35x3d&#10;9rEUKYRDjgpMjE0uZSgMWQx91xAn7uS8xZigL6X2eE/htpbDLBtLixWnBoMN/RoqzvurVXAdNZvv&#10;bXxefr683jhzbC+l2ynV67bLKYhIbXyLX+61VjBMY9OX9APk/B8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Hjc0bS/AAAA2wAAAA8AAAAAAAAAAAAAAAAAlwIAAGRycy9kb3ducmV2&#10;LnhtbFBLBQYAAAAABAAEAPUAAACDAwAAAAA=&#10;" path="m0,0l2197,0e" filled="f" strokecolor="#f9f9f9" strokeweight="10209emu">
                              <v:path arrowok="t" o:connecttype="custom" o:connectlocs="0,0;2198,0" o:connectangles="0,0"/>
                              <o:lock v:ext="edit" verticies="t"/>
                            </v:shape>
                            <v:group id="Group 19" o:spid="_x0000_s1039" style="position:absolute;left:3511;top:457;width:2197;height:0" coordorigin="3511,457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a6E6xAAAANsAAAAPAAAAZHJzL2Rvd25yZXYueG1sRI9Bi8IwFITvwv6H8Ba8&#10;aVoXZa1GEdkVDyKoC+Lt0TzbYvNSmmxb/70RBI/DzHzDzJedKUVDtSssK4iHEQji1OqCMwV/p9/B&#10;NwjnkTWWlknBnRwsFx+9OSbatnyg5ugzESDsElSQe18lUro0J4NuaCvi4F1tbdAHWWdS19gGuCnl&#10;KIom0mDBYSHHitY5pbfjv1GwabFdfcU/ze52Xd8vp/H+vItJqf5nt5qB8NT5d/jV3moFoyk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ya6E6xAAAANsAAAAP&#10;AAAAAAAAAAAAAAAAAKkCAABkcnMvZG93bnJldi54bWxQSwUGAAAAAAQABAD6AAAAmgMAAAAA&#10;">
                              <v:shape id="Freeform 254" o:spid="_x0000_s1040" style="position:absolute;left:7022;top:914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c0tvwAAA&#10;ANsAAAAPAAAAZHJzL2Rvd25yZXYueG1sRE/LagIxFN0X/Idwhe5qxmpVRqNYodCFFHzg+jK5TgYn&#10;N2MSderXm4Xg8nDes0Vra3ElHyrHCvq9DARx4XTFpYL97udjAiJEZI21Y1LwTwEW887bDHPtbryh&#10;6zaWIoVwyFGBibHJpQyFIYuh5xrixB2dtxgT9KXUHm8p3NbyM8tG0mLFqcFgQytDxWl7sQouw2Y9&#10;/ov38/eX12tnDu25dBul3rvtcgoiUhtf4qf7VysYpPXpS/oBcv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Dc0tvwAAAANsAAAAPAAAAAAAAAAAAAAAAAJcCAABkcnMvZG93bnJl&#10;di54bWxQSwUGAAAAAAQABAD1AAAAhAMAAAAA&#10;" path="m0,0l2197,0e" filled="f" strokecolor="#f9f9f9" strokeweight="10209emu">
                                <v:path arrowok="t" o:connecttype="custom" o:connectlocs="0,0;2198,0" o:connectangles="0,0"/>
                                <o:lock v:ext="edit" verticies="t"/>
                              </v:shape>
                              <v:group id="Group 20" o:spid="_x0000_s1041" style="position:absolute;left:3511;top:4;width:2197;height:0" coordorigin="3511,4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MnEO+HDAAAA2wAAAA8A&#10;AAAAAAAAAAAAAAAAqQIAAGRycy9kb3ducmV2LnhtbFBLBQYAAAAABAAEAPoAAACZAwAAAAA=&#10;">
                                <v:shape id="Freeform 253" o:spid="_x0000_s1042" style="position:absolute;left:7022;top:8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7XCDxAAA&#10;ANsAAAAPAAAAZHJzL2Rvd25yZXYueG1sRI9PawIxFMTvhX6H8Aq91WytVdluVqpQ8CCCf/D82Dw3&#10;SzcvaxJ120/fCAWPw8z8hilmvW3FhXxoHCt4HWQgiCunG64V7HdfL1MQISJrbB2Tgh8KMCsfHwrM&#10;tbvyhi7bWIsE4ZCjAhNjl0sZKkMWw8B1xMk7Om8xJulrqT1eE9y2cphlY2mx4bRgsKOFoep7e7YK&#10;zqNuNVnH39P83euVM4f+VLuNUs9P/ecHiEh9vIf/20ut4G0Ity/pB8jy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O1wg8QAAADbAAAADwAAAAAAAAAAAAAAAACXAgAAZHJzL2Rv&#10;d25yZXYueG1sUEsFBgAAAAAEAAQA9QAAAIgDAAAAAA==&#10;" path="m0,0l2197,0e" filled="f" strokecolor="#f9f9f9" strokeweight="10209emu">
                                  <v:path arrowok="t" o:connecttype="custom" o:connectlocs="0,0;2198,0" o:connectangles="0,0"/>
                                  <o:lock v:ext="edit" verticies="t"/>
                                </v:shape>
                                <v:group id="Group 21" o:spid="_x0000_s1043" style="position:absolute;left:3511;top:-448;width:2197;height:0" coordorigin="3511,-448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loADcUAAADbAAAA&#10;DwAAAAAAAAAAAAAAAACpAgAAZHJzL2Rvd25yZXYueG1sUEsFBgAAAAAEAAQA+gAAAJsDAAAAAA==&#10;">
                                  <v:shape id="Freeform 252" o:spid="_x0000_s1044" style="position:absolute;left:7022;top:-896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SE1swwAA&#10;ANsAAAAPAAAAZHJzL2Rvd25yZXYueG1sRI9PawIxFMTvQr9DeAVvmm21KlujtILgQQr+wfNj89ws&#10;3bysSdTVT28KBY/DzPyGmc5bW4sL+VA5VvDWz0AQF05XXCrY75a9CYgQkTXWjknBjQLMZy+dKeba&#10;XXlDl20sRYJwyFGBibHJpQyFIYuh7xri5B2dtxiT9KXUHq8Jbmv5nmUjabHitGCwoYWh4nd7tgrO&#10;w2Y9/on30/eH12tnDu2pdBuluq/t1yeISG18hv/bK61gMIS/L+kHyNk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8SE1swwAAANsAAAAPAAAAAAAAAAAAAAAAAJcCAABkcnMvZG93&#10;bnJldi54bWxQSwUGAAAAAAQABAD1AAAAhwMAAAAA&#10;" path="m0,0l2197,0e" filled="f" strokecolor="#f9f9f9" strokeweight="10209emu">
                                    <v:path arrowok="t" o:connecttype="custom" o:connectlocs="0,0;2198,0" o:connectangles="0,0"/>
                                    <o:lock v:ext="edit" verticies="t"/>
                                  </v:shape>
                                  <v:group id="Group 22" o:spid="_x0000_s1045" style="position:absolute;left:3864;top:-732;width:0;height:2274" coordorigin="3864,-73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2/z3ixQAAANs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SxX8Psl&#10;/ACZPQ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tv894sUAAADbAAAA&#10;DwAAAAAAAAAAAAAAAACpAgAAZHJzL2Rvd25yZXYueG1sUEsFBgAAAAAEAAQA+gAAAJsDAAAAAA==&#10;">
                                    <v:polyline id="Freeform 251" o:spid="_x0000_s1046" style="position:absolute;visibility:visible;mso-wrap-style:square;v-text-anchor:top" points="7728,810,7728,-1464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/RCVwgAA&#10;ANsAAAAPAAAAZHJzL2Rvd25yZXYueG1sRI9Pa8JAEMXvBb/DMgVvdVMLQVJXaS22Qk8a6XnIjkkw&#10;Oxt2pxr76d2C4PHx/vx48+XgOnWiEFvPBp4nGSjiytuWawP7cv00AxUF2WLnmQxcKMJyMXqYY2H9&#10;mbd02kmt0gjHAg00In2hdawachgnvidO3sEHh5JkqLUNeE7jrtPTLMu1w5YTocGeVg1Vx92vS5BW&#10;1u/lt/77yWlbTmefXxI+2Jjx4/D2CkpokHv41t5YAy85/H9JP0Avr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H9EJXCAAAA2wAAAA8AAAAAAAAAAAAAAAAAlwIAAGRycy9kb3du&#10;cmV2LnhtbFBLBQYAAAAABAAEAPUAAACGAwAAAAA=&#10;" filled="f" strokecolor="#f9f9f9" strokeweight="10209emu">
                                      <v:path arrowok="t" o:connecttype="custom" o:connectlocs="0,1542;0,-732" o:connectangles="0,0"/>
                                      <o:lock v:ext="edit" verticies="t"/>
                                    </v:polyline>
                                    <v:group id="Group 23" o:spid="_x0000_s1047" style="position:absolute;left:4257;top:-732;width:0;height:2274" coordorigin="4257,-73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pYQYOxAAAANsAAAAPAAAAZHJzL2Rvd25yZXYueG1sRI9Pi8IwFMTvC36H8ARv&#10;a1rFVapRRFzxIIJ/QLw9mmdbbF5Kk23rt98sCHscZuY3zGLVmVI0VLvCsoJ4GIEgTq0uOFNwvXx/&#10;zkA4j6yxtEwKXuRgtex9LDDRtuUTNWefiQBhl6CC3PsqkdKlORl0Q1sRB+9ha4M+yDqTusY2wE0p&#10;R1H0JQ0WHBZyrGiTU/o8/xgFuxbb9TjeNofnY/O6XybH2yEmpQb9bj0H4anz/+F3e68VjKf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pYQYOxAAAANsAAAAP&#10;AAAAAAAAAAAAAAAAAKkCAABkcnMvZG93bnJldi54bWxQSwUGAAAAAAQABAD6AAAAmgMAAAAA&#10;">
                                      <v:polyline id="Freeform 250" o:spid="_x0000_s1048" style="position:absolute;visibility:visible;mso-wrap-style:square;v-text-anchor:top" points="8514,810,8514,-1464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LiF8wAAA&#10;ANsAAAAPAAAAZHJzL2Rvd25yZXYueG1sRE9NS8NAEL0L/Q/LFLzZjRVKid2W2lIVPLURz0N2TEKz&#10;s2F3bKO/3jkIHh/ve7UZQ28ulHIX2cH9rABDXEffcePgvTrcLcFkQfbYRyYH35Rhs57crLD08cpH&#10;upykMRrCuUQHrchQWpvrlgLmWRyIlfuMKaAoTI31Ca8aHno7L4qFDdixNrQ40K6l+nz6ClrSyeGp&#10;erM/Hws6VvPl84ukPTt3Ox23j2CERvkX/7lfvYMHHatf9AfY9S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PLiF8wAAAANsAAAAPAAAAAAAAAAAAAAAAAJcCAABkcnMvZG93bnJl&#10;di54bWxQSwUGAAAAAAQABAD1AAAAhAMAAAAA&#10;" filled="f" strokecolor="#f9f9f9" strokeweight="10209emu">
                                        <v:path arrowok="t" o:connecttype="custom" o:connectlocs="0,1542;0,-732" o:connectangles="0,0"/>
                                        <o:lock v:ext="edit" verticies="t"/>
                                      </v:polyline>
                                      <v:group id="Group 24" o:spid="_x0000_s1049" style="position:absolute;left:5003;top:-732;width:0;height:2274" coordorigin="5003,-73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3sjfnxAAAANsAAAAPAAAAZHJzL2Rvd25yZXYueG1sRI9Pi8IwFMTvC36H8ARv&#10;a1rFRatRRFzxIIJ/QLw9mmdbbF5Kk23rt98sCHscZuY3zGLVmVI0VLvCsoJ4GIEgTq0uOFNwvXx/&#10;TkE4j6yxtEwKXuRgtex9LDDRtuUTNWefiQBhl6CC3PsqkdKlORl0Q1sRB+9ha4M+yDqTusY2wE0p&#10;R1H0JQ0WHBZyrGiTU/o8/xgFuxbb9TjeNofnY/O6XybH2yEmpQb9bj0H4anz/+F3e68VjGf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3sjfnxAAAANsAAAAP&#10;AAAAAAAAAAAAAAAAAKkCAABkcnMvZG93bnJldi54bWxQSwUGAAAAAAQABAD6AAAAmgMAAAAA&#10;">
                                        <v:polyline id="Freeform 249" o:spid="_x0000_s1050" style="position:absolute;visibility:visible;mso-wrap-style:square;v-text-anchor:top" points="10006,810,10006,-1464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Xl4HwAAA&#10;ANsAAAAPAAAAZHJzL2Rvd25yZXYueG1sRE9NS8NAEL0L/Q/LFLzZjUVKid2W2lIVPLURz0N2TEKz&#10;s2F3bKO/3jkIHh/ve7UZQ28ulHIX2cH9rABDXEffcePgvTrcLcFkQfbYRyYH35Rhs57crLD08cpH&#10;upykMRrCuUQHrchQWpvrlgLmWRyIlfuMKaAoTI31Ca8aHno7L4qFDdixNrQ40K6l+nz6ClrSyeGp&#10;erM/Hws6VvPl84ukPTt3Ox23j2CERvkX/7lfvYMHXa9f9AfY9S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pXl4HwAAAANsAAAAPAAAAAAAAAAAAAAAAAJcCAABkcnMvZG93bnJl&#10;di54bWxQSwUGAAAAAAQABAD1AAAAhAMAAAAA&#10;" filled="f" strokecolor="#f9f9f9" strokeweight="10209emu">
                                          <v:path arrowok="t" o:connecttype="custom" o:connectlocs="0,1542;0,-732" o:connectangles="0,0"/>
                                          <o:lock v:ext="edit" verticies="t"/>
                                        </v:polyline>
                                        <v:group id="Group 25" o:spid="_x0000_s1051" style="position:absolute;left:3511;top:1136;width:2197;height:0" coordorigin="3511,1136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kcJInMUAAADbAAAA&#10;DwAAAAAAAAAAAAAAAACpAgAAZHJzL2Rvd25yZXYueG1sUEsFBgAAAAAEAAQA+gAAAJsDAAAAAA==&#10;">
                                          <v:shape id="Freeform 248" o:spid="_x0000_s1052" style="position:absolute;left:7022;top:2272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SHqowwAA&#10;ANsAAAAPAAAAZHJzL2Rvd25yZXYueG1sRI9Ba8JAFITvBf/D8oTe6q5iS43ZiKgFr009eHxkn0lI&#10;9m3Irknsr+8WCj0OM/MNk+4m24qBel871rBcKBDEhTM1lxouXx8v7yB8QDbYOiYND/Kwy2ZPKSbG&#10;jfxJQx5KESHsE9RQhdAlUvqiIot+4Tri6N1cbzFE2ZfS9DhGuG3lSqk3abHmuFBhR4eKiia/Ww2k&#10;6NSMr9dwLL/PTZc/1HDbXLR+nk/7LYhAU/gP/7XPRsN6Bb9f4g+Q2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7SHqowwAAANsAAAAPAAAAAAAAAAAAAAAAAJcCAABkcnMvZG93&#10;bnJldi54bWxQSwUGAAAAAAQABAD1AAAAhwMAAAAA&#10;" path="m0,0l2197,0e" filled="f" strokecolor="#e5e4e4" strokeweight="4141emu">
                                            <v:path arrowok="t" o:connecttype="custom" o:connectlocs="0,0;2198,0" o:connectangles="0,0"/>
                                            <o:lock v:ext="edit" verticies="t"/>
                                          </v:shape>
                                          <v:group id="Group 26" o:spid="_x0000_s1053" style="position:absolute;left:3511;top:683;width:2197;height:0" coordorigin="3511,683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OXHNwxAAAANsAAAAPAAAAZHJzL2Rvd25yZXYueG1sRI9Pi8IwFMTvC36H8ARv&#10;a1p1RapRRFzxIIJ/QLw9mmdbbF5Kk23rt98sCHscZuY3zGLVmVI0VLvCsoJ4GIEgTq0uOFNwvXx/&#10;zkA4j6yxtEwKXuRgtex9LDDRtuUTNWefiQBhl6CC3PsqkdKlORl0Q1sRB+9ha4M+yDqTusY2wE0p&#10;R1E0lQYLDgs5VrTJKX2ef4yCXYvtehxvm8PzsXndL1/H2yEmpQb9bj0H4anz/+F3e68VTMb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OXHNwxAAAANsAAAAP&#10;AAAAAAAAAAAAAAAAAKkCAABkcnMvZG93bnJldi54bWxQSwUGAAAAAAQABAD6AAAAmgMAAAAA&#10;">
                                            <v:shape id="Freeform 247" o:spid="_x0000_s1054" style="position:absolute;left:7022;top:1366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7UdHwgAA&#10;ANsAAAAPAAAAZHJzL2Rvd25yZXYueG1sRI9Pi8IwFMTvwn6H8Ba8abKi4naNsuwf8GrtYY+P5tmW&#10;Ni+liW31028EweMwM79htvvRNqKnzleONbzNFQji3JmKCw3Z6Xe2AeEDssHGMWm4kof97mWyxcS4&#10;gY/Up6EQEcI+QQ1lCG0ipc9LsujnriWO3tl1FkOUXSFNh0OE20YulFpLixXHhRJb+iopr9OL1UCK&#10;fuph9Re+i9uhbtOr6s/vmdbT1/HzA0SgMTzDj/bBaFgu4f4l/gC5+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vtR0fCAAAA2wAAAA8AAAAAAAAAAAAAAAAAlwIAAGRycy9kb3du&#10;cmV2LnhtbFBLBQYAAAAABAAEAPUAAACGAwAAAAA=&#10;" path="m0,0l2197,0e" filled="f" strokecolor="#e5e4e4" strokeweight="4141emu">
                                              <v:path arrowok="t" o:connecttype="custom" o:connectlocs="0,0;2198,0" o:connectangles="0,0"/>
                                              <o:lock v:ext="edit" verticies="t"/>
                                            </v:shape>
                                            <v:group id="Group 27" o:spid="_x0000_s1055" style="position:absolute;left:3511;top:231;width:2197;height:0" coordorigin="3511,231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u+U6fxQAAANs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C+gN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vlOn8UAAADbAAAA&#10;DwAAAAAAAAAAAAAAAACpAgAAZHJzL2Rvd25yZXYueG1sUEsFBgAAAAAEAAQA+gAAAJsDAAAAAA==&#10;">
                                              <v:shape id="Freeform 246" o:spid="_x0000_s1056" style="position:absolute;left:7022;top:462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c3yrwgAA&#10;ANsAAAAPAAAAZHJzL2Rvd25yZXYueG1sRI9Pi8IwFMTvwn6H8Ba8abKLK9o1ivgHvG714PHRPNvS&#10;5qU02bb66TeCsMdhZn7DrDaDrUVHrS8da/iYKhDEmTMl5xou5+NkAcIHZIO1Y9JwJw+b9dtohYlx&#10;Pf9Ql4ZcRAj7BDUUITSJlD4ryKKfuoY4ejfXWgxRtrk0LfYRbmv5qdRcWiw5LhTY0K6grEp/rQZS&#10;dKj6r2vY549T1aR31d2WF63H78P2G0SgIfyHX+2T0TCbw/NL/AFy/Q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RzfKvCAAAA2wAAAA8AAAAAAAAAAAAAAAAAlwIAAGRycy9kb3du&#10;cmV2LnhtbFBLBQYAAAAABAAEAPUAAACGAwAAAAA=&#10;" path="m0,0l2197,0e" filled="f" strokecolor="#e5e4e4" strokeweight="4141emu">
                                                <v:path arrowok="t" o:connecttype="custom" o:connectlocs="0,0;2198,0" o:connectangles="0,0"/>
                                                <o:lock v:ext="edit" verticies="t"/>
                                              </v:shape>
                                              <v:group id="Group 28" o:spid="_x0000_s1057" style="position:absolute;left:3511;top:-222;width:2197;height:0" coordorigin="3511,-222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FndXPGAAAA2wAA&#10;AA8AAAAAAAAAAAAAAAAAqQIAAGRycy9kb3ducmV2LnhtbFBLBQYAAAAABAAEAPoAAACcAwAAAAA=&#10;">
                                                <v:shape id="Freeform 245" o:spid="_x0000_s1058" style="position:absolute;left:7022;top:-444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oE1CvwAA&#10;ANsAAAAPAAAAZHJzL2Rvd25yZXYueG1sRE9Ni8IwEL0L+x/CLHjTRFFxq1GW1QWvVg97HJqxLW0m&#10;pYlt3V9vDoLHx/ve7gdbi45aXzrWMJsqEMSZMyXnGq6X38kahA/IBmvHpOFBHva7j9EWE+N6PlOX&#10;hlzEEPYJaihCaBIpfVaQRT91DXHkbq61GCJsc2la7GO4reVcqZW0WHJsKLChn4KyKr1bDaToWPXL&#10;v3DI/09Vkz5Ud/u6aj3+HL43IAIN4S1+uU9GwyKOjV/iD5C7J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FqgTUK/AAAA2wAAAA8AAAAAAAAAAAAAAAAAlwIAAGRycy9kb3ducmV2&#10;LnhtbFBLBQYAAAAABAAEAPUAAACDAwAAAAA=&#10;" path="m0,0l2197,0e" filled="f" strokecolor="#e5e4e4" strokeweight="4141emu">
                                                  <v:path arrowok="t" o:connecttype="custom" o:connectlocs="0,0;2198,0" o:connectangles="0,0"/>
                                                  <o:lock v:ext="edit" verticies="t"/>
                                                </v:shape>
                                                <v:group id="Group 29" o:spid="_x0000_s1059" style="position:absolute;left:3511;top:-674;width:2197;height:0" coordorigin="3511,-674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+0RJrGAAAA2wAA&#10;AA8AAAAAAAAAAAAAAAAAqQIAAGRycy9kb3ducmV2LnhtbFBLBQYAAAAABAAEAPoAAACcAwAAAAA=&#10;">
                                                  <v:shape id="Freeform 244" o:spid="_x0000_s1060" style="position:absolute;left:7022;top:-1348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D9eZvwAA&#10;ANsAAAAPAAAAZHJzL2Rvd25yZXYueG1sRE+7asMwFN0L+QdxA9lqKQWX1okSQtqA17oZOl6s6we2&#10;royl2k6+PhoKHQ/nvT8uthcTjb51rGGbKBDEpTMt1xqu35fnNxA+IBvsHZOGG3k4HlZPe8yMm/mL&#10;piLUIoawz1BDE8KQSenLhiz6xA3EkavcaDFEONbSjDjHcNvLF6VepcWWY0ODA50bKrvi12ogRZ/d&#10;nP6Ej/qed0NxU1P1ftV6s15OOxCBlvAv/nPnRkMa18cv8QfIww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CEP15m/AAAA2wAAAA8AAAAAAAAAAAAAAAAAlwIAAGRycy9kb3ducmV2&#10;LnhtbFBLBQYAAAAABAAEAPUAAACDAwAAAAA=&#10;" path="m0,0l2197,0e" filled="f" strokecolor="#e5e4e4" strokeweight="4141emu">
                                                    <v:path arrowok="t" o:connecttype="custom" o:connectlocs="0,0;2198,0" o:connectangles="0,0"/>
                                                    <o:lock v:ext="edit" verticies="t"/>
                                                  </v:shape>
                                                  <v:group id="Group 30" o:spid="_x0000_s1061" style="position:absolute;left:3667;top:-732;width:0;height:2274" coordorigin="3667,-73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BQb3kHDAAAA2wAAAA8A&#10;AAAAAAAAAAAAAAAAqQIAAGRycy9kb3ducmV2LnhtbFBLBQYAAAAABAAEAPoAAACZAwAAAAA=&#10;">
                                                    <v:polyline id="Freeform 243" o:spid="_x0000_s1062" style="position:absolute;visibility:visible;mso-wrap-style:square;v-text-anchor:top" points="7334,810,7334,-1464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KAHjwgAA&#10;ANsAAAAPAAAAZHJzL2Rvd25yZXYueG1sRI/NqsIwFIT3gu8QjuBOUwXlUo0igiAign8Ld8fm2BaT&#10;k9pE7X37G0G4y2FmvmGm88Ya8aLal44VDPoJCOLM6ZJzBafjqvcDwgdkjcYxKfglD/NZuzXFVLs3&#10;7+l1CLmIEPYpKihCqFIpfVaQRd93FXH0bq62GKKsc6lrfEe4NXKYJGNpseS4UGBFy4Ky++FpFTQX&#10;vznuSvkwfJbnKn9e71tzVarbaRYTEIGa8B/+ttdawWgIny/xB8jZ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woAePCAAAA2wAAAA8AAAAAAAAAAAAAAAAAlwIAAGRycy9kb3du&#10;cmV2LnhtbFBLBQYAAAAABAAEAPUAAACGAwAAAAA=&#10;" filled="f" strokecolor="#e5e4e4" strokeweight="4141emu">
                                                      <v:path arrowok="t" o:connecttype="custom" o:connectlocs="0,1542;0,-732" o:connectangles="0,0"/>
                                                      <o:lock v:ext="edit" verticies="t"/>
                                                    </v:polyline>
                                                    <v:group id="Group 31" o:spid="_x0000_s1063" style="position:absolute;left:4060;top:-732;width:0;height:2274" coordorigin="4060,-73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LheWtxQAAANs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ayW8Psl&#10;/ACZPQ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i4XlrcUAAADbAAAA&#10;DwAAAAAAAAAAAAAAAACpAgAAZHJzL2Rvd25yZXYueG1sUEsFBgAAAAAEAAQA+gAAAJsDAAAAAA==&#10;">
                                                      <v:polyline id="Freeform 242" o:spid="_x0000_s1064" style="position:absolute;visibility:visible;mso-wrap-style:square;v-text-anchor:top" points="8120,810,8120,-1464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jTwMxQAA&#10;ANsAAAAPAAAAZHJzL2Rvd25yZXYueG1sRI9Pa8JAFMTvhX6H5Qne6kZpS0ldRQqCFBEam0Nvz+wz&#10;Ce6+jdnNH799t1DwOMzMb5jlerRG9NT62rGC+SwBQVw4XXOp4Pu4fXoD4QOyRuOYFNzIw3r1+LDE&#10;VLuBv6jPQikihH2KCqoQmlRKX1Rk0c9cQxy9s2sthijbUuoWhwi3Ri6S5FVarDkuVNjQR0XFJeus&#10;gvHHfx4PtbwazmXelN3psjcnpaaTcfMOItAY7uH/9k4reHmGvy/xB8jV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yNPAzFAAAA2wAAAA8AAAAAAAAAAAAAAAAAlwIAAGRycy9k&#10;b3ducmV2LnhtbFBLBQYAAAAABAAEAPUAAACJAwAAAAA=&#10;" filled="f" strokecolor="#e5e4e4" strokeweight="4141emu">
                                                        <v:path arrowok="t" o:connecttype="custom" o:connectlocs="0,1542;0,-732" o:connectangles="0,0"/>
                                                        <o:lock v:ext="edit" verticies="t"/>
                                                      </v:polyline>
                                                      <v:group id="Group 32" o:spid="_x0000_s1065" style="position:absolute;left:4453;top:-732;width:0;height:2274" coordorigin="4453,-73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Gsg2ELDAAAA2wAAAA8A&#10;AAAAAAAAAAAAAAAAqQIAAGRycy9kb3ducmV2LnhtbFBLBQYAAAAABAAEAPoAAACZAwAAAAA=&#10;">
                                                        <v:polyline id="Freeform 241" o:spid="_x0000_s1066" style="position:absolute;visibility:visible;mso-wrap-style:square;v-text-anchor:top" points="8906,810,8906,-1464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EwfgxAAA&#10;ANsAAAAPAAAAZHJzL2Rvd25yZXYueG1sRI9Ba8JAFITvQv/D8gq9mY1CQ0ldRQRBShGM5tDbM/tM&#10;grtvY3bV+O/dQqHHYWa+YWaLwRpxo963jhVMkhQEceV0y7WCw349/gDhA7JG45gUPMjDYv4ymmGu&#10;3Z13dCtCLSKEfY4KmhC6XEpfNWTRJ64jjt7J9RZDlH0tdY/3CLdGTtM0kxZbjgsNdrRqqDoXV6tg&#10;+PFf+20rL4ZLWXb19Xj+Nkel3l6H5SeIQEP4D/+1N1rBewa/X+IPkPMn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xMH4MQAAADbAAAADwAAAAAAAAAAAAAAAACXAgAAZHJzL2Rv&#10;d25yZXYueG1sUEsFBgAAAAAEAAQA9QAAAIgDAAAAAA==&#10;" filled="f" strokecolor="#e5e4e4" strokeweight="4141emu">
                                                          <v:path arrowok="t" o:connecttype="custom" o:connectlocs="0,1542;0,-732" o:connectangles="0,0"/>
                                                          <o:lock v:ext="edit" verticies="t"/>
                                                        </v:polyline>
                                                        <v:group id="Group 33" o:spid="_x0000_s1067" style="position:absolute;left:5553;top:-732;width:0;height:2274" coordorigin="5553,-73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9L7jrsUAAADbAAAA&#10;DwAAAAAAAAAAAAAAAACpAgAAZHJzL2Rvd25yZXYueG1sUEsFBgAAAAAEAAQA+gAAAJsDAAAAAA==&#10;">
                                                          <v:polyline id="Freeform 240" o:spid="_x0000_s1068" style="position:absolute;visibility:visible;mso-wrap-style:square;v-text-anchor:top" points="11106,810,11106,-1464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wDYJwQAA&#10;ANsAAAAPAAAAZHJzL2Rvd25yZXYueG1sRE/LasJAFN0L/YfhFrrTiUJFUkcpQkFECkaz6O6auU2C&#10;M3fSzOTRv3cWgsvDea+3ozWip9bXjhXMZwkI4sLpmksFl/PXdAXCB2SNxjEp+CcP283LZI2pdgOf&#10;qM9CKWII+xQVVCE0qZS+qMiin7mGOHK/rrUYImxLqVscYrg1cpEkS2mx5thQYUO7iopb1lkF448/&#10;nL9r+Wc4l3lTdtfb0VyVensdPz9ABBrDU/xw77WC9zg2fok/QG7u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cA2CcEAAADbAAAADwAAAAAAAAAAAAAAAACXAgAAZHJzL2Rvd25y&#10;ZXYueG1sUEsFBgAAAAAEAAQA9QAAAIUDAAAAAA==&#10;" filled="f" strokecolor="#e5e4e4" strokeweight="4141emu">
                                                            <v:path arrowok="t" o:connecttype="custom" o:connectlocs="0,1542;0,-732" o:connectangles="0,0"/>
                                                            <o:lock v:ext="edit" verticies="t"/>
                                                          </v:polyline>
                                                          <v:group id="Group 34" o:spid="_x0000_s1069" style="position:absolute;left:3639;top:475;width:56;height:0" coordorigin="3639,475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6m3SR8UAAADbAAAA&#10;DwAAAAAAAAAAAAAAAACpAgAAZHJzL2Rvd25yZXYueG1sUEsFBgAAAAAEAAQA+gAAAJsDAAAAAA==&#10;">
                                                            <v:shape id="Freeform 239" o:spid="_x0000_s1070" style="position:absolute;left:7278;top:950;width:57;height:0;visibility:visible;mso-wrap-style:square;v-text-anchor:top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rh0cxQAA&#10;ANsAAAAPAAAAZHJzL2Rvd25yZXYueG1sRI9Nb8IwDIbvk/YfIk/abaRMjI9CQBMDabcJtgNH05i2&#10;onFKkpVuv34+TOJovX4f+1mseteojkKsPRsYDjJQxIW3NZcGvj63T1NQMSFbbDyTgR+KsFre3y0w&#10;t/7KO+r2qVQC4ZijgSqlNtc6FhU5jAPfEkt28sFhkjGU2ga8Ctw1+jnLxtphzXKhwpbWFRXn/bcT&#10;ytGOPrbhZTLbTC6b7kxvo8Px15jHh/51DipRn27L/+13a2As34uLeIBe/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CuHRzFAAAA2wAAAA8AAAAAAAAAAAAAAAAAlwIAAGRycy9k&#10;b3ducmV2LnhtbFBLBQYAAAAABAAEAPUAAACJAwAAAAA=&#10;" path="m0,0l56,0e" filled="f" strokecolor="#999898" strokeweight="10209emu">
                                                              <v:path arrowok="t" o:connecttype="custom" o:connectlocs="0,0;57,0" o:connectangles="0,0"/>
                                                              <o:lock v:ext="edit" verticies="t"/>
                                                            </v:shape>
                                                            <v:group id="Group 35" o:spid="_x0000_s1071" style="position:absolute;left:3667;top:475;width:0;height:697" coordorigin="3667,475" coordsize="0,69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2ncU/MUAAADbAAAA&#10;DwAAAAAAAAAAAAAAAACpAgAAZHJzL2Rvd25yZXYueG1sUEsFBgAAAAAEAAQA+gAAAJsDAAAAAA==&#10;">
                                                              <v:polyline id="Freeform 238" o:spid="_x0000_s1072" style="position:absolute;visibility:visible;mso-wrap-style:square;v-text-anchor:top" points="7334,950,7334,1647" coordsize="0,69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LVaFxgAA&#10;ANsAAAAPAAAAZHJzL2Rvd25yZXYueG1sRI9Pa8JAFMTvBb/D8oReitmYg5U0qzQRaYVe/HPx9sg+&#10;k2D2bciuGv30XaHQ4zAzv2Gy5WBacaXeNZYVTKMYBHFpdcOVgsN+PZmDcB5ZY2uZFNzJwXIxeskw&#10;1fbGW7rufCUChF2KCmrvu1RKV9Zk0EW2Iw7eyfYGfZB9JXWPtwA3rUzieCYNNhwWauyoqKk87y5G&#10;wU9TvG9cvrrI0/rc5cevx1sx7JV6HQ+fHyA8Df4//Nf+1gpmCTy/hB8gF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xLVaFxgAAANsAAAAPAAAAAAAAAAAAAAAAAJcCAABkcnMv&#10;ZG93bnJldi54bWxQSwUGAAAAAAQABAD1AAAAigMAAAAA&#10;" filled="f" strokecolor="#999898" strokeweight="10209emu">
                                                                <v:path arrowok="t" o:connecttype="custom" o:connectlocs="0,475;0,1172" o:connectangles="0,0"/>
                                                                <o:lock v:ext="edit" verticies="t"/>
                                                              </v:polyline>
                                                              <v:group id="Group 36" o:spid="_x0000_s1073" style="position:absolute;left:3639;top:1172;width:56;height:0" coordorigin="3639,1172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F6S8QxAAAANsAAAAP&#10;AAAAAAAAAAAAAAAAAKkCAABkcnMvZG93bnJldi54bWxQSwUGAAAAAAQABAD6AAAAmgMAAAAA&#10;">
                                                                <v:shape id="Freeform 237" o:spid="_x0000_s1074" style="position:absolute;left:7278;top:2344;width:57;height:0;visibility:visible;mso-wrap-style:square;v-text-anchor:top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lRsfxAAA&#10;ANsAAAAPAAAAZHJzL2Rvd25yZXYueG1sRI9Ba8JAFITvBf/D8gre6qYSTU1dRVoFb0Xbg8dn9jUJ&#10;Zt/G3TVGf323UOhxmJlvmPmyN43oyPnasoLnUQKCuLC65lLB1+fm6QWED8gaG8uk4EYelovBwxxz&#10;ba+8o24fShEh7HNUUIXQ5lL6oiKDfmRb4uh9W2cwROlKqR1eI9w0cpwkU2mw5rhQYUtvFRWn/cVE&#10;ylGnHxs3yWbr7LzuTvSeHo53pYaP/eoVRKA+/If/2lutYJrC75f4A+Ti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5UbH8QAAADbAAAADwAAAAAAAAAAAAAAAACXAgAAZHJzL2Rv&#10;d25yZXYueG1sUEsFBgAAAAAEAAQA9QAAAIgDAAAAAA==&#10;" path="m0,0l56,0e" filled="f" strokecolor="#999898" strokeweight="10209emu">
                                                                  <v:path arrowok="t" o:connecttype="custom" o:connectlocs="0,0;57,0" o:connectangles="0,0"/>
                                                                  <o:lock v:ext="edit" verticies="t"/>
                                                                </v:shape>
                                                                <v:group id="Group 37" o:spid="_x0000_s1075" style="position:absolute;left:4425;top:-221;width:56;height:0" coordorigin="4425,-221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pUwS/8UAAADbAAAA&#10;DwAAAAAAAAAAAAAAAACpAgAAZHJzL2Rvd25yZXYueG1sUEsFBgAAAAAEAAQA+gAAAJsDAAAAAA==&#10;">
                                                                  <v:polyline id="Freeform 236" o:spid="_x0000_s1076" style="position:absolute;visibility:visible;mso-wrap-style:square;v-text-anchor:top" points="8850,-442,8906,-442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CyDzxQAA&#10;ANsAAAAPAAAAZHJzL2Rvd25yZXYueG1sRI/NbsIwEITvSLyDtZV6A6cVDRAwCPEjcaugHDgu8ZJE&#10;xOvUdkPK09eVKvU4mplvNPNlZ2rRkvOVZQUvwwQEcW51xYWC08duMAHhA7LG2jIp+CYPy0W/N8dM&#10;2zsfqD2GQkQI+wwVlCE0mZQ+L8mgH9qGOHpX6wyGKF0htcN7hJtaviZJKg1WHBdKbGhdUn47fplI&#10;uejR+869jafb8ee2vdFmdL48lHp+6lYzEIG68B/+a++1gjSF3y/xB8jF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ALIPPFAAAA2wAAAA8AAAAAAAAAAAAAAAAAlwIAAGRycy9k&#10;b3ducmV2LnhtbFBLBQYAAAAABAAEAPUAAACJAwAAAAA=&#10;" filled="f" strokecolor="#999898" strokeweight="10209emu">
                                                                    <v:path arrowok="t" o:connecttype="custom" o:connectlocs="0,0;56,0" o:connectangles="0,0"/>
                                                                    <o:lock v:ext="edit" verticies="t"/>
                                                                  </v:polyline>
                                                                  <v:group id="Group 38" o:spid="_x0000_s1077" style="position:absolute;left:4453;top:-221;width:0;height:819" coordorigin="4453,-221" coordsize="0,81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60ikTxQAAANsAAAAPAAAAZHJzL2Rvd25yZXYueG1sRI9Pa8JAFMTvhX6H5RV6&#10;M5u0aCVmFZG29BAEtSDeHtlnEsy+Ddlt/nx7t1DocZiZ3zDZZjSN6KlztWUFSRSDIC6srrlU8H36&#10;mC1BOI+ssbFMCiZysFk/PmSYajvwgfqjL0WAsEtRQeV9m0rpiooMusi2xMG72s6gD7Irpe5wCHDT&#10;yJc4XkiDNYeFClvaVVTcjj9GweeAw/Y1ee/z23U3XU7z/TlPSKnnp3G7AuFp9P/hv/aXVrB4g9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tIpE8UAAADbAAAA&#10;DwAAAAAAAAAAAAAAAACpAgAAZHJzL2Rvd25yZXYueG1sUEsFBgAAAAAEAAQA+gAAAJsDAAAAAA==&#10;">
                                                                    <v:polyline id="Freeform 235" o:spid="_x0000_s1078" style="position:absolute;visibility:visible;mso-wrap-style:square;v-text-anchor:top" points="8906,-442,8906,377" coordsize="0,8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M/6UwAAA&#10;ANsAAAAPAAAAZHJzL2Rvd25yZXYueG1sRE9da8IwFH0f+B/CFfa2pkqn0hlFxwaCL7Pq+6W5a7s1&#10;NyWJbffvl8HAx8P5Xm9H04qenG8sK5glKQji0uqGKwWX8/vTCoQPyBpby6TghzxsN5OHNebaDnyi&#10;vgiViCHsc1RQh9DlUvqyJoM+sR1x5D6tMxgidJXUDocYblo5T9OFNNhwbKixo9eayu/iZhS8uQ9z&#10;umb7r2N7uP3NOT732VKpx+m4ewERaAx38b/7oBUs4tj4Jf4Aufk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RM/6UwAAAANsAAAAPAAAAAAAAAAAAAAAAAJcCAABkcnMvZG93bnJl&#10;di54bWxQSwUGAAAAAAQABAD1AAAAhAMAAAAA&#10;" filled="f" strokecolor="#999898" strokeweight="10209emu">
                                                                      <v:path arrowok="t" o:connecttype="custom" o:connectlocs="0,-221;0,598" o:connectangles="0,0"/>
                                                                      <o:lock v:ext="edit" verticies="t"/>
                                                                    </v:polyline>
                                                                    <v:group id="Group 39" o:spid="_x0000_s1079" style="position:absolute;left:4425;top:598;width:56;height:0" coordorigin="4425,598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kARj6xQAAANsAAAAPAAAAZHJzL2Rvd25yZXYueG1sRI9Pa8JAFMTvhX6H5RV6&#10;M5u0KDVmFZG29BAEtSDeHtlnEsy+Ddlt/nx7t1DocZiZ3zDZZjSN6KlztWUFSRSDIC6srrlU8H36&#10;mL2BcB5ZY2OZFEzkYLN+fMgw1XbgA/VHX4oAYZeigsr7NpXSFRUZdJFtiYN3tZ1BH2RXSt3hEOCm&#10;kS9xvJAGaw4LFba0q6i4HX+Mgs8Bh+1r8t7nt+tuupzm+3OekFLPT+N2BcLT6P/Df+0vrWCxhN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JAEY+sUAAADbAAAA&#10;DwAAAAAAAAAAAAAAAACpAgAAZHJzL2Rvd25yZXYueG1sUEsFBgAAAAAEAAQA+gAAAJsDAAAAAA==&#10;">
                                                                      <v:polyline id="Freeform 234" o:spid="_x0000_s1080" style="position:absolute;visibility:visible;mso-wrap-style:square;v-text-anchor:top" points="8850,1196,8906,1196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d4vBxQAA&#10;ANsAAAAPAAAAZHJzL2Rvd25yZXYueG1sRI/BTsJAEIbvJr7DZky8yVYCFisLMQoJNyNy8Dh0x7ah&#10;O1t211J4eudgwnHyz//NfPPl4FrVU4iNZwOPowwUceltw5WB3df6YQYqJmSLrWcycKYIy8XtzRwL&#10;60/8Sf02VUogHAs0UKfUFVrHsiaHceQ7Ysl+fHCYZAyVtgFPAnetHmfZk3bYsFyosaO3msrD9tcJ&#10;ZW8nH+swzZ9X+XHVH+h98r2/GHN/N7y+gEo0pOvyf3tjDeTyvbiIB+jF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V3i8HFAAAA2wAAAA8AAAAAAAAAAAAAAAAAlwIAAGRycy9k&#10;b3ducmV2LnhtbFBLBQYAAAAABAAEAPUAAACJAwAAAAA=&#10;" filled="f" strokecolor="#999898" strokeweight="10209emu">
                                                                        <v:path arrowok="t" o:connecttype="custom" o:connectlocs="0,0;56,0" o:connectangles="0,0"/>
                                                                        <o:lock v:ext="edit" verticies="t"/>
                                                                      </v:polyline>
                                                                      <v:group id="Group 40" o:spid="_x0000_s1081" style="position:absolute;left:3639;top:933;width:56;height:0" coordorigin="3639,933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X66CIcUAAADbAAAA&#10;DwAAAAAAAAAAAAAAAACpAgAAZHJzL2Rvd25yZXYueG1sUEsFBgAAAAAEAAQA+gAAAJsDAAAAAA==&#10;">
                                                                        <v:shape id="Freeform 233" o:spid="_x0000_s1082" style="position:absolute;left:7278;top:1866;width:57;height:0;visibility:visible;mso-wrap-style:square;v-text-anchor:top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6bAtxAAA&#10;ANsAAAAPAAAAZHJzL2Rvd25yZXYueG1sRI9Ba8JAFITvgv9heUJvulFsU1NXkVbBW1F78PjMvibB&#10;7Nt0dxujv94tFDwOM/MNM192phYtOV9ZVjAeJSCIc6srLhR8HTbDVxA+IGusLZOCK3lYLvq9OWba&#10;XnhH7T4UIkLYZ6igDKHJpPR5SQb9yDbE0fu2zmCI0hVSO7xEuKnlJElepMGK40KJDb2XlJ/3vyZS&#10;Tnr6uXHP6Wyd/qzbM31Mj6ebUk+DbvUGIlAXHuH/9lYrSCfw9yX+ALm4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umwLcQAAADbAAAADwAAAAAAAAAAAAAAAACXAgAAZHJzL2Rv&#10;d25yZXYueG1sUEsFBgAAAAAEAAQA9QAAAIgDAAAAAA==&#10;" path="m0,0l56,0e" filled="f" strokecolor="#999898" strokeweight="10209emu">
                                                                          <v:path arrowok="t" o:connecttype="custom" o:connectlocs="0,0;57,0" o:connectangles="0,0"/>
                                                                          <o:lock v:ext="edit" verticies="t"/>
                                                                        </v:shape>
                                                                        <v:group id="Group 41" o:spid="_x0000_s1083" style="position:absolute;left:3667;top:933;width:0;height:400" coordorigin="3667,933" coordsize="0,4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MLnNxAAAANsAAAAPAAAAZHJzL2Rvd25yZXYueG1sRI9Pi8IwFMTvC36H8ARv&#10;a1rFVapRRFzxIIJ/QLw9mmdbbF5Kk23rt98sCHscZuY3zGLVmVI0VLvCsoJ4GIEgTq0uOFNwvXx/&#10;zkA4j6yxtEwKXuRgtex9LDDRtuUTNWefiQBhl6CC3PsqkdKlORl0Q1sRB+9ha4M+yDqTusY2wE0p&#10;R1H0JQ0WHBZyrGiTU/o8/xgFuxbb9TjeNofnY/O6XybH2yEmpQb9bj0H4anz/+F3e68VTMf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AMLnNxAAAANsAAAAP&#10;AAAAAAAAAAAAAAAAAKkCAABkcnMvZG93bnJldi54bWxQSwUGAAAAAAQABAD6AAAAmgMAAAAA&#10;">
                                                                          <v:polyline id="Freeform 232" o:spid="_x0000_s1084" style="position:absolute;visibility:visible;mso-wrap-style:square;v-text-anchor:top" points="7334,1866,7334,2266" coordsize="0,4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9nE2xgAA&#10;ANsAAAAPAAAAZHJzL2Rvd25yZXYueG1sRI9BSwMxFITvgv8hPMGLtNkW0bptWlQUPEiprdDr6+Z1&#10;s7p5WZLXdvXXG0HwOMzMN8xs0ftWHSmmJrCB0bAARVwF23Bt4H3zPJiASoJssQ1MBr4owWJ+fjbD&#10;0oYTv9FxLbXKEE4lGnAiXal1qhx5TMPQEWdvH6JHyTLW2kY8Zbhv9bgobrTHhvOCw44eHVWf64M3&#10;IO2rW24/VqvDLo6+n8YyuXq4S8ZcXvT3U1BCvfyH/9ov1sDtNfx+yT9Az3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T9nE2xgAAANsAAAAPAAAAAAAAAAAAAAAAAJcCAABkcnMv&#10;ZG93bnJldi54bWxQSwUGAAAAAAQABAD1AAAAigMAAAAA&#10;" filled="f" strokecolor="#999898" strokeweight="10209emu">
                                                                            <v:path arrowok="t" o:connecttype="custom" o:connectlocs="0,933;0,1333" o:connectangles="0,0"/>
                                                                            <o:lock v:ext="edit" verticies="t"/>
                                                                          </v:polyline>
                                                                          <v:group id="Group 42" o:spid="_x0000_s1085" style="position:absolute;left:3639;top:1333;width:56;height:0" coordorigin="3639,1333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IJWEIsUAAADbAAAA&#10;DwAAAAAAAAAAAAAAAACpAgAAZHJzL2Rvd25yZXYueG1sUEsFBgAAAAAEAAQA+gAAAJsDAAAAAA==&#10;">
                                                                            <v:shape id="Freeform 231" o:spid="_x0000_s1086" style="position:absolute;left:7278;top:2666;width:57;height:0;visibility:visible;mso-wrap-style:square;v-text-anchor:top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0rYuxAAA&#10;ANsAAAAPAAAAZHJzL2Rvd25yZXYueG1sRI9Ba8JAFITvBf/D8gre6qZFTU1dRVoFb8W0B4/P7GsS&#10;zL5Nd9cY/fWuUOhxmJlvmPmyN43oyPnasoLnUQKCuLC65lLB99fm6RWED8gaG8uk4EIelovBwxwz&#10;bc+8oy4PpYgQ9hkqqEJoMyl9UZFBP7ItcfR+rDMYonSl1A7PEW4a+ZIkU2mw5rhQYUvvFRXH/GQi&#10;5aDHnxs3SWfr9HfdHeljvD9clRo+9qs3EIH68B/+a2+1gnQK9y/xB8jF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dK2LsQAAADbAAAADwAAAAAAAAAAAAAAAACXAgAAZHJzL2Rv&#10;d25yZXYueG1sUEsFBgAAAAAEAAQA9QAAAIgDAAAAAA==&#10;" path="m0,0l56,0e" filled="f" strokecolor="#999898" strokeweight="10209emu">
                                                                              <v:path arrowok="t" o:connecttype="custom" o:connectlocs="0,0;57,0" o:connectangles="0,0"/>
                                                                              <o:lock v:ext="edit" verticies="t"/>
                                                                            </v:shape>
                                                                            <v:group id="Group 43" o:spid="_x0000_s1087" style="position:absolute;left:4425;top:977;width:56;height:0" coordorigin="4425,977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/C7/OxAAAANsAAAAP&#10;AAAAAAAAAAAAAAAAAKkCAABkcnMvZG93bnJldi54bWxQSwUGAAAAAAQABAD6AAAAmgMAAAAA&#10;">
                                                                              <v:polyline id="Freeform 230" o:spid="_x0000_s1088" style="position:absolute;visibility:visible;mso-wrap-style:square;v-text-anchor:top" points="8850,1954,8906,1954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AYfHxQAA&#10;ANsAAAAPAAAAZHJzL2Rvd25yZXYueG1sRI/BTsJAEIbvJr7DZky8yVYCFisLMQoJNyNy8Dh0x7ah&#10;O1t211J4eudgwnHyz//NfPPl4FrVU4iNZwOPowwUceltw5WB3df6YQYqJmSLrWcycKYIy8XtzRwL&#10;60/8Sf02VUogHAs0UKfUFVrHsiaHceQ7Ysl+fHCYZAyVtgFPAnetHmfZk3bYsFyosaO3msrD9tcJ&#10;ZW8nH+swzZ9X+XHVH+h98r2/GHN/N7y+gEo0pOvyf3tjDeTyrLiIB+jF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sBh8fFAAAA2wAAAA8AAAAAAAAAAAAAAAAAlwIAAGRycy9k&#10;b3ducmV2LnhtbFBLBQYAAAAABAAEAPUAAACJAwAAAAA=&#10;" filled="f" strokecolor="#999898" strokeweight="10209emu">
                                                                                <v:path arrowok="t" o:connecttype="custom" o:connectlocs="0,0;56,0" o:connectangles="0,0"/>
                                                                                <o:lock v:ext="edit" verticies="t"/>
                                                                              </v:polyline>
                                                                              <v:group id="Group 44" o:spid="_x0000_s1089" style="position:absolute;left:4453;top:977;width:0;height:321" coordorigin="4453,977" coordsize="0,32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KHYjifGAAAA2wAA&#10;AA8AAAAAAAAAAAAAAAAAqQIAAGRycy9kb3ducmV2LnhtbFBLBQYAAAAABAAEAPoAAACcAwAAAAA=&#10;">
                                                                                <v:shape id="Freeform 229" o:spid="_x0000_s1090" style="position:absolute;left:8906;top:1954;width:0;height:320;visibility:visible;mso-wrap-style:square;v-text-anchor:top" coordsize="0,32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s5eEwAAA&#10;ANsAAAAPAAAAZHJzL2Rvd25yZXYueG1sRE/LisIwFN0L/kO4wuzGVBdaqlFEUXwM4usDLs21rTY3&#10;pclo9esniwGXh/MeTxtTigfVrrCsoNeNQBCnVhecKbicl98xCOeRNZaWScGLHEwn7dYYE22ffKTH&#10;yWcihLBLUEHufZVI6dKcDLqurYgDd7W1QR9gnUld4zOEm1L2o2ggDRYcGnKsaJ5Tej/9GgXD1WG7&#10;jHl/W8x+Ntnu3VtY29yU+uo0sxEIT43/iP/da60gDuvDl/AD5OQP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8s5eEwAAAANsAAAAPAAAAAAAAAAAAAAAAAJcCAABkcnMvZG93bnJl&#10;di54bWxQSwUGAAAAAAQABAD1AAAAhAMAAAAA&#10;" path="m0,0l0,321e" filled="f" strokecolor="#999898" strokeweight="10209emu">
                                                                                  <v:path arrowok="t" o:connecttype="custom" o:connectlocs="0,974;0,1294" o:connectangles="0,0"/>
                                                                                  <o:lock v:ext="edit" verticies="t"/>
                                                                                </v:shape>
                                                                                <v:group id="Group 45" o:spid="_x0000_s1091" style="position:absolute;left:4425;top:1297;width:56;height:0" coordorigin="4425,1297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Gp78gbDAAAA2wAAAA8A&#10;AAAAAAAAAAAAAAAAqQIAAGRycy9kb3ducmV2LnhtbFBLBQYAAAAABAAEAPoAAACZAwAAAAA=&#10;">
                                                                                  <v:polyline id="Freeform 228" o:spid="_x0000_s1092" style="position:absolute;visibility:visible;mso-wrap-style:square;v-text-anchor:top" points="8850,2594,8906,2594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PMAKxAAA&#10;ANsAAAAPAAAAZHJzL2Rvd25yZXYueG1sRI9Lb8IwEITvSPwHa5G4gQPi1RSDEA+ptwraQ49LvE0i&#10;4nWwTUj76+tKSBxHM/ONZrluTSUacr60rGA0TEAQZ1aXnCv4/DgMFiB8QNZYWSYFP+Rhvep2lphq&#10;e+cjNaeQiwhhn6KCIoQ6ldJnBRn0Q1sTR+/bOoMhSpdL7fAe4aaS4ySZSYMlx4UCa9oWlF1ONxMp&#10;Zz15P7jp/GU/v+6bC+0mX+dfpfq9dvMKIlAbnuFH+00rWIzh/0v8AXL1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zzACsQAAADbAAAADwAAAAAAAAAAAAAAAACXAgAAZHJzL2Rv&#10;d25yZXYueG1sUEsFBgAAAAAEAAQA9QAAAIgDAAAAAA==&#10;" filled="f" strokecolor="#999898" strokeweight="10209emu">
                                                                                    <v:path arrowok="t" o:connecttype="custom" o:connectlocs="0,0;56,0" o:connectangles="0,0"/>
                                                                                    <o:lock v:ext="edit" verticies="t"/>
                                                                                  </v:polyline>
                                                                                  <v:group id="Group 46" o:spid="_x0000_s1093" style="position:absolute;left:3667;top:197;width:786;height:642" coordorigin="3667,197" coordsize="786,64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15cnqxAAAANsAAAAP&#10;AAAAAAAAAAAAAAAAAKkCAABkcnMvZG93bnJldi54bWxQSwUGAAAAAAQABAD6AAAAmgMAAAAA&#10;">
                                                                                    <v:polyline id="Freeform 227" o:spid="_x0000_s1094" style="position:absolute;visibility:visible;mso-wrap-style:square;v-text-anchor:top" points="7334,1036,7344,1028,7354,1020,7364,1012,7374,1004,7384,996,7394,988,7404,980,7414,971,7424,963,7434,955,7444,947,7454,939,7464,931,7474,923,7484,915,7494,906,7503,898,7513,890,7523,882,7533,874,7543,866,7553,858,7563,849,7573,841,7583,833,7593,825,7603,817,7613,809,7623,801,7633,793,7643,785,7653,776,7663,768,7673,760,7682,752,7692,744,7702,736,7712,728,7722,719,7732,711,7742,703,7752,695,7762,687,7772,679,7782,671,7792,663,7802,654,7812,646,7822,638,7832,630,7841,622,7851,614,7861,606,7871,598,7881,590,7891,581,7901,573,7911,565,7921,557,7931,549,7941,541,7951,532,7961,524,7971,516,7981,508,7991,500,8001,492,8011,484,8020,476,8030,468,8040,459,8050,451,8060,443,8070,435,8080,427,8090,419,8100,411,8110,403,8120,394" coordsize="786,64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nztYxAAA&#10;ANsAAAAPAAAAZHJzL2Rvd25yZXYueG1sRI9PawIxFMTvBb9DeEIvRbMVKetqFFsptL355+LtsXlm&#10;VzcvS5Lq1k9vCoLHYWZ+w8wWnW3EmXyoHSt4HWYgiEunazYKdtvPQQ4iRGSNjWNS8EcBFvPe0wwL&#10;7S68pvMmGpEgHApUUMXYFlKGsiKLYeha4uQdnLcYk/RGao+XBLeNHGXZm7RYc1qosKWPisrT5tcq&#10;mPwYdzzh+mV/bfLJ99ZfzbtZKfXc75ZTEJG6+Ajf219aQT6G/y/pB8j5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p87WMQAAADbAAAADwAAAAAAAAAAAAAAAACXAgAAZHJzL2Rv&#10;d25yZXYueG1sUEsFBgAAAAAEAAQA9QAAAIgDAAAAAA==&#10;" filled="f" strokecolor="#f8766c" strokeweight="10209emu">
                                                                                      <v:stroke dashstyle="longDash"/>
                                                                                      <v:path arrowok="t" o:connecttype="custom" o:connectlocs="10,831;30,815;50,799;70,783;90,766;110,750;130,734;150,718;169,701;189,685;209,669;229,652;249,636;269,620;289,604;309,588;329,571;348,555;368,539;388,522;408,506;428,490;448,474;468,457;488,441;507,425;527,409;547,393;567,376;587,360;607,344;627,327;647,311;667,295;686,279;706,262;726,246;746,230;766,214;786,197" o:connectangles="0,0,0,0,0,0,0,0,0,0,0,0,0,0,0,0,0,0,0,0,0,0,0,0,0,0,0,0,0,0,0,0,0,0,0,0,0,0,0,0"/>
                                                                                      <o:lock v:ext="edit" verticies="t"/>
                                                                                    </v:polyline>
                                                                                    <v:group id="Group 47" o:spid="_x0000_s1095" style="position:absolute;left:3667;top:1148;width:786;height:23" coordorigin="3667,1148" coordsize="786,2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FUD0BcUAAADbAAAA&#10;DwAAAAAAAAAAAAAAAACpAgAAZHJzL2Rvd25yZXYueG1sUEsFBgAAAAAEAAQA+gAAAJsDAAAAAA==&#10;">
                                                                                      <v:polyline id="Freeform 226" o:spid="_x0000_s1096" style="position:absolute;visibility:visible;mso-wrap-style:square;v-text-anchor:top" points="7334,2319,7344,2319,7354,2318,7364,2318,7374,2318,7384,2317,7394,2317,7404,2317,7414,2317,7424,2316,7434,2316,7444,2316,7454,2315,7464,2315,7474,2315,7484,2314,7494,2314,7503,2314,7513,2314,7523,2313,7533,2313,7543,2313,7553,2313,7563,2312,7573,2312,7583,2312,7593,2311,7603,2311,7613,2311,7623,2311,7633,2310,7643,2310,7653,2310,7663,2309,7673,2309,7682,2309,7692,2309,7702,2308,7712,2308,7722,2308,7732,2307,7742,2307,7752,2307,7762,2306,7772,2306,7782,2306,7792,2306,7802,2305,7812,2305,7822,2305,7832,2304,7841,2304,7851,2304,7861,2304,7871,2303,7881,2303,7891,2303,7901,2303,7911,2302,7921,2302,7931,2302,7941,2301,7951,2301,7961,2301,7971,2300,7981,2300,7991,2300,8001,2300,8011,2299,8020,2299,8030,2299,8040,2298,8050,2298,8060,2298,8070,2298,8080,2297,8090,2297,8100,2297,8110,2296,8120,2296" coordsize="786,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iRCcxAAA&#10;ANsAAAAPAAAAZHJzL2Rvd25yZXYueG1sRI9Ba8JAFITvhf6H5Qm91Y0tik3dhFIo1WOsFo/P7Gs2&#10;mn0bs6vGf+8KQo/DzHzDzPLeNuJEna8dKxgNExDEpdM1VwpWP1/PUxA+IGtsHJOCC3nIs8eHGaba&#10;nbmg0zJUIkLYp6jAhNCmUvrSkEU/dC1x9P5cZzFE2VVSd3iOcNvIlySZSIs1xwWDLX0aKvfLo1Uw&#10;Xvy+hsPiYIvxZvtWr4353hW9Uk+D/uMdRKA+/Ifv7blWMJ3A7Uv8ATK7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YkQnMQAAADbAAAADwAAAAAAAAAAAAAAAACXAgAAZHJzL2Rv&#10;d25yZXYueG1sUEsFBgAAAAAEAAQA9QAAAIgDAAAAAA==&#10;" filled="f" strokecolor="#c67bfe" strokeweight="10209emu">
                                                                                        <v:stroke dashstyle="longDash"/>
                                                                                        <v:path arrowok="t" o:connecttype="custom" o:connectlocs="10,1171;30,1170;50,1169;70,1169;90,1168;110,1168;130,1167;150,1166;169,1166;189,1165;209,1165;229,1164;249,1164;269,1163;289,1163;309,1162;329,1161;348,1161;368,1160;388,1160;408,1159;428,1158;448,1158;468,1157;488,1157;507,1156;527,1156;547,1155;567,1155;587,1154;607,1153;627,1153;647,1152;667,1152;686,1151;706,1150;726,1150;746,1149;766,1149;786,1148" o:connectangles="0,0,0,0,0,0,0,0,0,0,0,0,0,0,0,0,0,0,0,0,0,0,0,0,0,0,0,0,0,0,0,0,0,0,0,0,0,0,0,0"/>
                                                                                        <o:lock v:ext="edit" verticies="t"/>
                                                                                      </v:polyline>
                                                                                      <v:group id="Group 48" o:spid="_x0000_s1097" style="position:absolute;left:3511;top:-732;width:2197;height:2274" coordorigin="3511,-732" coordsize="2197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K3s/pxAAAANsAAAAP&#10;AAAAAAAAAAAAAAAAAKkCAABkcnMvZG93bnJldi54bWxQSwUGAAAAAAQABAD6AAAAmgMAAAAA&#10;">
                                                                                        <v:shape id="Freeform 225" o:spid="_x0000_s1098" style="position:absolute;left:3511;top:-732;width:2197;height:2274;visibility:visible;mso-wrap-style:square;v-text-anchor:top" coordsize="2197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VTvEwAAA&#10;ANsAAAAPAAAAZHJzL2Rvd25yZXYueG1sRE/LisIwFN0L8w/hDrjTdBTF6RjFB4JLrYKzvG3utGWa&#10;m9LEWv16sxBcHs57vuxMJVpqXGlZwdcwAkGcWV1yruB82g1mIJxH1lhZJgV3crBcfPTmGGt74yO1&#10;ic9FCGEXo4LC+zqW0mUFGXRDWxMH7s82Bn2ATS51g7cQbio5iqKpNFhyaCiwpk1B2X9yNQrSOq3S&#10;ZH3ZHyYrY0/f48cvtVul+p/d6geEp86/xS/3XiuYhbHhS/gBcvEE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SVTvEwAAAANsAAAAPAAAAAAAAAAAAAAAAAJcCAABkcnMvZG93bnJl&#10;di54bWxQSwUGAAAAAAQABAD1AAAAhAMAAAAA&#10;" path="m0,2274l2198,2274,2198,,,,,2274xe" filled="f" strokecolor="#7f7e7e" strokeweight="10209emu">
                                                                                          <v:path arrowok="t" o:connecttype="custom" o:connectlocs="0,1542;2198,1542;2198,-732;0,-732;0,1542" o:connectangles="0,0,0,0,0"/>
                                                                                        </v:shape>
                                                                                        <v:group id="Group 49" o:spid="_x0000_s1099" style="position:absolute;left:5763;top:1362;width:2197;height:0" coordorigin="5763,1362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UDf4AxAAAANsAAAAP&#10;AAAAAAAAAAAAAAAAAKkCAABkcnMvZG93bnJldi54bWxQSwUGAAAAAAQABAD6AAAAmgMAAAAA&#10;">
                                                                                          <v:shape id="Freeform 224" o:spid="_x0000_s1100" style="position:absolute;left:11526;top:2724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FRRVwAAA&#10;ANsAAAAPAAAAZHJzL2Rvd25yZXYueG1sRE/LagIxFN0X/Idwhe5qxqJVR6NYodCFFHzg+jK5TgYn&#10;N2MSderXm4Xg8nDes0Vra3ElHyrHCvq9DARx4XTFpYL97udjDCJEZI21Y1LwTwEW887bDHPtbryh&#10;6zaWIoVwyFGBibHJpQyFIYuh5xrixB2dtxgT9KXUHm8p3NbyM8u+pMWKU4PBhlaGitP2YhVcBs16&#10;9Bfv5++h12tnDu25dBul3rvtcgoiUhtf4qf7VyuYpPXpS/oBcv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lFRRVwAAAANsAAAAPAAAAAAAAAAAAAAAAAJcCAABkcnMvZG93bnJl&#10;di54bWxQSwUGAAAAAAQABAD1AAAAhAMAAAAA&#10;" path="m2197,0l0,0e" filled="f" strokecolor="#f9f9f9" strokeweight="10209emu">
                                                                                            <v:path arrowok="t" o:connecttype="custom" o:connectlocs="2198,0;0,0" o:connectangles="0,0"/>
                                                                                            <o:lock v:ext="edit" verticies="t"/>
                                                                                          </v:shape>
                                                                                          <v:shape id="Freeform 223" o:spid="_x0000_s1101" style="position:absolute;left:11526;top:2724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WbHOwwAA&#10;ANsAAAAPAAAAZHJzL2Rvd25yZXYueG1sRI9PawIxFMTvQr9DeAVvmrXYqlujVEHoQQT/4PmxeW6W&#10;bl7WJOraT98IBY/DzPyGmc5bW4sr+VA5VjDoZyCIC6crLhUc9qveGESIyBprx6TgTgHms5fOFHPt&#10;bryl6y6WIkE45KjAxNjkUobCkMXQdw1x8k7OW4xJ+lJqj7cEt7V8y7IPabHitGCwoaWh4md3sQou&#10;w2Y92sTf8+Ld67Uzx/Zcuq1S3df26xNEpDY+w//tb61gMoDHl/QD5Ow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KWbHOwwAAANsAAAAPAAAAAAAAAAAAAAAAAJcCAABkcnMvZG93&#10;bnJldi54bWxQSwUGAAAAAAQABAD1AAAAhwMAAAAA&#10;" path="m0,0l2197,0e" filled="f" strokecolor="#f9f9f9" strokeweight="10209emu">
                                                                                            <v:path arrowok="t" o:connecttype="custom" o:connectlocs="0,0;2198,0" o:connectangles="0,0"/>
                                                                                            <o:lock v:ext="edit" verticies="t"/>
                                                                                          </v:shape>
                                                                                          <v:group id="Group 50" o:spid="_x0000_s1102" style="position:absolute;left:5763;top:909;width:2197;height:0" coordorigin="5763,909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fcPqsxAAAANsAAAAPAAAAZHJzL2Rvd25yZXYueG1sRI9Bi8IwFITvwv6H8Ba8&#10;aVoXZa1GEdkVDyKoC+Lt0TzbYvNSmmxb/70RBI/DzHzDzJedKUVDtSssK4iHEQji1OqCMwV/p9/B&#10;NwjnkTWWlknBnRwsFx+9OSbatnyg5ugzESDsElSQe18lUro0J4NuaCvi4F1tbdAHWWdS19gGuCnl&#10;KIom0mDBYSHHitY5pbfjv1GwabFdfcU/ze52Xd8vp/H+vItJqf5nt5qB8NT5d/jV3moF0xE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fcPqsxAAAANsAAAAP&#10;AAAAAAAAAAAAAAAAAKkCAABkcnMvZG93bnJldi54bWxQSwUGAAAAAAQABAD6AAAAmgMAAAAA&#10;">
                                                                                            <v:shape id="Freeform 222" o:spid="_x0000_s1103" style="position:absolute;left:11526;top:1818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x4oiwwAA&#10;ANsAAAAPAAAAZHJzL2Rvd25yZXYueG1sRI9BawIxFITvgv8hPMGbZtXW6mqUtlDwIAW1eH5snpvF&#10;zcuaRN3665tCocdhZr5hluvW1uJGPlSOFYyGGQjiwumKSwVfh4/BDESIyBprx6TgmwKsV93OEnPt&#10;7ryj2z6WIkE45KjAxNjkUobCkMUwdA1x8k7OW4xJ+lJqj/cEt7UcZ9lUWqw4LRhs6N1Qcd5frYLr&#10;U7N9+YyPy9uz11tnju2ldDul+r32dQEiUhv/w3/tjVYwn8Dvl/QD5Oo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Vx4oiwwAAANsAAAAPAAAAAAAAAAAAAAAAAJcCAABkcnMvZG93&#10;bnJldi54bWxQSwUGAAAAAAQABAD1AAAAhwMAAAAA&#10;" path="m2197,0l0,0e" filled="f" strokecolor="#f9f9f9" strokeweight="10209emu">
                                                                                              <v:path arrowok="t" o:connecttype="custom" o:connectlocs="2198,0;0,0" o:connectangles="0,0"/>
                                                                                              <o:lock v:ext="edit" verticies="t"/>
                                                                                            </v:shape>
                                                                                            <v:shape id="Freeform 221" o:spid="_x0000_s1104" style="position:absolute;left:11526;top:1818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LhJWwwAA&#10;ANsAAAAPAAAAZHJzL2Rvd25yZXYueG1sRI9PawIxFMTvBb9DeAVvNVvRqlujqFDwIIJ/8PzYPDdL&#10;Ny9rEnXbT98IBY/DzPyGmc5bW4sb+VA5VvDey0AQF05XXCo4Hr7exiBCRNZYOyYFPxRgPuu8TDHX&#10;7s47uu1jKRKEQ44KTIxNLmUoDFkMPdcQJ+/svMWYpC+l9nhPcFvLfpZ9SIsVpwWDDa0MFd/7q1Vw&#10;HTSb0Tb+XpZDrzfOnNpL6XZKdV/bxSeISG18hv/ba61gMoDHl/QD5Ow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aLhJWwwAAANsAAAAPAAAAAAAAAAAAAAAAAJcCAABkcnMvZG93&#10;bnJldi54bWxQSwUGAAAAAAQABAD1AAAAhwMAAAAA&#10;" path="m0,0l2197,0e" filled="f" strokecolor="#f9f9f9" strokeweight="10209emu">
                                                                                              <v:path arrowok="t" o:connecttype="custom" o:connectlocs="0,0;2198,0" o:connectangles="0,0"/>
                                                                                              <o:lock v:ext="edit" verticies="t"/>
                                                                                            </v:shape>
                                                                                            <v:group id="Group 51" o:spid="_x0000_s1105" style="position:absolute;left:5763;top:457;width:2197;height:0" coordorigin="5763,457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kJli2MUAAADbAAAA&#10;DwAAAAAAAAAAAAAAAACpAgAAZHJzL2Rvd25yZXYueG1sUEsFBgAAAAAEAAQA+gAAAJsDAAAAAA==&#10;">
                                                                                              <v:shape id="Freeform 220" o:spid="_x0000_s1106" style="position:absolute;left:11526;top:914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sCm6wwAA&#10;ANsAAAAPAAAAZHJzL2Rvd25yZXYueG1sRI9PawIxFMTvQr9DeAVvmq1Yq1ujVEHwIAX/4PmxeW6W&#10;bl7WJOraT2+EQo/DzPyGmc5bW4sr+VA5VvDWz0AQF05XXCo47Fe9MYgQkTXWjknBnQLMZy+dKeba&#10;3XhL110sRYJwyFGBibHJpQyFIYuh7xri5J2ctxiT9KXUHm8Jbms5yLKRtFhxWjDY0NJQ8bO7WAWX&#10;YbP5+I6/58W71xtnju25dFuluq/t1yeISG38D/+111rBZATPL+kHyNk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FsCm6wwAAANsAAAAPAAAAAAAAAAAAAAAAAJcCAABkcnMvZG93&#10;bnJldi54bWxQSwUGAAAAAAQABAD1AAAAhwMAAAAA&#10;" path="m2197,0l0,0e" filled="f" strokecolor="#f9f9f9" strokeweight="10209emu">
                                                                                                <v:path arrowok="t" o:connecttype="custom" o:connectlocs="2198,0;0,0" o:connectangles="0,0"/>
                                                                                                <o:lock v:ext="edit" verticies="t"/>
                                                                                              </v:shape>
                                                                                              <v:shape id="Freeform 219" o:spid="_x0000_s1107" style="position:absolute;left:11526;top:914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/IwhwwAA&#10;ANsAAAAPAAAAZHJzL2Rvd25yZXYueG1sRI9PawIxFMTvQr9DeAVvmq3YqlujVEHwIAX/4PmxeW6W&#10;bl7WJOraT2+EQo/DzPyGmc5bW4sr+VA5VvDWz0AQF05XXCo47Fe9MYgQkTXWjknBnQLMZy+dKeba&#10;3XhL110sRYJwyFGBibHJpQyFIYuh7xri5J2ctxiT9KXUHm8Jbms5yLIPabHitGCwoaWh4md3sQou&#10;w2Yz+o6/58W71xtnju25dFuluq/t1yeISG38D/+111rBZATPL+kHyNk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q/IwhwwAAANsAAAAPAAAAAAAAAAAAAAAAAJcCAABkcnMvZG93&#10;bnJldi54bWxQSwUGAAAAAAQABAD1AAAAhwMAAAAA&#10;" path="m0,0l2197,0e" filled="f" strokecolor="#f9f9f9" strokeweight="10209emu">
                                                                                                <v:path arrowok="t" o:connecttype="custom" o:connectlocs="0,0;2198,0" o:connectangles="0,0"/>
                                                                                                <o:lock v:ext="edit" verticies="t"/>
                                                                                              </v:shape>
                                                                                              <v:group id="Group 52" o:spid="_x0000_s1108" style="position:absolute;left:5763;top:4;width:2197;height:0" coordorigin="5763,4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H6YzUbDAAAA2wAAAA8A&#10;AAAAAAAAAAAAAAAAqQIAAGRycy9kb3ducmV2LnhtbFBLBQYAAAAABAAEAPoAAACZAwAAAAA=&#10;">
                                                                                                <v:shape id="Freeform 218" o:spid="_x0000_s1109" style="position:absolute;left:11526;top:8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L73IxAAA&#10;ANsAAAAPAAAAZHJzL2Rvd25yZXYueG1sRI9BawIxFITvBf9DeEJvNatUq1uziy0UPEhBWzw/Nq+b&#10;xc3LmkTd+utNQehxmJlvmGXZ21acyYfGsYLxKANBXDndcK3g++vjaQ4iRGSNrWNS8EsBymLwsMRc&#10;uwtv6byLtUgQDjkqMDF2uZShMmQxjFxHnLwf5y3GJH0ttcdLgttWTrJsJi02nBYMdvRuqDrsTlbB&#10;6bnbvHzG6/Ft6vXGmX1/rN1Wqcdhv3oFEamP/+F7e60VLBbw9yX9AFnc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C+9yMQAAADbAAAADwAAAAAAAAAAAAAAAACXAgAAZHJzL2Rv&#10;d25yZXYueG1sUEsFBgAAAAAEAAQA9QAAAIgDAAAAAA==&#10;" path="m2197,0l0,0e" filled="f" strokecolor="#f9f9f9" strokeweight="10209emu">
                                                                                                  <v:path arrowok="t" o:connecttype="custom" o:connectlocs="2198,0;0,0" o:connectangles="0,0"/>
                                                                                                  <o:lock v:ext="edit" verticies="t"/>
                                                                                                </v:shape>
                                                                                                <v:shape id="Freeform 217" o:spid="_x0000_s1110" style="position:absolute;left:11526;top:8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RjP6xQAA&#10;ANwAAAAPAAAAZHJzL2Rvd25yZXYueG1sRI9PawIxEMXvQr9DmII3zbZoLVujaEHwIAX/0POwmW6W&#10;biZrEnXbT+8cCr3N8N6895v5svetulJMTWADT+MCFHEVbMO1gdNxM3oFlTKyxTYwGfihBMvFw2CO&#10;pQ033tP1kGslIZxKNOBy7kqtU+XIYxqHjli0rxA9ZlljrW3Em4T7Vj8XxYv22LA0OOzo3VH1fbh4&#10;A5dJt5t95N/zehrtLrjP/lyHvTHDx371BipTn//Nf9dbK/iF4MszMoFe3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dGM/rFAAAA3AAAAA8AAAAAAAAAAAAAAAAAlwIAAGRycy9k&#10;b3ducmV2LnhtbFBLBQYAAAAABAAEAPUAAACJAwAAAAA=&#10;" path="m0,0l2197,0e" filled="f" strokecolor="#f9f9f9" strokeweight="10209emu">
                                                                                                  <v:path arrowok="t" o:connecttype="custom" o:connectlocs="0,0;2198,0" o:connectangles="0,0"/>
                                                                                                  <o:lock v:ext="edit" verticies="t"/>
                                                                                                </v:shape>
                                                                                                <v:group id="Group 53" o:spid="_x0000_s1111" style="position:absolute;left:5763;top:-448;width:2197;height:0" coordorigin="5763,-448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CSIP8fDAAAA3AAAAA8A&#10;AAAAAAAAAAAAAAAAqQIAAGRycy9kb3ducmV2LnhtbFBLBQYAAAAABAAEAPoAAACZAwAAAAA=&#10;">
                                                                                                  <v:shape id="Freeform 216" o:spid="_x0000_s1112" style="position:absolute;left:11526;top:-896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2AgWwQAA&#10;ANwAAAAPAAAAZHJzL2Rvd25yZXYueG1sRE9NawIxEL0X+h/CFLx1sxVtZTVKFQQPImhLz8Nm3Cxu&#10;JmsSdfXXG6HgbR7vcyazzjbiTD7UjhV8ZDkI4tLpmisFvz/L9xGIEJE1No5JwZUCzKavLxMstLvw&#10;ls67WIkUwqFABSbGtpAylIYshsy1xInbO28xJugrqT1eUrhtZD/PP6XFmlODwZYWhsrD7mQVnAbt&#10;+msTb8f50Ou1M3/dsXJbpXpv3fcYRKQuPsX/7pVO8/M+PJ5JF8jpH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NgIFsEAAADcAAAADwAAAAAAAAAAAAAAAACXAgAAZHJzL2Rvd25y&#10;ZXYueG1sUEsFBgAAAAAEAAQA9QAAAIUDAAAAAA==&#10;" path="m2197,0l0,0e" filled="f" strokecolor="#f9f9f9" strokeweight="10209emu">
                                                                                                    <v:path arrowok="t" o:connecttype="custom" o:connectlocs="2198,0;0,0" o:connectangles="0,0"/>
                                                                                                    <o:lock v:ext="edit" verticies="t"/>
                                                                                                  </v:shape>
                                                                                                  <v:shape id="Freeform 215" o:spid="_x0000_s1113" style="position:absolute;left:11526;top:-896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lK2NwgAA&#10;ANwAAAAPAAAAZHJzL2Rvd25yZXYueG1sRE9NawIxEL0L/Q9hCr1ptrZWWY2LLQg9SEErnofNuFm6&#10;mewmUdf++qYgeJvH+5xF0dtGnMmH2rGC51EGgrh0uuZKwf57PZyBCBFZY+OYFFwpQLF8GCww1+7C&#10;WzrvYiVSCIccFZgY21zKUBqyGEauJU7c0XmLMUFfSe3xksJtI8dZ9iYt1pwaDLb0Yaj82Z2sgtNr&#10;u5l+xd/ufeL1xplD31Vuq9TTY7+ag4jUx7v45v7UaX72Av/PpAvk8g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eUrY3CAAAA3AAAAA8AAAAAAAAAAAAAAAAAlwIAAGRycy9kb3du&#10;cmV2LnhtbFBLBQYAAAAABAAEAPUAAACGAwAAAAA=&#10;" path="m0,0l2197,0e" filled="f" strokecolor="#f9f9f9" strokeweight="10209emu">
                                                                                                    <v:path arrowok="t" o:connecttype="custom" o:connectlocs="0,0;2198,0" o:connectangles="0,0"/>
                                                                                                    <o:lock v:ext="edit" verticies="t"/>
                                                                                                  </v:shape>
                                                                                                  <v:group id="Group 54" o:spid="_x0000_s1114" style="position:absolute;left:6116;top:-732;width:0;height:2274" coordorigin="6116,-73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0/5xfxAAAANwAAAAP&#10;AAAAAAAAAAAAAAAAAKkCAABkcnMvZG93bnJldi54bWxQSwUGAAAAAAQABAD6AAAAmgMAAAAA&#10;">
                                                                                                    <v:polyline id="Freeform 214" o:spid="_x0000_s1115" style="position:absolute;visibility:visible;mso-wrap-style:square;v-text-anchor:top" points="12232,810,12232,-1464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hepHwwAA&#10;ANwAAAAPAAAAZHJzL2Rvd25yZXYueG1sRI9Ba8JAEIXvBf/DMoK3ulFQJLpKa9EWetKI5yE7TUKz&#10;s2F3qrG/vlsQvM3w3rzvzWrTu1ZdKMTGs4HJOANFXHrbcGXgVOyeF6CiIFtsPZOBG0XYrAdPK8yt&#10;v/KBLkepVArhmKOBWqTLtY5lTQ7j2HfESfvywaGkNVTaBrymcNfqaZbNtcOGE6HGjrY1ld/HH5cg&#10;jexei0/9e57ToZgu9u8S3tiY0bB/WYIS6uVhvl9/2FQ/m8H/M2kCvf4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MhepHwwAAANwAAAAPAAAAAAAAAAAAAAAAAJcCAABkcnMvZG93&#10;bnJldi54bWxQSwUGAAAAAAQABAD1AAAAhwMAAAAA&#10;" filled="f" strokecolor="#f9f9f9" strokeweight="10209emu">
                                                                                                      <v:path arrowok="t" o:connecttype="custom" o:connectlocs="0,1542;0,-732" o:connectangles="0,0"/>
                                                                                                      <o:lock v:ext="edit" verticies="t"/>
                                                                                                    </v:polyline>
                                                                                                    <v:group id="Group 55" o:spid="_x0000_s1116" style="position:absolute;left:6508;top:-732;width:0;height:2274" coordorigin="6508,-73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q2Gns8IAAADcAAAADwAA&#10;AAAAAAAAAAAAAACpAgAAZHJzL2Rvd25yZXYueG1sUEsFBgAAAAAEAAQA+gAAAJgDAAAAAA==&#10;">
                                                                                                      <v:polyline id="Freeform 213" o:spid="_x0000_s1117" style="position:absolute;visibility:visible;mso-wrap-style:square;v-text-anchor:top" points="13016,810,13016,-1464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G9GrxAAA&#10;ANwAAAAPAAAAZHJzL2Rvd25yZXYueG1sRI9Pa8JAEMXvBb/DMoK3utGDSnSV1uIf6EkjnofsNAnN&#10;zobdqcZ++m6h0NsM7837vVlteteqG4XYeDYwGWegiEtvG64MXIrd8wJUFGSLrWcy8KAIm/XgaYW5&#10;9Xc+0e0slUohHHM0UIt0udaxrMlhHPuOOGkfPjiUtIZK24D3FO5aPc2ymXbYcCLU2NG2pvLz/OUS&#10;pJHda/Guv68zOhXTxf4g4Y2NGQ37lyUooV7+zX/XR5vqZ3P4fSZNoNc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xvRq8QAAADcAAAADwAAAAAAAAAAAAAAAACXAgAAZHJzL2Rv&#10;d25yZXYueG1sUEsFBgAAAAAEAAQA9QAAAIgDAAAAAA==&#10;" filled="f" strokecolor="#f9f9f9" strokeweight="10209emu">
                                                                                                        <v:path arrowok="t" o:connecttype="custom" o:connectlocs="0,1542;0,-732" o:connectangles="0,0"/>
                                                                                                        <o:lock v:ext="edit" verticies="t"/>
                                                                                                      </v:polyline>
                                                                                                      <v:group id="Group 56" o:spid="_x0000_s1118" style="position:absolute;left:7255;top:-732;width:0;height:2274" coordorigin="7255,-73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1spZaxgAAANw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E6GV&#10;Z2QCnf8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LWyllrGAAAA3AAA&#10;AA8AAAAAAAAAAAAAAAAAqQIAAGRycy9kb3ducmV2LnhtbFBLBQYAAAAABAAEAPoAAACcAwAAAAA=&#10;">
                                                                                                        <v:polyline id="Freeform 212" o:spid="_x0000_s1119" style="position:absolute;visibility:visible;mso-wrap-style:square;v-text-anchor:top" points="14510,810,14510,-1464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yOBCxAAA&#10;ANwAAAAPAAAAZHJzL2Rvd25yZXYueG1sRI9Pa8JAEMXvBb/DMoK3utGD2OgqrcU/0JNGPA/ZaRKa&#10;nQ27U4399F2h0NsM7837vVmue9eqK4XYeDYwGWegiEtvG64MnIvt8xxUFGSLrWcycKcI69XgaYm5&#10;9Tc+0vUklUohHHM0UIt0udaxrMlhHPuOOGmfPjiUtIZK24C3FO5aPc2ymXbYcCLU2NGmpvLr9O0S&#10;pJHtW/Ghfy4zOhbT+W4v4Z2NGQ371wUooV7+zX/XB5vqZy/weCZNoFe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cjgQsQAAADcAAAADwAAAAAAAAAAAAAAAACXAgAAZHJzL2Rv&#10;d25yZXYueG1sUEsFBgAAAAAEAAQA9QAAAIgDAAAAAA==&#10;" filled="f" strokecolor="#f9f9f9" strokeweight="10209emu">
                                                                                                          <v:path arrowok="t" o:connecttype="custom" o:connectlocs="0,1542;0,-732" o:connectangles="0,0"/>
                                                                                                          <o:lock v:ext="edit" verticies="t"/>
                                                                                                        </v:polyline>
                                                                                                        <v:group id="Group 57" o:spid="_x0000_s1120" style="position:absolute;left:5763;top:1136;width:2197;height:0" coordorigin="5763,1136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OHQyBxgAAANw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U8GX&#10;Z2QCnf8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M4dDIHGAAAA3AAA&#10;AA8AAAAAAAAAAAAAAAAAqQIAAGRycy9kb3ducmV2LnhtbFBLBQYAAAAABAAEAPoAAACcAwAAAAA=&#10;">
                                                                                                          <v:shape id="Freeform 211" o:spid="_x0000_s1121" style="position:absolute;left:11526;top:2272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RVSRwAAA&#10;ANwAAAAPAAAAZHJzL2Rvd25yZXYueG1sRE9Ni8IwEL0v+B/CCN7WpAvKWo0i7gpe7XrwODRjW9pM&#10;SpNtq7/eCAt7m8f7nM1utI3oqfOVYw3JXIEgzp2puNBw+Tm+f4LwAdlg45g03MnDbjt522Bq3MBn&#10;6rNQiBjCPkUNZQhtKqXPS7Lo564ljtzNdRZDhF0hTYdDDLeN/FBqKS1WHBtKbOlQUl5nv1YDKfqu&#10;h8U1fBWPU91md9XfVhetZ9NxvwYRaAz/4j/3ycT5SQKvZ+IFcvsE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TRVSRwAAAANwAAAAPAAAAAAAAAAAAAAAAAJcCAABkcnMvZG93bnJl&#10;di54bWxQSwUGAAAAAAQABAD1AAAAhAMAAAAA&#10;" path="m2197,0l0,0e" filled="f" strokecolor="#e5e4e4" strokeweight="4141emu">
                                                                                                            <v:path arrowok="t" o:connecttype="custom" o:connectlocs="2198,0;0,0" o:connectangles="0,0"/>
                                                                                                            <o:lock v:ext="edit" verticies="t"/>
                                                                                                          </v:shape>
                                                                                                          <v:shape id="Freeform 210" o:spid="_x0000_s1122" style="position:absolute;left:11526;top:2272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l8rmwAAA&#10;ANwAAAAPAAAAZHJzL2Rvd25yZXYueG1sRE9Li8IwEL4L+x/CLHjTREFxu0ZZfIBXq4c9Ds3YljaT&#10;0sS2+us3C4K3+fies94OthYdtb50rGE2VSCIM2dKzjVcL8fJCoQPyAZrx6ThQR62m4/RGhPjej5T&#10;l4ZcxBD2CWooQmgSKX1WkEU/dQ1x5G6utRgibHNpWuxjuK3lXKmltFhybCiwoV1BWZXerQZSdKj6&#10;xW/Y589T1aQP1d2+rlqPP4efbxCBhvAWv9wnE+fP5vD/TLxAbv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jl8rmwAAAANwAAAAPAAAAAAAAAAAAAAAAAJcCAABkcnMvZG93bnJl&#10;di54bWxQSwUGAAAAAAQABAD1AAAAhAMAAAAA&#10;" path="m0,0l2197,0e" filled="f" strokecolor="#e5e4e4" strokeweight="4141emu">
                                                                                                            <v:path arrowok="t" o:connecttype="custom" o:connectlocs="0,0;2198,0" o:connectangles="0,0"/>
                                                                                                            <o:lock v:ext="edit" verticies="t"/>
                                                                                                          </v:shape>
                                                                                                          <v:group id="Group 58" o:spid="_x0000_s1123" style="position:absolute;left:5763;top:683;width:2197;height:0" coordorigin="5763,683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A+z5L2wQAAANwAAAAPAAAA&#10;AAAAAAAAAAAAAKkCAABkcnMvZG93bnJldi54bWxQSwUGAAAAAAQABAD6AAAAlwMAAAAA&#10;">
                                                                                                            <v:shape id="Freeform 209" o:spid="_x0000_s1124" style="position:absolute;left:11526;top:1366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MvcJwAAA&#10;ANwAAAAPAAAAZHJzL2Rvd25yZXYueG1sRE9Ni8IwEL0v+B/CCHtbE0WXtRpFXAWvdj14HJqxLW0m&#10;pcm2dX+9EYS9zeN9zno72Fp01PrSsYbpRIEgzpwpOddw+Tl+fIHwAdlg7Zg03MnDdjN6W2NiXM9n&#10;6tKQixjCPkENRQhNIqXPCrLoJ64hjtzNtRZDhG0uTYt9DLe1nCn1KS2WHBsKbGhfUFalv1YDKTpU&#10;/eIavvO/U9Wkd9Xdlhet38fDbgUi0BD+xS/3ycT50zk8n4kXyM0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DMvcJwAAAANwAAAAPAAAAAAAAAAAAAAAAAJcCAABkcnMvZG93bnJl&#10;di54bWxQSwUGAAAAAAQABAD1AAAAhAMAAAAA&#10;" path="m2197,0l0,0e" filled="f" strokecolor="#e5e4e4" strokeweight="4141emu">
                                                                                                              <v:path arrowok="t" o:connecttype="custom" o:connectlocs="2198,0;0,0" o:connectangles="0,0"/>
                                                                                                              <o:lock v:ext="edit" verticies="t"/>
                                                                                                            </v:shape>
                                                                                                            <v:shape id="Freeform 208" o:spid="_x0000_s1125" style="position:absolute;left:11526;top:1366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flKSwAAA&#10;ANwAAAAPAAAAZHJzL2Rvd25yZXYueG1sRE9Li8IwEL4L+x/CLOxNEwVFu0ZZfIBXqwePQzO2pc2k&#10;NLGt++uNsLC3+fies94OthYdtb50rGE6USCIM2dKzjVcL8fxEoQPyAZrx6ThSR62m4/RGhPjej5T&#10;l4ZcxBD2CWooQmgSKX1WkEU/cQ1x5O6utRgibHNpWuxjuK3lTKmFtFhybCiwoV1BWZU+rAZSdKj6&#10;+S3s899T1aRP1d1XV62/PoefbxCBhvAv/nOfTJw/ncP7mXiB3Lw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sflKSwAAAANwAAAAPAAAAAAAAAAAAAAAAAJcCAABkcnMvZG93bnJl&#10;di54bWxQSwUGAAAAAAQABAD1AAAAhAMAAAAA&#10;" path="m0,0l2197,0e" filled="f" strokecolor="#e5e4e4" strokeweight="4141emu">
                                                                                                              <v:path arrowok="t" o:connecttype="custom" o:connectlocs="0,0;2198,0" o:connectangles="0,0"/>
                                                                                                              <o:lock v:ext="edit" verticies="t"/>
                                                                                                            </v:shape>
                                                                                                            <v:group id="Group 59" o:spid="_x0000_s1126" style="position:absolute;left:5763;top:231;width:2197;height:0" coordorigin="5763,231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C64MW7DAAAA3AAAAA8A&#10;AAAAAAAAAAAAAAAAqQIAAGRycy9kb3ducmV2LnhtbFBLBQYAAAAABAAEAPoAAACZAwAAAAA=&#10;">
                                                                                                              <v:shape id="Freeform 207" o:spid="_x0000_s1127" style="position:absolute;left:11526;top:462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4Gl+wAAA&#10;ANwAAAAPAAAAZHJzL2Rvd25yZXYueG1sRE9Ni8IwEL0v+B/CCHtbEwXdtRpFXAWvdj14HJqxLW0m&#10;pcm2dX+9EYS9zeN9zno72Fp01PrSsYbpRIEgzpwpOddw+Tl+fIHwAdlg7Zg03MnDdjN6W2NiXM9n&#10;6tKQixjCPkENRQhNIqXPCrLoJ64hjtzNtRZDhG0uTYt9DLe1nCm1kBZLjg0FNrQvKKvSX6uBFB2q&#10;fn4N3/nfqWrSu+puy4vW7+NhtwIRaAj/4pf7ZOL86Sc8n4kXyM0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z4Gl+wAAAANwAAAAPAAAAAAAAAAAAAAAAAJcCAABkcnMvZG93bnJl&#10;di54bWxQSwUGAAAAAAQABAD1AAAAhAMAAAAA&#10;" path="m2197,0l0,0e" filled="f" strokecolor="#e5e4e4" strokeweight="4141emu">
                                                                                                                <v:path arrowok="t" o:connecttype="custom" o:connectlocs="2198,0;0,0" o:connectangles="0,0"/>
                                                                                                                <o:lock v:ext="edit" verticies="t"/>
                                                                                                              </v:shape>
                                                                                                              <v:shape id="Freeform 206" o:spid="_x0000_s1128" style="position:absolute;left:11526;top:462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f/0MwwAA&#10;ANwAAAAPAAAAZHJzL2Rvd25yZXYueG1sRI9Pb8IwDMXvk/gOkZF2GwmThqAjoGl/JK4UDhytxrRV&#10;G6dqsrbs088HJG623vN7P2/3k2/VQH2sA1tYLgwo4iK4mksL59PPyxpUTMgO28Bk4UYR9rvZ0xYz&#10;F0Y+0pCnUkkIxwwtVCl1mdaxqMhjXISOWLRr6D0mWftSux5HCfetfjVmpT3WLA0VdvRZUdHkv94C&#10;GfpuxrdL+ir/Dk2X38xw3ZytfZ5PH++gEk3pYb5fH5zgL4VWnpEJ9O4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Cf/0MwwAAANwAAAAPAAAAAAAAAAAAAAAAAJcCAABkcnMvZG93&#10;bnJldi54bWxQSwUGAAAAAAQABAD1AAAAhwMAAAAA&#10;" path="m0,0l2197,0e" filled="f" strokecolor="#e5e4e4" strokeweight="4141emu">
                                                                                                                <v:path arrowok="t" o:connecttype="custom" o:connectlocs="0,0;2198,0" o:connectangles="0,0"/>
                                                                                                                <o:lock v:ext="edit" verticies="t"/>
                                                                                                              </v:shape>
                                                                                                              <v:group id="Group 60" o:spid="_x0000_s1129" style="position:absolute;left:5763;top:-222;width:2197;height:0" coordorigin="5763,-222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J6UcxAAAANwAAAAPAAAAZHJzL2Rvd25yZXYueG1sRE9La8JAEL4X/A/LCL01&#10;mygtNWYVkVp6CIWqIN6G7JgEs7Mhu83j33cLhd7m43tOth1NI3rqXG1ZQRLFIIgLq2suFZxPh6dX&#10;EM4ja2wsk4KJHGw3s4cMU20H/qL+6EsRQtilqKDyvk2ldEVFBl1kW+LA3Wxn0AfYlVJ3OIRw08hF&#10;HL9IgzWHhgpb2ldU3I/fRsH7gMNumbz1+f22n66n589LnpBSj/NxtwbhafT/4j/3hw7zkxX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fJ6UcxAAAANwAAAAP&#10;AAAAAAAAAAAAAAAAAKkCAABkcnMvZG93bnJldi54bWxQSwUGAAAAAAQABAD6AAAAmgMAAAAA&#10;">
                                                                                                                <v:shape id="Freeform 205" o:spid="_x0000_s1130" style="position:absolute;left:11526;top:-444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ZTu3wwAA&#10;ANwAAAAPAAAAZHJzL2Rvd25yZXYueG1sRI9Ba8MwDIXvg/0Ho8Juq93CRpfVLWPdoNelOewoYjUJ&#10;ieUQu0m6Xz8dCr1JvKf3Pm33s+/USENsAltYLQ0o4jK4hisLxen7eQMqJmSHXWCycKUI+93jwxYz&#10;Fyb+oTFPlZIQjhlaqFPqM61jWZPHuAw9sWjnMHhMsg6VdgNOEu47vTbmVXtsWBpq7OmzprLNL94C&#10;Gfpqp5ffdKj+jm2fX814fiusfVrMH++gEs3pbr5dH53grwVfnpEJ9O4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yZTu3wwAAANwAAAAPAAAAAAAAAAAAAAAAAJcCAABkcnMvZG93&#10;bnJldi54bWxQSwUGAAAAAAQABAD1AAAAhwMAAAAA&#10;" path="m2197,0l0,0e" filled="f" strokecolor="#e5e4e4" strokeweight="4141emu">
                                                                                                                  <v:path arrowok="t" o:connecttype="custom" o:connectlocs="2198,0;0,0" o:connectangles="0,0"/>
                                                                                                                  <o:lock v:ext="edit" verticies="t"/>
                                                                                                                </v:shape>
                                                                                                                <v:shape id="Freeform 204" o:spid="_x0000_s1131" style="position:absolute;left:11526;top:-444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KZ4swAAA&#10;ANwAAAAPAAAAZHJzL2Rvd25yZXYueG1sRE9Li8IwEL4L+x/CLHjTREFxu0ZZfIBXq4c9Ds3YljaT&#10;0sS2+us3C4K3+fies94OthYdtb50rGE2VSCIM2dKzjVcL8fJCoQPyAZrx6ThQR62m4/RGhPjej5T&#10;l4ZcxBD2CWooQmgSKX1WkEU/dQ1x5G6utRgibHNpWuxjuK3lXKmltFhybCiwoV1BWZXerQZSdKj6&#10;xW/Y589T1aQP1d2+rlqPP4efbxCBhvAWv9wnE+fPZ/D/TLxAbv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dKZ4swAAAANwAAAAPAAAAAAAAAAAAAAAAAJcCAABkcnMvZG93bnJl&#10;di54bWxQSwUGAAAAAAQABAD1AAAAhAMAAAAA&#10;" path="m0,0l2197,0e" filled="f" strokecolor="#e5e4e4" strokeweight="4141emu">
                                                                                                                  <v:path arrowok="t" o:connecttype="custom" o:connectlocs="0,0;2198,0" o:connectangles="0,0"/>
                                                                                                                  <o:lock v:ext="edit" verticies="t"/>
                                                                                                                </v:shape>
                                                                                                                <v:group id="Group 61" o:spid="_x0000_s1132" style="position:absolute;left:5763;top:-674;width:2197;height:0" coordorigin="5763,-674" coordsize="2197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f7/3QxAAAANwAAAAP&#10;AAAAAAAAAAAAAAAAAKkCAABkcnMvZG93bnJldi54bWxQSwUGAAAAAAQABAD6AAAAmgMAAAAA&#10;">
                                                                                                                  <v:shape id="Freeform 203" o:spid="_x0000_s1133" style="position:absolute;left:11526;top:-1348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t6XAwQAA&#10;ANwAAAAPAAAAZHJzL2Rvd25yZXYueG1sRE9Na8JAEL0X/A/LCL3VXZWWGrMRUQtem3rwOGTHJCQ7&#10;G7JrEvvru4VCb/N4n5PuJtuKgXpfO9awXCgQxIUzNZcaLl8fL+8gfEA22DomDQ/ysMtmTykmxo38&#10;SUMeShFD2CeooQqhS6T0RUUW/cJ1xJG7ud5iiLAvpelxjOG2lSul3qTFmmNDhR0dKiqa/G41kKJT&#10;M75ew7H8Pjdd/lDDbXPR+nk+7bcgAk3hX/znPps4f7WG32fiBTL7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relwMEAAADcAAAADwAAAAAAAAAAAAAAAACXAgAAZHJzL2Rvd25y&#10;ZXYueG1sUEsFBgAAAAAEAAQA9QAAAIUDAAAAAA==&#10;" path="m2197,0l0,0e" filled="f" strokecolor="#e5e4e4" strokeweight="4141emu">
                                                                                                                    <v:path arrowok="t" o:connecttype="custom" o:connectlocs="2198,0;0,0" o:connectangles="0,0"/>
                                                                                                                    <o:lock v:ext="edit" verticies="t"/>
                                                                                                                  </v:shape>
                                                                                                                  <v:shape id="Freeform 202" o:spid="_x0000_s1134" style="position:absolute;left:11526;top:-1348;width:2198;height:0;visibility:visible;mso-wrap-style:square;v-text-anchor:top" coordsize="2197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Xj20wQAA&#10;ANwAAAAPAAAAZHJzL2Rvd25yZXYueG1sRE9Na8JAEL0X/A/LCL3VXcWWGrMRUQtem3rwOGTHJCQ7&#10;G7JrEvvru4VCb/N4n5PuJtuKgXpfO9awXCgQxIUzNZcaLl8fL+8gfEA22DomDQ/ysMtmTykmxo38&#10;SUMeShFD2CeooQqhS6T0RUUW/cJ1xJG7ud5iiLAvpelxjOG2lSul3qTFmmNDhR0dKiqa/G41kKJT&#10;M75ew7H8Pjdd/lDDbXPR+nk+7bcgAk3hX/znPps4f7WG32fiBTL7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V49tMEAAADcAAAADwAAAAAAAAAAAAAAAACXAgAAZHJzL2Rvd25y&#10;ZXYueG1sUEsFBgAAAAAEAAQA9QAAAIUDAAAAAA==&#10;" path="m0,0l2197,0e" filled="f" strokecolor="#e5e4e4" strokeweight="4141emu">
                                                                                                                    <v:path arrowok="t" o:connecttype="custom" o:connectlocs="0,0;2198,0" o:connectangles="0,0"/>
                                                                                                                    <o:lock v:ext="edit" verticies="t"/>
                                                                                                                  </v:shape>
                                                                                                                  <v:group id="Group 62" o:spid="_x0000_s1135" style="position:absolute;left:5919;top:-732;width:0;height:2274" coordorigin="5919,-73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BAGZaTDAAAA3AAAAA8A&#10;AAAAAAAAAAAAAAAAqQIAAGRycy9kb3ducmV2LnhtbFBLBQYAAAAABAAEAPoAAACZAwAAAAA=&#10;">
                                                                                                                    <v:polyline id="Freeform 201" o:spid="_x0000_s1136" style="position:absolute;visibility:visible;mso-wrap-style:square;v-text-anchor:top" points="11838,810,11838,-1464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PZvmwAAA&#10;ANwAAAAPAAAAZHJzL2Rvd25yZXYueG1sRE9Ni8IwEL0L/ocwgjdN9SBSjSKCICKCuj14G5uxLSaT&#10;2kSt/94sLOxtHu9z5svWGvGixleOFYyGCQji3OmKCwU/581gCsIHZI3GMSn4kIflotuZY6rdm4/0&#10;OoVCxBD2KSooQ6hTKX1ekkU/dDVx5G6usRgibAqpG3zHcGvkOEkm0mLFsaHEmtYl5ffT0ypoL353&#10;PlTyYTiTWV08r/e9uSrV77WrGYhAbfgX/7m3Os4fT+D3mXiBXHw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7PZvmwAAAANwAAAAPAAAAAAAAAAAAAAAAAJcCAABkcnMvZG93bnJl&#10;di54bWxQSwUGAAAAAAQABAD1AAAAhAMAAAAA&#10;" filled="f" strokecolor="#e5e4e4" strokeweight="4141emu">
                                                                                                                      <v:path arrowok="t" o:connecttype="custom" o:connectlocs="0,1542;0,-732" o:connectangles="0,0"/>
                                                                                                                      <o:lock v:ext="edit" verticies="t"/>
                                                                                                                    </v:polyline>
                                                                                                                    <v:group id="Group 63" o:spid="_x0000_s1137" style="position:absolute;left:6312;top:-732;width:0;height:2274" coordorigin="6312,-73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j5heSMIAAADcAAAADwAA&#10;AAAAAAAAAAAAAACpAgAAZHJzL2Rvd25yZXYueG1sUEsFBgAAAAAEAAQA+gAAAJgDAAAAAA==&#10;">
                                                                                                                      <v:polyline id="Freeform 200" o:spid="_x0000_s1138" style="position:absolute;visibility:visible;mso-wrap-style:square;v-text-anchor:top" points="12624,810,12624,-1464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7qoPxQAA&#10;ANwAAAAPAAAAZHJzL2Rvd25yZXYueG1sRI9Ba8MwDIXvg/4Ho8Jui7MeykjrljEYlDEKa5dDb2qs&#10;JqG2nMZOmv376TDYTeI9vfdpvZ28UyP1sQ1s4DnLQRFXwbZcG/g+vj+9gIoJ2aILTAZ+KMJ2M3tY&#10;Y2HDnb9oPKRaSQjHAg00KXWF1rFqyGPMQkcs2iX0HpOsfa1tj3cJ904v8nypPbYsDQ129NZQdT0M&#10;3sB0ih/HfatvjktddvVwvn66szGP8+l1BSrRlP7Nf9c7K/gLoZVnZAK9+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Xuqg/FAAAA3AAAAA8AAAAAAAAAAAAAAAAAlwIAAGRycy9k&#10;b3ducmV2LnhtbFBLBQYAAAAABAAEAPUAAACJAwAAAAA=&#10;" filled="f" strokecolor="#e5e4e4" strokeweight="4141emu">
                                                                                                                        <v:path arrowok="t" o:connecttype="custom" o:connectlocs="0,1542;0,-732" o:connectangles="0,0"/>
                                                                                                                        <o:lock v:ext="edit" verticies="t"/>
                                                                                                                      </v:polyline>
                                                                                                                      <v:group id="Group 64" o:spid="_x0000_s1139" style="position:absolute;left:6705;top:-732;width:0;height:2274" coordorigin="6705,-73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kUtvocIAAADcAAAADwAA&#10;AAAAAAAAAAAAAACpAgAAZHJzL2Rvd25yZXYueG1sUEsFBgAAAAAEAAQA+gAAAJgDAAAAAA==&#10;">
                                                                                                                        <v:polyline id="Freeform 199" o:spid="_x0000_s1140" style="position:absolute;visibility:visible;mso-wrap-style:square;v-text-anchor:top" points="13410,810,13410,-1464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QTDUxQAA&#10;ANwAAAAPAAAAZHJzL2Rvd25yZXYueG1sRI9PawJBDMXvBb/DEKG3OqsFKaujiCCISKH+OXiLO3F3&#10;cSaz7oy6/fbNQegt4b2898t03nmnHtTGOrCB4SADRVwEW3Np4LBffXyBignZogtMBn4pwnzWe5ti&#10;bsOTf+ixS6WSEI45GqhSanKtY1GRxzgIDbFol9B6TLK2pbYtPiXcOz3KsrH2WLM0VNjQsqLiurt7&#10;A90pbvbftb45PupjU97P1607G/Pe7xYTUIm69G9+Xa+t4H8KvjwjE+j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5BMNTFAAAA3AAAAA8AAAAAAAAAAAAAAAAAlwIAAGRycy9k&#10;b3ducmV2LnhtbFBLBQYAAAAABAAEAPUAAACJAwAAAAA=&#10;" filled="f" strokecolor="#e5e4e4" strokeweight="4141emu">
                                                                                                                          <v:path arrowok="t" o:connecttype="custom" o:connectlocs="0,1542;0,-732" o:connectangles="0,0"/>
                                                                                                                          <o:lock v:ext="edit" verticies="t"/>
                                                                                                                        </v:polyline>
                                                                                                                        <v:group id="Group 65" o:spid="_x0000_s1141" style="position:absolute;left:7805;top:-732;width:0;height:2274" coordorigin="7805,-732" coordsize="0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Dq5PV6wQAAANwAAAAPAAAA&#10;AAAAAAAAAAAAAKkCAABkcnMvZG93bnJldi54bWxQSwUGAAAAAAQABAD6AAAAlwMAAAAA&#10;">
                                                                                                                          <v:polyline id="Freeform 198" o:spid="_x0000_s1142" style="position:absolute;visibility:visible;mso-wrap-style:square;v-text-anchor:top" points="15610,810,15610,-1464" coordsize="0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3ws4wAAA&#10;ANwAAAAPAAAAZHJzL2Rvd25yZXYueG1sRE/LqsIwEN0L/kMYwZ2mKsilGkUEQUQEXwt3YzO2xWRS&#10;m6i9f38jCHc3h/Oc6byxRryo9qVjBYN+AoI4c7rkXMHpuOr9gPABWaNxTAp+ycN81m5NMdXuzXt6&#10;HUIuYgj7FBUUIVSplD4ryKLvu4o4cjdXWwwR1rnUNb5juDVymCRjabHk2FBgRcuCsvvhaRU0F785&#10;7kr5MHyW5yp/Xu9bc1Wq22kWExCBmvAv/rrXOs4fDeHzTLxAzv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B3ws4wAAAANwAAAAPAAAAAAAAAAAAAAAAAJcCAABkcnMvZG93bnJl&#10;di54bWxQSwUGAAAAAAQABAD1AAAAhAMAAAAA&#10;" filled="f" strokecolor="#e5e4e4" strokeweight="4141emu">
                                                                                                                            <v:path arrowok="t" o:connecttype="custom" o:connectlocs="0,1542;0,-732" o:connectangles="0,0"/>
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</v:polyline>
                                                                                                                          <v:group id="Group 66" o:spid="_x0000_s1143" style="position:absolute;left:5891;top:256;width:56;height:0" coordorigin="5891,256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HV6zpbDAAAA3AAAAA8A&#10;AAAAAAAAAAAAAAAAqQIAAGRycy9kb3ducmV2LnhtbFBLBQYAAAAABAAEAPoAAACZAwAAAAA=&#10;">
                                                                                                                            <v:polyline id="Freeform 197" o:spid="_x0000_s1144" style="position:absolute;visibility:visible;mso-wrap-style:square;v-text-anchor:top" points="11782,512,11838,512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y0eSxgAA&#10;ANwAAAAPAAAAZHJzL2Rvd25yZXYueG1sRI9Bb8IwDIXvSPyHyEjcRsroBhQCmjaQdkMDDhxNY9qK&#10;xumSrHT79cukSdxsvfc+Py/XnalFS85XlhWMRwkI4tzqigsFx8P2YQbCB2SNtWVS8E0e1qt+b4mZ&#10;tjf+oHYfChEh7DNUUIbQZFL6vCSDfmQb4qhdrDMY4uoKqR3eItzU8jFJnqXBiuOFEht6LSm/7r9M&#10;pJx1utu6p+l8M/3ctFd6S0/nH6WGg+5lASJQF+7m//S7jvUnKfw9EyeQq1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gy0eS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</v:polyline>
                                                                                                                            <v:group id="Group 67" o:spid="_x0000_s1145" style="position:absolute;left:5919;top:256;width:0;height:719" coordorigin="5919,256" coordsize="0,71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JXf83nDAAAA3AAAAA8A&#10;AAAAAAAAAAAAAAAAqQIAAGRycy9kb3ducmV2LnhtbFBLBQYAAAAABAAEAPoAAACZAwAAAAA=&#10;">
                                                                                                                              <v:polyline id="Freeform 196" o:spid="_x0000_s1146" style="position:absolute;visibility:visible;mso-wrap-style:square;v-text-anchor:top" points="11838,512,11838,1231" coordsize="0,7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pXJAwwAA&#10;ANwAAAAPAAAAZHJzL2Rvd25yZXYueG1sRE9Na8JAEL0L/odlCt50k1ZDSbMRSSnqrWop7W3ITpNg&#10;djZk15j++25B8DaP9znZejStGKh3jWUF8SICQVxa3XCl4OP0Nn8G4TyyxtYyKfglB+t8Oskw1fbK&#10;BxqOvhIhhF2KCmrvu1RKV9Zk0C1sRxy4H9sb9AH2ldQ9XkO4aeVjFCXSYMOhocaOiprK8/FiFAxJ&#10;e34n3ewLG3/vXy+fXyvcLpWaPYybFxCeRn8X39w7HeY/JfD/TLhA5n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kpXJAwwAAANwAAAAPAAAAAAAAAAAAAAAAAJcCAABkcnMvZG93&#10;bnJldi54bWxQSwUGAAAAAAQABAD1AAAAhwMAAAAA&#10;" filled="f" strokecolor="#999898" strokeweight="10209emu">
                                                                                                                                <v:path arrowok="t" o:connecttype="custom" o:connectlocs="0,256;0,975" o:connectangles="0,0"/>
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</v:polyline>
                                                                                                                              <v:group id="Group 68" o:spid="_x0000_s1147" style="position:absolute;left:5891;top:975;width:56;height:0" coordorigin="5891,975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KQciVxAAAANwAAAAP&#10;AAAAAAAAAAAAAAAAAKkCAABkcnMvZG93bnJldi54bWxQSwUGAAAAAAQABAD6AAAAmgMAAAAA&#10;">
                                                                                                                                <v:polyline id="Freeform 195" o:spid="_x0000_s1148" style="position:absolute;visibility:visible;mso-wrap-style:square;v-text-anchor:top" points="11782,1950,11838,1950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hk2XxQAA&#10;ANwAAAAPAAAAZHJzL2Rvd25yZXYueG1sRI9BT8JAEIXvJv6HzZh4k62KAoWFGIHEGwE5cBy6Q9vQ&#10;na27ayn+eudg4u1N5s03780WvWtURyHWng08DjJQxIW3NZcG9p/rhzGomJAtNp7JwJUiLOa3NzPM&#10;rb/wlrpdKpVAOOZooEqpzbWORUUO48C3xLI7+eAwyRhKbQNeBO4a/ZRlr9phzfKhwpbeKyrOu28n&#10;lKMdbtbhZTRZjb5W3ZmWw8Pxx5j7u/5tCipRn/7Nf9cfVuI/S1opIwr0/B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GGTZf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</v:polyline>
                                                                                                                                <v:group id="Group 69" o:spid="_x0000_s1149" style="position:absolute;left:6284;top:-162;width:56;height:0" coordorigin="6284,-162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Ukvl8xAAAANwAAAAP&#10;AAAAAAAAAAAAAAAAAKkCAABkcnMvZG93bnJldi54bWxQSwUGAAAAAAQABAD6AAAAmgMAAAAA&#10;">
                                                                                                                                  <v:polyline id="Freeform 194" o:spid="_x0000_s1150" style="position:absolute;visibility:visible;mso-wrap-style:square;v-text-anchor:top" points="12568,-324,12624,-324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9jLsxQAA&#10;ANwAAAAPAAAAZHJzL2Rvd25yZXYueG1sRI9BT8MwDIXvSPyHyEjcWAoqG5SlE4JN2g0xOHD0GtNW&#10;bZyShK7s1+PDpN2e5efP7y1Xk+vVSCG2ng3czjJQxJW3LdcGPj82Nw+gYkK22HsmA38UYVVeXiyx&#10;sP7A7zTuUq0EwrFAA01KQ6F1rBpyGGd+IJbdtw8Ok4yh1jbgQeCu13dZNtcOW5YPDQ700lDV7X6d&#10;UPY2f9uE+8XjevGzHjt6zb/2R2Our6bnJ1CJpnQ2n663VuLnEl/KiAJd/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f2Muz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</v:polyline>
                                                                                                                                  <v:group id="Group 70" o:spid="_x0000_s1151" style="position:absolute;left:6312;top:-162;width:0;height:873" coordorigin="6312,-162" coordsize="0,87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4oYHxAAAANwAAAAPAAAAZHJzL2Rvd25yZXYueG1sRE9La8JAEL4X/A/LCL01&#10;m2hbJGYVkVp6CIWqIN6G7JgEs7Mhu83j33cLhd7m43tOth1NI3rqXG1ZQRLFIIgLq2suFZxPh6cV&#10;COeRNTaWScFEDrab2UOGqbYDf1F/9KUIIexSVFB536ZSuqIigy6yLXHgbrYz6APsSqk7HEK4aeQi&#10;jl+lwZpDQ4Ut7Ssq7sdvo+B9wGG3TN76/H7bT9fTy+clT0ipx/m4W4PwNPp/8Z/7Q4f5zwn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y4oYHxAAAANwAAAAP&#10;AAAAAAAAAAAAAAAAAKkCAABkcnMvZG93bnJldi54bWxQSwUGAAAAAAQABAD6AAAAmgMAAAAA&#10;">
                                                                                                                                    <v:polyline id="Freeform 193" o:spid="_x0000_s1152" style="position:absolute;visibility:visible;mso-wrap-style:square;v-text-anchor:top" points="12624,-324,12624,549" coordsize="0,87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lRTrwQAA&#10;ANwAAAAPAAAAZHJzL2Rvd25yZXYueG1sRE9Na8JAEL0L/odlBG91Y5RaoqtIoagHC8bieciOSdrs&#10;bMiucf333ULB2zze56w2wTSip87VlhVMJwkI4sLqmksFX+ePlzcQziNrbCyTggc52KyHgxVm2t75&#10;RH3uSxFD2GWooPK+zaR0RUUG3cS2xJG72s6gj7Arpe7wHsNNI9MkeZUGa44NFbb0XlHxk9+Mgvxy&#10;Tb6xT4+7kM8W4XiQLX9KpcajsF2C8BT8U/zv3us4f57C3zPxArn+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5UU68EAAADcAAAADwAAAAAAAAAAAAAAAACXAgAAZHJzL2Rvd25y&#10;ZXYueG1sUEsFBgAAAAAEAAQA9QAAAIUDAAAAAA==&#10;" filled="f" strokecolor="#999898" strokeweight="10209emu">
                                                                                                                                      <v:path arrowok="t" o:connecttype="custom" o:connectlocs="0,-162;0,711" o:connectangles="0,0"/>
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</v:polyline>
                                                                                                                                    <v:group id="Group 71" o:spid="_x0000_s1153" style="position:absolute;left:6284;top:711;width:56;height:0" coordorigin="6284,711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tfL3rxAAAANwAAAAP&#10;AAAAAAAAAAAAAAAAAKkCAABkcnMvZG93bnJldi54bWxQSwUGAAAAAAQABAD6AAAAmgMAAAAA&#10;">
                                                                                                                                      <v:polyline id="Freeform 192" o:spid="_x0000_s1154" style="position:absolute;visibility:visible;mso-wrap-style:square;v-text-anchor:top" points="12568,1422,12624,1422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zTTvxgAA&#10;ANwAAAAPAAAAZHJzL2Rvd25yZXYueG1sRI9Bb8IwDIXvSPsPkSftBummQqEQ0LSBxG0a24Gjaby2&#10;onG6JJTCryeTkHaz9d77/LxY9aYRHTlfW1bwPEpAEBdW11wq+P7aDKcgfEDW2FgmBRfysFo+DBaY&#10;a3vmT+p2oRQRwj5HBVUIbS6lLyoy6Ee2JY7aj3UGQ1xdKbXDc4SbRr4kyUQarDleqLClt4qK4+5k&#10;IuWg04+NG2ezdfa77o70nu4PV6WeHvvXOYhAffg339NbHeunKfw9EyeQy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4zTTv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<v:group id="Group 72" o:spid="_x0000_s1155" style="position:absolute;left:6677;top:-1;width:56;height:0" coordorigin="6677,-1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M3ZgATDAAAA3AAAAA8A&#10;AAAAAAAAAAAAAAAAqQIAAGRycy9kb3ducmV2LnhtbFBLBQYAAAAABAAEAPoAAACZAwAAAAA=&#10;">
                                                                                                                                        <v:polyline id="Freeform 191" o:spid="_x0000_s1156" style="position:absolute;visibility:visible;mso-wrap-style:square;v-text-anchor:top" points="13354,-2,13410,-2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Uw8DxgAA&#10;ANwAAAAPAAAAZHJzL2Rvd25yZXYueG1sRI9Bb8IwDIXvk/gPkSdxG+lQoaMjILSBxG2C7cDRNF5b&#10;0TglCaXw65dJk3az9d77/Dxf9qYRHTlfW1bwPEpAEBdW11wq+PrcPL2A8AFZY2OZFNzIw3IxeJhj&#10;ru2Vd9TtQykihH2OCqoQ2lxKX1Rk0I9sSxy1b+sMhri6UmqH1wg3jRwnyVQarDleqLClt4qK0/5i&#10;IuWo04+Nm2SzdXZedyd6Tw/Hu1LDx371CiJQH/7Nf+mtjvXTKfw+EyeQix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nUw8D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<v:group id="Group 73" o:spid="_x0000_s1157" style="position:absolute;left:6705;top:-1;width:0;height:812" coordorigin="6705,-1" coordsize="0,81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SR7voxAAAANwAAAAP&#10;AAAAAAAAAAAAAAAAAKkCAABkcnMvZG93bnJldi54bWxQSwUGAAAAAAQABAD6AAAAmgMAAAAA&#10;">
                                                                                                                                          <v:shape id="Freeform 190" o:spid="_x0000_s1158" style="position:absolute;left:13410;top:-2;width:0;height:811;visibility:visible;mso-wrap-style:square;v-text-anchor:top" coordsize="0,81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rIQIxQAA&#10;ANwAAAAPAAAAZHJzL2Rvd25yZXYueG1sRI9BawIxEIXvhf6HMIXeatYipd0axRZqe7GgLXgdNuNu&#10;cDNZkuiu/nrnIHib4b1575vpfPCtOlJMLrCB8agARVwF67g28P/39fQKKmVki21gMnCiBPPZ/d0U&#10;Sxt6XtNxk2slIZxKNNDk3JVap6ohj2kUOmLRdiF6zLLGWtuIvYT7Vj8XxYv26FgaGuzos6Fqvzl4&#10;A6vF+C26/H1e/hYT7aqPre6HrTGPD8PiHVSmId/M1+sfK/gToZVnZAI9u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KshAjFAAAA3AAAAA8AAAAAAAAAAAAAAAAAlwIAAGRycy9k&#10;b3ducmV2LnhtbFBLBQYAAAAABAAEAPUAAACJAwAAAAA=&#10;" path="m0,0l0,812e" filled="f" strokecolor="#999898" strokeweight="10209emu">
                                                                                                                                            <v:path arrowok="t" o:connecttype="custom" o:connectlocs="0,-1;0,810" o:connectangles="0,0"/>
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<v:group id="Group 74" o:spid="_x0000_s1159" style="position:absolute;left:6677;top:810;width:56;height:0" coordorigin="6677,810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MlIoBxAAAANwAAAAP&#10;AAAAAAAAAAAAAAAAAKkCAABkcnMvZG93bnJldi54bWxQSwUGAAAAAAQABAD6AAAAmgMAAAAA&#10;">
                                                                                                                                            <v:polyline id="Freeform 189" o:spid="_x0000_s1160" style="position:absolute;visibility:visible;mso-wrap-style:square;v-text-anchor:top" points="13354,1620,13410,1620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L6QxxQAA&#10;ANwAAAAPAAAAZHJzL2Rvd25yZXYueG1sRI9Bb8IwDIXvk/YfIk/abaRMMKAQ0MRA2m2C7cDRNKat&#10;aJySZKXbr58Pk7g9y8+f31useteojkKsPRsYDjJQxIW3NZcGvj63T1NQMSFbbDyTgR+KsFre3y0w&#10;t/7KO+r2qVQC4ZijgSqlNtc6FhU5jAPfEsvu5IPDJGMotQ14Fbhr9HOWvWiHNcuHCltaV1Sc999O&#10;KEc7+tiG8WS2mVw23ZneRofjrzGPD/3rHFSiPt3M/9fvVuKPJb6UEQV6+Q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IvpDH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<v:group id="Group 75" o:spid="_x0000_s1161" style="position:absolute;left:7777;top:-629;width:56;height:0" coordorigin="7777,-629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A3OxDawQAAANwAAAAPAAAA&#10;AAAAAAAAAAAAAKkCAABkcnMvZG93bnJldi54bWxQSwUGAAAAAAQABAD6AAAAlwMAAAAA&#10;">
                                                                                                                                              <v:polyline id="Freeform 188" o:spid="_x0000_s1162" style="position:absolute;visibility:visible;mso-wrap-style:square;v-text-anchor:top" points="15554,-1258,15610,-1258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sZ/dxwAA&#10;ANwAAAAPAAAAZHJzL2Rvd25yZXYueG1sRI9Lb8IwEITvSP0P1lbiBk4RjzaNQRUPqTdU2kOPS7xN&#10;osTr1DYh8OtrJKTedjUz385mq940oiPnK8sKnsYJCOLc6ooLBV+fu9EzCB+QNTaWScGFPKyWD4MM&#10;U23P/EHdIRQiQtinqKAMoU2l9HlJBv3YtsRR+7HOYIirK6R2eI5w08hJksylwYrjhRJbWpeU14eT&#10;iZSjnu53brZ42S5+t11Nm+n38arU8LF/ewURqA//5nv6Xcf6swncnokTyOUf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3bGf3ccAAADcAAAADwAAAAAAAAAAAAAAAACXAgAAZHJz&#10;L2Rvd25yZXYueG1sUEsFBgAAAAAEAAQA9QAAAIsDAAAAAA==&#10;" filled="f" strokecolor="#999898" strokeweight="10209emu">
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<v:group id="Group 76" o:spid="_x0000_s1163" style="position:absolute;left:7805;top:-629;width:0;height:1043" coordorigin="7805,-629" coordsize="0,10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KilKzbDAAAA3AAAAA8A&#10;AAAAAAAAAAAAAAAAqQIAAGRycy9kb3ducmV2LnhtbFBLBQYAAAAABAAEAPoAAACZAwAAAAA=&#10;">
                                                                                                                                                <v:shape id="Freeform 187" o:spid="_x0000_s1164" style="position:absolute;left:15610;top:-1258;width:0;height:1044;visibility:visible;mso-wrap-style:square;v-text-anchor:top" coordsize="0,10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FyoKwQAA&#10;ANwAAAAPAAAAZHJzL2Rvd25yZXYueG1sRE9La8JAEL4L/Q/LCF5EN/VFiK4SCoInqVF7HrLTbDA7&#10;G7Jbk/77bqHQ23x8z9kdBtuIJ3W+dqzgdZ6AIC6drrlScLseZykIH5A1No5JwTd5OOxfRjvMtOv5&#10;Qs8iVCKGsM9QgQmhzaT0pSGLfu5a4sh9us5iiLCrpO6wj+G2kYsk2UiLNccGgy29GSofxZdVcKel&#10;tiZP8fzoXTo9fuRrv3hXajIe8i2IQEP4F/+5TzrOX6/g95l4gdz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7hcqCsEAAADcAAAADwAAAAAAAAAAAAAAAACXAgAAZHJzL2Rvd25y&#10;ZXYueG1sUEsFBgAAAAAEAAQA9QAAAIUDAAAAAA==&#10;" path="m0,0l0,1043e" filled="f" strokecolor="#999898" strokeweight="10209emu">
                                                                                                                                                  <v:path arrowok="t" o:connecttype="custom" o:connectlocs="0,-630;0,414" o:connectangles="0,0"/>
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<v:group id="Group 77" o:spid="_x0000_s1165" style="position:absolute;left:7777;top:415;width:56;height:0" coordorigin="7777,415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SAAW2cIAAADcAAAADwAA&#10;AAAAAAAAAAAAAACpAgAAZHJzL2Rvd25yZXYueG1sUEsFBgAAAAAEAAQA+gAAAJgDAAAAAA==&#10;">
                                                                                                                                                  <v:polyline id="Freeform 186" o:spid="_x0000_s1166" style="position:absolute;visibility:visible;mso-wrap-style:square;v-text-anchor:top" points="15554,830,15610,830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ipnexgAA&#10;ANwAAAAPAAAAZHJzL2Rvd25yZXYueG1sRI9La8MwEITvgf4HsYXcErklT8dKKHlAbyVpDzlurK1t&#10;bK0cSXXc/vqqUMhtl5n5djbb9KYRHTlfWVbwNE5AEOdWV1wo+Hg/jBYgfEDW2FgmBd/kYbN+GGSY&#10;anvjI3WnUIgIYZ+igjKENpXS5yUZ9GPbEkft0zqDIa6ukNrhLcJNI5+TZCYNVhwvlNjStqS8Pn2Z&#10;SLnoydvBTefL/fy672raTc6XH6WGj/3LCkSgPtzN/+lXHetPZ/D3TJxArn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iipne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<v:group id="Group 78" o:spid="_x0000_s1167" style="position:absolute;left:5891;top:664;width:56;height:0" coordorigin="5891,664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NeeLTXDAAAA3AAAAA8A&#10;AAAAAAAAAAAAAAAAqQIAAGRycy9kb3ducmV2LnhtbFBLBQYAAAAABAAEAPoAAACZAwAAAAA=&#10;">
                                                                                                                                                    <v:polyline id="Freeform 185" o:spid="_x0000_s1168" style="position:absolute;visibility:visible;mso-wrap-style:square;v-text-anchor:top" points="11782,1328,11838,1328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Wag3xQAA&#10;ANwAAAAPAAAAZHJzL2Rvd25yZXYueG1sRI9Bb8IwDIXvk/YfIk/abaRMMKAQ0MRA2m2C7cDRNKat&#10;aJySZKXbr58Pk7g9y8+f31useteojkKsPRsYDjJQxIW3NZcGvj63T1NQMSFbbDyTgR+KsFre3y0w&#10;t/7KO+r2qVQC4ZijgSqlNtc6FhU5jAPfEsvu5IPDJGMotQ14Fbhr9HOWvWiHNcuHCltaV1Sc999O&#10;KEc7+tiG8WS2mVw23ZneRofjrzGPD/3rHFSiPt3M/9fvVuKPJa2UEQV6+Q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xZqDf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<v:group id="Group 79" o:spid="_x0000_s1169" style="position:absolute;left:5919;top:664;width:0;height:454" coordorigin="5919,664" coordsize="0,45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MlNHNzDAAAA3AAAAA8A&#10;AAAAAAAAAAAAAAAAqQIAAGRycy9kb3ducmV2LnhtbFBLBQYAAAAABAAEAPoAAACZAwAAAAA=&#10;">
                                                                                                                                                      <v:polyline id="Freeform 184" o:spid="_x0000_s1170" style="position:absolute;visibility:visible;mso-wrap-style:square;v-text-anchor:top" points="11838,1328,11838,1782" coordsize="0,45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bgJgxgAA&#10;ANwAAAAPAAAAZHJzL2Rvd25yZXYueG1sRI9Pa8MwDMXvg30Ho8Euo3U2WBvSuqWMja2XQf9celNj&#10;NQmN5WB7Sfbtp0NhN4n39N5Py/XoWtVTiI1nA8/TDBRx6W3DlYHj4WOSg4oJ2WLrmQz8UoT16v5u&#10;iYX1A++o36dKSQjHAg3UKXWF1rGsyWGc+o5YtIsPDpOsodI24CDhrtUvWTbTDhuWhho7equpvO5/&#10;nIH34bucD31+fNras/sMeMoPm1djHh/GzQJUojH9m2/XX1bwZ4Ivz8gEevU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QbgJg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<v:path arrowok="t" o:connecttype="custom" o:connectlocs="0,664;0,1118" o:connectangles="0,0"/>
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<v:group id="Group 80" o:spid="_x0000_s1171" style="position:absolute;left:5891;top:1118;width:56;height:0" coordorigin="5891,1118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PlX2mfDAAAA3AAAAA8A&#10;AAAAAAAAAAAAAAAAqQIAAGRycy9kb3ducmV2LnhtbFBLBQYAAAAABAAEAPoAAACZAwAAAAA=&#10;">
                                                                                                                                                        <v:polyline id="Freeform 183" o:spid="_x0000_s1172" style="position:absolute;visibility:visible;mso-wrap-style:square;v-text-anchor:top" points="11782,2236,11838,2236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3VVgxwAA&#10;ANwAAAAPAAAAZHJzL2Rvd25yZXYueG1sRI9Lb8IwEITvSP0P1lbiBk4RjzbFQYiH1FsF7aHHJd4m&#10;UeJ1sE0I/fV1pUrcdjUz384uV71pREfOV5YVPI0TEMS51RUXCj4/9qNnED4ga2wsk4IbeVhlD4Ml&#10;ptpe+UDdMRQiQtinqKAMoU2l9HlJBv3YtsRR+7bOYIirK6R2eI1w08hJksylwYrjhRJb2pSU18eL&#10;iZSTnr7v3Wzxslucd11N2+nX6Uep4WO/fgURqA9383/6Tcf68wn8PRMnkNkv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E91VYMcAAADcAAAADwAAAAAAAAAAAAAAAACXAgAAZHJz&#10;L2Rvd25yZXYueG1sUEsFBgAAAAAEAAQA9QAAAIsDAAAAAA==&#10;" filled="f" strokecolor="#999898" strokeweight="10209emu">
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<v:group id="Group 81" o:spid="_x0000_s1173" style="position:absolute;left:6284;top:400;width:56;height:0" coordorigin="6284,400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Zsnhi8IAAADcAAAADwAA&#10;AAAAAAAAAAAAAACpAgAAZHJzL2Rvd25yZXYueG1sUEsFBgAAAAAEAAQA+gAAAJgDAAAAAA==&#10;">
                                                                                                                                                          <v:polyline id="Freeform 182" o:spid="_x0000_s1174" style="position:absolute;visibility:visible;mso-wrap-style:square;v-text-anchor:top" points="12568,800,12624,800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eGiPxgAA&#10;ANwAAAAPAAAAZHJzL2Rvd25yZXYueG1sRI9Bb8IwDIXvk/gPkSdxG+lQoaMjILSBxG2C7cDRNF5b&#10;0TglCaXw65dJk3az9d77/Dxf9qYRHTlfW1bwPEpAEBdW11wq+PrcPL2A8AFZY2OZFNzIw3IxeJhj&#10;ru2Vd9TtQykihH2OCqoQ2lxKX1Rk0I9sSxy1b+sMhri6UmqH1wg3jRwnyVQarDleqLClt4qK0/5i&#10;IuWo04+Nm2SzdXZedyd6Tw/Hu1LDx371CiJQH/7Nf+mtjvWnKfw+EyeQix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zeGiP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<v:group id="Group 82" o:spid="_x0000_s1175" style="position:absolute;left:6312;top:400;width:0;height:779" coordorigin="6312,400" coordsize="0,77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hmzcZMIAAADcAAAADwAA&#10;AAAAAAAAAAAAAACpAgAAZHJzL2Rvd25yZXYueG1sUEsFBgAAAAAEAAQA+gAAAJgDAAAAAA==&#10;">
                                                                                                                                                            <v:polyline id="Freeform 181" o:spid="_x0000_s1176" style="position:absolute;visibility:visible;mso-wrap-style:square;v-text-anchor:top" points="12624,800,12624,1579" coordsize="0,77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mHeUwAAA&#10;ANwAAAAPAAAAZHJzL2Rvd25yZXYueG1sRE9NawIxEL0L/ocwQi9Ss/awLVujiCDVW9X2Pmymm203&#10;M2GT6vrvTUHobR7vcxarwXfqTH1shQ3MZwUo4lpsy42Bj9P28QVUTMgWO2EycKUIq+V4tMDKyoUP&#10;dD6mRuUQjhUacCmFSutYO/IYZxKIM/clvceUYd9o2+Mlh/tOPxVFqT22nBscBto4qn+Ov96ADtO3&#10;5tPt2/dvcbv0HAOJ7I15mAzrV1CJhvQvvrt3Ns8vS/h7Jl+glzc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BmHeUwAAAANwAAAAPAAAAAAAAAAAAAAAAAJcCAABkcnMvZG93bnJl&#10;di54bWxQSwUGAAAAAAQABAD1AAAAhAMAAAAA&#10;" filled="f" strokecolor="#999898" strokeweight="10209emu">
                                                                                                                                                              <v:path arrowok="t" o:connecttype="custom" o:connectlocs="0,400;0,1179" o:connectangles="0,0"/>
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<v:group id="Group 83" o:spid="_x0000_s1177" style="position:absolute;left:6284;top:1179;width:56;height:0" coordorigin="6284,1179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Bny54jDAAAA3AAAAA8A&#10;AAAAAAAAAAAAAAAAqQIAAGRycy9kb3ducmV2LnhtbFBLBQYAAAAABAAEAPoAAACZAwAAAAA=&#10;">
                                                                                                                                                              <v:polyline id="Freeform 180" o:spid="_x0000_s1178" style="position:absolute;visibility:visible;mso-wrap-style:square;v-text-anchor:top" points="12568,2358,12624,2358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NWKKxgAA&#10;ANwAAAAPAAAAZHJzL2Rvd25yZXYueG1sRI9Pb8IwDMXvk/YdIk/abaRMjD+FgCYG0m4TbAeOpjFt&#10;ReOUJCvdPv18mMTtWX7++b3FqneN6ijE2rOB4SADRVx4W3Np4Otz+zQFFROyxcYzGfihCKvl/d0C&#10;c+uvvKNun0olEI45GqhSanOtY1GRwzjwLbHsTj44TDKGUtuAV4G7Rj9n2Vg7rFk+VNjSuqLivP92&#10;Qjna0cc2vExmm8ll053pbXQ4/hrz+NC/zkEl6tPN/H/9biX+WNJKGVGgl3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yNWKK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<v:group id="Group 84" o:spid="_x0000_s1179" style="position:absolute;left:6677;top:426;width:56;height:0" coordorigin="6677,426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Ach1mHDAAAA3AAAAA8A&#10;AAAAAAAAAAAAAAAAqQIAAGRycy9kb3ducmV2LnhtbFBLBQYAAAAABAAEAPoAAACZAwAAAAA=&#10;">
                                                                                                                                                                <v:polyline id="Freeform 179" o:spid="_x0000_s1180" style="position:absolute;visibility:visible;mso-wrap-style:square;v-text-anchor:top" points="13354,852,13410,852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mvhRxQAA&#10;ANwAAAAPAAAAZHJzL2Rvd25yZXYueG1sRI9BT8JAEIXvJv6HzZh4k60ELFYWYhQSbkbk4HHojm1D&#10;d7bsrqXw652DCbc3mTffvDdfDq5VPYXYeDbwOMpAEZfeNlwZ2H2tH2agYkK22HomA2eKsFzc3syx&#10;sP7En9RvU6UEwrFAA3VKXaF1LGtyGEe+I5bdjw8Ok4yh0jbgSeCu1eMse9IOG5YPNXb0VlN52P46&#10;oezt5GMdpvnzKj+u+gO9T773F2Pu74bXF1CJhnQ1/19vrMTPJb6UEQV68Q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ma+FH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<v:group id="Group 85" o:spid="_x0000_s1181" style="position:absolute;left:6705;top:426;width:0;height:606" coordorigin="6705,426" coordsize="0,60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8jky6xAAAANwAAAAPAAAAZHJzL2Rvd25yZXYueG1sRE9La8JAEL4X/A/LCL01&#10;myhtJWYVkVp6CIWqIN6G7JgEs7Mhu83j33cLhd7m43tOth1NI3rqXG1ZQRLFIIgLq2suFZxPh6cV&#10;COeRNTaWScFEDrab2UOGqbYDf1F/9KUIIexSVFB536ZSuqIigy6yLXHgbrYz6APsSqk7HEK4aeQi&#10;jl+kwZpDQ4Ut7Ssq7sdvo+B9wGG3TN76/H7bT9fT8+clT0ipx/m4W4PwNPp/8Z/7Q4f5rwn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8jky6xAAAANwAAAAP&#10;AAAAAAAAAAAAAAAAAKkCAABkcnMvZG93bnJldi54bWxQSwUGAAAAAAQABAD6AAAAmgMAAAAA&#10;">
                                                                                                                                                                  <v:polyline id="Freeform 178" o:spid="_x0000_s1182" style="position:absolute;visibility:visible;mso-wrap-style:square;v-text-anchor:top" points="13410,852,13410,1458" coordsize="0,6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Cv0mwQAA&#10;ANwAAAAPAAAAZHJzL2Rvd25yZXYueG1sRE9Ni8IwEL0L/ocwgjdNFVHpGmURBA8itF1Y9jY0Y1u2&#10;mZQkav33RhC8zeN9zmbXm1bcyPnGsoLZNAFBXFrdcKXgpzhM1iB8QNbYWiYFD/Kw2w4HG0y1vXNG&#10;tzxUIoawT1FBHUKXSunLmgz6qe2II3exzmCI0FVSO7zHcNPKeZIspcGGY0ONHe1rKv/zq1FwPlfl&#10;X7fMfJEVv85cL4t1flooNR71318gAvXhI367jzrOX83h9Uy8QG6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/Qr9JsEAAADcAAAADwAAAAAAAAAAAAAAAACXAgAAZHJzL2Rvd25y&#10;ZXYueG1sUEsFBgAAAAAEAAQA9QAAAIUDAAAAAA==&#10;" filled="f" strokecolor="#999898" strokeweight="10209emu">
                                                                                                                                                                    <v:path arrowok="t" o:connecttype="custom" o:connectlocs="0,426;0,1032" o:connectangles="0,0"/>
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<v:group id="Group 86" o:spid="_x0000_s1183" style="position:absolute;left:6677;top:1032;width:56;height:0" coordorigin="6677,1032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jEHdWxAAAANwAAAAP&#10;AAAAAAAAAAAAAAAAAKkCAABkcnMvZG93bnJldi54bWxQSwUGAAAAAAQABAD6AAAAmgMAAAAA&#10;">
                                                                                                                                                                    <v:polyline id="Freeform 177" o:spid="_x0000_s1184" style="position:absolute;visibility:visible;mso-wrap-style:square;v-text-anchor:top" points="13354,2064,13410,2064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of5SxgAA&#10;ANwAAAAPAAAAZHJzL2Rvd25yZXYueG1sRI9Bb8IwDIXvk/gPkZF2GylTR6EQ0LSBxG0acOBoGtNW&#10;NE6XZKXbryeTkHaz9d77/LxY9aYRHTlfW1YwHiUgiAuray4VHPabpykIH5A1NpZJwQ95WC0HDwvM&#10;tb3yJ3W7UIoIYZ+jgiqENpfSFxUZ9CPbEkftbJ3BEFdXSu3wGuGmkc9JMpEGa44XKmzpraLisvs2&#10;kXLS6cfGvWSzdfa17i70nh5Pv0o9DvvXOYhAffg339NbHetnKfw9EyeQy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2of5S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<v:group id="Group 87" o:spid="_x0000_s1185" style="position:absolute;left:7777;top:491;width:56;height:0" coordorigin="7777,491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AO1SrnDAAAA3AAAAA8A&#10;AAAAAAAAAAAAAAAAqQIAAGRycy9kb3ducmV2LnhtbFBLBQYAAAAABAAEAPoAAACZAwAAAAA=&#10;">
                                                                                                                                                                      <v:polyline id="Freeform 176" o:spid="_x0000_s1186" style="position:absolute;visibility:visible;mso-wrap-style:square;v-text-anchor:top" points="15554,982,15610,982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P8W+xgAA&#10;ANwAAAAPAAAAZHJzL2Rvd25yZXYueG1sRI9Bb8IwDIXvk/gPkSdxG+kmoKMjILSBxG2i24Gjaby2&#10;onG6JJTCrydIk3az9d77/Dxf9qYRHTlfW1bwPEpAEBdW11wq+P7aPL2C8AFZY2OZFFzIw3IxeJhj&#10;pu2Zd9TloRQRwj5DBVUIbSalLyoy6Ee2JY7aj3UGQ1xdKbXDc4SbRr4kyVQarDleqLCl94qKY34y&#10;kXLQ48+Nm6Szdfq77o70Md4frkoNH/vVG4hAffg3/6W3OtZPp3B/Jk4gF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pP8W+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<v:group id="Group 88" o:spid="_x0000_s1187" style="position:absolute;left:7805;top:491;width:0;height:623" coordorigin="7805,491" coordsize="0,62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JwrcVXDAAAA3AAAAA8A&#10;AAAAAAAAAAAAAAAAqQIAAGRycy9kb3ducmV2LnhtbFBLBQYAAAAABAAEAPoAAACZAwAAAAA=&#10;">
                                                                                                                                                                        <v:polyline id="Freeform 175" o:spid="_x0000_s1188" style="position:absolute;visibility:visible;mso-wrap-style:square;v-text-anchor:top" points="15610,982,15610,1605" coordsize="0,6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enq8wwAA&#10;ANwAAAAPAAAAZHJzL2Rvd25yZXYueG1sRI9BSwNBDIXvgv9hiODNzlih2rXTUgqFgqdWqde4E3cX&#10;d5JlZtpu/705CN4S3st7XxarMfbmTCl3wh4eJw4McS2h48bDx/v24QVMLsgBe2HycKUMq+XtzQKr&#10;IBfe0/lQGqMhnCv00JYyVNbmuqWIeSIDsWrfkiIWXVNjQ8KLhsfeTp2b2Ygda0OLA21aqn8Op+gh&#10;OUm9+3oTOfJ0Pj/OnnbX/af393fj+hVMobH8m/+ud0Hxn5VWn9EJ7PI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Uenq8wwAAANwAAAAPAAAAAAAAAAAAAAAAAJcCAABkcnMvZG93&#10;bnJldi54bWxQSwUGAAAAAAQABAD1AAAAhwMAAAAA&#10;" filled="f" strokecolor="#999898" strokeweight="10209emu">
                                                                                                                                                                          <v:path arrowok="t" o:connecttype="custom" o:connectlocs="0,491;0,1114" o:connectangles="0,0"/>
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<v:group id="Group 89" o:spid="_x0000_s1189" style="position:absolute;left:7777;top:1114;width:56;height:0" coordorigin="7777,1114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C+EC8xAAAANwAAAAP&#10;AAAAAAAAAAAAAAAAAKkCAABkcnMvZG93bnJldi54bWxQSwUGAAAAAAQABAD6AAAAmgMAAAAA&#10;">
                                                                                                                                                                          <v:polyline id="Freeform 174" o:spid="_x0000_s1190" style="position:absolute;visibility:visible;mso-wrap-style:square;v-text-anchor:top" points="15554,2228,15610,2228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T4h2xgAA&#10;ANwAAAAPAAAAZHJzL2Rvd25yZXYueG1sRI9Pb8IwDMXvk/YdIk/abaSb2IBCQNMGEreJPweOpjFt&#10;ReN0SVY6Pv18mMTtWX7++b3ZoneN6ijE2rOB50EGirjwtubSwH63ehqDignZYuOZDPxShMX8/m6G&#10;ufUX3lC3TaUSCMccDVQptbnWsajIYRz4llh2Jx8cJhlDqW3Ai8Bdo1+y7E07rFk+VNjSR0XFefvj&#10;hHK0w69VeB1NlqPvZXemz+HheDXm8aF/n4JK1Keb+f96bSX+WOJLGVGg53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8T4h2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<v:group id="Group 90" o:spid="_x0000_s1191" style="position:absolute;left:5891;top:986;width:56;height:0" coordorigin="5891,986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JWzydwQAAANwAAAAPAAAA&#10;AAAAAAAAAAAAAKkCAABkcnMvZG93bnJldi54bWxQSwUGAAAAAAQABAD6AAAAlwMAAAAA&#10;">
                                                                                                                                                                            <v:polyline id="Freeform 173" o:spid="_x0000_s1192" style="position:absolute;visibility:visible;mso-wrap-style:square;v-text-anchor:top" points="11782,1972,11838,1972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0bOaxgAA&#10;ANwAAAAPAAAAZHJzL2Rvd25yZXYueG1sRI9Bb8IwDIXvk/YfIk/abaRDbEBpQNMGEjc04MDRNKat&#10;2jhdkpXCrydIk3az9d77/JwtetOIjpyvLCt4HSQgiHOrKy4U7HerlwkIH5A1NpZJwYU8LOaPDxmm&#10;2p75m7ptKESEsE9RQRlCm0rp85IM+oFtiaN2ss5giKsrpHZ4jnDTyGGSvEuDFccLJbb0WVJeb39N&#10;pBz1aLNyb+Ppcvyz7Gr6Gh2OV6Wen/qPGYhAffg3/6XXOtafDOH+TJxAzm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j0bOa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<v:group id="Group 91" o:spid="_x0000_s1193" style="position:absolute;left:5919;top:986;width:0;height:322" coordorigin="5919,986" coordsize="0,32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1sUHccIAAADcAAAADwAA&#10;AAAAAAAAAAAAAACpAgAAZHJzL2Rvd25yZXYueG1sUEsFBgAAAAAEAAQA+gAAAJgDAAAAAA==&#10;">
                                                                                                                                                                              <v:polyline id="Freeform 172" o:spid="_x0000_s1194" style="position:absolute;visibility:visible;mso-wrap-style:square;v-text-anchor:top" points="11838,1972,11838,2294" coordsize="0,32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9z6dwQAA&#10;ANwAAAAPAAAAZHJzL2Rvd25yZXYueG1sRE9NawIxEL0L/Q9hCt40WxG7XY0iBcGr2kJ7GzfjZttk&#10;smyi7v57Iwje5vE+Z7HqnBUXakPtWcHbOANBXHpdc6Xg67AZ5SBCRNZoPZOCngKsli+DBRbaX3lH&#10;l32sRArhUKACE2NTSBlKQw7D2DfEiTv51mFMsK2kbvGawp2VkyybSYc1pwaDDX0aKv/3Z6dg2h0/&#10;+snu/PN36vX6d/P+bZ2xSg1fu/UcRKQuPsUP91an+fkU7s+kC+Ty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vc+ncEAAADcAAAADwAAAAAAAAAAAAAAAACXAgAAZHJzL2Rvd25y&#10;ZXYueG1sUEsFBgAAAAAEAAQA9QAAAIUDAAAAAA==&#10;" filled="f" strokecolor="#999898" strokeweight="10209emu">
                                                                                                                                                                                <v:path arrowok="t" o:connecttype="custom" o:connectlocs="0,986;0,1308" o:connectangles="0,0"/>
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<v:group id="Group 92" o:spid="_x0000_s1195" style="position:absolute;left:5891;top:1308;width:56;height:0" coordorigin="5891,1308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2YDqexAAAANwAAAAP&#10;AAAAAAAAAAAAAAAAAKkCAABkcnMvZG93bnJldi54bWxQSwUGAAAAAAQABAD6AAAAmgMAAAAA&#10;">
                                                                                                                                                                                <v:polyline id="Freeform 171" o:spid="_x0000_s1196" style="position:absolute;visibility:visible;mso-wrap-style:square;v-text-anchor:top" points="11782,2616,11838,2616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6rWZxgAA&#10;ANwAAAAPAAAAZHJzL2Rvd25yZXYueG1sRI/NbsIwEITvSH0Ha5F6AwdEgaYxqOJH4laV9tDjEm+T&#10;KPE62G5IeXqMVKm3Xc3Mt7PZujeN6Mj5yrKCyTgBQZxbXXGh4PNjP1qC8AFZY2OZFPySh/XqYZBh&#10;qu2F36k7hkJECPsUFZQhtKmUPi/JoB/bljhq39YZDHF1hdQOLxFuGjlNkrk0WHG8UGJLm5Ly+vhj&#10;IuWkZ29797R43i3Ou66m7ezrdFXqcdi/voAI1Id/81/6oGP95Rzuz8QJ5OoG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c6rWZ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<v:group id="Group 93" o:spid="_x0000_s1197" style="position:absolute;left:6284;top:1010;width:56;height:0" coordorigin="6284,1010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p/gFyxAAAANwAAAAP&#10;AAAAAAAAAAAAAAAAAKkCAABkcnMvZG93bnJldi54bWxQSwUGAAAAAAQABAD6AAAAmgMAAAAA&#10;">
                                                                                                                                                                                  <v:polyline id="Freeform 170" o:spid="_x0000_s1198" style="position:absolute;visibility:visible;mso-wrap-style:square;v-text-anchor:top" points="12568,2020,12624,2020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OYRwxgAA&#10;ANwAAAAPAAAAZHJzL2Rvd25yZXYueG1sRI9Pb8IwDMXvk/YdIk/abaSb2IBCQNMGEreJPweOpjFt&#10;ReN0SVY6Pv18mMTtWX7++b3ZoneN6ijE2rOB50EGirjwtubSwH63ehqDignZYuOZDPxShMX8/m6G&#10;ufUX3lC3TaUSCMccDVQptbnWsajIYRz4llh2Jx8cJhlDqW3Ai8Bdo1+y7E07rFk+VNjSR0XFefvj&#10;hHK0w69VeB1NlqPvZXemz+HheDXm8aF/n4JK1Keb+f96bSX+WNJKGVGg53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COYRw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<v:group id="Group 94" o:spid="_x0000_s1199" style="position:absolute;left:6312;top:1010;width:0;height:282" coordorigin="6312,1010" coordsize="0,28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ctMJvDAAAA3AAAAA8A&#10;AAAAAAAAAAAAAAAAqQIAAGRycy9kb3ducmV2LnhtbFBLBQYAAAAABAAEAPoAAACZAwAAAAA=&#10;">
                                                                                                                                                                                    <v:polyline id="Freeform 169" o:spid="_x0000_s1200" style="position:absolute;visibility:visible;mso-wrap-style:square;v-text-anchor:top" points="12624,2020,12624,2302" coordsize="0,2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WbLPxQAA&#10;ANwAAAAPAAAAZHJzL2Rvd25yZXYueG1sRI9Ba8JAEIXvBf/DMgUvopsKiqauYoSClPZg9AcM2WkS&#10;mp0N2dVEf33nIPQ2w3vz3jeb3eAadaMu1J4NvM0SUMSFtzWXBi7nj+kKVIjIFhvPZOBOAXbb0csG&#10;U+t7PtEtj6WSEA4pGqhibFOtQ1GRwzDzLbFoP75zGGXtSm077CXcNXqeJEvtsGZpqLClQ0XFb351&#10;Br4O6z7Jvz8nj4LDYsiW2eQ6z4wZvw77d1CRhvhvfl4freCvBV+ekQn09g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RZss/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      <v:path arrowok="t" o:connecttype="custom" o:connectlocs="0,1010;0,1292" o:connectangles="0,0"/>
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<v:group id="Group 95" o:spid="_x0000_s1201" style="position:absolute;left:6284;top:1292;width:56;height:0" coordorigin="6284,1292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MgqpAxAAAANwAAAAPAAAAZHJzL2Rvd25yZXYueG1sRE9La8JAEL4X/A/LCL01&#10;mygtNWYVkVp6CIWqIN6G7JgEs7Mhu83j33cLhd7m43tOth1NI3rqXG1ZQRLFIIgLq2suFZxPh6dX&#10;EM4ja2wsk4KJHGw3s4cMU20H/qL+6EsRQtilqKDyvk2ldEVFBl1kW+LA3Wxn0AfYlVJ3OIRw08hF&#10;HL9IgzWHhgpb2ldU3I/fRsH7gMNumbz1+f22n66n589LnpBSj/NxtwbhafT/4j/3hw7zVwn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MgqpAxAAAANwAAAAP&#10;AAAAAAAAAAAAAAAAAKkCAABkcnMvZG93bnJldi54bWxQSwUGAAAAAAQABAD6AAAAmgMAAAAA&#10;">
                                                                                                                                                                                      <v:polyline id="Freeform 168" o:spid="_x0000_s1202" style="position:absolute;visibility:visible;mso-wrap-style:square;v-text-anchor:top" points="12568,2584,12624,2584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CCVHxgAA&#10;ANwAAAAPAAAAZHJzL2Rvd25yZXYueG1sRI9Lb8IwEITvSP0P1lbqDZwiyiNgUEVB4lbxOHBc4iWJ&#10;iNfBdkPaX48rIXHb1cx8OztbtKYSDTlfWlbw3ktAEGdWl5wrOOzX3TEIH5A1VpZJwS95WMxfOjNM&#10;tb3xlppdyEWEsE9RQRFCnUrps4IM+p6tiaN2ts5giKvLpXZ4i3BTyX6SDKXBkuOFAmtaFpRddj8m&#10;Uk568L12H6PJanRdNRf6GhxPf0q9vbafUxCB2vA0P9IbHetP+vD/TJxAzu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mCCVH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<v:group id="Group 96" o:spid="_x0000_s1203" style="position:absolute;left:6677;top:821;width:56;height:0" coordorigin="6677,821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THJGs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<v:polyline id="Freeform 167" o:spid="_x0000_s1204" style="position:absolute;visibility:visible;mso-wrap-style:square;v-text-anchor:top" points="13354,1642,13410,1642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rRioxgAA&#10;ANwAAAAPAAAAZHJzL2Rvd25yZXYueG1sRI/NbsIwEITvlXgHa5G4FQeUFggYhPiRequgHDgu8ZJE&#10;xOtguyHt09eVKvW2q5n5dnax6kwtWnK+sqxgNExAEOdWV1woOH3sn6cgfEDWWFsmBV/kYbXsPS0w&#10;0/bBB2qPoRARwj5DBWUITSalz0sy6Ie2IY7a1TqDIa6ukNrhI8JNLcdJ8ioNVhwvlNjQpqT8dvw0&#10;kXLR6fvevUxmu8l9195om54v30oN+t16DiJQF/7Nf+k3HevPUvh9Jk4glz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GrRio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<v:group id="Group 97" o:spid="_x0000_s1205" style="position:absolute;left:6705;top:821;width:0;height:423" coordorigin="6705,821" coordsize="0,42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O5rEPDAAAA3AAAAA8A&#10;AAAAAAAAAAAAAAAAqQIAAGRycy9kb3ducmV2LnhtbFBLBQYAAAAABAAEAPoAAACZAwAAAAA=&#10;">
                                                                                                                                                                                          <v:polyline id="Freeform 166" o:spid="_x0000_s1206" style="position:absolute;visibility:visible;mso-wrap-style:square;v-text-anchor:top" points="13410,1642,13410,2065" coordsize="0,4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PqVOwgAA&#10;ANwAAAAPAAAAZHJzL2Rvd25yZXYueG1sRE9Ni8IwEL0L/ocwgjdN3QWp1SgqLKx4WFa9eBuasS02&#10;k5qk2t1fbxYWvM3jfc5i1Zla3Mn5yrKCyTgBQZxbXXGh4HT8GKUgfEDWWFsmBT/kYbXs9xaYafvg&#10;b7ofQiFiCPsMFZQhNJmUPi/JoB/bhjhyF+sMhghdIbXDRww3tXxLkqk0WHFsKLGhbUn59dAaBYV3&#10;v7fd16xtJu0m9fSemv05VWo46NZzEIG68BL/uz91nD+bwt8z8QK5fA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k+pU7CAAAA3AAAAA8AAAAAAAAAAAAAAAAAlwIAAGRycy9kb3du&#10;cmV2LnhtbFBLBQYAAAAABAAEAPUAAACGAwAAAAA=&#10;" filled="f" strokecolor="#999898" strokeweight="10209emu">
                                                                                                                                                                                            <v:path arrowok="t" o:connecttype="custom" o:connectlocs="0,821;0,1244" o:connectangles="0,0"/>
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<v:group id="Group 98" o:spid="_x0000_s1207" style="position:absolute;left:6677;top:1244;width:56;height:0" coordorigin="6677,1244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sJ5ev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<v:polyline id="Freeform 165" o:spid="_x0000_s1208" style="position:absolute;visibility:visible;mso-wrap-style:square;v-text-anchor:top" points="13354,2488,13410,2488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4BKtxQAA&#10;ANwAAAAPAAAAZHJzL2Rvd25yZXYueG1sRI9BT8JAEIXvJP6HzZh4g60EBSoLMQqJN2L1wHHojm1D&#10;d7bsrqX665mDibc3mTffvLfaDK5VPYXYeDZwP8lAEZfeNlwZ+PzYjRegYkK22HomAz8UYbO+Ga0w&#10;t/7C79QXqVIC4ZijgTqlLtc6ljU5jBPfEcvuyweHScZQaRvwInDX6mmWPWqHDcuHGjt6qak8Fd9O&#10;KEc72+/Cw3y5nZ+3/YleZ4fjrzF3t8PzE6hEQ/o3/12/WYm/lLRSRhTo9R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fgEq3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<v:group id="Group 99" o:spid="_x0000_s1209" style="position:absolute;left:7777;top:912;width:56;height:0" coordorigin="7777,912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y9KZG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<v:polyline id="Freeform 164" o:spid="_x0000_s1210" style="position:absolute;visibility:visible;mso-wrap-style:square;v-text-anchor:top" points="15554,1824,15610,1824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uepQxAAA&#10;ANwAAAAPAAAAZHJzL2Rvd25yZXYueG1sRI9Lb8IwEITvSPwHa5G4gUNFCwQMqnhIvVU8DhyXeEki&#10;4nWw3ZD219eVKnEczcw3msWqNZVoyPnSsoLRMAFBnFldcq7gdNwNpiB8QNZYWSYF3+Rhtex2Fphq&#10;++A9NYeQiwhhn6KCIoQ6ldJnBRn0Q1sTR+9qncEQpculdviIcFPJlyR5kwZLjgsF1rQuKLsdvkyk&#10;XPT4c+deJ7Pt5L5tbrQZny8/SvV77fscRKA2PMP/7Q+tIBLh70w8AnL5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rnqUMQAAADcAAAADwAAAAAAAAAAAAAAAACXAgAAZHJzL2Rv&#10;d25yZXYueG1sUEsFBgAAAAAEAAQA9QAAAIgDAAAAAA==&#10;" filled="f" strokecolor="#999898" strokeweight="10209emu">
                  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<v:group id="Group 100" o:spid="_x0000_s1211" style="position:absolute;left:7805;top:912;width:0;height:411" coordorigin="7805,912" coordsize="0,41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+tXrv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<v:polyline id="Freeform 163" o:spid="_x0000_s1212" style="position:absolute;visibility:visible;mso-wrap-style:square;v-text-anchor:top" points="15610,1824,15610,2235" coordsize="0,41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drY6wQAA&#10;ANwAAAAPAAAAZHJzL2Rvd25yZXYueG1sRI/RisIwFETfBf8hXME3TeyCSNcoIuy6uCJY9wMuzbUt&#10;Njelidr+/UYQfBxm5gyzXHe2FndqfeVYw2yqQBDnzlRcaPg7f00WIHxANlg7Jg09eVivhoMlpsY9&#10;+ET3LBQiQtinqKEMoUml9HlJFv3UNcTRu7jWYoiyLaRp8RHhtpaJUnNpseK4UGJD25Lya3azGg7z&#10;j6oPu9/v436mDCdMfUGk9XjUbT5BBOrCO/xq/xgNiUrgeSYeAbn6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33a2OsEAAADcAAAADwAAAAAAAAAAAAAAAACXAgAAZHJzL2Rvd25y&#10;ZXYueG1sUEsFBgAAAAAEAAQA9QAAAIUDAAAAAA==&#10;" filled="f" strokecolor="#999898" strokeweight="10209emu">
                                                                                                                                                                                                  <v:path arrowok="t" o:connecttype="custom" o:connectlocs="0,912;0,1323" o:connectangles="0,0"/>
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<v:group id="Group 101" o:spid="_x0000_s1213" style="position:absolute;left:7777;top:1323;width:56;height:0" coordorigin="7777,1323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AzZVf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<v:polyline id="Freeform 162" o:spid="_x0000_s1214" style="position:absolute;visibility:visible;mso-wrap-style:square;v-text-anchor:top" points="15554,2646,15610,2646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guxTxQAA&#10;ANwAAAAPAAAAZHJzL2Rvd25yZXYueG1sRI9Ba8JAFITvgv9heYXedFNJtaauIlbBm2h78PjMvibB&#10;7Nu4u41pf70rCD0OM/MNM1t0phYtOV9ZVvAyTEAQ51ZXXCj4+twM3kD4gKyxtkwKfsnDYt7vzTDT&#10;9sp7ag+hEBHCPkMFZQhNJqXPSzLoh7Yhjt63dQZDlK6Q2uE1wk0tR0kylgYrjgslNrQqKT8ffkyk&#10;nHS627jXyXQ9uazbM32kx9OfUs9P3fIdRKAu/Icf7a1WMEpSuJ+JR0DO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WC7FP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<v:group id="Group 102" o:spid="_x0000_s1215" style="position:absolute;left:5891;top:1073;width:56;height:0" coordorigin="5891,1073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CWWLj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<v:polyline id="Freeform 161" o:spid="_x0000_s1216" style="position:absolute;visibility:visible;mso-wrap-style:square;v-text-anchor:top" points="11782,2146,11838,2146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HNe/xQAA&#10;ANwAAAAPAAAAZHJzL2Rvd25yZXYueG1sRI/NbsIwEITvlfoO1lbiVpwifgMOqlqQekOlPXBc4m0S&#10;JV6ntgmhT4+RkHoczcw3mtW6N43oyPnKsoKXYQKCOLe64kLB99f2eQ7CB2SNjWVScCEP6+zxYYWp&#10;tmf+pG4fChEh7FNUUIbQplL6vCSDfmhb4uj9WGcwROkKqR2eI9w0cpQkU2mw4rhQYktvJeX1/mQi&#10;5ajHu62bzBab2e+mq+l9fDj+KTV46l+XIAL14T98b39oBaNkCrcz8QjI7Ao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oc17/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<v:group id="Group 103" o:spid="_x0000_s1217" style="position:absolute;left:5919;top:1073;width:0;height:291" coordorigin="5919,1073" coordsize="0,29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8IY1T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<v:polyline id="Freeform 160" o:spid="_x0000_s1218" style="position:absolute;visibility:visible;mso-wrap-style:square;v-text-anchor:top" points="11838,2146,11838,2437" coordsize="0,29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pyp7vwAA&#10;ANwAAAAPAAAAZHJzL2Rvd25yZXYueG1sRE/LisIwFN0P+A/hCm4GTRQVqUYRRejWBxR3l+baFpub&#10;0kStfr1ZDMzycN6rTWdr8aTWV441jEcKBHHuTMWFhsv5MFyA8AHZYO2YNLzJw2bd+1lhYtyLj/Q8&#10;hULEEPYJaihDaBIpfV6SRT9yDXHkbq61GCJsC2lafMVwW8uJUnNpseLYUGJDu5Ly++lhNdzUp3JZ&#10;Os0zm+2D/z2m12Y21XrQ77ZLEIG68C/+c6dGw0TFtfFMPAJy/QU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CnKnu/AAAA3AAAAA8AAAAAAAAAAAAAAAAAlwIAAGRycy9kb3ducmV2&#10;LnhtbFBLBQYAAAAABAAEAPUAAACDAwAAAAA=&#10;" filled="f" strokecolor="#999898" strokeweight="10209emu">
                                                                                                                                                                                                        <v:path arrowok="t" o:connecttype="custom" o:connectlocs="0,1073;0,1364" o:connectangles="0,0"/>
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<v:group id="Group 104" o:spid="_x0000_s1219" style="position:absolute;left:5891;top:1364;width:56;height:0" coordorigin="5891,1364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HbUr3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<v:polyline id="Freeform 159" o:spid="_x0000_s1220" style="position:absolute;visibility:visible;mso-wrap-style:square;v-text-anchor:top" points="11782,2728,11838,2728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YHyNxgAA&#10;ANwAAAAPAAAAZHJzL2Rvd25yZXYueG1sRI9Nb8IwDIbvk/gPkZF2GymIDdYRENpA2m3i47Cjaby2&#10;onFKkpVuv34+TOJovX4f+1mseteojkKsPRsYjzJQxIW3NZcGjoftwxxUTMgWG89k4IcirJaDuwXm&#10;1l95R90+lUogHHM0UKXU5lrHoiKHceRbYsm+fHCYZAyltgGvAneNnmTZk3ZYs1yosKXXiorz/tsJ&#10;5WSnH9vwOHvezC6b7kxv08/TrzH3w379AipRn27L/+13a2AylvdFRkRAL/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PYHyN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<v:group id="Group 105" o:spid="_x0000_s1221" style="position:absolute;left:6284;top:893;width:56;height:0" coordorigin="6284,893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6dMhm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            <v:polyline id="Freeform 158" o:spid="_x0000_s1222" style="position:absolute;visibility:visible;mso-wrap-style:square;v-text-anchor:top" points="12568,1786,12624,1786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/kdhxQAA&#10;ANwAAAAPAAAAZHJzL2Rvd25yZXYueG1sRI9Ba8JAFITvgv9heYI33RhstamrSFXoTaoePD6zzySY&#10;fZvubmPaX98VCj0OM/MNs1h1phYtOV9ZVjAZJyCIc6srLhScjrvRHIQPyBpry6Tgmzyslv3eAjNt&#10;7/xB7SEUIkLYZ6igDKHJpPR5SQb92DbE0btaZzBE6QqpHd4j3NQyTZJnabDiuFBiQ28l5bfDl4mU&#10;i57ud+5p9rKdfW7bG22m58uPUsNBt34FEagL/+G/9rtWkE5SeJyJR0Au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D+R2H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<v:group id="Group 106" o:spid="_x0000_s1223" style="position:absolute;left:6312;top:893;width:0;height:356" coordorigin="6312,893" coordsize="0,35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l6vOK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              <v:polyline id="Freeform 157" o:spid="_x0000_s1224" style="position:absolute;visibility:visible;mso-wrap-style:square;v-text-anchor:top" points="12624,1786,12624,2142" coordsize="0,35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LXqlxgAA&#10;ANwAAAAPAAAAZHJzL2Rvd25yZXYueG1sRI9Ba8JAFITvBf/D8oTe6sYoxUbXEIVCc7NqocfX7DOJ&#10;Zt+G7Nak/fVuQehxmJlvmFU6mEZcqXO1ZQXTSQSCuLC65lLB8fD6tADhPLLGxjIp+CEH6Xr0sMJE&#10;257f6br3pQgQdgkqqLxvEyldUZFBN7EtcfBOtjPog+xKqTvsA9w0Mo6iZ2mw5rBQYUvbiorL/tso&#10;yD4383O9s7/6Kzu+zEqXNx+zXKnH8ZAtQXga/H/43n7TCuLpHP7OhCMg1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DLXql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                <v:path arrowok="t" o:connecttype="custom" o:connectlocs="0,893;0,1249" o:connectangles="0,0"/>
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<v:group id="Group 107" o:spid="_x0000_s1225" style="position:absolute;left:6284;top:1249;width:56;height:0" coordorigin="6284,1249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VPzmX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<v:polyline id="Freeform 156" o:spid="_x0000_s1226" style="position:absolute;visibility:visible;mso-wrap-style:square;v-text-anchor:top" points="12568,2498,12624,2498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xUFixQAA&#10;ANwAAAAPAAAAZHJzL2Rvd25yZXYueG1sRI/NbsIwEITvSLyDtUi9gQPip6QYhFqQuFVADxyXeJtE&#10;xOtguyHw9HWlShxHM/ONZrFqTSUacr60rGA4SEAQZ1aXnCv4Om77ryB8QNZYWSYFd/KwWnY7C0y1&#10;vfGemkPIRYSwT1FBEUKdSumzggz6ga2Jo/dtncEQpculdniLcFPJUZJMpcGS40KBNb0XlF0OPyZS&#10;znr8uXWT2Xwzu26aC32MT+eHUi+9dv0GIlAbnuH/9k4rGA2n8HcmHgG5/A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/FQWL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<v:group id="Group 108" o:spid="_x0000_s1227" style="position:absolute;left:6677;top:876;width:56;height:0" coordorigin="6677,876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a0fWJxAAAANwAAAAPAAAAZHJzL2Rvd25yZXYueG1sRI9Bi8IwFITvwv6H8Ba8&#10;aVoXXalGEdkVDyKoC+Lt0TzbYvNSmmxb/70RBI/DzHzDzJedKUVDtSssK4iHEQji1OqCMwV/p9/B&#10;FITzyBpLy6TgTg6Wi4/eHBNtWz5Qc/SZCBB2CSrIva8SKV2ak0E3tBVx8K62NuiDrDOpa2wD3JRy&#10;FEUTabDgsJBjReuc0tvx3yjYtNiuvuKfZne7ru+X03h/3sWkVP+zW81AeOr8O/xqb7WCUfwN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a0fWJ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                  <v:polyline id="Freeform 155" o:spid="_x0000_s1228" style="position:absolute;visibility:visible;mso-wrap-style:square;v-text-anchor:top" points="13354,1752,13410,1752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FnCLxgAA&#10;ANwAAAAPAAAAZHJzL2Rvd25yZXYueG1sRI9Nb8IwDIbvk/gPkZF2GymIDdYRENpA2m3i47Cjaby2&#10;onFKkpVuv34+TOJovX4f+1mseteojkKsPRsYjzJQxIW3NZcGjoftwxxUTMgWG89k4IcirJaDuwXm&#10;1l95R90+lUogHHM0UKXU5lrHoiKHceRbYsm+fHCYZAyltgGvAneNnmTZk3ZYs1yosKXXiorz/tsJ&#10;5WSnH9vwOHvezC6b7kxv08/TrzH3w379AipRn27L/+13a2Aylm9FRkRAL/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xFnCLxgAAANwAAAAPAAAAAAAAAAAAAAAAAJcCAABkcnMv&#10;ZG93bnJldi54bWxQSwUGAAAAAAQABAD1AAAAigMAAAAA&#10;" filled="f" strokecolor="#999898" strokeweight="10209emu">
                                    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<v:group id="Group 109" o:spid="_x0000_s1229" style="position:absolute;left:6705;top:876;width:0;height:326" coordorigin="6705,876" coordsize="0,32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EAsRgxAAAANwAAAAPAAAAZHJzL2Rvd25yZXYueG1sRI9Bi8IwFITvwv6H8Ba8&#10;aVoXZa1GEdkVDyKoC+Lt0TzbYvNSmmxb/70RBI/DzHzDzJedKUVDtSssK4iHEQji1OqCMwV/p9/B&#10;NwjnkTWWlknBnRwsFx+9OSbatnyg5ugzESDsElSQe18lUro0J4NuaCvi4F1tbdAHWWdS19gGuCnl&#10;KIom0mDBYSHHitY5pbfjv1GwabFdfcU/ze52Xd8vp/H+vItJqf5nt5qB8NT5d/jV3moFo3gK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EAsRg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                    <v:shape id="Freeform 154" o:spid="_x0000_s1230" style="position:absolute;left:13410;top:1752;width:0;height:327;visibility:visible;mso-wrap-style:square;v-text-anchor:top" coordsize="0,32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o0F3wgAA&#10;ANwAAAAPAAAAZHJzL2Rvd25yZXYueG1sRE/dasIwFL4f+A7hCN7N1MqmVKPo5mAwQfx5gENzbKvN&#10;SWli0739cjHw8uP7X657U4uOWldZVjAZJyCIc6srLhRczl+vcxDOI2usLZOCX3KwXg1elphpG/hI&#10;3ckXIoawy1BB6X2TSenykgy6sW2II3e1rUEfYVtI3WKI4aaWaZK8S4MVx4YSG/ooKb+fHkbB/fpz&#10;CMFtw/S264rP/ds+nd1ypUbDfrMA4an3T/G/+1srSNM4P56JR0Cu/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ajQXfCAAAA3AAAAA8AAAAAAAAAAAAAAAAAlwIAAGRycy9kb3du&#10;cmV2LnhtbFBLBQYAAAAABAAEAPUAAACGAwAAAAA=&#10;" path="m0,0l0,326e" filled="f" strokecolor="#999898" strokeweight="10209emu">
                                                                                                                                                                                                                    <v:path arrowok="t" o:connecttype="custom" o:connectlocs="0,879;0,1206" o:connectangles="0,0"/>
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<v:group id="Group 110" o:spid="_x0000_s1231" style="position:absolute;left:6677;top:1203;width:56;height:0" coordorigin="6677,1203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LQYAtv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<v:polyline id="Freeform 153" o:spid="_x0000_s1232" style="position:absolute;visibility:visible;mso-wrap-style:square;v-text-anchor:top" points="13354,2406,13410,2406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ko3cxQAA&#10;ANwAAAAPAAAAZHJzL2Rvd25yZXYueG1sRI9Ba8JAFITvBf/D8oTe6sZga01dRayCN1F78PjMvibB&#10;7Nu4u41pf70rFDwOM/MNM513phYtOV9ZVjAcJCCIc6srLhR8HdYv7yB8QNZYWyYFv+RhPus9TTHT&#10;9so7avehEBHCPkMFZQhNJqXPSzLoB7Yhjt63dQZDlK6Q2uE1wk0t0yR5kwYrjgslNrQsKT/vf0yk&#10;nPRou3av48lqfFm1Z/ocHU9/Sj33u8UHiEBdeIT/2xutIE1TuJ+JR0DOb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6Sjdz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<v:group id="Group 111" o:spid="_x0000_s1233" style="position:absolute;left:7777;top:1031;width:56;height:0" coordorigin="7777,1031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rhjk3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                        <v:polyline id="Freeform 152" o:spid="_x0000_s1234" style="position:absolute;visibility:visible;mso-wrap-style:square;v-text-anchor:top" points="15554,2062,15610,2062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N7AzxQAA&#10;ANwAAAAPAAAAZHJzL2Rvd25yZXYueG1sRI9Ba8JAFITvBf/D8gRvdWNIa42uIlWht6L24PGZfSbB&#10;7Nt0dxvT/vpuoeBxmJlvmMWqN43oyPnasoLJOAFBXFhdc6ng47h7fAHhA7LGxjIp+CYPq+XgYYG5&#10;tjfeU3cIpYgQ9jkqqEJocyl9UZFBP7YtcfQu1hkMUbpSaoe3CDeNTJPkWRqsOS5U2NJrRcX18GUi&#10;5ayz9517ms62089td6VNdjr/KDUa9us5iEB9uIf/229aQZpm8HcmHgG5/A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43sDP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<v:group id="Group 112" o:spid="_x0000_s1235" style="position:absolute;left:7805;top:1031;width:0;height:408" coordorigin="7805,1031" coordsize="0,40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LIwTY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                          <v:polyline id="Freeform 151" o:spid="_x0000_s1236" style="position:absolute;visibility:visible;mso-wrap-style:square;v-text-anchor:top" points="15610,2062,15610,2470" coordsize="0,40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QN+VxwAA&#10;ANwAAAAPAAAAZHJzL2Rvd25yZXYueG1sRI/NasMwEITvhbyD2EBujRxTQnGjhPwQakqh1A40vS3W&#10;xjaxVsZSbPftq0Ihx2FmvmFWm9E0oqfO1ZYVLOYRCOLC6ppLBaf8+PgMwnlkjY1lUvBDDjbrycMK&#10;E20H/qQ+86UIEHYJKqi8bxMpXVGRQTe3LXHwLrYz6IPsSqk7HALcNDKOoqU0WHNYqLClfUXFNbsZ&#10;BZwe2tev68dxZ88yj9++n07D+1mp2XTcvoDwNPp7+L+dagVxvIS/M+EIyPUv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AkDflccAAADcAAAADwAAAAAAAAAAAAAAAACXAgAAZHJz&#10;L2Rvd25yZXYueG1sUEsFBgAAAAAEAAQA9QAAAIsDAAAAAA==&#10;" filled="f" strokecolor="#999898" strokeweight="10209emu">
                                                                                                                                                                                                                          <v:path arrowok="t" o:connecttype="custom" o:connectlocs="0,1031;0,1439" o:connectangles="0,0"/>
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<v:group id="Group 113" o:spid="_x0000_s1237" style="position:absolute;left:7777;top:1439;width:56;height:0" coordorigin="7777,1439" coordsize="5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UvT80xQAAANwAAAAPAAAAZHJzL2Rvd25yZXYueG1sRI9Pa8JAFMTvBb/D8gRv&#10;dZNIq0RXEVHpQQr+AfH2yD6TYPZtyK5J/PbdQqHHYWZ+wyxWvalES40rLSuIxxEI4szqknMFl/Pu&#10;fQbCeWSNlWVS8CIHq+XgbYGpth0fqT35XAQIuxQVFN7XqZQuK8igG9uaOHh32xj0QTa51A12AW4q&#10;mUTRpzRYclgosKZNQdnj9DQK9h1260m8bQ+P++Z1O398Xw8xKTUa9us5CE+9/w//tb+0giSZwu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L0/NM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              <v:polyline id="Freeform 150" o:spid="_x0000_s1238" style="position:absolute;visibility:visible;mso-wrap-style:square;v-text-anchor:top" points="15554,2878,15610,2878" coordsize="5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ero2xQAA&#10;ANwAAAAPAAAAZHJzL2Rvd25yZXYueG1sRI/BTsJAEIbvJr7DZky8yZYGBQoLMQqJNyNw4Dh0h7ah&#10;O1t311J9eudg4nHyz//NfMv14FrVU4iNZwPjUQaKuPS24crAYb99mIGKCdli65kMfFOE9er2ZomF&#10;9Vf+oH6XKiUQjgUaqFPqCq1jWZPDOPIdsWRnHxwmGUOlbcCrwF2r8yx70g4blgs1dvRSU3nZfTmh&#10;nOzkfRsep/PN9HPTX+h1cjz9GHN/NzwvQCUa0v/yX/vNGshz+VZkRAT06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96ujbFAAAA3AAAAA8AAAAAAAAAAAAAAAAAlwIAAGRycy9k&#10;b3ducmV2LnhtbFBLBQYAAAAABAAEAPUAAACJAwAAAAA=&#10;" filled="f" strokecolor="#999898" strokeweight="10209emu">
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56,0" o:connectangles="0,0"/>
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<v:group id="Group 114" o:spid="_x0000_s1239" style="position:absolute;left:5919;top:-86;width:1885;height:682" coordorigin="5919,-86" coordsize="1885,68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Kbg7dxQAAANwAAAAPAAAAZHJzL2Rvd25yZXYueG1sRI9Pa8JAFMTvBb/D8gRv&#10;dZNIi0ZXEVHpQQr+AfH2yD6TYPZtyK5J/PbdQqHHYWZ+wyxWvalES40rLSuIxxEI4szqknMFl/Pu&#10;fQrCeWSNlWVS8CIHq+XgbYGpth0fqT35XAQIuxQVFN7XqZQuK8igG9uaOHh32xj0QTa51A12AW4q&#10;mUTRpzRYclgosKZNQdnj9DQK9h1260m8bQ+P++Z1O398Xw8xKTUa9us5CE+9/w//tb+0giSZwe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Sm4O3c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                <v:shape id="Freeform 149" o:spid="_x0000_s1240" style="position:absolute;left:11838;top:-172;width:1886;height:683;visibility:visible;mso-wrap-style:square;v-text-anchor:top" coordsize="1885,6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WAlvvwAA&#10;ANwAAAAPAAAAZHJzL2Rvd25yZXYueG1sRE9Ni8IwEL0v+B/CCN7WtLosUo0iouBRXb2PzdhWm0lN&#10;olZ//eYgeHy878msNbW4k/OVZQVpPwFBnFtdcaFg/7f6HoHwAVljbZkUPMnDbNr5mmCm7YO3dN+F&#10;QsQQ9hkqKENoMil9XpJB37cNceRO1hkMEbpCaoePGG5qOUiSX2mw4thQYkOLkvLL7mYUvH426K4u&#10;2SzTlXwd9eVwOu9TpXrddj4GEagNH/HbvdYKBsM4P56JR0BO/wE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H1YCW+/AAAA3AAAAA8AAAAAAAAAAAAAAAAAlwIAAGRycy9kb3ducmV2&#10;LnhtbFBLBQYAAAAABAAEAPUAAACDAwAAAAA=&#10;" path="m0,682l24,673,48,664,72,656,96,647,120,638,143,630,167,621,191,612,215,604,239,595,263,586,287,578,310,569,334,561,358,552,382,543,406,535,430,526,454,517,478,509,501,500,525,491,549,483,573,474,597,466,621,457,645,448,669,440,692,431,716,422,740,414,764,405,788,397,812,388,836,379,859,371,883,362,907,353,931,345,954,337,978,329,1002,320,1026,311,1049,303,1073,294,1097,285,1121,277,1145,268,1169,259,1193,251,1216,242,1240,234,1264,225,1288,216,1312,208,1336,199,1360,190,1383,182,1407,173,1431,164,1455,156,1479,147,1503,139,1527,130,1550,121,1574,113,1598,104,1622,95,1646,87,1670,78,1694,69,1718,61,1741,52,1765,44,1789,35,1813,26,1837,18,1861,9,1885,0e" filled="f" strokecolor="#f8766c" strokeweight="10209emu">
                                                                                                                                                                                                                              <v:stroke dashstyle="longDash"/>
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24,588;72,571;120,553;167,536;215,519;263,501;310,484;358,467;406,450;454,432;501,415;549,398;597,381;645,363;692,346;740,328;788,311;836,293;883,276;931,259;979,243;1027,225;1074,208;1122,191;1170,173;1217,156;1265,139;1313,122;1361,104;1408,87;1456,70;1504,53;1551,35;1599,18;1647,1;1695,-17;1742,-34;1790,-51;1838,-68;1886,-86" o:connectangles="0,0,0,0,0,0,0,0,0,0,0,0,0,0,0,0,0,0,0,0,0,0,0,0,0,0,0,0,0,0,0,0,0,0,0,0,0,0,0,0"/>
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<v:group id="Group 115" o:spid="_x0000_s1241" style="position:absolute;left:5919;top:788;width:1885;height:65" coordorigin="5919,788" coordsize="1885,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xwZQG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                                <v:shape id="Freeform 148" o:spid="_x0000_s1242" style="position:absolute;left:11838;top:1576;width:1886;height:64;visibility:visible;mso-wrap-style:square;v-text-anchor:top" coordsize="1885,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o7/yxAAA&#10;ANwAAAAPAAAAZHJzL2Rvd25yZXYueG1sRI9BawIxFITvQv9DeAUvUrOuILLdKFYQPAnV1vNj87pZ&#10;3LysSVzXf28KhR6HmfmGKdeDbUVPPjSOFcymGQjiyumGawVfp93bEkSIyBpbx6TgQQHWq5dRiYV2&#10;d/6k/hhrkSAcClRgYuwKKUNlyGKYuo44eT/OW4xJ+lpqj/cEt63Ms2whLTacFgx2tDVUXY43q2DS&#10;bD4e0Rxmh201P/vrLvu+9helxq/D5h1EpCH+h//ae60gn+fweyYdAbl6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qO/8sQAAADcAAAADwAAAAAAAAAAAAAAAACXAgAAZHJzL2Rv&#10;d25yZXYueG1sUEsFBgAAAAAEAAQA9QAAAIgDAAAAAA==&#10;" path="m0,65l24,65,48,64,72,63,96,62,120,61,143,61,167,60,191,59,215,58,239,57,263,56,287,56,310,55,334,54,358,53,382,52,406,51,430,51,454,50,478,49,501,48,525,47,549,47,573,46,597,45,621,44,645,43,669,42,692,42,716,41,740,40,764,39,788,38,812,38,836,37,859,36,883,35,907,34,931,34,954,33,978,31,1002,30,1026,29,1049,28,1073,28,1097,27,1121,26,1145,25,1169,24,1193,24,1216,23,1240,22,1264,21,1288,20,1312,19,1336,19,1360,18,1383,17,1407,16,1431,15,1455,14,1479,14,1503,13,1527,12,1550,11,1574,10,1598,10,1622,9,1646,8,1670,7,1694,6,1718,6,1741,5,1765,4,1789,3,1813,2,1837,1,1861,1,1885,0e" filled="f" strokecolor="#7bad00" strokeweight="10209emu">
                                                                                                                                                                                                                                <v:stroke dashstyle="longDash"/>
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24,840;72,838;120,836;167,835;215,833;263,831;310,830;358,828;406,826;454,825;501,823;549,822;597,820;645,818;692,817;740,815;788,813;836,812;883,810;931,809;979,806;1027,804;1074,803;1122,801;1170,800;1217,799;1265,797;1313,795;1361,794;1408,792;1456,790;1504,789;1551,787;1599,786;1647,784;1695,782;1742,781;1790,779;1838,777;1886,776" o:connectangles="0,0,0,0,0,0,0,0,0,0,0,0,0,0,0,0,0,0,0,0,0,0,0,0,0,0,0,0,0,0,0,0,0,0,0,0,0,0,0,0"/>
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<v:group id="Group 116" o:spid="_x0000_s1243" style="position:absolute;left:5919;top:1087;width:1885;height:51" coordorigin="5919,1087" coordsize="1885,5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uX6/q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                                  <v:shape id="Freeform 147" o:spid="_x0000_s1244" style="position:absolute;left:11838;top:2174;width:1886;height:51;visibility:visible;mso-wrap-style:square;v-text-anchor:top" coordsize="1885,5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Ssa7wwAA&#10;ANwAAAAPAAAAZHJzL2Rvd25yZXYueG1sRI/RisIwFETfF/yHcAXf1tS6K1qNIoKy4IKo/YBLc22r&#10;zU1pota/N4Lg4zAzZ5jZojWVuFHjSssKBv0IBHFmdcm5gvS4/h6DcB5ZY2WZFDzIwWLe+Zphou2d&#10;93Q7+FwECLsEFRTe14mULivIoOvbmjh4J9sY9EE2udQN3gPcVDKOopE0WHJYKLCmVUHZ5XA1ClqK&#10;0/M2mvynm+xX1vFwtyx3J6V63XY5BeGp9Z/wu/2nFcTDH3idCUdAzp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RSsa7wwAAANwAAAAPAAAAAAAAAAAAAAAAAJcCAABkcnMvZG93&#10;bnJldi54bWxQSwUGAAAAAAQABAD1AAAAhwMAAAAA&#10;" path="m0,51l24,51,48,50,72,49,96,49,120,48,143,47,167,47,191,46,215,45,239,45,263,44,287,43,310,43,334,42,358,41,382,41,406,40,430,39,454,39,478,38,501,37,525,37,549,36,573,36,597,35,621,34,645,34,669,33,692,32,716,32,740,31,764,30,788,30,812,29,836,29,859,28,883,27,907,27,931,26,954,25,978,25,1002,24,1026,23,1049,23,1073,22,1097,21,1121,21,1145,20,1169,19,1193,19,1216,18,1240,17,1264,17,1288,16,1312,15,1336,15,1360,14,1383,14,1407,13,1431,12,1455,12,1479,11,1503,10,1527,10,1550,9,1574,8,1598,8,1622,7,1646,6,1670,6,1694,5,1718,4,1741,4,1765,3,1789,3,1813,2,1837,1,1861,1,1885,0e" filled="f" strokecolor="#00bec4" strokeweight="10209emu">
                                                                                                                                                                                                                                  <v:stroke dashstyle="longDash"/>
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24,1138;72,1136;120,1135;167,1134;215,1132;263,1131;310,1130;358,1128;406,1127;454,1126;501,1124;549,1123;597,1122;645,1121;692,1119;740,1118;788,1117;836,1116;883,1114;931,1113;979,1112;1027,1110;1074,1109;1122,1108;1170,1106;1217,1105;1265,1104;1313,1102;1361,1101;1408,1100;1456,1099;1504,1097;1551,1096;1599,1095;1647,1093;1695,1092;1742,1091;1790,1090;1838,1088;1886,1087" o:connectangles="0,0,0,0,0,0,0,0,0,0,0,0,0,0,0,0,0,0,0,0,0,0,0,0,0,0,0,0,0,0,0,0,0,0,0,0,0,0,0,0"/>
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<v:group id="Group 117" o:spid="_x0000_s1245" style="position:absolute;left:5919;top:1108;width:1885;height:74" coordorigin="5919,1108" coordsize="1885,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O+pIF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                                    <v:shape id="Freeform 146" o:spid="_x0000_s1246" style="position:absolute;left:11838;top:2216;width:1886;height:74;visibility:visible;mso-wrap-style:square;v-text-anchor:top" coordsize="1885,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9XXVxgAA&#10;ANwAAAAPAAAAZHJzL2Rvd25yZXYueG1sRI9ba8JAFITfhf6H5Qi+SN3UGxJdpRQEr5TY0r4essck&#10;mD0bs1uN/74rCD4OM/MNM1s0phQXql1hWcFbLwJBnFpdcKbg+2v5OgHhPLLG0jIpuJGDxfylNcNY&#10;2ysndDn4TAQIuxgV5N5XsZQuzcmg69mKOHhHWxv0QdaZ1DVeA9yUsh9FY2mw4LCQY0UfOaWnw59R&#10;8NvdfO62w3Ky3o82o1N0bn7omCjVaTfvUxCeGv8MP9orraA/GMP9TDgCcv4P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Z9XXVxgAAANwAAAAPAAAAAAAAAAAAAAAAAJcCAABkcnMv&#10;ZG93bnJldi54bWxQSwUGAAAAAAQABAD1AAAAigMAAAAA&#10;" path="m0,0l24,1,48,2,72,3,96,3,120,4,143,5,167,6,191,7,215,8,239,9,263,10,287,11,310,12,334,13,358,14,382,15,406,16,430,17,454,18,478,18,501,19,525,20,549,21,573,22,597,23,621,24,645,25,669,26,692,27,716,28,740,29,764,30,788,31,812,31,836,33,859,33,883,34,907,35,931,36,954,37,978,38,1002,39,1026,40,1049,41,1073,42,1097,43,1121,44,1145,45,1169,46,1193,47,1216,47,1240,48,1264,49,1288,50,1312,51,1336,52,1360,53,1383,54,1407,55,1431,56,1455,57,1479,58,1503,59,1527,60,1550,61,1574,62,1598,62,1622,63,1646,64,1670,65,1694,66,1718,67,1741,68,1765,69,1789,70,1813,71,1837,72,1861,73,1885,74e" filled="f" strokecolor="#c67bfe" strokeweight="10209emu">
                                                                                                                                                                                                                                    <v:stroke dashstyle="longDash"/>
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24,1109;72,1111;120,1112;167,1114;215,1116;263,1118;310,1120;358,1122;406,1124;454,1126;501,1127;549,1129;597,1131;645,1133;692,1135;740,1137;788,1139;836,1141;883,1142;931,1144;979,1146;1027,1148;1074,1150;1122,1152;1170,1154;1217,1155;1265,1157;1313,1159;1361,1161;1408,1163;1456,1165;1504,1167;1551,1169;1599,1170;1647,1172;1695,1174;1742,1176;1790,1178;1838,1180;1886,1182" o:connectangles="0,0,0,0,0,0,0,0,0,0,0,0,0,0,0,0,0,0,0,0,0,0,0,0,0,0,0,0,0,0,0,0,0,0,0,0,0,0,0,0"/>
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<v:group id="Group 118" o:spid="_x0000_s1247" style="position:absolute;left:5763;top:-732;width:2197;height:2274" coordorigin="5763,-732" coordsize="2197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RZKnpxgAAANwAAAAPAAAAZHJzL2Rvd25yZXYueG1sRI9Pa8JAFMTvBb/D8gq9&#10;1c0fbCV1DSK2eBChKpTeHtlnEpJ9G7LbJH77bkHocZiZ3zCrfDKtGKh3tWUF8TwCQVxYXXOp4HJ+&#10;f16CcB5ZY2uZFNzIQb6ePaww03bkTxpOvhQBwi5DBZX3XSalKyoy6Oa2Iw7e1fYGfZB9KXWPY4Cb&#10;ViZR9CIN1hwWKuxoW1HRnH6Mgo8Rx00a74ZDc93evs+L49chJqWeHqfNGwhPk/8P39t7rSBJX+H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NFkqen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        <v:shape id="Freeform 145" o:spid="_x0000_s1248" style="position:absolute;left:5763;top:-732;width:2197;height:2274;visibility:visible;mso-wrap-style:square;v-text-anchor:top" coordsize="2197,227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QgyvwQAA&#10;ANwAAAAPAAAAZHJzL2Rvd25yZXYueG1sRE9Ni8IwEL0v+B/CCHtbUxVFq1HUZcGjVkGP02Zsi82k&#10;NNla99dvDoLHx/terjtTiZYaV1pWMBxEIIgzq0vOFZxPP18zEM4ja6wsk4InOViveh9LjLV98JHa&#10;xOcihLCLUUHhfR1L6bKCDLqBrYkDd7ONQR9gk0vd4COEm0qOomgqDZYcGgqsaVdQdk9+jYK0Tqs0&#10;2V72h8nG2NN8/Hel9lupz363WYDw1Pm3+OXeawWjcVgbzoQjIFf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EIMr8EAAADcAAAADwAAAAAAAAAAAAAAAACXAgAAZHJzL2Rvd25y&#10;ZXYueG1sUEsFBgAAAAAEAAQA9QAAAIUDAAAAAA==&#10;" path="m0,2274l2198,2274,2198,,,,,2274xe" filled="f" strokecolor="#7f7e7e" strokeweight="10209emu">
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542;2198,1542;2198,-732;0,-732;0,1542" o:connectangles="0,0,0,0,0"/>
                                                                                                                                                                                                                                    </v:shape>
                                                                                                                                                                                                                                    <v:group id="Group 119" o:spid="_x0000_s1249" style="position:absolute;left:3447;top:1136;width:64;height:0" coordorigin="3447,1136" coordsize="64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Pt5gAxgAAANwAAAAPAAAAZHJzL2Rvd25yZXYueG1sRI9Pa8JAFMTvBb/D8gq9&#10;1c0fLDV1DSK2eBChKpTeHtlnEpJ9G7LbJH77bkHocZiZ3zCrfDKtGKh3tWUF8TwCQVxYXXOp4HJ+&#10;f34F4TyyxtYyKbiRg3w9e1hhpu3InzScfCkChF2GCirvu0xKV1Rk0M1tRxy8q+0N+iD7UuoexwA3&#10;rUyi6EUarDksVNjRtqKiOf0YBR8jjps03g2H5rq9fZ8Xx69DTEo9PU6bNxCeJv8fvrf3WkGSLuH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M+3mAD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          <v:polyline id="Freeform 144" o:spid="_x0000_s1250" style="position:absolute;visibility:visible;mso-wrap-style:square;v-text-anchor:top" points="6894,2272,6958,2272" coordsize="64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GDw7wwAA&#10;ANwAAAAPAAAAZHJzL2Rvd25yZXYueG1sRE/Pa8IwFL4L+x/CG+ym6XTI6Iyi4mBexHYednxr3pqy&#10;5qUkWa37681B8Pjx/V6sBtuKnnxoHCt4nmQgiCunG64VnD7fx68gQkTW2DomBRcKsFo+jBaYa3fm&#10;gvoy1iKFcMhRgYmxy6UMlSGLYeI64sT9OG8xJuhrqT2eU7ht5TTL5tJiw6nBYEdbQ9Vv+WcVzPrZ&#10;ATem+M/WB78pjie3239/KfX0OKzfQEQa4l18c39oBdOXND+dSUdAL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dGDw7wwAAANwAAAAPAAAAAAAAAAAAAAAAAJcCAABkcnMvZG93&#10;bnJldi54bWxQSwUGAAAAAAQABAD1AAAAhwMAAAAA&#10;" filled="f" strokeweight="10209emu">
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64,0" o:connectangles="0,0"/>
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<v:group id="Group 120" o:spid="_x0000_s1251" style="position:absolute;left:3447;top:683;width:64;height:0" coordorigin="3447,683" coordsize="64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px+d7xAAAANw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o3EM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px+d7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                                          <v:polyline id="Freeform 143" o:spid="_x0000_s1252" style="position:absolute;visibility:visible;mso-wrap-style:square;v-text-anchor:top" points="6894,1366,6958,1366" coordsize="64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hgfXxgAA&#10;ANwAAAAPAAAAZHJzL2Rvd25yZXYueG1sRI9BS8NAFITvgv9heYI3uzEtRdJsSisK9lJM7cHja/aZ&#10;DWbfht01jf56Vyh4HGbmG6ZcT7YXI/nQOVZwP8tAEDdOd9wqOL493z2ACBFZY++YFHxTgHV1fVVi&#10;od2ZaxoPsRUJwqFABSbGoZAyNIYshpkbiJP34bzFmKRvpfZ4TnDbyzzLltJix2nB4ECPhprPw5dV&#10;MB/ne9ya+ifb7P22fj26p93pXanbm2mzAhFpiv/hS/tFK8gXOfydSUdAVr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ChgfXxgAAANwAAAAPAAAAAAAAAAAAAAAAAJcCAABkcnMv&#10;ZG93bnJldi54bWxQSwUGAAAAAAQABAD1AAAAigMAAAAA&#10;" filled="f" strokeweight="10209emu">
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64,0" o:connectangles="0,0"/>
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<v:group id="Group 121" o:spid="_x0000_s1253" style="position:absolute;left:3447;top:231;width:64;height:0" coordorigin="3447,231" coordsize="64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2WdyXxgAAANwAAAAPAAAAZHJzL2Rvd25yZXYueG1sRI9Pa8JAFMTvBb/D8gq9&#10;1c0fWyR1DSK2eBChKpTeHtlnEpJ9G7LbJH77bkHocZiZ3zCrfDKtGKh3tWUF8TwCQVxYXXOp4HJ+&#10;f16CcB5ZY2uZFNzIQb6ePaww03bkTxpOvhQBwi5DBZX3XSalKyoy6Oa2Iw7e1fYGfZB9KXWPY4Cb&#10;ViZR9CoN1hwWKuxoW1HRnH6Mgo8Rx00a74ZDc93evs8vx69DTEo9PU6bNxCeJv8fvrf3WkGySOH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ZZ3Jf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              <v:polyline id="Freeform 142" o:spid="_x0000_s1254" style="position:absolute;visibility:visible;mso-wrap-style:square;v-text-anchor:top" points="6894,462,6958,462" coordsize="64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Izo4xgAA&#10;ANwAAAAPAAAAZHJzL2Rvd25yZXYueG1sRI9PawIxFMTvhX6H8AreatY/lLIaRUsL9iKu9eDxuXlu&#10;FjcvS5Ku2376Rih4HGbmN8x82dtGdORD7VjBaJiBIC6drrlScPj6eH4FESKyxsYxKfihAMvF48Mc&#10;c+2uXFC3j5VIEA45KjAxtrmUoTRkMQxdS5y8s/MWY5K+ktrjNcFtI8dZ9iIt1pwWDLb0Zqi87L+t&#10;gkk32eLaFL/ZauvXxe7g3j9PR6UGT/1qBiJSH+/h//ZGKxhPp3A7k46AXPw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iIzo4xgAAANwAAAAPAAAAAAAAAAAAAAAAAJcCAABkcnMv&#10;ZG93bnJldi54bWxQSwUGAAAAAAQABAD1AAAAigMAAAAA&#10;" filled="f" strokeweight="10209emu">
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64,0" o:connectangles="0,0"/>
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<v:group id="Group 122" o:spid="_x0000_s1255" style="position:absolute;left:3447;top:-222;width:64;height:0" coordorigin="3447,-222" coordsize="64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W/OF4xgAAANwAAAAPAAAAZHJzL2Rvd25yZXYueG1sRI9Ba8JAFITvBf/D8oTe&#10;mk1sUyRmFRErHkKhKpTeHtlnEsy+DdltEv99t1DocZiZb5h8M5lWDNS7xrKCJIpBEJdWN1wpuJzf&#10;npYgnEfW2FomBXdysFnPHnLMtB35g4aTr0SAsMtQQe19l0npypoMush2xMG72t6gD7KvpO5xDHDT&#10;ykUcv0qDDYeFGjva1VTeTt9GwWHEcfuc7Ifidt3dv87p+2eRkFKP82m7AuFp8v/hv/ZRK1i8pP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b84Xj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                <v:polyline id="Freeform 141" o:spid="_x0000_s1256" style="position:absolute;visibility:visible;mso-wrap-style:square;v-text-anchor:top" points="6894,-444,6958,-444" coordsize="64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vQHUxgAA&#10;ANwAAAAPAAAAZHJzL2Rvd25yZXYueG1sRI9BawIxFITvhf6H8ArealYtUlajaKlgL9K1Hjw+N8/N&#10;4uZlSeK67a9vCgWPw8x8w8yXvW1ERz7UjhWMhhkI4tLpmisFh6/N8yuIEJE1No5JwTcFWC4eH+aY&#10;a3fjgrp9rESCcMhRgYmxzaUMpSGLYeha4uSdnbcYk/SV1B5vCW4bOc6yqbRYc1ow2NKbofKyv1oF&#10;k26yw7UpfrLVzq+Lz4N7/zgdlRo89asZiEh9vIf/21utYPwyhb8z6QjIx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9vQHUxgAAANwAAAAPAAAAAAAAAAAAAAAAAJcCAABkcnMv&#10;ZG93bnJldi54bWxQSwUGAAAAAAQABAD1AAAAigMAAAAA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64,0" o:connectangles="0,0"/>
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<v:group id="Group 123" o:spid="_x0000_s1257" style="position:absolute;left:3447;top:-674;width:64;height:0" coordorigin="3447,-674" coordsize="64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iWLalM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                                  <v:polyline id="Freeform 140" o:spid="_x0000_s1258" style="position:absolute;visibility:visible;mso-wrap-style:square;v-text-anchor:top" points="6894,-1348,6958,-1348" coordsize="64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bjA9wwAA&#10;ANwAAAAPAAAAZHJzL2Rvd25yZXYueG1sRE/Pa8IwFL4L+x/CG+ym6XTI6Iyi4mBexHYednxr3pqy&#10;5qUkWa37681B8Pjx/V6sBtuKnnxoHCt4nmQgiCunG64VnD7fx68gQkTW2DomBRcKsFo+jBaYa3fm&#10;gvoy1iKFcMhRgYmxy6UMlSGLYeI64sT9OG8xJuhrqT2eU7ht5TTL5tJiw6nBYEdbQ9Vv+WcVzPrZ&#10;ATem+M/WB78pjie3239/KfX0OKzfQEQa4l18c39oBdOXtDadSUdAL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jbjA9wwAAANwAAAAPAAAAAAAAAAAAAAAAAJcCAABkcnMvZG93&#10;bnJldi54bWxQSwUGAAAAAAQABAD1AAAAhwMAAAAA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0;64,0" o:connectangles="0,0"/>
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<v:group id="Group 124" o:spid="_x0000_s1259" style="position:absolute;left:3667;top:1542;width:0;height:64" coordorigin="3667,154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l7Hrfc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                                    <v:polyline id="Freeform 139" o:spid="_x0000_s1260" style="position:absolute;visibility:visible;mso-wrap-style:square;v-text-anchor:top" points="7334,3148,7334,308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vu5PwgAA&#10;ANwAAAAPAAAAZHJzL2Rvd25yZXYueG1sRE/Pa8IwFL4P/B/CE7ytqQWnVKOIQ+lOY9pDj4/mre1s&#10;XkqS2e6/Xw6DHT++37vDZHrxIOc7ywqWSQqCuLa640ZBeTs/b0D4gKyxt0wKfsjDYT972mGu7cgf&#10;9LiGRsQQ9jkqaEMYcil93ZJBn9iBOHKf1hkMEbpGaodjDDe9zNL0RRrsODa0ONCppfp+/TYK7tVX&#10;/WqqsC7fXbk8ry5ZsX7LlFrMp+MWRKAp/Iv/3IVWkK3i/HgmHgG5/w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G+7k/CAAAA3AAAAA8AAAAAAAAAAAAAAAAAlwIAAGRycy9kb3du&#10;cmV2LnhtbFBLBQYAAAAABAAEAPUAAACGAwAAAAA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606;0,1542" o:connectangles="0,0"/>
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<v:group id="Group 125" o:spid="_x0000_s1261" style="position:absolute;left:4060;top:1542;width:0;height:64" coordorigin="4060,154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wecabGAAAA3AAA&#10;AA8AAAAAAAAAAAAAAAAAqQIAAGRycy9kb3ducmV2LnhtbFBLBQYAAAAABAAEAPoAAACcAwAAAAA=&#10;">
                                                                                                                                                                                                                                                  <v:polyline id="Freeform 138" o:spid="_x0000_s1262" style="position:absolute;visibility:visible;mso-wrap-style:square;v-text-anchor:top" points="8120,3148,8120,308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INWjxAAA&#10;ANwAAAAPAAAAZHJzL2Rvd25yZXYueG1sRI9BawIxFITvBf9DeIK3mjWglq1RiqLoqdTuweNj87q7&#10;dfOyJFHXf2+EQo/DzHzDLFa9bcWVfGgca5iMMxDEpTMNVxqK7+3rG4gQkQ22jknDnQKsloOXBebG&#10;3fiLrsdYiQThkKOGOsYulzKUNVkMY9cRJ+/HeYsxSV9J4/GW4LaVKstm0mLDaaHGjtY1lefjxWo4&#10;n37LjT3FefHpi8l2ulP7+UFpPRr2H+8gIvXxP/zX3hsNaqrgeSYdAbl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iDVo8QAAADcAAAADwAAAAAAAAAAAAAAAACXAgAAZHJzL2Rv&#10;d25yZXYueG1sUEsFBgAAAAAEAAQA9QAAAIgDAAAAAA=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606;0,1542" o:connectangles="0,0"/>
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  <v:group id="Group 126" o:spid="_x0000_s1263" style="position:absolute;left:4453;top:1542;width:0;height:64" coordorigin="4453,154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zgEpK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                                                      <v:polyline id="Freeform 137" o:spid="_x0000_s1264" style="position:absolute;visibility:visible;mso-wrap-style:square;v-text-anchor:top" points="8906,3148,8906,308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hehMxAAA&#10;ANwAAAAPAAAAZHJzL2Rvd25yZXYueG1sRI9Ba8JAFITvBf/D8gRvdWPQKtFVxKLYU1Fz8PjIPpNo&#10;9m3Y3Wr8991CweMwM98wi1VnGnEn52vLCkbDBARxYXXNpYL8tH2fgfABWWNjmRQ8ycNq2XtbYKbt&#10;gw90P4ZSRAj7DBVUIbSZlL6oyKAf2pY4ehfrDIYoXSm1w0eEm0amSfIhDdYcFypsaVNRcTv+GAW3&#10;87X4NOcwzb9dPtpOdul++pUqNeh36zmIQF14hf/be60gnYzh70w8AnL5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oXoTMQAAADcAAAADwAAAAAAAAAAAAAAAACXAgAAZHJzL2Rv&#10;d25yZXYueG1sUEsFBgAAAAAEAAQA9QAAAIgDAAAAAA=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606;0,1542" o:connectangles="0,0"/>
  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    <v:group id="Group 127" o:spid="_x0000_s1265" style="position:absolute;left:5553;top:1542;width:0;height:64" coordorigin="5553,154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TJXel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                                                        <v:polyline id="Freeform 136" o:spid="_x0000_s1266" style="position:absolute;visibility:visible;mso-wrap-style:square;v-text-anchor:top" points="11106,3148,11106,308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G9OgxAAA&#10;ANwAAAAPAAAAZHJzL2Rvd25yZXYueG1sRI9Pi8IwFMTvC36H8ARva2rBP1SjiKK4p2W1B4+P5tlW&#10;m5eSRK3f3iws7HGYmd8wi1VnGvEg52vLCkbDBARxYXXNpYL8tPucgfABWWNjmRS8yMNq2ftYYKbt&#10;k3/ocQyliBD2GSqoQmgzKX1RkUE/tC1x9C7WGQxRulJqh88IN41Mk2QiDdYcFypsaVNRcTvejYLb&#10;+VpszTlM82+Xj3bjfXqYfqVKDfrdeg4iUBf+w3/tg1aQjifweyYeAbl8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RvToMQAAADcAAAADwAAAAAAAAAAAAAAAACXAgAAZHJzL2Rv&#10;d25yZXYueG1sUEsFBgAAAAAEAAQA9QAAAIgDAAAAAA=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606;0,1542" o:connectangles="0,0"/>
    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      <v:group id="Group 128" o:spid="_x0000_s1267" style="position:absolute;left:5919;top:1542;width:0;height:64" coordorigin="5919,154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Mu0xJxQAAANwAAAAPAAAAZHJzL2Rvd25yZXYueG1sRI9Bi8IwFITvwv6H8IS9&#10;aVoXdalGEVmXPYigLoi3R/Nsi81LaWJb/70RBI/DzHzDzJedKUVDtSssK4iHEQji1OqCMwX/x83g&#10;G4TzyBpLy6TgTg6Wi4/eHBNtW95Tc/CZCBB2CSrIva8SKV2ak0E3tBVx8C62NuiDrDOpa2wD3JRy&#10;FEUTabDgsJBjReuc0uvhZhT8ttiuvuKfZnu9rO/n43h32sak1Ge/W81AeOr8O/xq/2kFo/EU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DLtMSc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                                            <v:polyline id="Freeform 135" o:spid="_x0000_s1268" style="position:absolute;visibility:visible;mso-wrap-style:square;v-text-anchor:top" points="11838,3148,11838,308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/yOJJwgAA&#10;ANwAAAAPAAAAZHJzL2Rvd25yZXYueG1sRE/Pa8IwFL4P/B/CE7ytqQWnVKOIQ+lOY9pDj4/mre1s&#10;XkqS2e6/Xw6DHT++37vDZHrxIOc7ywqWSQqCuLa640ZBeTs/b0D4gKyxt0wKfsjDYT972mGu7cgf&#10;9LiGRsQQ9jkqaEMYcil93ZJBn9iBOHKf1hkMEbpGaodjDDe9zNL0RRrsODa0ONCppfp+/TYK7tVX&#10;/WqqsC7fXbk8ry5ZsX7LlFrMp+MWRKAp/Iv/3IVWkK3i2ngmHgG5/w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/I4knCAAAA3AAAAA8AAAAAAAAAAAAAAAAAlwIAAGRycy9kb3du&#10;cmV2LnhtbFBLBQYAAAAABAAEAPUAAACGAwAAAAA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606;0,1542" o:connectangles="0,0"/>
      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        <v:group id="Group 129" o:spid="_x0000_s1269" style="position:absolute;left:6312;top:1542;width:0;height:64" coordorigin="6312,154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SaH2gxQAAANwAAAAPAAAAZHJzL2Rvd25yZXYueG1sRI9Bi8IwFITvwv6H8IS9&#10;aVoXxa1GEVmXPYigLoi3R/Nsi81LaWJb/70RBI/DzHzDzJedKUVDtSssK4iHEQji1OqCMwX/x81g&#10;CsJ5ZI2lZVJwJwfLxUdvjom2Le+pOfhMBAi7BBXk3leJlC7NyaAb2oo4eBdbG/RB1pnUNbYBbko5&#10;iqKJNFhwWMixonVO6fVwMwp+W2xXX/FPs71e1vfzcbw7bWNS6rPfrWYgPHX+HX61/7SC0fgb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mh9oMUAAADcAAAA&#10;DwAAAAAAAAAAAAAAAACpAgAAZHJzL2Rvd25yZXYueG1sUEsFBgAAAAAEAAQA+gAAAJsDAAAAAA==&#10;">
                                                                                                                                                                                                                                                          <v:polyline id="Freeform 134" o:spid="_x0000_s1270" style="position:absolute;visibility:visible;mso-wrap-style:square;v-text-anchor:top" points="12624,3148,12624,308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0iTywQAA&#10;ANwAAAAPAAAAZHJzL2Rvd25yZXYueG1sRE9Ni8IwEL0L+x/CLHjT1IK6dI2yrCh6kq09eByasa02&#10;k5JErf/eHIQ9Pt73YtWbVtzJ+caygsk4AUFcWt1wpaA4bkZfIHxA1thaJgVP8rBafgwWmGn74D+6&#10;56ESMYR9hgrqELpMSl/WZNCPbUccubN1BkOErpLa4SOGm1amSTKTBhuODTV29FtTec1vRsH1dCnX&#10;5hTmxcEVk810m+7m+1Sp4Wf/8w0iUB/+xW/3TitIZ3F+PBOPgFy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9Ik8sEAAADcAAAADwAAAAAAAAAAAAAAAACXAgAAZHJzL2Rvd25y&#10;ZXYueG1sUEsFBgAAAAAEAAQA9QAAAIUDAAAAAA=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606;0,1542" o:connectangles="0,0"/>
        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          <v:group id="Group 130" o:spid="_x0000_s1271" style="position:absolute;left:6705;top:1542;width:0;height:64" coordorigin="6705,154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icrsb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                                                              <v:polyline id="Freeform 133" o:spid="_x0000_s1272" style="position:absolute;visibility:visible;mso-wrap-style:square;v-text-anchor:top" points="13410,3148,13410,308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TB8exQAA&#10;ANwAAAAPAAAAZHJzL2Rvd25yZXYueG1sRI9PawIxFMTvBb9DeIK3mjXgH7ZGKYpiT6W6B4+Pzevu&#10;1s3LkkRdv70pFHocZuY3zHLd21bcyIfGsYbJOANBXDrTcKWhOO1eFyBCRDbYOiYNDwqwXg1elpgb&#10;d+cvuh1jJRKEQ44a6hi7XMpQ1mQxjF1HnLxv5y3GJH0ljcd7gttWqiybSYsNp4UaO9rUVF6OV6vh&#10;cv4pt/Yc58WnLya76V4d5h9K69Gwf38DEamP/+G/9sFoUDMFv2fSEZCrJ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BMHx7FAAAA3AAAAA8AAAAAAAAAAAAAAAAAlwIAAGRycy9k&#10;b3ducmV2LnhtbFBLBQYAAAAABAAEAPUAAACJAwAAAAA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606;0,1542" o:connectangles="0,0"/>
          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            <v:group id="Group 131" o:spid="_x0000_s1273" style="position:absolute;left:7805;top:1542;width:0;height:64" coordorigin="7805,1542" coordsize="0,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97ID3xAAAANwAAAAP&#10;AAAAAAAAAAAAAAAAAKkCAABkcnMvZG93bnJldi54bWxQSwUGAAAAAAQABAD6AAAAmgMAAAAA&#10;">
                                                                                                                                                                                                                                                              <v:polyline id="Freeform 132" o:spid="_x0000_s1274" style="position:absolute;visibility:visible;mso-wrap-style:square;v-text-anchor:top" points="15610,3148,15610,3084" coordsize="0,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6SLxxAAA&#10;ANwAAAAPAAAAZHJzL2Rvd25yZXYueG1sRI9Ba8JAFITvBf/D8gRvdWOwKtFVxKLYU1Fz8PjIPpNo&#10;9m3Y3Wr8991CweMwM98wi1VnGnEn52vLCkbDBARxYXXNpYL8tH2fgfABWWNjmRQ8ycNq2XtbYKbt&#10;gw90P4ZSRAj7DBVUIbSZlL6oyKAf2pY4ehfrDIYoXSm1w0eEm0amSTKRBmuOCxW2tKmouB1/jILb&#10;+Vp8mnOY5t8uH20/dul++pUqNeh36zmIQF14hf/be60gnYzh70w8AnL5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Oki8cQAAADcAAAADwAAAAAAAAAAAAAAAACXAgAAZHJzL2Rv&#10;d25yZXYueG1sUEsFBgAAAAAEAAQA9QAAAIgDAAAAAA==&#10;" filled="f" strokeweight="10209emu">
                                                                                                                                                                                                                                                                <v:path arrowok="t" o:connecttype="custom" o:connectlocs="0,1606;0,1542" o:connectangles="0,0"/>
                                                                                                                                                                                                                                                                <o:lock v:ext="edit" verticies="t"/>
                                                                                                                                                                                                                                                              </v:polyline>
            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  </v:group>
                                                                                                                                      </v:group>
                                                                                                                                    </v:group>
                                                                                                                                  </v:group>
                                                                                                                                </v:group>
                                                                                                                              </v:group>
                                                                                                                            </v:group>
                                                                                                                          </v:group>
                                                                                                                        </v:group>
                                                                                                                      </v:group>
                                                                                                                    </v:group>
                                                                                                                  </v:group>
                                                                                                                </v:group>
                                                                                                              </v:group>
                                                                                                            </v:group>
                                                                                                          </v:group>
                                                                                                        </v:group>
                                                                                                      </v:group>
                                                                                                    </v:group>
                                                                                                  </v:group>
                                                                                                </v:group>
                                                                                              </v:group>
                                                                                            </v:group>
                                                                                          </v:group>
                                                                                        </v:group>
                                                                                      </v:group>
                                                                                    </v:group>
                                                                                  </v:group>
                                                                                </v:group>
                                                                              </v:group>
                                                                            </v:group>
                                                                          </v:group>
                                                                        </v:group>
                                                                      </v:group>
                                                                    </v:group>
                                                                  </v:group>
                                                                </v:group>
                                                              </v:group>
                                                            </v:group>
                                                          </v:group>
                                                        </v:group>
                                                      </v:group>
                                                    </v:group>
                                                  </v:group>
                                                </v:group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213659">
        <w:rPr>
          <w:rFonts w:ascii="Arial" w:eastAsia="Arial" w:hAnsi="Arial" w:cs="Arial"/>
          <w:sz w:val="15"/>
          <w:szCs w:val="15"/>
        </w:rPr>
        <w:t xml:space="preserve">1.0                      </w:t>
      </w:r>
      <w:r w:rsidR="00213659">
        <w:rPr>
          <w:rFonts w:ascii="Arial" w:eastAsia="Arial" w:hAnsi="Arial" w:cs="Arial"/>
          <w:spacing w:val="37"/>
          <w:sz w:val="15"/>
          <w:szCs w:val="15"/>
        </w:rPr>
        <w:t xml:space="preserve"> </w:t>
      </w:r>
      <w:r w:rsidR="00213659">
        <w:rPr>
          <w:rFonts w:ascii="Arial" w:eastAsia="Arial" w:hAnsi="Arial" w:cs="Arial"/>
          <w:w w:val="101"/>
          <w:position w:val="2"/>
          <w:sz w:val="21"/>
          <w:szCs w:val="21"/>
        </w:rPr>
        <w:t>3</w:t>
      </w:r>
    </w:p>
    <w:p w14:paraId="083A9316" w14:textId="77777777" w:rsidR="001204D4" w:rsidRDefault="001204D4">
      <w:pPr>
        <w:spacing w:before="20" w:line="260" w:lineRule="exact"/>
        <w:rPr>
          <w:sz w:val="26"/>
          <w:szCs w:val="26"/>
        </w:rPr>
      </w:pPr>
    </w:p>
    <w:p w14:paraId="4A2964F8" w14:textId="77777777" w:rsidR="001204D4" w:rsidRDefault="00887739">
      <w:pPr>
        <w:spacing w:line="140" w:lineRule="exact"/>
        <w:ind w:left="1822" w:right="1077"/>
        <w:jc w:val="center"/>
        <w:rPr>
          <w:rFonts w:ascii="Arial" w:eastAsia="Arial" w:hAnsi="Arial" w:cs="Arial"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479" behindDoc="1" locked="0" layoutInCell="1" allowOverlap="1" wp14:anchorId="39FD2B39" wp14:editId="406FEE31">
                <wp:simplePos x="0" y="0"/>
                <wp:positionH relativeFrom="page">
                  <wp:posOffset>1886585</wp:posOffset>
                </wp:positionH>
                <wp:positionV relativeFrom="paragraph">
                  <wp:posOffset>-369570</wp:posOffset>
                </wp:positionV>
                <wp:extent cx="140970" cy="495300"/>
                <wp:effectExtent l="0" t="0" r="4445" b="1270"/>
                <wp:wrapNone/>
                <wp:docPr id="1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FA6647" w14:textId="77777777" w:rsidR="003C0DF2" w:rsidRDefault="003C0DF2">
                            <w:pPr>
                              <w:spacing w:line="200" w:lineRule="exact"/>
                              <w:ind w:left="20" w:right="-27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1"/>
                                <w:sz w:val="18"/>
                                <w:szCs w:val="18"/>
                              </w:rPr>
                              <w:t>Simila</w:t>
                            </w:r>
                            <w:r>
                              <w:rPr>
                                <w:rFonts w:ascii="Arial" w:eastAsia="Arial" w:hAnsi="Arial" w:cs="Arial"/>
                                <w:spacing w:val="3"/>
                                <w:w w:val="101"/>
                                <w:sz w:val="18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rFonts w:ascii="Arial" w:eastAsia="Arial" w:hAnsi="Arial" w:cs="Arial"/>
                                <w:w w:val="101"/>
                                <w:sz w:val="18"/>
                                <w:szCs w:val="18"/>
                              </w:rPr>
                              <w:t>ity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9" type="#_x0000_t202" style="position:absolute;left:0;text-align:left;margin-left:148.55pt;margin-top:-29.05pt;width:11.1pt;height:39pt;z-index:-300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" filled="f" stroked="f">
                <v:textbox style="layout-flow:vertical;mso-layout-flow-alt:bottom-to-top" inset="0,0,0,0">
                  <w:txbxContent>
                    <w:p w14:paraId="21FA6647" w14:textId="77777777" w:rsidR="003C0DF2" w:rsidRDefault="003C0DF2">
                      <w:pPr>
                        <w:spacing w:line="200" w:lineRule="exact"/>
                        <w:ind w:left="20" w:right="-27"/>
                        <w:rPr>
                          <w:rFonts w:ascii="Arial" w:eastAsia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eastAsia="Arial" w:hAnsi="Arial" w:cs="Arial"/>
                          <w:w w:val="101"/>
                          <w:sz w:val="18"/>
                          <w:szCs w:val="18"/>
                        </w:rPr>
                        <w:t>Simila</w:t>
                      </w:r>
                      <w:r>
                        <w:rPr>
                          <w:rFonts w:ascii="Arial" w:eastAsia="Arial" w:hAnsi="Arial" w:cs="Arial"/>
                          <w:spacing w:val="3"/>
                          <w:w w:val="101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Arial" w:eastAsia="Arial" w:hAnsi="Arial" w:cs="Arial"/>
                          <w:w w:val="101"/>
                          <w:sz w:val="18"/>
                          <w:szCs w:val="18"/>
                        </w:rPr>
                        <w:t>ity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13659">
        <w:rPr>
          <w:rFonts w:ascii="Arial" w:eastAsia="Arial" w:hAnsi="Arial" w:cs="Arial"/>
          <w:w w:val="101"/>
          <w:position w:val="-1"/>
          <w:sz w:val="15"/>
          <w:szCs w:val="15"/>
        </w:rPr>
        <w:t>0.5</w:t>
      </w:r>
    </w:p>
    <w:p w14:paraId="31135DDA" w14:textId="77777777" w:rsidR="001204D4" w:rsidRDefault="00213659">
      <w:pPr>
        <w:spacing w:line="200" w:lineRule="exact"/>
        <w:ind w:right="786"/>
        <w:jc w:val="right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w w:val="101"/>
          <w:sz w:val="21"/>
          <w:szCs w:val="21"/>
        </w:rPr>
        <w:t>3</w:t>
      </w:r>
    </w:p>
    <w:p w14:paraId="4F045347" w14:textId="77777777" w:rsidR="001204D4" w:rsidRDefault="00213659">
      <w:pPr>
        <w:spacing w:line="180" w:lineRule="exact"/>
        <w:jc w:val="right"/>
        <w:rPr>
          <w:rFonts w:ascii="Arial" w:eastAsia="Arial" w:hAnsi="Arial" w:cs="Arial"/>
          <w:sz w:val="21"/>
          <w:szCs w:val="21"/>
        </w:rPr>
      </w:pPr>
      <w:r>
        <w:br w:type="column"/>
      </w:r>
      <w:r>
        <w:rPr>
          <w:rFonts w:ascii="Arial" w:eastAsia="Arial" w:hAnsi="Arial" w:cs="Arial"/>
          <w:spacing w:val="4"/>
          <w:w w:val="101"/>
          <w:sz w:val="15"/>
          <w:szCs w:val="15"/>
        </w:rPr>
        <w:lastRenderedPageBreak/>
        <w:t xml:space="preserve"> </w:t>
      </w:r>
      <w:r>
        <w:rPr>
          <w:rFonts w:ascii="Arial" w:eastAsia="Arial" w:hAnsi="Arial" w:cs="Arial"/>
          <w:w w:val="101"/>
          <w:position w:val="-1"/>
          <w:sz w:val="21"/>
          <w:szCs w:val="21"/>
          <w:u w:val="dash" w:color="7BAD00"/>
        </w:rPr>
        <w:t>3</w:t>
      </w:r>
    </w:p>
    <w:p w14:paraId="73FBB7E3" w14:textId="77777777" w:rsidR="001204D4" w:rsidRDefault="00213659">
      <w:pPr>
        <w:spacing w:line="340" w:lineRule="exact"/>
        <w:jc w:val="right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position w:val="13"/>
          <w:sz w:val="21"/>
          <w:szCs w:val="21"/>
        </w:rPr>
        <w:t xml:space="preserve">3   </w:t>
      </w:r>
      <w:r>
        <w:rPr>
          <w:rFonts w:ascii="Arial" w:eastAsia="Arial" w:hAnsi="Arial" w:cs="Arial"/>
          <w:spacing w:val="43"/>
          <w:position w:val="13"/>
          <w:sz w:val="21"/>
          <w:szCs w:val="21"/>
        </w:rPr>
        <w:t xml:space="preserve"> </w:t>
      </w:r>
      <w:r>
        <w:rPr>
          <w:rFonts w:ascii="Arial" w:eastAsia="Arial" w:hAnsi="Arial" w:cs="Arial"/>
          <w:position w:val="-4"/>
          <w:sz w:val="21"/>
          <w:szCs w:val="21"/>
        </w:rPr>
        <w:t xml:space="preserve">3                        </w:t>
      </w:r>
      <w:r>
        <w:rPr>
          <w:rFonts w:ascii="Arial" w:eastAsia="Arial" w:hAnsi="Arial" w:cs="Arial"/>
          <w:spacing w:val="32"/>
          <w:position w:val="-4"/>
          <w:sz w:val="21"/>
          <w:szCs w:val="21"/>
        </w:rPr>
        <w:t xml:space="preserve"> </w:t>
      </w:r>
      <w:r>
        <w:rPr>
          <w:rFonts w:ascii="Arial" w:eastAsia="Arial" w:hAnsi="Arial" w:cs="Arial"/>
          <w:w w:val="101"/>
          <w:position w:val="4"/>
          <w:sz w:val="21"/>
          <w:szCs w:val="21"/>
        </w:rPr>
        <w:t>2</w:t>
      </w:r>
    </w:p>
    <w:p w14:paraId="1ACA6B4A" w14:textId="77777777" w:rsidR="001204D4" w:rsidRDefault="00887739">
      <w:pPr>
        <w:spacing w:line="200" w:lineRule="exact"/>
        <w:ind w:left="-57"/>
        <w:jc w:val="right"/>
        <w:rPr>
          <w:rFonts w:ascii="Arial" w:eastAsia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485" behindDoc="1" locked="0" layoutInCell="1" allowOverlap="1" wp14:anchorId="2111A864" wp14:editId="3D75CEF5">
                <wp:simplePos x="0" y="0"/>
                <wp:positionH relativeFrom="page">
                  <wp:posOffset>3970655</wp:posOffset>
                </wp:positionH>
                <wp:positionV relativeFrom="paragraph">
                  <wp:posOffset>107315</wp:posOffset>
                </wp:positionV>
                <wp:extent cx="74930" cy="134620"/>
                <wp:effectExtent l="0" t="5715" r="5715" b="0"/>
                <wp:wrapNone/>
                <wp:docPr id="1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" cy="13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014497" w14:textId="77777777" w:rsidR="003C0DF2" w:rsidRDefault="003C0DF2">
                            <w:pPr>
                              <w:spacing w:line="200" w:lineRule="exact"/>
                              <w:ind w:right="-52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1"/>
                                <w:sz w:val="21"/>
                                <w:szCs w:val="21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40" type="#_x0000_t202" style="position:absolute;left:0;text-align:left;margin-left:312.65pt;margin-top:8.45pt;width:5.9pt;height:10.6pt;z-index:-299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" filled="f" stroked="f">
                <v:textbox inset="0,0,0,0">
                  <w:txbxContent>
                    <w:p w14:paraId="13014497" w14:textId="77777777" w:rsidR="003C0DF2" w:rsidRDefault="003C0DF2">
                      <w:pPr>
                        <w:spacing w:line="200" w:lineRule="exact"/>
                        <w:ind w:right="-52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Arial" w:hAnsi="Arial" w:cs="Arial"/>
                          <w:w w:val="101"/>
                          <w:sz w:val="21"/>
                          <w:szCs w:val="21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313486" behindDoc="1" locked="0" layoutInCell="1" allowOverlap="1" wp14:anchorId="6B91638B" wp14:editId="43A4C3D5">
                <wp:simplePos x="0" y="0"/>
                <wp:positionH relativeFrom="page">
                  <wp:posOffset>4219575</wp:posOffset>
                </wp:positionH>
                <wp:positionV relativeFrom="paragraph">
                  <wp:posOffset>55245</wp:posOffset>
                </wp:positionV>
                <wp:extent cx="74930" cy="134620"/>
                <wp:effectExtent l="3175" t="4445" r="0" b="635"/>
                <wp:wrapNone/>
                <wp:docPr id="1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" cy="13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AAE149" w14:textId="77777777" w:rsidR="003C0DF2" w:rsidRDefault="003C0DF2">
                            <w:pPr>
                              <w:spacing w:line="200" w:lineRule="exact"/>
                              <w:ind w:right="-52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1"/>
                                <w:sz w:val="21"/>
                                <w:szCs w:val="21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41" type="#_x0000_t202" style="position:absolute;left:0;text-align:left;margin-left:332.25pt;margin-top:4.35pt;width:5.9pt;height:10.6pt;z-index:-299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" filled="f" stroked="f">
                <v:textbox inset="0,0,0,0">
                  <w:txbxContent>
                    <w:p w14:paraId="4BAAE149" w14:textId="77777777" w:rsidR="003C0DF2" w:rsidRDefault="003C0DF2">
                      <w:pPr>
                        <w:spacing w:line="200" w:lineRule="exact"/>
                        <w:ind w:right="-52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Arial" w:hAnsi="Arial" w:cs="Arial"/>
                          <w:w w:val="101"/>
                          <w:sz w:val="21"/>
                          <w:szCs w:val="21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13659">
        <w:rPr>
          <w:rFonts w:ascii="Arial" w:eastAsia="Arial" w:hAnsi="Arial" w:cs="Arial"/>
          <w:position w:val="-2"/>
          <w:sz w:val="21"/>
          <w:szCs w:val="21"/>
        </w:rPr>
        <w:t xml:space="preserve">3                                                    </w:t>
      </w:r>
      <w:r w:rsidR="00213659">
        <w:rPr>
          <w:rFonts w:ascii="Arial" w:eastAsia="Arial" w:hAnsi="Arial" w:cs="Arial"/>
          <w:spacing w:val="9"/>
          <w:position w:val="-2"/>
          <w:sz w:val="21"/>
          <w:szCs w:val="21"/>
        </w:rPr>
        <w:t xml:space="preserve"> </w:t>
      </w:r>
      <w:r w:rsidR="00213659">
        <w:rPr>
          <w:rFonts w:ascii="Arial" w:eastAsia="Arial" w:hAnsi="Arial" w:cs="Arial"/>
          <w:spacing w:val="19"/>
          <w:position w:val="4"/>
          <w:sz w:val="15"/>
          <w:szCs w:val="15"/>
        </w:rPr>
        <w:t xml:space="preserve"> </w:t>
      </w:r>
      <w:r w:rsidR="00213659">
        <w:rPr>
          <w:rFonts w:ascii="Arial" w:eastAsia="Arial" w:hAnsi="Arial" w:cs="Arial"/>
          <w:w w:val="101"/>
          <w:position w:val="2"/>
          <w:sz w:val="21"/>
          <w:szCs w:val="21"/>
        </w:rPr>
        <w:t>1</w:t>
      </w:r>
    </w:p>
    <w:p w14:paraId="6282B80B" w14:textId="77777777" w:rsidR="001204D4" w:rsidRDefault="00213659">
      <w:pPr>
        <w:spacing w:line="240" w:lineRule="exact"/>
        <w:ind w:left="-63"/>
        <w:jc w:val="right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position w:val="-2"/>
          <w:sz w:val="21"/>
          <w:szCs w:val="21"/>
        </w:rPr>
        <w:t xml:space="preserve">2                             </w:t>
      </w:r>
      <w:r>
        <w:rPr>
          <w:rFonts w:ascii="Arial" w:eastAsia="Arial" w:hAnsi="Arial" w:cs="Arial"/>
          <w:spacing w:val="23"/>
          <w:position w:val="-2"/>
          <w:sz w:val="21"/>
          <w:szCs w:val="21"/>
        </w:rPr>
        <w:t xml:space="preserve"> </w:t>
      </w:r>
      <w:r>
        <w:rPr>
          <w:rFonts w:ascii="Arial" w:eastAsia="Arial" w:hAnsi="Arial" w:cs="Arial"/>
          <w:position w:val="5"/>
          <w:sz w:val="21"/>
          <w:szCs w:val="21"/>
        </w:rPr>
        <w:t xml:space="preserve">2     </w:t>
      </w:r>
      <w:r>
        <w:rPr>
          <w:rFonts w:ascii="Arial" w:eastAsia="Arial" w:hAnsi="Arial" w:cs="Arial"/>
          <w:spacing w:val="37"/>
          <w:position w:val="5"/>
          <w:sz w:val="21"/>
          <w:szCs w:val="21"/>
        </w:rPr>
        <w:t xml:space="preserve"> </w:t>
      </w:r>
      <w:r>
        <w:rPr>
          <w:rFonts w:ascii="Arial" w:eastAsia="Arial" w:hAnsi="Arial" w:cs="Arial"/>
          <w:w w:val="101"/>
          <w:sz w:val="21"/>
          <w:szCs w:val="21"/>
        </w:rPr>
        <w:t>0</w:t>
      </w:r>
    </w:p>
    <w:p w14:paraId="4BDB66BF" w14:textId="77777777" w:rsidR="001204D4" w:rsidRDefault="00213659">
      <w:pPr>
        <w:spacing w:before="13"/>
        <w:rPr>
          <w:rFonts w:ascii="Arial" w:eastAsia="Arial" w:hAnsi="Arial" w:cs="Arial"/>
          <w:sz w:val="15"/>
          <w:szCs w:val="15"/>
        </w:rPr>
      </w:pPr>
      <w:r>
        <w:br w:type="column"/>
      </w:r>
      <w:r>
        <w:rPr>
          <w:rFonts w:ascii="Arial" w:eastAsia="Arial" w:hAnsi="Arial" w:cs="Arial"/>
          <w:w w:val="101"/>
          <w:sz w:val="15"/>
          <w:szCs w:val="15"/>
        </w:rPr>
        <w:lastRenderedPageBreak/>
        <w:t>3/3</w:t>
      </w:r>
    </w:p>
    <w:p w14:paraId="3B0184AE" w14:textId="77777777" w:rsidR="001204D4" w:rsidRDefault="00213659">
      <w:pPr>
        <w:spacing w:before="89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101"/>
          <w:sz w:val="15"/>
          <w:szCs w:val="15"/>
        </w:rPr>
        <w:t>2/3</w:t>
      </w:r>
    </w:p>
    <w:p w14:paraId="444BD224" w14:textId="77777777" w:rsidR="001204D4" w:rsidRDefault="00213659">
      <w:pPr>
        <w:spacing w:before="89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101"/>
          <w:sz w:val="15"/>
          <w:szCs w:val="15"/>
        </w:rPr>
        <w:t>1/3</w:t>
      </w:r>
    </w:p>
    <w:p w14:paraId="2BC97B22" w14:textId="77777777" w:rsidR="001204D4" w:rsidRDefault="00213659">
      <w:pPr>
        <w:spacing w:before="89"/>
        <w:rPr>
          <w:rFonts w:ascii="Arial" w:eastAsia="Arial" w:hAnsi="Arial" w:cs="Arial"/>
          <w:sz w:val="15"/>
          <w:szCs w:val="15"/>
        </w:rPr>
        <w:sectPr w:rsidR="001204D4">
          <w:type w:val="continuous"/>
          <w:pgSz w:w="12240" w:h="15840"/>
          <w:pgMar w:top="960" w:right="1340" w:bottom="280" w:left="1340" w:header="720" w:footer="720" w:gutter="0"/>
          <w:cols w:num="3" w:space="720" w:equalWidth="0">
            <w:col w:w="3173" w:space="1348"/>
            <w:col w:w="2508" w:space="104"/>
            <w:col w:w="2427"/>
          </w:cols>
        </w:sectPr>
      </w:pPr>
      <w:r>
        <w:rPr>
          <w:rFonts w:ascii="Arial" w:eastAsia="Arial" w:hAnsi="Arial" w:cs="Arial"/>
          <w:w w:val="101"/>
          <w:sz w:val="15"/>
          <w:szCs w:val="15"/>
        </w:rPr>
        <w:t>0/3</w:t>
      </w:r>
    </w:p>
    <w:p w14:paraId="6B8588D6" w14:textId="77777777" w:rsidR="001204D4" w:rsidRDefault="00887739">
      <w:pPr>
        <w:spacing w:line="260" w:lineRule="exact"/>
        <w:ind w:left="1853"/>
        <w:rPr>
          <w:rFonts w:ascii="Arial" w:eastAsia="Arial" w:hAnsi="Arial" w:cs="Arial"/>
          <w:sz w:val="21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313487" behindDoc="1" locked="0" layoutInCell="1" allowOverlap="1" wp14:anchorId="22F9916E" wp14:editId="5B4CF4A3">
                <wp:simplePos x="0" y="0"/>
                <wp:positionH relativeFrom="page">
                  <wp:posOffset>4918075</wp:posOffset>
                </wp:positionH>
                <wp:positionV relativeFrom="paragraph">
                  <wp:posOffset>75565</wp:posOffset>
                </wp:positionV>
                <wp:extent cx="74930" cy="134620"/>
                <wp:effectExtent l="3175" t="0" r="0" b="5715"/>
                <wp:wrapNone/>
                <wp:docPr id="1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" cy="13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75CC6E" w14:textId="77777777" w:rsidR="003C0DF2" w:rsidRDefault="003C0DF2">
                            <w:pPr>
                              <w:spacing w:line="200" w:lineRule="exact"/>
                              <w:ind w:right="-52"/>
                              <w:rPr>
                                <w:rFonts w:ascii="Arial" w:eastAsia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1"/>
                                <w:sz w:val="21"/>
                                <w:szCs w:val="21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42" type="#_x0000_t202" style="position:absolute;left:0;text-align:left;margin-left:387.25pt;margin-top:5.95pt;width:5.9pt;height:10.6pt;z-index:-299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" filled="f" stroked="f">
                <v:textbox inset="0,0,0,0">
                  <w:txbxContent>
                    <w:p w14:paraId="6A75CC6E" w14:textId="77777777" w:rsidR="003C0DF2" w:rsidRDefault="003C0DF2">
                      <w:pPr>
                        <w:spacing w:line="200" w:lineRule="exact"/>
                        <w:ind w:right="-52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Arial" w:hAnsi="Arial" w:cs="Arial"/>
                          <w:w w:val="101"/>
                          <w:sz w:val="21"/>
                          <w:szCs w:val="21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13659">
        <w:rPr>
          <w:rFonts w:ascii="Arial" w:eastAsia="Arial" w:hAnsi="Arial" w:cs="Arial"/>
          <w:position w:val="4"/>
          <w:sz w:val="15"/>
          <w:szCs w:val="15"/>
        </w:rPr>
        <w:t xml:space="preserve">0.0   </w:t>
      </w:r>
      <w:r w:rsidR="00213659">
        <w:rPr>
          <w:rFonts w:ascii="Arial" w:eastAsia="Arial" w:hAnsi="Arial" w:cs="Arial"/>
          <w:spacing w:val="41"/>
          <w:position w:val="4"/>
          <w:sz w:val="15"/>
          <w:szCs w:val="15"/>
        </w:rPr>
        <w:t xml:space="preserve"> </w:t>
      </w:r>
      <w:r w:rsidR="00213659">
        <w:rPr>
          <w:rFonts w:ascii="Arial" w:eastAsia="Arial" w:hAnsi="Arial" w:cs="Arial"/>
          <w:position w:val="-1"/>
          <w:sz w:val="21"/>
          <w:szCs w:val="21"/>
        </w:rPr>
        <w:t xml:space="preserve">0          </w:t>
      </w:r>
      <w:r w:rsidR="00213659">
        <w:rPr>
          <w:rFonts w:ascii="Arial" w:eastAsia="Arial" w:hAnsi="Arial" w:cs="Arial"/>
          <w:spacing w:val="29"/>
          <w:position w:val="-1"/>
          <w:sz w:val="21"/>
          <w:szCs w:val="21"/>
        </w:rPr>
        <w:t xml:space="preserve"> </w:t>
      </w:r>
      <w:r w:rsidR="00213659">
        <w:rPr>
          <w:rFonts w:ascii="Arial" w:eastAsia="Arial" w:hAnsi="Arial" w:cs="Arial"/>
          <w:position w:val="1"/>
          <w:sz w:val="21"/>
          <w:szCs w:val="21"/>
        </w:rPr>
        <w:t xml:space="preserve">0                                                      </w:t>
      </w:r>
      <w:r w:rsidR="00213659">
        <w:rPr>
          <w:rFonts w:ascii="Arial" w:eastAsia="Arial" w:hAnsi="Arial" w:cs="Arial"/>
          <w:spacing w:val="35"/>
          <w:position w:val="1"/>
          <w:sz w:val="21"/>
          <w:szCs w:val="21"/>
        </w:rPr>
        <w:t xml:space="preserve"> </w:t>
      </w:r>
      <w:r w:rsidR="00213659">
        <w:rPr>
          <w:rFonts w:ascii="Arial" w:eastAsia="Arial" w:hAnsi="Arial" w:cs="Arial"/>
          <w:w w:val="101"/>
          <w:position w:val="5"/>
          <w:sz w:val="21"/>
          <w:szCs w:val="21"/>
        </w:rPr>
        <w:t>1</w:t>
      </w:r>
    </w:p>
    <w:p w14:paraId="7CDF7080" w14:textId="77777777" w:rsidR="001204D4" w:rsidRDefault="001204D4">
      <w:pPr>
        <w:spacing w:before="11" w:line="280" w:lineRule="exact"/>
        <w:rPr>
          <w:sz w:val="28"/>
          <w:szCs w:val="28"/>
        </w:rPr>
      </w:pPr>
    </w:p>
    <w:p w14:paraId="22EBDAF5" w14:textId="77777777" w:rsidR="001204D4" w:rsidRDefault="00213659">
      <w:pPr>
        <w:spacing w:before="42"/>
        <w:ind w:left="2212" w:right="2938"/>
        <w:jc w:val="center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sz w:val="15"/>
          <w:szCs w:val="15"/>
        </w:rPr>
        <w:t xml:space="preserve">56   </w:t>
      </w:r>
      <w:r>
        <w:rPr>
          <w:rFonts w:ascii="Arial" w:eastAsia="Arial" w:hAnsi="Arial" w:cs="Arial"/>
          <w:spacing w:val="18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126  </w:t>
      </w:r>
      <w:r>
        <w:rPr>
          <w:rFonts w:ascii="Arial" w:eastAsia="Arial" w:hAnsi="Arial" w:cs="Arial"/>
          <w:spacing w:val="18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196                   </w:t>
      </w:r>
      <w:r>
        <w:rPr>
          <w:rFonts w:ascii="Arial" w:eastAsia="Arial" w:hAnsi="Arial" w:cs="Arial"/>
          <w:spacing w:val="18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392  </w:t>
      </w:r>
      <w:r>
        <w:rPr>
          <w:rFonts w:ascii="Arial" w:eastAsia="Arial" w:hAnsi="Arial" w:cs="Arial"/>
          <w:spacing w:val="34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56   </w:t>
      </w:r>
      <w:r>
        <w:rPr>
          <w:rFonts w:ascii="Arial" w:eastAsia="Arial" w:hAnsi="Arial" w:cs="Arial"/>
          <w:spacing w:val="18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126  </w:t>
      </w:r>
      <w:r>
        <w:rPr>
          <w:rFonts w:ascii="Arial" w:eastAsia="Arial" w:hAnsi="Arial" w:cs="Arial"/>
          <w:spacing w:val="18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 xml:space="preserve">196                   </w:t>
      </w:r>
      <w:r>
        <w:rPr>
          <w:rFonts w:ascii="Arial" w:eastAsia="Arial" w:hAnsi="Arial" w:cs="Arial"/>
          <w:spacing w:val="18"/>
          <w:sz w:val="15"/>
          <w:szCs w:val="15"/>
        </w:rPr>
        <w:t xml:space="preserve"> </w:t>
      </w:r>
      <w:r>
        <w:rPr>
          <w:rFonts w:ascii="Arial" w:eastAsia="Arial" w:hAnsi="Arial" w:cs="Arial"/>
          <w:w w:val="101"/>
          <w:sz w:val="15"/>
          <w:szCs w:val="15"/>
        </w:rPr>
        <w:t>392</w:t>
      </w:r>
    </w:p>
    <w:p w14:paraId="4D3BB79A" w14:textId="77777777" w:rsidR="001204D4" w:rsidRDefault="00213659">
      <w:pPr>
        <w:spacing w:line="180" w:lineRule="exact"/>
        <w:ind w:left="3932" w:right="4700"/>
        <w:jc w:val="center"/>
        <w:rPr>
          <w:rFonts w:ascii="Arial" w:eastAsia="Arial" w:hAnsi="Arial" w:cs="Arial"/>
          <w:sz w:val="18"/>
          <w:szCs w:val="18"/>
        </w:rPr>
        <w:sectPr w:rsidR="001204D4">
          <w:type w:val="continuous"/>
          <w:pgSz w:w="12240" w:h="15840"/>
          <w:pgMar w:top="960" w:right="1340" w:bottom="280" w:left="1340" w:header="720" w:footer="720" w:gutter="0"/>
          <w:cols w:space="720"/>
        </w:sectPr>
      </w:pPr>
      <w:r>
        <w:rPr>
          <w:rFonts w:ascii="Arial" w:eastAsia="Arial" w:hAnsi="Arial" w:cs="Arial"/>
          <w:w w:val="101"/>
          <w:sz w:val="18"/>
          <w:szCs w:val="18"/>
        </w:rPr>
        <w:t>Exposures</w:t>
      </w:r>
    </w:p>
    <w:p w14:paraId="06FF7D8B" w14:textId="77777777" w:rsidR="001204D4" w:rsidRDefault="001204D4">
      <w:pPr>
        <w:spacing w:before="5" w:line="120" w:lineRule="exact"/>
        <w:rPr>
          <w:sz w:val="12"/>
          <w:szCs w:val="12"/>
        </w:rPr>
      </w:pPr>
    </w:p>
    <w:p w14:paraId="127FF4DF" w14:textId="77777777" w:rsidR="001204D4" w:rsidRDefault="001204D4">
      <w:pPr>
        <w:spacing w:line="200" w:lineRule="exact"/>
      </w:pPr>
    </w:p>
    <w:p w14:paraId="51E1CB67" w14:textId="77777777" w:rsidR="001204D4" w:rsidRDefault="001204D4">
      <w:pPr>
        <w:spacing w:line="200" w:lineRule="exact"/>
      </w:pPr>
    </w:p>
    <w:p w14:paraId="5E4517B1" w14:textId="77777777" w:rsidR="001204D4" w:rsidRDefault="00213659">
      <w:pPr>
        <w:spacing w:before="19"/>
        <w:ind w:left="4181" w:right="4161"/>
        <w:jc w:val="center"/>
        <w:rPr>
          <w:sz w:val="24"/>
          <w:szCs w:val="24"/>
        </w:rPr>
      </w:pPr>
      <w:r>
        <w:rPr>
          <w:sz w:val="24"/>
          <w:szCs w:val="24"/>
        </w:rPr>
        <w:t>Appendix</w:t>
      </w:r>
      <w:r>
        <w:rPr>
          <w:spacing w:val="-9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B</w:t>
      </w:r>
    </w:p>
    <w:p w14:paraId="1BAAC303" w14:textId="77777777" w:rsidR="001204D4" w:rsidRDefault="001204D4">
      <w:pPr>
        <w:spacing w:before="2" w:line="200" w:lineRule="exact"/>
      </w:pPr>
    </w:p>
    <w:p w14:paraId="0107F82D" w14:textId="77777777" w:rsidR="001204D4" w:rsidRDefault="00213659">
      <w:pPr>
        <w:ind w:left="272" w:right="252"/>
        <w:jc w:val="center"/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gression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results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including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participants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who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rece</w:t>
      </w:r>
      <w:r>
        <w:rPr>
          <w:spacing w:val="-6"/>
          <w:sz w:val="24"/>
          <w:szCs w:val="24"/>
        </w:rPr>
        <w:t>i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ed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catch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trials</w:t>
      </w:r>
      <w:r>
        <w:rPr>
          <w:spacing w:val="-5"/>
          <w:sz w:val="24"/>
          <w:szCs w:val="24"/>
        </w:rPr>
        <w:t xml:space="preserve"> b</w:t>
      </w:r>
      <w:r>
        <w:rPr>
          <w:sz w:val="24"/>
          <w:szCs w:val="24"/>
        </w:rPr>
        <w:t>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pass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them</w:t>
      </w:r>
    </w:p>
    <w:p w14:paraId="29C87EA9" w14:textId="77777777" w:rsidR="001204D4" w:rsidRDefault="001204D4">
      <w:pPr>
        <w:spacing w:before="7" w:line="220" w:lineRule="exact"/>
        <w:rPr>
          <w:sz w:val="22"/>
          <w:szCs w:val="22"/>
        </w:rPr>
      </w:pPr>
    </w:p>
    <w:p w14:paraId="0BAFE899" w14:textId="77777777" w:rsidR="001204D4" w:rsidRDefault="00213659">
      <w:pPr>
        <w:ind w:left="120"/>
        <w:rPr>
          <w:sz w:val="24"/>
          <w:szCs w:val="24"/>
        </w:rPr>
      </w:pPr>
      <w:r>
        <w:rPr>
          <w:sz w:val="24"/>
          <w:szCs w:val="24"/>
        </w:rPr>
        <w:t>Experiment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</w:t>
      </w:r>
    </w:p>
    <w:p w14:paraId="767AF455" w14:textId="77777777" w:rsidR="001204D4" w:rsidRDefault="001204D4">
      <w:pPr>
        <w:spacing w:before="3" w:line="140" w:lineRule="exact"/>
        <w:rPr>
          <w:sz w:val="15"/>
          <w:szCs w:val="15"/>
        </w:rPr>
      </w:pPr>
    </w:p>
    <w:p w14:paraId="65FC52A8" w14:textId="77777777" w:rsidR="001204D4" w:rsidRDefault="001204D4">
      <w:pPr>
        <w:spacing w:line="200" w:lineRule="exact"/>
      </w:pPr>
    </w:p>
    <w:p w14:paraId="1BFBDD50" w14:textId="77777777" w:rsidR="001204D4" w:rsidRDefault="001204D4">
      <w:pPr>
        <w:spacing w:line="200" w:lineRule="exact"/>
      </w:pPr>
    </w:p>
    <w:p w14:paraId="2865F738" w14:textId="77777777" w:rsidR="001204D4" w:rsidRDefault="00887739">
      <w:pPr>
        <w:spacing w:before="26"/>
        <w:ind w:left="192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488" behindDoc="1" locked="0" layoutInCell="1" allowOverlap="1" wp14:anchorId="3251FC97" wp14:editId="0E53EB80">
                <wp:simplePos x="0" y="0"/>
                <wp:positionH relativeFrom="page">
                  <wp:posOffset>1985645</wp:posOffset>
                </wp:positionH>
                <wp:positionV relativeFrom="paragraph">
                  <wp:posOffset>-43180</wp:posOffset>
                </wp:positionV>
                <wp:extent cx="3800475" cy="0"/>
                <wp:effectExtent l="0" t="45720" r="1998980" b="0"/>
                <wp:wrapNone/>
                <wp:docPr id="1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00475" cy="0"/>
                          <a:chOff x="3127" y="-68"/>
                          <a:chExt cx="5986" cy="0"/>
                        </a:xfrm>
                      </wpg:grpSpPr>
                      <wps:wsp>
                        <wps:cNvPr id="11" name="Freeform 7"/>
                        <wps:cNvSpPr>
                          <a:spLocks noEditPoints="1"/>
                        </wps:cNvSpPr>
                        <wps:spPr bwMode="auto">
                          <a:xfrm>
                            <a:off x="6254" y="-136"/>
                            <a:ext cx="5986" cy="0"/>
                          </a:xfrm>
                          <a:custGeom>
                            <a:avLst/>
                            <a:gdLst>
                              <a:gd name="T0" fmla="+- 0 3127 3127"/>
                              <a:gd name="T1" fmla="*/ T0 w 5986"/>
                              <a:gd name="T2" fmla="+- 0 9113 3127"/>
                              <a:gd name="T3" fmla="*/ T2 w 598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986">
                                <a:moveTo>
                                  <a:pt x="0" y="0"/>
                                </a:moveTo>
                                <a:lnTo>
                                  <a:pt x="5986" y="0"/>
                                </a:lnTo>
                              </a:path>
                            </a:pathLst>
                          </a:custGeom>
                          <a:noFill/>
                          <a:ln w="50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" o:spid="_x0000_s1026" style="position:absolute;margin-left:156.35pt;margin-top:-3.35pt;width:299.25pt;height:0;z-index:-2992;mso-position-horizontal-relative:page" coordorigin="3127,-68" coordsize="5986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">
                <v:polyline id="Freeform 7" o:spid="_x0000_s1027" style="position:absolute;visibility:visible;mso-wrap-style:square;v-text-anchor:top" points="6254,-136,12240,-136" coordsize="598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wAA1wAAA&#10;ANsAAAAPAAAAZHJzL2Rvd25yZXYueG1sRE9Li8IwEL4L+x/CLOxNUxetUo2yLLviSfABXodm2hSb&#10;SWlirf/eCIK3+fies1z3thYdtb5yrGA8SkAQ505XXCo4Hf+HcxA+IGusHZOCO3lYrz4GS8y0u/Ge&#10;ukMoRQxhn6ECE0KTSelzQxb9yDXEkStcazFE2JZSt3iL4baW30mSSosVxwaDDf0ayi+Hq1VQXC+7&#10;Lp3JzTb9M8W03k8knydKfX32PwsQgfrwFr/cWx3nj+H5SzxArh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PwAA1wAAAANsAAAAPAAAAAAAAAAAAAAAAAJcCAABkcnMvZG93bnJl&#10;di54bWxQSwUGAAAAAAQABAD1AAAAhAMAAAAA&#10;" filled="f" strokeweight="5054emu">
                  <v:path arrowok="t" o:connecttype="custom" o:connectlocs="0,0;5986,0" o:connectangles="0,0"/>
                  <o:lock v:ext="edit" verticies="t"/>
                </v:polyline>
                <w10:wrap anchorx="page"/>
              </v:group>
            </w:pict>
          </mc:Fallback>
        </mc:AlternateContent>
      </w:r>
      <w:r w:rsidR="00213659">
        <w:t xml:space="preserve">Predictor                                              </w:t>
      </w:r>
      <w:r w:rsidR="00213659">
        <w:rPr>
          <w:spacing w:val="7"/>
        </w:rPr>
        <w:t xml:space="preserve"> </w:t>
      </w:r>
      <w:r w:rsidR="00213659">
        <w:t xml:space="preserve">β    </w:t>
      </w:r>
      <w:r w:rsidR="00213659">
        <w:rPr>
          <w:spacing w:val="11"/>
        </w:rPr>
        <w:t xml:space="preserve"> </w:t>
      </w:r>
      <w:proofErr w:type="spellStart"/>
      <w:r w:rsidR="00213659">
        <w:t>Std</w:t>
      </w:r>
      <w:proofErr w:type="spellEnd"/>
      <w:r w:rsidR="00213659">
        <w:rPr>
          <w:spacing w:val="-3"/>
        </w:rPr>
        <w:t xml:space="preserve"> </w:t>
      </w:r>
      <w:r w:rsidR="00213659">
        <w:t xml:space="preserve">Error          </w:t>
      </w:r>
      <w:r w:rsidR="00213659">
        <w:rPr>
          <w:spacing w:val="28"/>
        </w:rPr>
        <w:t xml:space="preserve"> </w:t>
      </w:r>
      <w:r w:rsidR="00213659">
        <w:rPr>
          <w:w w:val="129"/>
        </w:rPr>
        <w:t xml:space="preserve">t           </w:t>
      </w:r>
      <w:r w:rsidR="00213659">
        <w:rPr>
          <w:spacing w:val="25"/>
          <w:w w:val="129"/>
        </w:rPr>
        <w:t xml:space="preserve"> </w:t>
      </w:r>
      <w:r w:rsidR="00213659">
        <w:t>p</w:t>
      </w:r>
    </w:p>
    <w:p w14:paraId="6AC9D8D0" w14:textId="77777777" w:rsidR="001204D4" w:rsidRDefault="001204D4">
      <w:pPr>
        <w:spacing w:before="3" w:line="80" w:lineRule="exact"/>
        <w:rPr>
          <w:sz w:val="8"/>
          <w:szCs w:val="8"/>
        </w:rPr>
      </w:pPr>
    </w:p>
    <w:tbl>
      <w:tblPr>
        <w:tblW w:w="0" w:type="auto"/>
        <w:tblInd w:w="18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997"/>
        <w:gridCol w:w="831"/>
        <w:gridCol w:w="654"/>
        <w:gridCol w:w="899"/>
      </w:tblGrid>
      <w:tr w:rsidR="001204D4" w14:paraId="77AAF9D8" w14:textId="77777777">
        <w:trPr>
          <w:trHeight w:hRule="exact" w:val="422"/>
        </w:trPr>
        <w:tc>
          <w:tcPr>
            <w:tcW w:w="260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5C8F899D" w14:textId="77777777" w:rsidR="001204D4" w:rsidRDefault="00213659">
            <w:pPr>
              <w:spacing w:before="90"/>
              <w:ind w:left="120"/>
            </w:pPr>
            <w:r>
              <w:t>Intercept</w:t>
            </w:r>
          </w:p>
        </w:tc>
        <w:tc>
          <w:tcPr>
            <w:tcW w:w="99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099F352A" w14:textId="77777777" w:rsidR="001204D4" w:rsidRDefault="00213659">
            <w:pPr>
              <w:spacing w:before="90"/>
              <w:ind w:left="186"/>
            </w:pPr>
            <w:r>
              <w:t>0.0384</w:t>
            </w:r>
          </w:p>
        </w:tc>
        <w:tc>
          <w:tcPr>
            <w:tcW w:w="83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3BC739AA" w14:textId="77777777" w:rsidR="001204D4" w:rsidRDefault="00213659">
            <w:pPr>
              <w:spacing w:before="90"/>
              <w:ind w:left="263"/>
            </w:pPr>
            <w:r>
              <w:t>0.017</w:t>
            </w:r>
          </w:p>
        </w:tc>
        <w:tc>
          <w:tcPr>
            <w:tcW w:w="65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64FC0B71" w14:textId="77777777" w:rsidR="001204D4" w:rsidRDefault="00213659">
            <w:pPr>
              <w:spacing w:before="90"/>
              <w:ind w:left="186"/>
            </w:pPr>
            <w:r>
              <w:t>2.15</w:t>
            </w:r>
          </w:p>
        </w:tc>
        <w:tc>
          <w:tcPr>
            <w:tcW w:w="89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344FE257" w14:textId="77777777" w:rsidR="001204D4" w:rsidRDefault="00213659">
            <w:pPr>
              <w:spacing w:before="90"/>
              <w:ind w:left="219"/>
            </w:pPr>
            <w:r>
              <w:t>&lt;0.05*</w:t>
            </w:r>
          </w:p>
        </w:tc>
      </w:tr>
      <w:tr w:rsidR="001204D4" w14:paraId="4A565FE8" w14:textId="77777777">
        <w:trPr>
          <w:trHeight w:hRule="exact" w:val="396"/>
        </w:trPr>
        <w:tc>
          <w:tcPr>
            <w:tcW w:w="2604" w:type="dxa"/>
            <w:tcBorders>
              <w:top w:val="nil"/>
              <w:left w:val="nil"/>
              <w:bottom w:val="nil"/>
              <w:right w:val="nil"/>
            </w:tcBorders>
          </w:tcPr>
          <w:p w14:paraId="753FD64A" w14:textId="77777777" w:rsidR="001204D4" w:rsidRDefault="00213659">
            <w:pPr>
              <w:spacing w:before="64"/>
              <w:ind w:left="120"/>
            </w:pPr>
            <w:r>
              <w:t>Condition:</w:t>
            </w:r>
            <w:r>
              <w:rPr>
                <w:spacing w:val="3"/>
              </w:rPr>
              <w:t xml:space="preserve"> </w:t>
            </w:r>
            <w:r>
              <w:t>1/3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(0/3)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</w:tcPr>
          <w:p w14:paraId="2D0CDAC8" w14:textId="77777777" w:rsidR="001204D4" w:rsidRDefault="00213659">
            <w:pPr>
              <w:spacing w:before="64"/>
              <w:ind w:left="186"/>
            </w:pPr>
            <w:r>
              <w:t>0.0016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14:paraId="6131F4E9" w14:textId="77777777" w:rsidR="001204D4" w:rsidRDefault="00213659">
            <w:pPr>
              <w:spacing w:before="64"/>
              <w:ind w:left="263"/>
            </w:pPr>
            <w:r>
              <w:t>0.025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548D68B5" w14:textId="77777777" w:rsidR="001204D4" w:rsidRDefault="00213659">
            <w:pPr>
              <w:spacing w:before="64"/>
              <w:ind w:left="186"/>
            </w:pPr>
            <w:r>
              <w:t>0.06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</w:tcPr>
          <w:p w14:paraId="4FF6CE55" w14:textId="77777777" w:rsidR="001204D4" w:rsidRDefault="00213659">
            <w:pPr>
              <w:spacing w:before="64"/>
              <w:ind w:left="232"/>
            </w:pPr>
            <w:r>
              <w:t>0.948</w:t>
            </w:r>
          </w:p>
        </w:tc>
      </w:tr>
      <w:tr w:rsidR="001204D4" w14:paraId="11ED6C36" w14:textId="77777777">
        <w:trPr>
          <w:trHeight w:hRule="exact" w:val="396"/>
        </w:trPr>
        <w:tc>
          <w:tcPr>
            <w:tcW w:w="2604" w:type="dxa"/>
            <w:tcBorders>
              <w:top w:val="nil"/>
              <w:left w:val="nil"/>
              <w:bottom w:val="nil"/>
              <w:right w:val="nil"/>
            </w:tcBorders>
          </w:tcPr>
          <w:p w14:paraId="6EAA16A1" w14:textId="77777777" w:rsidR="001204D4" w:rsidRDefault="00213659">
            <w:pPr>
              <w:spacing w:before="64"/>
              <w:ind w:left="120"/>
            </w:pPr>
            <w:r>
              <w:t>Condition:</w:t>
            </w:r>
            <w:r>
              <w:rPr>
                <w:spacing w:val="3"/>
              </w:rPr>
              <w:t xml:space="preserve"> </w:t>
            </w:r>
            <w:r>
              <w:t>2/3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(0/3,1/3)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</w:tcPr>
          <w:p w14:paraId="0E33060B" w14:textId="77777777" w:rsidR="001204D4" w:rsidRDefault="00213659">
            <w:pPr>
              <w:spacing w:before="64"/>
              <w:ind w:left="186"/>
            </w:pPr>
            <w:r>
              <w:t>0.0211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14:paraId="567B88AB" w14:textId="77777777" w:rsidR="001204D4" w:rsidRDefault="00213659">
            <w:pPr>
              <w:spacing w:before="64"/>
              <w:ind w:left="263"/>
            </w:pPr>
            <w:r>
              <w:t>0.013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5C36FC8F" w14:textId="77777777" w:rsidR="001204D4" w:rsidRDefault="00213659">
            <w:pPr>
              <w:spacing w:before="64"/>
              <w:ind w:left="186"/>
            </w:pPr>
            <w:r>
              <w:t>1.51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</w:tcPr>
          <w:p w14:paraId="4483DE21" w14:textId="77777777" w:rsidR="001204D4" w:rsidRDefault="00213659">
            <w:pPr>
              <w:spacing w:before="64"/>
              <w:ind w:left="232"/>
            </w:pPr>
            <w:r>
              <w:t>0.130</w:t>
            </w:r>
          </w:p>
        </w:tc>
      </w:tr>
      <w:tr w:rsidR="001204D4" w14:paraId="4AD86420" w14:textId="77777777">
        <w:trPr>
          <w:trHeight w:hRule="exact" w:val="396"/>
        </w:trPr>
        <w:tc>
          <w:tcPr>
            <w:tcW w:w="2604" w:type="dxa"/>
            <w:tcBorders>
              <w:top w:val="nil"/>
              <w:left w:val="nil"/>
              <w:bottom w:val="nil"/>
              <w:right w:val="nil"/>
            </w:tcBorders>
          </w:tcPr>
          <w:p w14:paraId="5C5D0D63" w14:textId="77777777" w:rsidR="001204D4" w:rsidRDefault="00213659">
            <w:pPr>
              <w:spacing w:before="64"/>
              <w:ind w:left="120"/>
            </w:pPr>
            <w:r>
              <w:t>Condition:</w:t>
            </w:r>
            <w:r>
              <w:rPr>
                <w:spacing w:val="3"/>
              </w:rPr>
              <w:t xml:space="preserve"> </w:t>
            </w:r>
            <w:r>
              <w:t>3/3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(0/3,1/3,2/3)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</w:tcPr>
          <w:p w14:paraId="78D76A86" w14:textId="77777777" w:rsidR="001204D4" w:rsidRDefault="00213659">
            <w:pPr>
              <w:spacing w:before="64"/>
              <w:ind w:left="186"/>
            </w:pPr>
            <w:r>
              <w:t>0.0384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14:paraId="7B1E9588" w14:textId="77777777" w:rsidR="001204D4" w:rsidRDefault="00213659">
            <w:pPr>
              <w:spacing w:before="64"/>
              <w:ind w:left="263"/>
            </w:pPr>
            <w:r>
              <w:t>0.010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5F5B702D" w14:textId="77777777" w:rsidR="001204D4" w:rsidRDefault="00213659">
            <w:pPr>
              <w:spacing w:before="64"/>
              <w:ind w:left="186"/>
            </w:pPr>
            <w:r>
              <w:t>3.67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</w:tcPr>
          <w:p w14:paraId="51EB4C3B" w14:textId="77777777" w:rsidR="001204D4" w:rsidRDefault="00213659">
            <w:pPr>
              <w:spacing w:before="64"/>
              <w:ind w:left="120"/>
            </w:pPr>
            <w:r>
              <w:t>&lt;0.001*</w:t>
            </w:r>
          </w:p>
        </w:tc>
      </w:tr>
      <w:tr w:rsidR="001204D4" w14:paraId="4AD26331" w14:textId="77777777">
        <w:trPr>
          <w:trHeight w:hRule="exact" w:val="396"/>
        </w:trPr>
        <w:tc>
          <w:tcPr>
            <w:tcW w:w="2604" w:type="dxa"/>
            <w:tcBorders>
              <w:top w:val="nil"/>
              <w:left w:val="nil"/>
              <w:bottom w:val="nil"/>
              <w:right w:val="nil"/>
            </w:tcBorders>
          </w:tcPr>
          <w:p w14:paraId="6A8600A8" w14:textId="77777777" w:rsidR="001204D4" w:rsidRDefault="00213659">
            <w:pPr>
              <w:spacing w:before="64"/>
              <w:ind w:left="120"/>
            </w:pPr>
            <w:r>
              <w:t>Exposures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</w:tcPr>
          <w:p w14:paraId="31D40F7D" w14:textId="77777777" w:rsidR="001204D4" w:rsidRDefault="00213659">
            <w:pPr>
              <w:spacing w:before="64"/>
              <w:ind w:left="186"/>
            </w:pPr>
            <w:r>
              <w:t>0.2038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14:paraId="2F62FBD0" w14:textId="77777777" w:rsidR="001204D4" w:rsidRDefault="00213659">
            <w:pPr>
              <w:spacing w:before="64"/>
              <w:ind w:left="263"/>
            </w:pPr>
            <w:r>
              <w:t>0.079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03632665" w14:textId="77777777" w:rsidR="001204D4" w:rsidRDefault="00213659">
            <w:pPr>
              <w:spacing w:before="64"/>
              <w:ind w:left="186"/>
            </w:pPr>
            <w:r>
              <w:t>2.56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</w:tcPr>
          <w:p w14:paraId="0DC49D47" w14:textId="77777777" w:rsidR="001204D4" w:rsidRDefault="00213659">
            <w:pPr>
              <w:spacing w:before="64"/>
              <w:ind w:left="219"/>
            </w:pPr>
            <w:r>
              <w:t>&lt;0.05*</w:t>
            </w:r>
          </w:p>
        </w:tc>
      </w:tr>
      <w:tr w:rsidR="001204D4" w14:paraId="2898C503" w14:textId="77777777">
        <w:trPr>
          <w:trHeight w:hRule="exact" w:val="428"/>
        </w:trPr>
        <w:tc>
          <w:tcPr>
            <w:tcW w:w="2604" w:type="dxa"/>
            <w:tcBorders>
              <w:top w:val="nil"/>
              <w:left w:val="nil"/>
              <w:bottom w:val="nil"/>
              <w:right w:val="nil"/>
            </w:tcBorders>
          </w:tcPr>
          <w:p w14:paraId="043423B3" w14:textId="77777777" w:rsidR="001204D4" w:rsidRDefault="00213659">
            <w:pPr>
              <w:spacing w:before="28"/>
              <w:ind w:left="120"/>
            </w:pPr>
            <w:r>
              <w:t>E</w:t>
            </w:r>
            <w:r>
              <w:rPr>
                <w:spacing w:val="-1"/>
              </w:rPr>
              <w:t xml:space="preserve"> </w:t>
            </w:r>
            <w:r>
              <w:rPr>
                <w:rFonts w:ascii="Batang" w:eastAsia="Batang" w:hAnsi="Batang" w:cs="Batang"/>
              </w:rPr>
              <w:t>×</w:t>
            </w:r>
            <w:r>
              <w:rPr>
                <w:rFonts w:ascii="Batang" w:eastAsia="Batang" w:hAnsi="Batang" w:cs="Batang"/>
                <w:spacing w:val="-25"/>
              </w:rPr>
              <w:t xml:space="preserve"> </w:t>
            </w:r>
            <w:r>
              <w:t>C:</w:t>
            </w:r>
            <w:r>
              <w:rPr>
                <w:spacing w:val="-2"/>
              </w:rPr>
              <w:t xml:space="preserve"> </w:t>
            </w:r>
            <w:r>
              <w:t>1/3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(0/3)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</w:tcPr>
          <w:p w14:paraId="5F4A35C9" w14:textId="77777777" w:rsidR="001204D4" w:rsidRDefault="00213659">
            <w:pPr>
              <w:spacing w:before="64"/>
              <w:ind w:left="186"/>
            </w:pPr>
            <w:r>
              <w:t>0.0042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14:paraId="3CFE3CDB" w14:textId="77777777" w:rsidR="001204D4" w:rsidRDefault="00213659">
            <w:pPr>
              <w:spacing w:before="64"/>
              <w:ind w:left="263"/>
            </w:pPr>
            <w:r>
              <w:t>0.113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0071796D" w14:textId="77777777" w:rsidR="001204D4" w:rsidRDefault="00213659">
            <w:pPr>
              <w:spacing w:before="64"/>
              <w:ind w:left="186"/>
            </w:pPr>
            <w:r>
              <w:t>0.03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</w:tcPr>
          <w:p w14:paraId="1C4BF23D" w14:textId="77777777" w:rsidR="001204D4" w:rsidRDefault="00213659">
            <w:pPr>
              <w:spacing w:before="64"/>
              <w:ind w:left="232"/>
            </w:pPr>
            <w:r>
              <w:t>0.970</w:t>
            </w:r>
          </w:p>
        </w:tc>
      </w:tr>
      <w:tr w:rsidR="001204D4" w14:paraId="49B6D651" w14:textId="77777777">
        <w:trPr>
          <w:trHeight w:hRule="exact" w:val="429"/>
        </w:trPr>
        <w:tc>
          <w:tcPr>
            <w:tcW w:w="2604" w:type="dxa"/>
            <w:tcBorders>
              <w:top w:val="nil"/>
              <w:left w:val="nil"/>
              <w:bottom w:val="nil"/>
              <w:right w:val="nil"/>
            </w:tcBorders>
          </w:tcPr>
          <w:p w14:paraId="07CAC193" w14:textId="77777777" w:rsidR="001204D4" w:rsidRDefault="00213659">
            <w:pPr>
              <w:spacing w:line="260" w:lineRule="exact"/>
              <w:ind w:left="120"/>
            </w:pPr>
            <w:r>
              <w:rPr>
                <w:position w:val="-1"/>
              </w:rPr>
              <w:t>E</w:t>
            </w:r>
            <w:r>
              <w:rPr>
                <w:spacing w:val="-1"/>
                <w:position w:val="-1"/>
              </w:rPr>
              <w:t xml:space="preserve"> </w:t>
            </w:r>
            <w:r>
              <w:rPr>
                <w:rFonts w:ascii="Batang" w:eastAsia="Batang" w:hAnsi="Batang" w:cs="Batang"/>
                <w:position w:val="-1"/>
              </w:rPr>
              <w:t>×</w:t>
            </w:r>
            <w:r>
              <w:rPr>
                <w:rFonts w:ascii="Batang" w:eastAsia="Batang" w:hAnsi="Batang" w:cs="Batang"/>
                <w:spacing w:val="-25"/>
                <w:position w:val="-1"/>
              </w:rPr>
              <w:t xml:space="preserve"> </w:t>
            </w:r>
            <w:r>
              <w:rPr>
                <w:position w:val="-1"/>
              </w:rPr>
              <w:t>C:</w:t>
            </w:r>
            <w:r>
              <w:rPr>
                <w:spacing w:val="-2"/>
                <w:position w:val="-1"/>
              </w:rPr>
              <w:t xml:space="preserve"> </w:t>
            </w:r>
            <w:r>
              <w:rPr>
                <w:position w:val="-1"/>
              </w:rPr>
              <w:t>2/3</w:t>
            </w:r>
            <w:r>
              <w:rPr>
                <w:spacing w:val="-3"/>
                <w:position w:val="-1"/>
              </w:rPr>
              <w:t xml:space="preserve"> </w:t>
            </w:r>
            <w:r>
              <w:rPr>
                <w:position w:val="-1"/>
              </w:rPr>
              <w:t>–</w:t>
            </w:r>
            <w:r>
              <w:rPr>
                <w:spacing w:val="-1"/>
                <w:position w:val="-1"/>
              </w:rPr>
              <w:t xml:space="preserve"> </w:t>
            </w:r>
            <w:r>
              <w:rPr>
                <w:position w:val="-1"/>
              </w:rPr>
              <w:t>(0/3,1/3)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</w:tcPr>
          <w:p w14:paraId="0870C616" w14:textId="77777777" w:rsidR="001204D4" w:rsidRDefault="00213659">
            <w:pPr>
              <w:spacing w:before="32"/>
              <w:ind w:left="120"/>
            </w:pPr>
            <w:r>
              <w:t>-0.0014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14:paraId="696BF31F" w14:textId="77777777" w:rsidR="001204D4" w:rsidRDefault="00213659">
            <w:pPr>
              <w:spacing w:before="32"/>
              <w:ind w:left="263"/>
            </w:pPr>
            <w:r>
              <w:t>0.062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6D5AEC80" w14:textId="77777777" w:rsidR="001204D4" w:rsidRDefault="00213659">
            <w:pPr>
              <w:spacing w:before="32"/>
              <w:ind w:left="120"/>
            </w:pPr>
            <w:r>
              <w:t>-0.02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</w:tcPr>
          <w:p w14:paraId="542FD2CD" w14:textId="77777777" w:rsidR="001204D4" w:rsidRDefault="00213659">
            <w:pPr>
              <w:spacing w:before="32"/>
              <w:ind w:left="232"/>
            </w:pPr>
            <w:r>
              <w:t>0.981</w:t>
            </w:r>
          </w:p>
        </w:tc>
      </w:tr>
    </w:tbl>
    <w:p w14:paraId="0648C516" w14:textId="77777777" w:rsidR="001204D4" w:rsidRDefault="00887739">
      <w:pPr>
        <w:spacing w:line="220" w:lineRule="exact"/>
        <w:ind w:left="1767" w:right="1747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489" behindDoc="1" locked="0" layoutInCell="1" allowOverlap="1" wp14:anchorId="447E3B48" wp14:editId="39B51252">
                <wp:simplePos x="0" y="0"/>
                <wp:positionH relativeFrom="page">
                  <wp:posOffset>2016760</wp:posOffset>
                </wp:positionH>
                <wp:positionV relativeFrom="paragraph">
                  <wp:posOffset>213360</wp:posOffset>
                </wp:positionV>
                <wp:extent cx="3737610" cy="0"/>
                <wp:effectExtent l="0" t="0" r="2030730" b="231140"/>
                <wp:wrapNone/>
                <wp:docPr id="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37610" cy="0"/>
                          <a:chOff x="3177" y="336"/>
                          <a:chExt cx="5886" cy="0"/>
                        </a:xfrm>
                      </wpg:grpSpPr>
                      <wps:wsp>
                        <wps:cNvPr id="9" name="Freeform 5"/>
                        <wps:cNvSpPr>
                          <a:spLocks noEditPoints="1"/>
                        </wps:cNvSpPr>
                        <wps:spPr bwMode="auto">
                          <a:xfrm>
                            <a:off x="6354" y="672"/>
                            <a:ext cx="5886" cy="0"/>
                          </a:xfrm>
                          <a:custGeom>
                            <a:avLst/>
                            <a:gdLst>
                              <a:gd name="T0" fmla="+- 0 3177 3177"/>
                              <a:gd name="T1" fmla="*/ T0 w 5886"/>
                              <a:gd name="T2" fmla="+- 0 9063 3177"/>
                              <a:gd name="T3" fmla="*/ T2 w 588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886">
                                <a:moveTo>
                                  <a:pt x="0" y="0"/>
                                </a:moveTo>
                                <a:lnTo>
                                  <a:pt x="5886" y="0"/>
                                </a:lnTo>
                              </a:path>
                            </a:pathLst>
                          </a:custGeom>
                          <a:noFill/>
                          <a:ln w="50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" o:spid="_x0000_s1026" style="position:absolute;margin-left:158.8pt;margin-top:16.8pt;width:294.3pt;height:0;z-index:-2991;mso-position-horizontal-relative:page" coordorigin="3177,336" coordsize="5886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">
                <v:polyline id="Freeform 5" o:spid="_x0000_s1027" style="position:absolute;visibility:visible;mso-wrap-style:square;v-text-anchor:top" points="6354,672,12240,672" coordsize="588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tiO3xQAA&#10;ANoAAAAPAAAAZHJzL2Rvd25yZXYueG1sRI9BawIxFITvgv8hPKEXqVktFbsaRYSK0IKopeLtsXnu&#10;Bjcvyybqbn99Uyh4HGbmG2a2aGwpblR741jBcJCAIM6cNpwr+Dq8P09A+ICssXRMClrysJh3OzNM&#10;tbvzjm77kIsIYZ+igiKEKpXSZwVZ9ANXEUfv7GqLIco6l7rGe4TbUo6SZCwtGo4LBVa0Kii77K9W&#10;wWu70aelaT/W42P/Uv18fm/Ny0ipp16znIII1IRH+L+90Qre4O9KvAFy/g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W2I7fFAAAA2gAAAA8AAAAAAAAAAAAAAAAAlwIAAGRycy9k&#10;b3ducmV2LnhtbFBLBQYAAAAABAAEAPUAAACJAwAAAAA=&#10;" filled="f" strokeweight="5054emu">
                  <v:path arrowok="t" o:connecttype="custom" o:connectlocs="0,0;5886,0" o:connectangles="0,0"/>
                  <o:lock v:ext="edit" verticies="t"/>
                </v:polyline>
                <w10:wrap anchorx="page"/>
              </v:group>
            </w:pict>
          </mc:Fallback>
        </mc:AlternateContent>
      </w:r>
      <w:r w:rsidR="00213659">
        <w:rPr>
          <w:w w:val="99"/>
          <w:u w:val="single" w:color="000000"/>
        </w:rPr>
        <w:t xml:space="preserve"> </w:t>
      </w:r>
      <w:r w:rsidR="00213659">
        <w:rPr>
          <w:spacing w:val="20"/>
          <w:u w:val="single" w:color="000000"/>
        </w:rPr>
        <w:t xml:space="preserve"> </w:t>
      </w:r>
      <w:r w:rsidR="00213659">
        <w:rPr>
          <w:w w:val="99"/>
          <w:u w:val="single" w:color="000000"/>
        </w:rPr>
        <w:t xml:space="preserve">E </w:t>
      </w:r>
      <w:r w:rsidR="00213659">
        <w:rPr>
          <w:rFonts w:ascii="Batang" w:eastAsia="Batang" w:hAnsi="Batang" w:cs="Batang"/>
          <w:w w:val="95"/>
          <w:u w:val="single" w:color="000000"/>
        </w:rPr>
        <w:t>×</w:t>
      </w:r>
      <w:r w:rsidR="00213659">
        <w:rPr>
          <w:rFonts w:ascii="Batang" w:eastAsia="Batang" w:hAnsi="Batang" w:cs="Batang"/>
          <w:spacing w:val="-149"/>
          <w:w w:val="83"/>
          <w:u w:val="single" w:color="000000"/>
        </w:rPr>
        <w:t xml:space="preserve"> </w:t>
      </w:r>
      <w:r w:rsidR="00213659">
        <w:rPr>
          <w:w w:val="99"/>
          <w:u w:val="single" w:color="000000"/>
        </w:rPr>
        <w:t>C: 3/3 – (0/3,1/3,2/3</w:t>
      </w:r>
      <w:proofErr w:type="gramStart"/>
      <w:r w:rsidR="00213659">
        <w:rPr>
          <w:w w:val="99"/>
          <w:u w:val="single" w:color="000000"/>
        </w:rPr>
        <w:t xml:space="preserve">) </w:t>
      </w:r>
      <w:r w:rsidR="00213659">
        <w:rPr>
          <w:u w:val="single" w:color="000000"/>
        </w:rPr>
        <w:t xml:space="preserve">          </w:t>
      </w:r>
      <w:r w:rsidR="00213659">
        <w:rPr>
          <w:spacing w:val="6"/>
          <w:u w:val="single" w:color="000000"/>
        </w:rPr>
        <w:t xml:space="preserve"> </w:t>
      </w:r>
      <w:r w:rsidR="00213659">
        <w:rPr>
          <w:w w:val="99"/>
          <w:u w:val="single" w:color="000000"/>
        </w:rPr>
        <w:t>0.1232</w:t>
      </w:r>
      <w:proofErr w:type="gramEnd"/>
      <w:r w:rsidR="00213659">
        <w:rPr>
          <w:w w:val="99"/>
          <w:u w:val="single" w:color="000000"/>
        </w:rPr>
        <w:t xml:space="preserve"> </w:t>
      </w:r>
      <w:r w:rsidR="00213659">
        <w:rPr>
          <w:u w:val="single" w:color="000000"/>
        </w:rPr>
        <w:t xml:space="preserve">         </w:t>
      </w:r>
      <w:r w:rsidR="00213659">
        <w:rPr>
          <w:spacing w:val="-23"/>
          <w:u w:val="single" w:color="000000"/>
        </w:rPr>
        <w:t xml:space="preserve"> </w:t>
      </w:r>
      <w:r w:rsidR="00213659">
        <w:rPr>
          <w:w w:val="99"/>
          <w:u w:val="single" w:color="000000"/>
        </w:rPr>
        <w:t xml:space="preserve">0.046 </w:t>
      </w:r>
      <w:r w:rsidR="00213659">
        <w:rPr>
          <w:u w:val="single" w:color="000000"/>
        </w:rPr>
        <w:t xml:space="preserve">    </w:t>
      </w:r>
      <w:r w:rsidR="00213659">
        <w:rPr>
          <w:spacing w:val="6"/>
          <w:u w:val="single" w:color="000000"/>
        </w:rPr>
        <w:t xml:space="preserve"> </w:t>
      </w:r>
      <w:r w:rsidR="00213659">
        <w:rPr>
          <w:w w:val="99"/>
          <w:u w:val="single" w:color="000000"/>
        </w:rPr>
        <w:t xml:space="preserve">2.64 </w:t>
      </w:r>
      <w:r w:rsidR="00213659">
        <w:rPr>
          <w:u w:val="single" w:color="000000"/>
        </w:rPr>
        <w:t xml:space="preserve">     </w:t>
      </w:r>
      <w:r w:rsidR="00213659">
        <w:rPr>
          <w:spacing w:val="-11"/>
          <w:u w:val="single" w:color="000000"/>
        </w:rPr>
        <w:t xml:space="preserve"> </w:t>
      </w:r>
      <w:r w:rsidR="00213659">
        <w:rPr>
          <w:w w:val="99"/>
          <w:u w:val="single" w:color="000000"/>
        </w:rPr>
        <w:t xml:space="preserve">&lt;0.01* </w:t>
      </w:r>
      <w:r w:rsidR="00213659">
        <w:rPr>
          <w:spacing w:val="20"/>
          <w:u w:val="single" w:color="000000"/>
        </w:rPr>
        <w:t xml:space="preserve"> </w:t>
      </w:r>
    </w:p>
    <w:p w14:paraId="30BD806F" w14:textId="77777777" w:rsidR="001204D4" w:rsidRDefault="001204D4">
      <w:pPr>
        <w:spacing w:before="2" w:line="200" w:lineRule="exact"/>
      </w:pPr>
    </w:p>
    <w:p w14:paraId="70F4F8F0" w14:textId="77777777" w:rsidR="001204D4" w:rsidRDefault="00213659">
      <w:pPr>
        <w:ind w:left="1941" w:right="1921"/>
        <w:jc w:val="center"/>
      </w:pPr>
      <w:r>
        <w:t xml:space="preserve">Predictor                                              </w:t>
      </w:r>
      <w:r>
        <w:rPr>
          <w:spacing w:val="7"/>
        </w:rPr>
        <w:t xml:space="preserve"> </w:t>
      </w:r>
      <w:r>
        <w:t xml:space="preserve">β    </w:t>
      </w:r>
      <w:r>
        <w:rPr>
          <w:spacing w:val="11"/>
        </w:rPr>
        <w:t xml:space="preserve"> </w:t>
      </w:r>
      <w:proofErr w:type="spellStart"/>
      <w:r>
        <w:t>Std</w:t>
      </w:r>
      <w:proofErr w:type="spellEnd"/>
      <w:r>
        <w:rPr>
          <w:spacing w:val="-3"/>
        </w:rPr>
        <w:t xml:space="preserve"> </w:t>
      </w:r>
      <w:r>
        <w:t xml:space="preserve">Error          </w:t>
      </w:r>
      <w:r>
        <w:rPr>
          <w:spacing w:val="28"/>
        </w:rPr>
        <w:t xml:space="preserve"> </w:t>
      </w:r>
      <w:r>
        <w:rPr>
          <w:w w:val="129"/>
        </w:rPr>
        <w:t xml:space="preserve">t         </w:t>
      </w:r>
      <w:r>
        <w:rPr>
          <w:spacing w:val="55"/>
          <w:w w:val="129"/>
        </w:rPr>
        <w:t xml:space="preserve"> </w:t>
      </w:r>
      <w:r>
        <w:t>p</w:t>
      </w:r>
    </w:p>
    <w:p w14:paraId="00FF0E7F" w14:textId="77777777" w:rsidR="001204D4" w:rsidRDefault="001204D4">
      <w:pPr>
        <w:spacing w:before="3" w:line="80" w:lineRule="exact"/>
        <w:rPr>
          <w:sz w:val="8"/>
          <w:szCs w:val="8"/>
        </w:rPr>
      </w:pPr>
    </w:p>
    <w:tbl>
      <w:tblPr>
        <w:tblW w:w="0" w:type="auto"/>
        <w:tblInd w:w="18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997"/>
        <w:gridCol w:w="831"/>
        <w:gridCol w:w="654"/>
        <w:gridCol w:w="800"/>
      </w:tblGrid>
      <w:tr w:rsidR="001204D4" w14:paraId="2C39F917" w14:textId="77777777">
        <w:trPr>
          <w:trHeight w:hRule="exact" w:val="422"/>
        </w:trPr>
        <w:tc>
          <w:tcPr>
            <w:tcW w:w="260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53DBC2A0" w14:textId="77777777" w:rsidR="001204D4" w:rsidRDefault="00213659">
            <w:pPr>
              <w:spacing w:before="90"/>
              <w:ind w:left="120"/>
            </w:pPr>
            <w:r>
              <w:t>Intercept</w:t>
            </w:r>
          </w:p>
        </w:tc>
        <w:tc>
          <w:tcPr>
            <w:tcW w:w="99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30C65F93" w14:textId="77777777" w:rsidR="001204D4" w:rsidRDefault="00213659">
            <w:pPr>
              <w:spacing w:before="90"/>
              <w:ind w:left="186"/>
            </w:pPr>
            <w:r>
              <w:t>0.0469</w:t>
            </w:r>
          </w:p>
        </w:tc>
        <w:tc>
          <w:tcPr>
            <w:tcW w:w="83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454D5B7A" w14:textId="77777777" w:rsidR="001204D4" w:rsidRDefault="00213659">
            <w:pPr>
              <w:spacing w:before="90"/>
              <w:ind w:left="263"/>
            </w:pPr>
            <w:r>
              <w:t>0.017</w:t>
            </w:r>
          </w:p>
        </w:tc>
        <w:tc>
          <w:tcPr>
            <w:tcW w:w="65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43BB1F54" w14:textId="77777777" w:rsidR="001204D4" w:rsidRDefault="00213659">
            <w:pPr>
              <w:spacing w:before="90"/>
              <w:ind w:left="186"/>
            </w:pPr>
            <w:r>
              <w:t>2.65</w:t>
            </w:r>
          </w:p>
        </w:tc>
        <w:tc>
          <w:tcPr>
            <w:tcW w:w="80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7CADA258" w14:textId="77777777" w:rsidR="001204D4" w:rsidRDefault="00213659">
            <w:pPr>
              <w:spacing w:before="90"/>
              <w:ind w:left="120"/>
            </w:pPr>
            <w:r>
              <w:t>&lt;0.01*</w:t>
            </w:r>
          </w:p>
        </w:tc>
      </w:tr>
      <w:tr w:rsidR="001204D4" w14:paraId="2888E63C" w14:textId="77777777">
        <w:trPr>
          <w:trHeight w:hRule="exact" w:val="396"/>
        </w:trPr>
        <w:tc>
          <w:tcPr>
            <w:tcW w:w="2604" w:type="dxa"/>
            <w:tcBorders>
              <w:top w:val="nil"/>
              <w:left w:val="nil"/>
              <w:bottom w:val="nil"/>
              <w:right w:val="nil"/>
            </w:tcBorders>
          </w:tcPr>
          <w:p w14:paraId="4715A938" w14:textId="77777777" w:rsidR="001204D4" w:rsidRDefault="00213659">
            <w:pPr>
              <w:spacing w:before="64"/>
              <w:ind w:left="120"/>
            </w:pPr>
            <w:r>
              <w:t>Condition:</w:t>
            </w:r>
            <w:r>
              <w:rPr>
                <w:spacing w:val="3"/>
              </w:rPr>
              <w:t xml:space="preserve"> </w:t>
            </w:r>
            <w:r>
              <w:t>1/3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(0/3)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</w:tcPr>
          <w:p w14:paraId="25099639" w14:textId="77777777" w:rsidR="001204D4" w:rsidRDefault="00213659">
            <w:pPr>
              <w:spacing w:before="64"/>
              <w:ind w:left="120"/>
            </w:pPr>
            <w:r>
              <w:t>-0.0078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14:paraId="7BD4CA1E" w14:textId="77777777" w:rsidR="001204D4" w:rsidRDefault="00213659">
            <w:pPr>
              <w:spacing w:before="64"/>
              <w:ind w:left="263"/>
            </w:pPr>
            <w:r>
              <w:t>0.025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2D5AD0B1" w14:textId="77777777" w:rsidR="001204D4" w:rsidRDefault="00213659">
            <w:pPr>
              <w:spacing w:before="64"/>
              <w:ind w:left="120"/>
            </w:pPr>
            <w:r>
              <w:t>-0.30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</w:tcPr>
          <w:p w14:paraId="1004F071" w14:textId="77777777" w:rsidR="001204D4" w:rsidRDefault="00213659">
            <w:pPr>
              <w:spacing w:before="64"/>
              <w:ind w:left="132"/>
            </w:pPr>
            <w:r>
              <w:t>0.758</w:t>
            </w:r>
          </w:p>
        </w:tc>
      </w:tr>
      <w:tr w:rsidR="001204D4" w14:paraId="32B1B00D" w14:textId="77777777">
        <w:trPr>
          <w:trHeight w:hRule="exact" w:val="396"/>
        </w:trPr>
        <w:tc>
          <w:tcPr>
            <w:tcW w:w="2604" w:type="dxa"/>
            <w:tcBorders>
              <w:top w:val="nil"/>
              <w:left w:val="nil"/>
              <w:bottom w:val="nil"/>
              <w:right w:val="nil"/>
            </w:tcBorders>
          </w:tcPr>
          <w:p w14:paraId="26F554B4" w14:textId="77777777" w:rsidR="001204D4" w:rsidRDefault="00213659">
            <w:pPr>
              <w:spacing w:before="64"/>
              <w:ind w:left="120"/>
            </w:pPr>
            <w:r>
              <w:t>Condition:</w:t>
            </w:r>
            <w:r>
              <w:rPr>
                <w:spacing w:val="3"/>
              </w:rPr>
              <w:t xml:space="preserve"> </w:t>
            </w:r>
            <w:r>
              <w:t>2/3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(0/3,1/3)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</w:tcPr>
          <w:p w14:paraId="2CBF4D1E" w14:textId="77777777" w:rsidR="001204D4" w:rsidRDefault="00213659">
            <w:pPr>
              <w:spacing w:before="64"/>
              <w:ind w:left="186"/>
            </w:pPr>
            <w:r>
              <w:t>0.0174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14:paraId="41FE3591" w14:textId="77777777" w:rsidR="001204D4" w:rsidRDefault="00213659">
            <w:pPr>
              <w:spacing w:before="64"/>
              <w:ind w:left="263"/>
            </w:pPr>
            <w:r>
              <w:t>0.013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5059C1F5" w14:textId="77777777" w:rsidR="001204D4" w:rsidRDefault="00213659">
            <w:pPr>
              <w:spacing w:before="64"/>
              <w:ind w:left="186"/>
            </w:pPr>
            <w:r>
              <w:t>1.26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</w:tcPr>
          <w:p w14:paraId="1E72BC62" w14:textId="77777777" w:rsidR="001204D4" w:rsidRDefault="00213659">
            <w:pPr>
              <w:spacing w:before="64"/>
              <w:ind w:left="132"/>
            </w:pPr>
            <w:r>
              <w:t>0.206</w:t>
            </w:r>
          </w:p>
        </w:tc>
      </w:tr>
      <w:tr w:rsidR="001204D4" w14:paraId="11258D1A" w14:textId="77777777">
        <w:trPr>
          <w:trHeight w:hRule="exact" w:val="396"/>
        </w:trPr>
        <w:tc>
          <w:tcPr>
            <w:tcW w:w="2604" w:type="dxa"/>
            <w:tcBorders>
              <w:top w:val="nil"/>
              <w:left w:val="nil"/>
              <w:bottom w:val="nil"/>
              <w:right w:val="nil"/>
            </w:tcBorders>
          </w:tcPr>
          <w:p w14:paraId="65BBC241" w14:textId="77777777" w:rsidR="001204D4" w:rsidRDefault="00213659">
            <w:pPr>
              <w:spacing w:before="64"/>
              <w:ind w:left="120"/>
            </w:pPr>
            <w:r>
              <w:t>Condition:</w:t>
            </w:r>
            <w:r>
              <w:rPr>
                <w:spacing w:val="3"/>
              </w:rPr>
              <w:t xml:space="preserve"> </w:t>
            </w:r>
            <w:r>
              <w:t>3/3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(0/3,1/3,2/3)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</w:tcPr>
          <w:p w14:paraId="6F182827" w14:textId="77777777" w:rsidR="001204D4" w:rsidRDefault="00213659">
            <w:pPr>
              <w:spacing w:before="64"/>
              <w:ind w:left="186"/>
            </w:pPr>
            <w:r>
              <w:t>0.0233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14:paraId="0CC959A1" w14:textId="77777777" w:rsidR="001204D4" w:rsidRDefault="00213659">
            <w:pPr>
              <w:spacing w:before="64"/>
              <w:ind w:left="263"/>
            </w:pPr>
            <w:r>
              <w:t>0.010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238039E6" w14:textId="77777777" w:rsidR="001204D4" w:rsidRDefault="00213659">
            <w:pPr>
              <w:spacing w:before="64"/>
              <w:ind w:left="186"/>
            </w:pPr>
            <w:r>
              <w:t>2.25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</w:tcPr>
          <w:p w14:paraId="093A002E" w14:textId="77777777" w:rsidR="001204D4" w:rsidRDefault="00213659">
            <w:pPr>
              <w:spacing w:before="64"/>
              <w:ind w:left="120"/>
            </w:pPr>
            <w:r>
              <w:t>&lt;0.05*</w:t>
            </w:r>
          </w:p>
        </w:tc>
      </w:tr>
      <w:tr w:rsidR="001204D4" w14:paraId="0D16CE14" w14:textId="77777777">
        <w:trPr>
          <w:trHeight w:hRule="exact" w:val="396"/>
        </w:trPr>
        <w:tc>
          <w:tcPr>
            <w:tcW w:w="2604" w:type="dxa"/>
            <w:tcBorders>
              <w:top w:val="nil"/>
              <w:left w:val="nil"/>
              <w:bottom w:val="nil"/>
              <w:right w:val="nil"/>
            </w:tcBorders>
          </w:tcPr>
          <w:p w14:paraId="68A2CE3F" w14:textId="77777777" w:rsidR="001204D4" w:rsidRDefault="00213659">
            <w:pPr>
              <w:spacing w:before="64"/>
              <w:ind w:left="120"/>
            </w:pPr>
            <w:r>
              <w:t>Exposures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</w:tcPr>
          <w:p w14:paraId="48CF42BE" w14:textId="77777777" w:rsidR="001204D4" w:rsidRDefault="00213659">
            <w:pPr>
              <w:spacing w:before="64"/>
              <w:ind w:left="186"/>
            </w:pPr>
            <w:r>
              <w:t>0.1481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14:paraId="52405687" w14:textId="77777777" w:rsidR="001204D4" w:rsidRDefault="00213659">
            <w:pPr>
              <w:spacing w:before="64"/>
              <w:ind w:left="263"/>
            </w:pPr>
            <w:r>
              <w:t>0.078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09445B47" w14:textId="77777777" w:rsidR="001204D4" w:rsidRDefault="00213659">
            <w:pPr>
              <w:spacing w:before="64"/>
              <w:ind w:left="186"/>
            </w:pPr>
            <w:r>
              <w:t>1.88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</w:tcPr>
          <w:p w14:paraId="1E6E6B4B" w14:textId="77777777" w:rsidR="001204D4" w:rsidRDefault="00213659">
            <w:pPr>
              <w:spacing w:before="64"/>
              <w:ind w:left="132"/>
            </w:pPr>
            <w:r>
              <w:t>0.059</w:t>
            </w:r>
          </w:p>
        </w:tc>
      </w:tr>
      <w:tr w:rsidR="001204D4" w14:paraId="3F2834EB" w14:textId="77777777">
        <w:trPr>
          <w:trHeight w:hRule="exact" w:val="428"/>
        </w:trPr>
        <w:tc>
          <w:tcPr>
            <w:tcW w:w="2604" w:type="dxa"/>
            <w:tcBorders>
              <w:top w:val="nil"/>
              <w:left w:val="nil"/>
              <w:bottom w:val="nil"/>
              <w:right w:val="nil"/>
            </w:tcBorders>
          </w:tcPr>
          <w:p w14:paraId="3EEC80B9" w14:textId="77777777" w:rsidR="001204D4" w:rsidRDefault="00213659">
            <w:pPr>
              <w:spacing w:before="28"/>
              <w:ind w:left="120"/>
            </w:pPr>
            <w:r>
              <w:t>E</w:t>
            </w:r>
            <w:r>
              <w:rPr>
                <w:spacing w:val="-1"/>
              </w:rPr>
              <w:t xml:space="preserve"> </w:t>
            </w:r>
            <w:r>
              <w:rPr>
                <w:rFonts w:ascii="Batang" w:eastAsia="Batang" w:hAnsi="Batang" w:cs="Batang"/>
              </w:rPr>
              <w:t>×</w:t>
            </w:r>
            <w:r>
              <w:rPr>
                <w:rFonts w:ascii="Batang" w:eastAsia="Batang" w:hAnsi="Batang" w:cs="Batang"/>
                <w:spacing w:val="-25"/>
              </w:rPr>
              <w:t xml:space="preserve"> </w:t>
            </w:r>
            <w:r>
              <w:t>C:</w:t>
            </w:r>
            <w:r>
              <w:rPr>
                <w:spacing w:val="-2"/>
              </w:rPr>
              <w:t xml:space="preserve"> </w:t>
            </w:r>
            <w:r>
              <w:t>1/3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(0/3)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</w:tcPr>
          <w:p w14:paraId="12132089" w14:textId="77777777" w:rsidR="001204D4" w:rsidRDefault="00213659">
            <w:pPr>
              <w:spacing w:before="64"/>
              <w:ind w:left="186"/>
            </w:pPr>
            <w:r>
              <w:t>0.0560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14:paraId="02D3EDC2" w14:textId="77777777" w:rsidR="001204D4" w:rsidRDefault="00213659">
            <w:pPr>
              <w:spacing w:before="64"/>
              <w:ind w:left="263"/>
            </w:pPr>
            <w:r>
              <w:t>0.112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1754D19E" w14:textId="77777777" w:rsidR="001204D4" w:rsidRDefault="00213659">
            <w:pPr>
              <w:spacing w:before="64"/>
              <w:ind w:left="186"/>
            </w:pPr>
            <w:r>
              <w:t>0.49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</w:tcPr>
          <w:p w14:paraId="2BFA5F56" w14:textId="77777777" w:rsidR="001204D4" w:rsidRDefault="00213659">
            <w:pPr>
              <w:spacing w:before="64"/>
              <w:ind w:left="132"/>
            </w:pPr>
            <w:r>
              <w:t>0.619</w:t>
            </w:r>
          </w:p>
        </w:tc>
      </w:tr>
      <w:tr w:rsidR="001204D4" w14:paraId="6EA78348" w14:textId="77777777">
        <w:trPr>
          <w:trHeight w:hRule="exact" w:val="429"/>
        </w:trPr>
        <w:tc>
          <w:tcPr>
            <w:tcW w:w="2604" w:type="dxa"/>
            <w:tcBorders>
              <w:top w:val="nil"/>
              <w:left w:val="nil"/>
              <w:bottom w:val="nil"/>
              <w:right w:val="nil"/>
            </w:tcBorders>
          </w:tcPr>
          <w:p w14:paraId="0482EA93" w14:textId="77777777" w:rsidR="001204D4" w:rsidRDefault="00213659">
            <w:pPr>
              <w:spacing w:line="260" w:lineRule="exact"/>
              <w:ind w:left="120"/>
            </w:pPr>
            <w:r>
              <w:rPr>
                <w:position w:val="-1"/>
              </w:rPr>
              <w:t>E</w:t>
            </w:r>
            <w:r>
              <w:rPr>
                <w:spacing w:val="-1"/>
                <w:position w:val="-1"/>
              </w:rPr>
              <w:t xml:space="preserve"> </w:t>
            </w:r>
            <w:r>
              <w:rPr>
                <w:rFonts w:ascii="Batang" w:eastAsia="Batang" w:hAnsi="Batang" w:cs="Batang"/>
                <w:position w:val="-1"/>
              </w:rPr>
              <w:t>×</w:t>
            </w:r>
            <w:r>
              <w:rPr>
                <w:rFonts w:ascii="Batang" w:eastAsia="Batang" w:hAnsi="Batang" w:cs="Batang"/>
                <w:spacing w:val="-25"/>
                <w:position w:val="-1"/>
              </w:rPr>
              <w:t xml:space="preserve"> </w:t>
            </w:r>
            <w:r>
              <w:rPr>
                <w:position w:val="-1"/>
              </w:rPr>
              <w:t>C:</w:t>
            </w:r>
            <w:r>
              <w:rPr>
                <w:spacing w:val="-2"/>
                <w:position w:val="-1"/>
              </w:rPr>
              <w:t xml:space="preserve"> </w:t>
            </w:r>
            <w:r>
              <w:rPr>
                <w:position w:val="-1"/>
              </w:rPr>
              <w:t>2/3</w:t>
            </w:r>
            <w:r>
              <w:rPr>
                <w:spacing w:val="-3"/>
                <w:position w:val="-1"/>
              </w:rPr>
              <w:t xml:space="preserve"> </w:t>
            </w:r>
            <w:r>
              <w:rPr>
                <w:position w:val="-1"/>
              </w:rPr>
              <w:t>–</w:t>
            </w:r>
            <w:r>
              <w:rPr>
                <w:spacing w:val="-1"/>
                <w:position w:val="-1"/>
              </w:rPr>
              <w:t xml:space="preserve"> </w:t>
            </w:r>
            <w:r>
              <w:rPr>
                <w:position w:val="-1"/>
              </w:rPr>
              <w:t>(0/3,1/3)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</w:tcPr>
          <w:p w14:paraId="2D6DBCA8" w14:textId="77777777" w:rsidR="001204D4" w:rsidRDefault="00213659">
            <w:pPr>
              <w:spacing w:before="32"/>
              <w:ind w:left="186"/>
            </w:pPr>
            <w:r>
              <w:t>0.0344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14:paraId="65EB35CC" w14:textId="77777777" w:rsidR="001204D4" w:rsidRDefault="00213659">
            <w:pPr>
              <w:spacing w:before="32"/>
              <w:ind w:left="263"/>
            </w:pPr>
            <w:r>
              <w:t>0.061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0B7BB8DE" w14:textId="77777777" w:rsidR="001204D4" w:rsidRDefault="00213659">
            <w:pPr>
              <w:spacing w:before="32"/>
              <w:ind w:left="186"/>
            </w:pPr>
            <w:r>
              <w:t>0.55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</w:tcPr>
          <w:p w14:paraId="246FC363" w14:textId="77777777" w:rsidR="001204D4" w:rsidRDefault="00213659">
            <w:pPr>
              <w:spacing w:before="32"/>
              <w:ind w:left="132"/>
            </w:pPr>
            <w:r>
              <w:t>0.577</w:t>
            </w:r>
          </w:p>
        </w:tc>
      </w:tr>
    </w:tbl>
    <w:p w14:paraId="2B644496" w14:textId="77777777" w:rsidR="001204D4" w:rsidRDefault="00887739">
      <w:pPr>
        <w:spacing w:line="220" w:lineRule="exact"/>
        <w:ind w:left="18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490" behindDoc="1" locked="0" layoutInCell="1" allowOverlap="1" wp14:anchorId="728CB378" wp14:editId="1ACE0113">
                <wp:simplePos x="0" y="0"/>
                <wp:positionH relativeFrom="page">
                  <wp:posOffset>1985645</wp:posOffset>
                </wp:positionH>
                <wp:positionV relativeFrom="paragraph">
                  <wp:posOffset>213360</wp:posOffset>
                </wp:positionV>
                <wp:extent cx="3800475" cy="0"/>
                <wp:effectExtent l="0" t="0" r="1998980" b="231140"/>
                <wp:wrapNone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00475" cy="0"/>
                          <a:chOff x="3127" y="336"/>
                          <a:chExt cx="5986" cy="0"/>
                        </a:xfrm>
                      </wpg:grpSpPr>
                      <wps:wsp>
                        <wps:cNvPr id="7" name="Freeform 3"/>
                        <wps:cNvSpPr>
                          <a:spLocks noEditPoints="1"/>
                        </wps:cNvSpPr>
                        <wps:spPr bwMode="auto">
                          <a:xfrm>
                            <a:off x="6254" y="672"/>
                            <a:ext cx="5986" cy="0"/>
                          </a:xfrm>
                          <a:custGeom>
                            <a:avLst/>
                            <a:gdLst>
                              <a:gd name="T0" fmla="+- 0 3127 3127"/>
                              <a:gd name="T1" fmla="*/ T0 w 5986"/>
                              <a:gd name="T2" fmla="+- 0 9113 3127"/>
                              <a:gd name="T3" fmla="*/ T2 w 598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986">
                                <a:moveTo>
                                  <a:pt x="0" y="0"/>
                                </a:moveTo>
                                <a:lnTo>
                                  <a:pt x="5986" y="0"/>
                                </a:lnTo>
                              </a:path>
                            </a:pathLst>
                          </a:custGeom>
                          <a:noFill/>
                          <a:ln w="50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156.35pt;margin-top:16.8pt;width:299.25pt;height:0;z-index:-2990;mso-position-horizontal-relative:page" coordorigin="3127,336" coordsize="5986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">
                <v:polyline id="Freeform 3" o:spid="_x0000_s1027" style="position:absolute;visibility:visible;mso-wrap-style:square;v-text-anchor:top" points="6254,672,12240,672" coordsize="5986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/beowwAA&#10;ANoAAAAPAAAAZHJzL2Rvd25yZXYueG1sRI/BasMwEETvhfyD2EBujdyQOsWNYkJIik8Fp4VeF2tt&#10;mVgrY8mO+/dVodDjMDNvmH0+205MNPjWsYKndQKCuHK65UbB58fl8QWED8gaO8ek4Js85IfFwx4z&#10;7e5c0nQNjYgQ9hkqMCH0mZS+MmTRr11PHL3aDRZDlEMj9YD3CLed3CRJKi22HBcM9nQyVN2uo1VQ&#10;j7f3Kd3JtyI9m/q5K7eSv7ZKrZbz8RVEoDn8h//ahVawg98r8QbIww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e/beowwAAANoAAAAPAAAAAAAAAAAAAAAAAJcCAABkcnMvZG93&#10;bnJldi54bWxQSwUGAAAAAAQABAD1AAAAhwMAAAAA&#10;" filled="f" strokeweight="5054emu">
                  <v:path arrowok="t" o:connecttype="custom" o:connectlocs="0,0;5986,0" o:connectangles="0,0"/>
                  <o:lock v:ext="edit" verticies="t"/>
                </v:polyline>
                <w10:wrap anchorx="page"/>
              </v:group>
            </w:pict>
          </mc:Fallback>
        </mc:AlternateContent>
      </w:r>
      <w:r w:rsidR="00213659">
        <w:rPr>
          <w:w w:val="99"/>
          <w:u w:val="single" w:color="000000"/>
        </w:rPr>
        <w:t xml:space="preserve"> </w:t>
      </w:r>
      <w:r w:rsidR="00213659">
        <w:rPr>
          <w:spacing w:val="20"/>
          <w:u w:val="single" w:color="000000"/>
        </w:rPr>
        <w:t xml:space="preserve"> </w:t>
      </w:r>
      <w:r w:rsidR="00213659">
        <w:rPr>
          <w:w w:val="99"/>
          <w:u w:val="single" w:color="000000"/>
        </w:rPr>
        <w:t xml:space="preserve">E </w:t>
      </w:r>
      <w:r w:rsidR="00213659">
        <w:rPr>
          <w:rFonts w:ascii="Batang" w:eastAsia="Batang" w:hAnsi="Batang" w:cs="Batang"/>
          <w:w w:val="95"/>
          <w:u w:val="single" w:color="000000"/>
        </w:rPr>
        <w:t>×</w:t>
      </w:r>
      <w:r w:rsidR="00213659">
        <w:rPr>
          <w:rFonts w:ascii="Batang" w:eastAsia="Batang" w:hAnsi="Batang" w:cs="Batang"/>
          <w:spacing w:val="-149"/>
          <w:w w:val="83"/>
          <w:u w:val="single" w:color="000000"/>
        </w:rPr>
        <w:t xml:space="preserve"> </w:t>
      </w:r>
      <w:r w:rsidR="00213659">
        <w:rPr>
          <w:w w:val="99"/>
          <w:u w:val="single" w:color="000000"/>
        </w:rPr>
        <w:t>C: 3/3 – (0/3,1/3,2/3</w:t>
      </w:r>
      <w:proofErr w:type="gramStart"/>
      <w:r w:rsidR="00213659">
        <w:rPr>
          <w:w w:val="99"/>
          <w:u w:val="single" w:color="000000"/>
        </w:rPr>
        <w:t xml:space="preserve">) </w:t>
      </w:r>
      <w:r w:rsidR="00213659">
        <w:rPr>
          <w:u w:val="single" w:color="000000"/>
        </w:rPr>
        <w:t xml:space="preserve">          </w:t>
      </w:r>
      <w:r w:rsidR="00213659">
        <w:rPr>
          <w:spacing w:val="6"/>
          <w:u w:val="single" w:color="000000"/>
        </w:rPr>
        <w:t xml:space="preserve"> </w:t>
      </w:r>
      <w:r w:rsidR="00213659">
        <w:rPr>
          <w:w w:val="99"/>
          <w:u w:val="single" w:color="000000"/>
        </w:rPr>
        <w:t>0.1288</w:t>
      </w:r>
      <w:proofErr w:type="gramEnd"/>
      <w:r w:rsidR="00213659">
        <w:rPr>
          <w:w w:val="99"/>
          <w:u w:val="single" w:color="000000"/>
        </w:rPr>
        <w:t xml:space="preserve"> </w:t>
      </w:r>
      <w:r w:rsidR="00213659">
        <w:rPr>
          <w:u w:val="single" w:color="000000"/>
        </w:rPr>
        <w:t xml:space="preserve">         </w:t>
      </w:r>
      <w:r w:rsidR="00213659">
        <w:rPr>
          <w:spacing w:val="-23"/>
          <w:u w:val="single" w:color="000000"/>
        </w:rPr>
        <w:t xml:space="preserve"> </w:t>
      </w:r>
      <w:r w:rsidR="00213659">
        <w:rPr>
          <w:w w:val="99"/>
          <w:u w:val="single" w:color="000000"/>
        </w:rPr>
        <w:t xml:space="preserve">0.046 </w:t>
      </w:r>
      <w:r w:rsidR="00213659">
        <w:rPr>
          <w:u w:val="single" w:color="000000"/>
        </w:rPr>
        <w:t xml:space="preserve">    </w:t>
      </w:r>
      <w:r w:rsidR="00213659">
        <w:rPr>
          <w:spacing w:val="6"/>
          <w:u w:val="single" w:color="000000"/>
        </w:rPr>
        <w:t xml:space="preserve"> </w:t>
      </w:r>
      <w:r w:rsidR="00213659">
        <w:rPr>
          <w:w w:val="99"/>
          <w:u w:val="single" w:color="000000"/>
        </w:rPr>
        <w:t xml:space="preserve">2.78 </w:t>
      </w:r>
      <w:r w:rsidR="00213659">
        <w:rPr>
          <w:u w:val="single" w:color="000000"/>
        </w:rPr>
        <w:t xml:space="preserve">   </w:t>
      </w:r>
      <w:r w:rsidR="00213659">
        <w:rPr>
          <w:spacing w:val="-11"/>
          <w:u w:val="single" w:color="000000"/>
        </w:rPr>
        <w:t xml:space="preserve"> </w:t>
      </w:r>
      <w:r w:rsidR="00213659">
        <w:rPr>
          <w:w w:val="99"/>
          <w:u w:val="single" w:color="000000"/>
        </w:rPr>
        <w:t xml:space="preserve">&lt;0.01* </w:t>
      </w:r>
      <w:r w:rsidR="00213659">
        <w:rPr>
          <w:spacing w:val="20"/>
          <w:u w:val="single" w:color="000000"/>
        </w:rPr>
        <w:t xml:space="preserve"> </w:t>
      </w:r>
    </w:p>
    <w:p w14:paraId="40A809D4" w14:textId="77777777" w:rsidR="001204D4" w:rsidRDefault="001204D4">
      <w:pPr>
        <w:spacing w:before="2" w:line="200" w:lineRule="exact"/>
      </w:pPr>
    </w:p>
    <w:p w14:paraId="098DF3F8" w14:textId="77777777" w:rsidR="001204D4" w:rsidRDefault="00213659">
      <w:pPr>
        <w:ind w:left="1927"/>
      </w:pPr>
      <w:r>
        <w:t xml:space="preserve">Predictor                                              </w:t>
      </w:r>
      <w:r>
        <w:rPr>
          <w:spacing w:val="7"/>
        </w:rPr>
        <w:t xml:space="preserve"> </w:t>
      </w:r>
      <w:r>
        <w:t xml:space="preserve">β    </w:t>
      </w:r>
      <w:r>
        <w:rPr>
          <w:spacing w:val="11"/>
        </w:rPr>
        <w:t xml:space="preserve"> </w:t>
      </w:r>
      <w:proofErr w:type="spellStart"/>
      <w:r>
        <w:t>Std</w:t>
      </w:r>
      <w:proofErr w:type="spellEnd"/>
      <w:r>
        <w:rPr>
          <w:spacing w:val="-3"/>
        </w:rPr>
        <w:t xml:space="preserve"> </w:t>
      </w:r>
      <w:r>
        <w:t xml:space="preserve">Error          </w:t>
      </w:r>
      <w:r>
        <w:rPr>
          <w:spacing w:val="28"/>
        </w:rPr>
        <w:t xml:space="preserve"> </w:t>
      </w:r>
      <w:r>
        <w:rPr>
          <w:w w:val="129"/>
        </w:rPr>
        <w:t xml:space="preserve">t           </w:t>
      </w:r>
      <w:r>
        <w:rPr>
          <w:spacing w:val="25"/>
          <w:w w:val="129"/>
        </w:rPr>
        <w:t xml:space="preserve"> </w:t>
      </w:r>
      <w:r>
        <w:t>p</w:t>
      </w:r>
    </w:p>
    <w:p w14:paraId="25D51E6D" w14:textId="77777777" w:rsidR="001204D4" w:rsidRDefault="001204D4">
      <w:pPr>
        <w:spacing w:before="3" w:line="80" w:lineRule="exact"/>
        <w:rPr>
          <w:sz w:val="8"/>
          <w:szCs w:val="8"/>
        </w:rPr>
      </w:pPr>
    </w:p>
    <w:tbl>
      <w:tblPr>
        <w:tblW w:w="0" w:type="auto"/>
        <w:tblInd w:w="18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997"/>
        <w:gridCol w:w="831"/>
        <w:gridCol w:w="654"/>
        <w:gridCol w:w="899"/>
      </w:tblGrid>
      <w:tr w:rsidR="001204D4" w14:paraId="79DAFE0A" w14:textId="77777777">
        <w:trPr>
          <w:trHeight w:hRule="exact" w:val="422"/>
        </w:trPr>
        <w:tc>
          <w:tcPr>
            <w:tcW w:w="260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7BFD1150" w14:textId="77777777" w:rsidR="001204D4" w:rsidRDefault="00213659">
            <w:pPr>
              <w:spacing w:before="90"/>
              <w:ind w:left="120"/>
            </w:pPr>
            <w:r>
              <w:t>Intercept</w:t>
            </w:r>
          </w:p>
        </w:tc>
        <w:tc>
          <w:tcPr>
            <w:tcW w:w="99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368E2279" w14:textId="77777777" w:rsidR="001204D4" w:rsidRDefault="00213659">
            <w:pPr>
              <w:spacing w:before="90"/>
              <w:ind w:left="186"/>
            </w:pPr>
            <w:r>
              <w:t>0.0984</w:t>
            </w:r>
          </w:p>
        </w:tc>
        <w:tc>
          <w:tcPr>
            <w:tcW w:w="83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05CD51E7" w14:textId="77777777" w:rsidR="001204D4" w:rsidRDefault="00213659">
            <w:pPr>
              <w:spacing w:before="90"/>
              <w:ind w:left="263"/>
            </w:pPr>
            <w:r>
              <w:t>0.033</w:t>
            </w:r>
          </w:p>
        </w:tc>
        <w:tc>
          <w:tcPr>
            <w:tcW w:w="65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30CBCB82" w14:textId="77777777" w:rsidR="001204D4" w:rsidRDefault="00213659">
            <w:pPr>
              <w:spacing w:before="90"/>
              <w:ind w:left="186"/>
            </w:pPr>
            <w:r>
              <w:t>2.91</w:t>
            </w:r>
          </w:p>
        </w:tc>
        <w:tc>
          <w:tcPr>
            <w:tcW w:w="89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154B03BC" w14:textId="77777777" w:rsidR="001204D4" w:rsidRDefault="00213659">
            <w:pPr>
              <w:spacing w:before="90"/>
              <w:ind w:left="120"/>
            </w:pPr>
            <w:r>
              <w:t>&lt;0.005*</w:t>
            </w:r>
          </w:p>
        </w:tc>
      </w:tr>
      <w:tr w:rsidR="001204D4" w14:paraId="7D9E7BDC" w14:textId="77777777">
        <w:trPr>
          <w:trHeight w:hRule="exact" w:val="396"/>
        </w:trPr>
        <w:tc>
          <w:tcPr>
            <w:tcW w:w="2604" w:type="dxa"/>
            <w:tcBorders>
              <w:top w:val="nil"/>
              <w:left w:val="nil"/>
              <w:bottom w:val="nil"/>
              <w:right w:val="nil"/>
            </w:tcBorders>
          </w:tcPr>
          <w:p w14:paraId="6150AF0E" w14:textId="77777777" w:rsidR="001204D4" w:rsidRDefault="00213659">
            <w:pPr>
              <w:spacing w:before="64"/>
              <w:ind w:left="120"/>
            </w:pPr>
            <w:r>
              <w:t>Condition:</w:t>
            </w:r>
            <w:r>
              <w:rPr>
                <w:spacing w:val="3"/>
              </w:rPr>
              <w:t xml:space="preserve"> </w:t>
            </w:r>
            <w:r>
              <w:t>1/3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(0/3)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</w:tcPr>
          <w:p w14:paraId="6F589BCD" w14:textId="77777777" w:rsidR="001204D4" w:rsidRDefault="00213659">
            <w:pPr>
              <w:spacing w:before="64"/>
              <w:ind w:left="186"/>
            </w:pPr>
            <w:r>
              <w:t>0.0439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14:paraId="355E0102" w14:textId="77777777" w:rsidR="001204D4" w:rsidRDefault="00213659">
            <w:pPr>
              <w:spacing w:before="64"/>
              <w:ind w:left="263"/>
            </w:pPr>
            <w:r>
              <w:t>0.049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7259752D" w14:textId="77777777" w:rsidR="001204D4" w:rsidRDefault="00213659">
            <w:pPr>
              <w:spacing w:before="64"/>
              <w:ind w:left="186"/>
            </w:pPr>
            <w:r>
              <w:t>0.89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</w:tcPr>
          <w:p w14:paraId="6CF13C2D" w14:textId="77777777" w:rsidR="001204D4" w:rsidRDefault="00213659">
            <w:pPr>
              <w:spacing w:before="64"/>
              <w:ind w:left="232"/>
            </w:pPr>
            <w:r>
              <w:t>0.370</w:t>
            </w:r>
          </w:p>
        </w:tc>
      </w:tr>
      <w:tr w:rsidR="001204D4" w14:paraId="2B461C05" w14:textId="77777777">
        <w:trPr>
          <w:trHeight w:hRule="exact" w:val="396"/>
        </w:trPr>
        <w:tc>
          <w:tcPr>
            <w:tcW w:w="2604" w:type="dxa"/>
            <w:tcBorders>
              <w:top w:val="nil"/>
              <w:left w:val="nil"/>
              <w:bottom w:val="nil"/>
              <w:right w:val="nil"/>
            </w:tcBorders>
          </w:tcPr>
          <w:p w14:paraId="4402AE51" w14:textId="77777777" w:rsidR="001204D4" w:rsidRDefault="00213659">
            <w:pPr>
              <w:spacing w:before="64"/>
              <w:ind w:left="120"/>
            </w:pPr>
            <w:r>
              <w:t>Condition:</w:t>
            </w:r>
            <w:r>
              <w:rPr>
                <w:spacing w:val="3"/>
              </w:rPr>
              <w:t xml:space="preserve"> </w:t>
            </w:r>
            <w:r>
              <w:t>2/3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(0/3,1/3)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</w:tcPr>
          <w:p w14:paraId="35E63BF5" w14:textId="77777777" w:rsidR="001204D4" w:rsidRDefault="00213659">
            <w:pPr>
              <w:spacing w:before="64"/>
              <w:ind w:left="186"/>
            </w:pPr>
            <w:r>
              <w:t>0.0604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14:paraId="5C96FA5F" w14:textId="77777777" w:rsidR="001204D4" w:rsidRDefault="00213659">
            <w:pPr>
              <w:spacing w:before="64"/>
              <w:ind w:left="263"/>
            </w:pPr>
            <w:r>
              <w:t>0.026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270FFC95" w14:textId="77777777" w:rsidR="001204D4" w:rsidRDefault="00213659">
            <w:pPr>
              <w:spacing w:before="64"/>
              <w:ind w:left="186"/>
            </w:pPr>
            <w:r>
              <w:t>2.28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</w:tcPr>
          <w:p w14:paraId="2B59B373" w14:textId="77777777" w:rsidR="001204D4" w:rsidRDefault="00213659">
            <w:pPr>
              <w:spacing w:before="64"/>
              <w:ind w:left="219"/>
            </w:pPr>
            <w:r>
              <w:t>&lt;0.05*</w:t>
            </w:r>
          </w:p>
        </w:tc>
      </w:tr>
      <w:tr w:rsidR="001204D4" w14:paraId="4A5C3270" w14:textId="77777777">
        <w:trPr>
          <w:trHeight w:hRule="exact" w:val="396"/>
        </w:trPr>
        <w:tc>
          <w:tcPr>
            <w:tcW w:w="2604" w:type="dxa"/>
            <w:tcBorders>
              <w:top w:val="nil"/>
              <w:left w:val="nil"/>
              <w:bottom w:val="nil"/>
              <w:right w:val="nil"/>
            </w:tcBorders>
          </w:tcPr>
          <w:p w14:paraId="3BADAC1B" w14:textId="77777777" w:rsidR="001204D4" w:rsidRDefault="00213659">
            <w:pPr>
              <w:spacing w:before="64"/>
              <w:ind w:left="120"/>
            </w:pPr>
            <w:r>
              <w:t>Condition:</w:t>
            </w:r>
            <w:r>
              <w:rPr>
                <w:spacing w:val="3"/>
              </w:rPr>
              <w:t xml:space="preserve"> </w:t>
            </w:r>
            <w:r>
              <w:t>3/3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(0/3,1/3,2/3)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</w:tcPr>
          <w:p w14:paraId="10B05BCE" w14:textId="77777777" w:rsidR="001204D4" w:rsidRDefault="00213659">
            <w:pPr>
              <w:spacing w:before="64"/>
              <w:ind w:left="186"/>
            </w:pPr>
            <w:r>
              <w:t>0.0412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14:paraId="58BEB910" w14:textId="77777777" w:rsidR="001204D4" w:rsidRDefault="00213659">
            <w:pPr>
              <w:spacing w:before="64"/>
              <w:ind w:left="263"/>
            </w:pPr>
            <w:r>
              <w:t>0.019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27CE82BD" w14:textId="77777777" w:rsidR="001204D4" w:rsidRDefault="00213659">
            <w:pPr>
              <w:spacing w:before="64"/>
              <w:ind w:left="186"/>
            </w:pPr>
            <w:r>
              <w:t>2.08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</w:tcPr>
          <w:p w14:paraId="387A6407" w14:textId="77777777" w:rsidR="001204D4" w:rsidRDefault="00213659">
            <w:pPr>
              <w:spacing w:before="64"/>
              <w:ind w:left="219"/>
            </w:pPr>
            <w:r>
              <w:t>&lt;0.05*</w:t>
            </w:r>
          </w:p>
        </w:tc>
      </w:tr>
      <w:tr w:rsidR="001204D4" w14:paraId="5496CB71" w14:textId="77777777">
        <w:trPr>
          <w:trHeight w:hRule="exact" w:val="396"/>
        </w:trPr>
        <w:tc>
          <w:tcPr>
            <w:tcW w:w="2604" w:type="dxa"/>
            <w:tcBorders>
              <w:top w:val="nil"/>
              <w:left w:val="nil"/>
              <w:bottom w:val="nil"/>
              <w:right w:val="nil"/>
            </w:tcBorders>
          </w:tcPr>
          <w:p w14:paraId="4E07E0FB" w14:textId="77777777" w:rsidR="001204D4" w:rsidRDefault="00213659">
            <w:pPr>
              <w:spacing w:before="64"/>
              <w:ind w:left="120"/>
            </w:pPr>
            <w:r>
              <w:t>Exposures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</w:tcPr>
          <w:p w14:paraId="1F4EE569" w14:textId="77777777" w:rsidR="001204D4" w:rsidRDefault="00213659">
            <w:pPr>
              <w:spacing w:before="64"/>
              <w:ind w:left="186"/>
            </w:pPr>
            <w:r>
              <w:t>0.4768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14:paraId="30C3BA06" w14:textId="77777777" w:rsidR="001204D4" w:rsidRDefault="00213659">
            <w:pPr>
              <w:spacing w:before="64"/>
              <w:ind w:left="263"/>
            </w:pPr>
            <w:r>
              <w:t>0.150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5FC43997" w14:textId="77777777" w:rsidR="001204D4" w:rsidRDefault="00213659">
            <w:pPr>
              <w:spacing w:before="64"/>
              <w:ind w:left="186"/>
            </w:pPr>
            <w:r>
              <w:t>3.16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</w:tcPr>
          <w:p w14:paraId="05E245A7" w14:textId="77777777" w:rsidR="001204D4" w:rsidRDefault="00213659">
            <w:pPr>
              <w:spacing w:before="64"/>
              <w:ind w:left="120"/>
            </w:pPr>
            <w:r>
              <w:t>&lt;0.005*</w:t>
            </w:r>
          </w:p>
        </w:tc>
      </w:tr>
      <w:tr w:rsidR="001204D4" w14:paraId="6626EF7A" w14:textId="77777777">
        <w:trPr>
          <w:trHeight w:hRule="exact" w:val="428"/>
        </w:trPr>
        <w:tc>
          <w:tcPr>
            <w:tcW w:w="2604" w:type="dxa"/>
            <w:tcBorders>
              <w:top w:val="nil"/>
              <w:left w:val="nil"/>
              <w:bottom w:val="nil"/>
              <w:right w:val="nil"/>
            </w:tcBorders>
          </w:tcPr>
          <w:p w14:paraId="38079B99" w14:textId="77777777" w:rsidR="001204D4" w:rsidRDefault="00213659">
            <w:pPr>
              <w:spacing w:before="28"/>
              <w:ind w:left="120"/>
            </w:pPr>
            <w:r>
              <w:t>E</w:t>
            </w:r>
            <w:r>
              <w:rPr>
                <w:spacing w:val="-1"/>
              </w:rPr>
              <w:t xml:space="preserve"> </w:t>
            </w:r>
            <w:r>
              <w:rPr>
                <w:rFonts w:ascii="Batang" w:eastAsia="Batang" w:hAnsi="Batang" w:cs="Batang"/>
              </w:rPr>
              <w:t>×</w:t>
            </w:r>
            <w:r>
              <w:rPr>
                <w:rFonts w:ascii="Batang" w:eastAsia="Batang" w:hAnsi="Batang" w:cs="Batang"/>
                <w:spacing w:val="-25"/>
              </w:rPr>
              <w:t xml:space="preserve"> </w:t>
            </w:r>
            <w:r>
              <w:t>C:</w:t>
            </w:r>
            <w:r>
              <w:rPr>
                <w:spacing w:val="-2"/>
              </w:rPr>
              <w:t xml:space="preserve"> </w:t>
            </w:r>
            <w:r>
              <w:t>1/3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(0/3)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</w:tcPr>
          <w:p w14:paraId="16E9057D" w14:textId="77777777" w:rsidR="001204D4" w:rsidRDefault="00213659">
            <w:pPr>
              <w:spacing w:before="64"/>
              <w:ind w:left="120"/>
            </w:pPr>
            <w:r>
              <w:t>-0.0674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14:paraId="04845C23" w14:textId="77777777" w:rsidR="001204D4" w:rsidRDefault="00213659">
            <w:pPr>
              <w:spacing w:before="64"/>
              <w:ind w:left="263"/>
            </w:pPr>
            <w:r>
              <w:t>0.215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64CF6861" w14:textId="77777777" w:rsidR="001204D4" w:rsidRDefault="00213659">
            <w:pPr>
              <w:spacing w:before="64"/>
              <w:ind w:left="120"/>
            </w:pPr>
            <w:r>
              <w:t>-0.31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</w:tcPr>
          <w:p w14:paraId="03E43DE3" w14:textId="77777777" w:rsidR="001204D4" w:rsidRDefault="00213659">
            <w:pPr>
              <w:spacing w:before="64"/>
              <w:ind w:left="232"/>
            </w:pPr>
            <w:r>
              <w:t>0.754</w:t>
            </w:r>
          </w:p>
        </w:tc>
      </w:tr>
      <w:tr w:rsidR="001204D4" w14:paraId="6E9DBDF2" w14:textId="77777777">
        <w:trPr>
          <w:trHeight w:hRule="exact" w:val="429"/>
        </w:trPr>
        <w:tc>
          <w:tcPr>
            <w:tcW w:w="2604" w:type="dxa"/>
            <w:tcBorders>
              <w:top w:val="nil"/>
              <w:left w:val="nil"/>
              <w:bottom w:val="nil"/>
              <w:right w:val="nil"/>
            </w:tcBorders>
          </w:tcPr>
          <w:p w14:paraId="7EBDF621" w14:textId="77777777" w:rsidR="001204D4" w:rsidRDefault="00213659">
            <w:pPr>
              <w:spacing w:line="260" w:lineRule="exact"/>
              <w:ind w:left="120"/>
            </w:pPr>
            <w:r>
              <w:rPr>
                <w:position w:val="-1"/>
              </w:rPr>
              <w:t>E</w:t>
            </w:r>
            <w:r>
              <w:rPr>
                <w:spacing w:val="-1"/>
                <w:position w:val="-1"/>
              </w:rPr>
              <w:t xml:space="preserve"> </w:t>
            </w:r>
            <w:r>
              <w:rPr>
                <w:rFonts w:ascii="Batang" w:eastAsia="Batang" w:hAnsi="Batang" w:cs="Batang"/>
                <w:position w:val="-1"/>
              </w:rPr>
              <w:t>×</w:t>
            </w:r>
            <w:r>
              <w:rPr>
                <w:rFonts w:ascii="Batang" w:eastAsia="Batang" w:hAnsi="Batang" w:cs="Batang"/>
                <w:spacing w:val="-25"/>
                <w:position w:val="-1"/>
              </w:rPr>
              <w:t xml:space="preserve"> </w:t>
            </w:r>
            <w:r>
              <w:rPr>
                <w:position w:val="-1"/>
              </w:rPr>
              <w:t>C:</w:t>
            </w:r>
            <w:r>
              <w:rPr>
                <w:spacing w:val="-2"/>
                <w:position w:val="-1"/>
              </w:rPr>
              <w:t xml:space="preserve"> </w:t>
            </w:r>
            <w:r>
              <w:rPr>
                <w:position w:val="-1"/>
              </w:rPr>
              <w:t>2/3</w:t>
            </w:r>
            <w:r>
              <w:rPr>
                <w:spacing w:val="-3"/>
                <w:position w:val="-1"/>
              </w:rPr>
              <w:t xml:space="preserve"> </w:t>
            </w:r>
            <w:r>
              <w:rPr>
                <w:position w:val="-1"/>
              </w:rPr>
              <w:t>–</w:t>
            </w:r>
            <w:r>
              <w:rPr>
                <w:spacing w:val="-1"/>
                <w:position w:val="-1"/>
              </w:rPr>
              <w:t xml:space="preserve"> </w:t>
            </w:r>
            <w:r>
              <w:rPr>
                <w:position w:val="-1"/>
              </w:rPr>
              <w:t>(0/3,1/3)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</w:tcPr>
          <w:p w14:paraId="589855E2" w14:textId="77777777" w:rsidR="001204D4" w:rsidRDefault="00213659">
            <w:pPr>
              <w:spacing w:before="32"/>
              <w:ind w:left="120"/>
            </w:pPr>
            <w:r>
              <w:t>-0.1032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14:paraId="6723AFB7" w14:textId="77777777" w:rsidR="001204D4" w:rsidRDefault="00213659">
            <w:pPr>
              <w:spacing w:before="32"/>
              <w:ind w:left="263"/>
            </w:pPr>
            <w:r>
              <w:t>0.118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5F18FFE8" w14:textId="77777777" w:rsidR="001204D4" w:rsidRDefault="00213659">
            <w:pPr>
              <w:spacing w:before="32"/>
              <w:ind w:left="120"/>
            </w:pPr>
            <w:r>
              <w:t>-0.87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</w:tcPr>
          <w:p w14:paraId="5D1E4DDB" w14:textId="77777777" w:rsidR="001204D4" w:rsidRDefault="00213659">
            <w:pPr>
              <w:spacing w:before="32"/>
              <w:ind w:left="232"/>
            </w:pPr>
            <w:r>
              <w:t>0.381</w:t>
            </w:r>
          </w:p>
        </w:tc>
      </w:tr>
    </w:tbl>
    <w:p w14:paraId="348CE2A1" w14:textId="77777777" w:rsidR="001204D4" w:rsidRDefault="00213659">
      <w:pPr>
        <w:tabs>
          <w:tab w:val="left" w:pos="7780"/>
        </w:tabs>
        <w:spacing w:line="220" w:lineRule="exact"/>
        <w:ind w:left="1807"/>
        <w:sectPr w:rsidR="001204D4">
          <w:pgSz w:w="12240" w:h="15840"/>
          <w:pgMar w:top="960" w:right="1340" w:bottom="280" w:left="1320" w:header="736" w:footer="0" w:gutter="0"/>
          <w:cols w:space="720"/>
        </w:sectPr>
      </w:pPr>
      <w:r>
        <w:rPr>
          <w:w w:val="99"/>
          <w:u w:val="single" w:color="000000"/>
        </w:rPr>
        <w:t xml:space="preserve"> </w:t>
      </w:r>
      <w:r>
        <w:rPr>
          <w:spacing w:val="20"/>
          <w:u w:val="single" w:color="000000"/>
        </w:rPr>
        <w:t xml:space="preserve"> </w:t>
      </w:r>
      <w:r>
        <w:rPr>
          <w:w w:val="99"/>
          <w:u w:val="single" w:color="000000"/>
        </w:rPr>
        <w:t xml:space="preserve">E </w:t>
      </w:r>
      <w:r>
        <w:rPr>
          <w:rFonts w:ascii="Batang" w:eastAsia="Batang" w:hAnsi="Batang" w:cs="Batang"/>
          <w:w w:val="95"/>
          <w:u w:val="single" w:color="000000"/>
        </w:rPr>
        <w:t>×</w:t>
      </w:r>
      <w:r>
        <w:rPr>
          <w:rFonts w:ascii="Batang" w:eastAsia="Batang" w:hAnsi="Batang" w:cs="Batang"/>
          <w:spacing w:val="-149"/>
          <w:w w:val="83"/>
          <w:u w:val="single" w:color="000000"/>
        </w:rPr>
        <w:t xml:space="preserve"> </w:t>
      </w:r>
      <w:r>
        <w:rPr>
          <w:w w:val="99"/>
          <w:u w:val="single" w:color="000000"/>
        </w:rPr>
        <w:t>C: 3/3 – (0/3,1/3,2/3</w:t>
      </w:r>
      <w:proofErr w:type="gramStart"/>
      <w:r>
        <w:rPr>
          <w:w w:val="99"/>
          <w:u w:val="single" w:color="000000"/>
        </w:rPr>
        <w:t xml:space="preserve">) </w:t>
      </w:r>
      <w:r>
        <w:rPr>
          <w:u w:val="single" w:color="000000"/>
        </w:rPr>
        <w:t xml:space="preserve">          </w:t>
      </w:r>
      <w:r>
        <w:rPr>
          <w:spacing w:val="6"/>
          <w:u w:val="single" w:color="000000"/>
        </w:rPr>
        <w:t xml:space="preserve"> </w:t>
      </w:r>
      <w:r>
        <w:rPr>
          <w:w w:val="99"/>
          <w:u w:val="single" w:color="000000"/>
        </w:rPr>
        <w:t>0.1168</w:t>
      </w:r>
      <w:proofErr w:type="gramEnd"/>
      <w:r>
        <w:rPr>
          <w:w w:val="99"/>
          <w:u w:val="single" w:color="000000"/>
        </w:rPr>
        <w:t xml:space="preserve"> </w:t>
      </w:r>
      <w:r>
        <w:rPr>
          <w:u w:val="single" w:color="000000"/>
        </w:rPr>
        <w:t xml:space="preserve">         </w:t>
      </w:r>
      <w:r>
        <w:rPr>
          <w:spacing w:val="-23"/>
          <w:u w:val="single" w:color="000000"/>
        </w:rPr>
        <w:t xml:space="preserve"> </w:t>
      </w:r>
      <w:r>
        <w:rPr>
          <w:w w:val="99"/>
          <w:u w:val="single" w:color="000000"/>
        </w:rPr>
        <w:t xml:space="preserve">0.088 </w:t>
      </w:r>
      <w:r>
        <w:rPr>
          <w:u w:val="single" w:color="000000"/>
        </w:rPr>
        <w:t xml:space="preserve">    </w:t>
      </w:r>
      <w:r>
        <w:rPr>
          <w:spacing w:val="6"/>
          <w:u w:val="single" w:color="000000"/>
        </w:rPr>
        <w:t xml:space="preserve"> </w:t>
      </w:r>
      <w:r>
        <w:rPr>
          <w:w w:val="99"/>
          <w:u w:val="single" w:color="000000"/>
        </w:rPr>
        <w:t xml:space="preserve">1.31 </w:t>
      </w:r>
      <w:r>
        <w:rPr>
          <w:u w:val="single" w:color="000000"/>
        </w:rPr>
        <w:t xml:space="preserve">     </w:t>
      </w:r>
      <w:r>
        <w:rPr>
          <w:spacing w:val="2"/>
          <w:u w:val="single" w:color="000000"/>
        </w:rPr>
        <w:t xml:space="preserve"> </w:t>
      </w:r>
      <w:r>
        <w:rPr>
          <w:w w:val="99"/>
          <w:u w:val="single" w:color="000000"/>
        </w:rPr>
        <w:t xml:space="preserve">0.189 </w:t>
      </w:r>
      <w:r>
        <w:rPr>
          <w:u w:val="single" w:color="000000"/>
        </w:rPr>
        <w:tab/>
      </w:r>
    </w:p>
    <w:p w14:paraId="1BDEFBC1" w14:textId="77777777" w:rsidR="001204D4" w:rsidRDefault="001204D4">
      <w:pPr>
        <w:spacing w:before="5" w:line="120" w:lineRule="exact"/>
        <w:rPr>
          <w:sz w:val="12"/>
          <w:szCs w:val="12"/>
        </w:rPr>
      </w:pPr>
    </w:p>
    <w:p w14:paraId="546CD69B" w14:textId="77777777" w:rsidR="001204D4" w:rsidRDefault="001204D4">
      <w:pPr>
        <w:spacing w:line="200" w:lineRule="exact"/>
      </w:pPr>
    </w:p>
    <w:p w14:paraId="6E71DAB0" w14:textId="77777777" w:rsidR="001204D4" w:rsidRDefault="001204D4">
      <w:pPr>
        <w:spacing w:line="200" w:lineRule="exact"/>
      </w:pPr>
    </w:p>
    <w:p w14:paraId="20DF7EBC" w14:textId="77777777" w:rsidR="001204D4" w:rsidRDefault="00213659">
      <w:pPr>
        <w:spacing w:before="19"/>
        <w:ind w:left="676"/>
        <w:rPr>
          <w:sz w:val="24"/>
          <w:szCs w:val="24"/>
        </w:rPr>
      </w:pPr>
      <w:r>
        <w:rPr>
          <w:sz w:val="24"/>
          <w:szCs w:val="24"/>
        </w:rPr>
        <w:t>Experiments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</w:t>
      </w:r>
    </w:p>
    <w:p w14:paraId="390DC23F" w14:textId="77777777" w:rsidR="001204D4" w:rsidRDefault="001204D4">
      <w:pPr>
        <w:spacing w:before="7" w:line="280" w:lineRule="exact"/>
        <w:rPr>
          <w:sz w:val="28"/>
          <w:szCs w:val="28"/>
        </w:rPr>
      </w:pPr>
    </w:p>
    <w:tbl>
      <w:tblPr>
        <w:tblW w:w="0" w:type="auto"/>
        <w:tblInd w:w="205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2"/>
        <w:gridCol w:w="731"/>
        <w:gridCol w:w="828"/>
        <w:gridCol w:w="571"/>
        <w:gridCol w:w="685"/>
      </w:tblGrid>
      <w:tr w:rsidR="001204D4" w14:paraId="6F873325" w14:textId="77777777">
        <w:trPr>
          <w:trHeight w:hRule="exact" w:val="321"/>
        </w:trPr>
        <w:tc>
          <w:tcPr>
            <w:tcW w:w="264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5FE1BD75" w14:textId="77777777" w:rsidR="001204D4" w:rsidRDefault="00213659">
            <w:pPr>
              <w:spacing w:before="70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Predictor</w:t>
            </w:r>
          </w:p>
        </w:tc>
        <w:tc>
          <w:tcPr>
            <w:tcW w:w="73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722E11C9" w14:textId="77777777" w:rsidR="001204D4" w:rsidRDefault="00213659">
            <w:pPr>
              <w:spacing w:before="70"/>
              <w:ind w:right="125"/>
              <w:jc w:val="right"/>
              <w:rPr>
                <w:sz w:val="16"/>
                <w:szCs w:val="16"/>
              </w:rPr>
            </w:pPr>
            <w:r>
              <w:rPr>
                <w:w w:val="116"/>
                <w:sz w:val="16"/>
                <w:szCs w:val="16"/>
              </w:rPr>
              <w:t>β</w:t>
            </w:r>
          </w:p>
        </w:tc>
        <w:tc>
          <w:tcPr>
            <w:tcW w:w="82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6C6D3584" w14:textId="77777777" w:rsidR="001204D4" w:rsidRDefault="00213659">
            <w:pPr>
              <w:spacing w:before="70"/>
              <w:ind w:left="122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Std</w:t>
            </w:r>
            <w:proofErr w:type="spellEnd"/>
            <w:r>
              <w:rPr>
                <w:spacing w:val="-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Error</w:t>
            </w:r>
          </w:p>
        </w:tc>
        <w:tc>
          <w:tcPr>
            <w:tcW w:w="57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34AAFF91" w14:textId="77777777" w:rsidR="001204D4" w:rsidRDefault="00213659">
            <w:pPr>
              <w:spacing w:before="70"/>
              <w:ind w:right="117"/>
              <w:jc w:val="right"/>
              <w:rPr>
                <w:sz w:val="16"/>
                <w:szCs w:val="16"/>
              </w:rPr>
            </w:pPr>
            <w:proofErr w:type="gramStart"/>
            <w:r>
              <w:rPr>
                <w:w w:val="138"/>
                <w:sz w:val="16"/>
                <w:szCs w:val="16"/>
              </w:rPr>
              <w:t>t</w:t>
            </w:r>
            <w:proofErr w:type="gramEnd"/>
          </w:p>
        </w:tc>
        <w:tc>
          <w:tcPr>
            <w:tcW w:w="68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1F1B25D6" w14:textId="77777777" w:rsidR="001204D4" w:rsidRDefault="00213659">
            <w:pPr>
              <w:spacing w:before="70"/>
              <w:ind w:right="125"/>
              <w:jc w:val="right"/>
              <w:rPr>
                <w:sz w:val="16"/>
                <w:szCs w:val="16"/>
              </w:rPr>
            </w:pPr>
            <w:proofErr w:type="gramStart"/>
            <w:r>
              <w:rPr>
                <w:w w:val="106"/>
                <w:sz w:val="16"/>
                <w:szCs w:val="16"/>
              </w:rPr>
              <w:t>p</w:t>
            </w:r>
            <w:proofErr w:type="gramEnd"/>
          </w:p>
        </w:tc>
      </w:tr>
      <w:tr w:rsidR="001204D4" w14:paraId="077DC4A0" w14:textId="77777777">
        <w:trPr>
          <w:trHeight w:hRule="exact" w:val="333"/>
        </w:trPr>
        <w:tc>
          <w:tcPr>
            <w:tcW w:w="264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30C1F952" w14:textId="77777777" w:rsidR="001204D4" w:rsidRDefault="00213659">
            <w:pPr>
              <w:spacing w:before="70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Intercept</w:t>
            </w:r>
          </w:p>
        </w:tc>
        <w:tc>
          <w:tcPr>
            <w:tcW w:w="73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1C868167" w14:textId="77777777" w:rsidR="001204D4" w:rsidRDefault="00213659">
            <w:pPr>
              <w:spacing w:before="70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-0.0227</w:t>
            </w:r>
          </w:p>
        </w:tc>
        <w:tc>
          <w:tcPr>
            <w:tcW w:w="82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6F1F1240" w14:textId="77777777" w:rsidR="001204D4" w:rsidRDefault="00213659">
            <w:pPr>
              <w:spacing w:before="70"/>
              <w:ind w:left="35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0.026</w:t>
            </w:r>
          </w:p>
        </w:tc>
        <w:tc>
          <w:tcPr>
            <w:tcW w:w="57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160C062E" w14:textId="77777777" w:rsidR="001204D4" w:rsidRDefault="00213659">
            <w:pPr>
              <w:spacing w:before="70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-0.85</w:t>
            </w:r>
          </w:p>
        </w:tc>
        <w:tc>
          <w:tcPr>
            <w:tcW w:w="68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6655DFF6" w14:textId="77777777" w:rsidR="001204D4" w:rsidRDefault="00213659">
            <w:pPr>
              <w:spacing w:before="70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0.390</w:t>
            </w:r>
          </w:p>
        </w:tc>
      </w:tr>
      <w:tr w:rsidR="001204D4" w14:paraId="5C385CA1" w14:textId="77777777">
        <w:trPr>
          <w:trHeight w:hRule="exact" w:val="313"/>
        </w:trPr>
        <w:tc>
          <w:tcPr>
            <w:tcW w:w="2642" w:type="dxa"/>
            <w:tcBorders>
              <w:top w:val="nil"/>
              <w:left w:val="nil"/>
              <w:bottom w:val="nil"/>
              <w:right w:val="nil"/>
            </w:tcBorders>
          </w:tcPr>
          <w:p w14:paraId="7EECE2F2" w14:textId="77777777" w:rsidR="001204D4" w:rsidRDefault="00213659">
            <w:pPr>
              <w:spacing w:before="49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Condition:</w:t>
            </w:r>
            <w:r>
              <w:rPr>
                <w:spacing w:val="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Onset</w:t>
            </w:r>
            <w:r>
              <w:rPr>
                <w:spacing w:val="-4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60CB604A" w14:textId="77777777" w:rsidR="001204D4" w:rsidRDefault="00213659">
            <w:pPr>
              <w:spacing w:before="49"/>
              <w:ind w:left="17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0.0463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7539D2D1" w14:textId="77777777" w:rsidR="001204D4" w:rsidRDefault="00213659">
            <w:pPr>
              <w:spacing w:before="49"/>
              <w:ind w:left="35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0.036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46599742" w14:textId="77777777" w:rsidR="001204D4" w:rsidRDefault="00213659">
            <w:pPr>
              <w:spacing w:before="49"/>
              <w:ind w:left="17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1.26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760C9837" w14:textId="77777777" w:rsidR="001204D4" w:rsidRDefault="00213659">
            <w:pPr>
              <w:spacing w:before="49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0.207</w:t>
            </w:r>
          </w:p>
        </w:tc>
      </w:tr>
      <w:tr w:rsidR="001204D4" w14:paraId="0C88F463" w14:textId="77777777">
        <w:trPr>
          <w:trHeight w:hRule="exact" w:val="313"/>
        </w:trPr>
        <w:tc>
          <w:tcPr>
            <w:tcW w:w="2642" w:type="dxa"/>
            <w:tcBorders>
              <w:top w:val="nil"/>
              <w:left w:val="nil"/>
              <w:bottom w:val="nil"/>
              <w:right w:val="nil"/>
            </w:tcBorders>
          </w:tcPr>
          <w:p w14:paraId="794686FE" w14:textId="77777777" w:rsidR="001204D4" w:rsidRDefault="00213659">
            <w:pPr>
              <w:spacing w:before="49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Condition:</w:t>
            </w:r>
            <w:r>
              <w:rPr>
                <w:spacing w:val="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Rime</w:t>
            </w:r>
            <w:r>
              <w:rPr>
                <w:spacing w:val="-3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21B5BDCE" w14:textId="77777777" w:rsidR="001204D4" w:rsidRDefault="00213659">
            <w:pPr>
              <w:spacing w:before="49"/>
              <w:ind w:left="17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0.0401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543F414E" w14:textId="77777777" w:rsidR="001204D4" w:rsidRDefault="00213659">
            <w:pPr>
              <w:spacing w:before="49"/>
              <w:ind w:left="35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0.034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19B93364" w14:textId="77777777" w:rsidR="001204D4" w:rsidRDefault="00213659">
            <w:pPr>
              <w:spacing w:before="49"/>
              <w:ind w:left="17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1.16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70F545F0" w14:textId="77777777" w:rsidR="001204D4" w:rsidRDefault="00213659">
            <w:pPr>
              <w:spacing w:before="49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0.246</w:t>
            </w:r>
          </w:p>
        </w:tc>
      </w:tr>
      <w:tr w:rsidR="001204D4" w14:paraId="6FEE512D" w14:textId="77777777">
        <w:trPr>
          <w:trHeight w:hRule="exact" w:val="313"/>
        </w:trPr>
        <w:tc>
          <w:tcPr>
            <w:tcW w:w="2642" w:type="dxa"/>
            <w:tcBorders>
              <w:top w:val="nil"/>
              <w:left w:val="nil"/>
              <w:bottom w:val="nil"/>
              <w:right w:val="nil"/>
            </w:tcBorders>
          </w:tcPr>
          <w:p w14:paraId="7D143887" w14:textId="77777777" w:rsidR="001204D4" w:rsidRDefault="00213659">
            <w:pPr>
              <w:spacing w:before="49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Condition:</w:t>
            </w:r>
            <w:r>
              <w:rPr>
                <w:spacing w:val="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Syllable</w:t>
            </w:r>
            <w:r>
              <w:rPr>
                <w:spacing w:val="-5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count</w:t>
            </w:r>
            <w:r>
              <w:rPr>
                <w:spacing w:val="-4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0BC98696" w14:textId="77777777" w:rsidR="001204D4" w:rsidRDefault="00213659">
            <w:pPr>
              <w:spacing w:before="49"/>
              <w:ind w:left="17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0.0430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4D3CDF90" w14:textId="77777777" w:rsidR="001204D4" w:rsidRDefault="00213659">
            <w:pPr>
              <w:spacing w:before="49"/>
              <w:ind w:left="35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0.037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3359848F" w14:textId="77777777" w:rsidR="001204D4" w:rsidRDefault="00213659">
            <w:pPr>
              <w:spacing w:before="49"/>
              <w:ind w:left="17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1.16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0C3F3559" w14:textId="77777777" w:rsidR="001204D4" w:rsidRDefault="00213659">
            <w:pPr>
              <w:spacing w:before="49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0.245</w:t>
            </w:r>
          </w:p>
        </w:tc>
      </w:tr>
      <w:tr w:rsidR="001204D4" w14:paraId="6CF02AF5" w14:textId="77777777">
        <w:trPr>
          <w:trHeight w:hRule="exact" w:val="313"/>
        </w:trPr>
        <w:tc>
          <w:tcPr>
            <w:tcW w:w="2642" w:type="dxa"/>
            <w:tcBorders>
              <w:top w:val="nil"/>
              <w:left w:val="nil"/>
              <w:bottom w:val="nil"/>
              <w:right w:val="nil"/>
            </w:tcBorders>
          </w:tcPr>
          <w:p w14:paraId="24AD0DE1" w14:textId="77777777" w:rsidR="001204D4" w:rsidRDefault="00213659">
            <w:pPr>
              <w:spacing w:before="49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Condition:</w:t>
            </w:r>
            <w:r>
              <w:rPr>
                <w:spacing w:val="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Semantic</w:t>
            </w:r>
            <w:r>
              <w:rPr>
                <w:spacing w:val="-6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incoherent</w:t>
            </w:r>
            <w:r>
              <w:rPr>
                <w:spacing w:val="-7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1DFA452F" w14:textId="77777777" w:rsidR="001204D4" w:rsidRDefault="00213659">
            <w:pPr>
              <w:spacing w:before="49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-0.0020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253CEAC0" w14:textId="77777777" w:rsidR="001204D4" w:rsidRDefault="00213659">
            <w:pPr>
              <w:spacing w:before="49"/>
              <w:ind w:left="35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0.036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2D0696F3" w14:textId="77777777" w:rsidR="001204D4" w:rsidRDefault="00213659">
            <w:pPr>
              <w:spacing w:before="49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-0.05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70D9C1E4" w14:textId="77777777" w:rsidR="001204D4" w:rsidRDefault="00213659">
            <w:pPr>
              <w:spacing w:before="49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0.954</w:t>
            </w:r>
          </w:p>
        </w:tc>
      </w:tr>
      <w:tr w:rsidR="001204D4" w14:paraId="198C6F60" w14:textId="77777777">
        <w:trPr>
          <w:trHeight w:hRule="exact" w:val="313"/>
        </w:trPr>
        <w:tc>
          <w:tcPr>
            <w:tcW w:w="2642" w:type="dxa"/>
            <w:tcBorders>
              <w:top w:val="nil"/>
              <w:left w:val="nil"/>
              <w:bottom w:val="nil"/>
              <w:right w:val="nil"/>
            </w:tcBorders>
          </w:tcPr>
          <w:p w14:paraId="54ACDED5" w14:textId="77777777" w:rsidR="001204D4" w:rsidRDefault="00213659">
            <w:pPr>
              <w:spacing w:before="49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Exposures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06ED6587" w14:textId="77777777" w:rsidR="001204D4" w:rsidRDefault="00213659">
            <w:pPr>
              <w:spacing w:before="49"/>
              <w:ind w:left="17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0.0777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5C5C9ED8" w14:textId="77777777" w:rsidR="001204D4" w:rsidRDefault="00213659">
            <w:pPr>
              <w:spacing w:before="49"/>
              <w:ind w:left="35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0.115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6846A426" w14:textId="77777777" w:rsidR="001204D4" w:rsidRDefault="00213659">
            <w:pPr>
              <w:spacing w:before="49"/>
              <w:ind w:left="17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0.67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79144448" w14:textId="77777777" w:rsidR="001204D4" w:rsidRDefault="00213659">
            <w:pPr>
              <w:spacing w:before="49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0.501</w:t>
            </w:r>
          </w:p>
        </w:tc>
      </w:tr>
      <w:tr w:rsidR="001204D4" w14:paraId="67324351" w14:textId="77777777">
        <w:trPr>
          <w:trHeight w:hRule="exact" w:val="339"/>
        </w:trPr>
        <w:tc>
          <w:tcPr>
            <w:tcW w:w="2642" w:type="dxa"/>
            <w:tcBorders>
              <w:top w:val="nil"/>
              <w:left w:val="nil"/>
              <w:bottom w:val="nil"/>
              <w:right w:val="nil"/>
            </w:tcBorders>
          </w:tcPr>
          <w:p w14:paraId="3B997B09" w14:textId="77777777" w:rsidR="001204D4" w:rsidRDefault="00213659">
            <w:pPr>
              <w:spacing w:before="49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w w:val="146"/>
                <w:sz w:val="16"/>
                <w:szCs w:val="16"/>
              </w:rPr>
              <w:t>×</w:t>
            </w:r>
            <w:r>
              <w:rPr>
                <w:spacing w:val="-18"/>
                <w:w w:val="146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C:</w:t>
            </w:r>
            <w:r>
              <w:rPr>
                <w:spacing w:val="-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Onset</w:t>
            </w:r>
            <w:r>
              <w:rPr>
                <w:spacing w:val="-4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0A11D4DA" w14:textId="77777777" w:rsidR="001204D4" w:rsidRDefault="00213659">
            <w:pPr>
              <w:spacing w:before="49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-0.0409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691F54BB" w14:textId="77777777" w:rsidR="001204D4" w:rsidRDefault="00213659">
            <w:pPr>
              <w:spacing w:before="49"/>
              <w:ind w:left="35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0.163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72028A35" w14:textId="77777777" w:rsidR="001204D4" w:rsidRDefault="00213659">
            <w:pPr>
              <w:spacing w:before="49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-0.25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667D1241" w14:textId="77777777" w:rsidR="001204D4" w:rsidRDefault="00213659">
            <w:pPr>
              <w:spacing w:before="49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0.802</w:t>
            </w:r>
          </w:p>
        </w:tc>
      </w:tr>
      <w:tr w:rsidR="001204D4" w14:paraId="1CCDD264" w14:textId="77777777">
        <w:trPr>
          <w:trHeight w:hRule="exact" w:val="313"/>
        </w:trPr>
        <w:tc>
          <w:tcPr>
            <w:tcW w:w="2642" w:type="dxa"/>
            <w:tcBorders>
              <w:top w:val="nil"/>
              <w:left w:val="nil"/>
              <w:bottom w:val="nil"/>
              <w:right w:val="nil"/>
            </w:tcBorders>
          </w:tcPr>
          <w:p w14:paraId="0E4D765C" w14:textId="77777777" w:rsidR="001204D4" w:rsidRDefault="00213659">
            <w:pPr>
              <w:spacing w:before="24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w w:val="146"/>
                <w:sz w:val="16"/>
                <w:szCs w:val="16"/>
              </w:rPr>
              <w:t>×</w:t>
            </w:r>
            <w:r>
              <w:rPr>
                <w:spacing w:val="-18"/>
                <w:w w:val="146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C:</w:t>
            </w:r>
            <w:r>
              <w:rPr>
                <w:spacing w:val="-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Rime</w:t>
            </w:r>
            <w:r>
              <w:rPr>
                <w:spacing w:val="-3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4CC26B88" w14:textId="77777777" w:rsidR="001204D4" w:rsidRDefault="00213659">
            <w:pPr>
              <w:spacing w:before="24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-0.0993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59A41E84" w14:textId="77777777" w:rsidR="001204D4" w:rsidRDefault="00213659">
            <w:pPr>
              <w:spacing w:before="24"/>
              <w:ind w:left="35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0.157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08338D31" w14:textId="77777777" w:rsidR="001204D4" w:rsidRDefault="00213659">
            <w:pPr>
              <w:spacing w:before="24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-0.63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3CBC3F1B" w14:textId="77777777" w:rsidR="001204D4" w:rsidRDefault="00213659">
            <w:pPr>
              <w:spacing w:before="24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0.527</w:t>
            </w:r>
          </w:p>
        </w:tc>
      </w:tr>
      <w:tr w:rsidR="001204D4" w14:paraId="35BA2000" w14:textId="77777777">
        <w:trPr>
          <w:trHeight w:hRule="exact" w:val="262"/>
        </w:trPr>
        <w:tc>
          <w:tcPr>
            <w:tcW w:w="2642" w:type="dxa"/>
            <w:tcBorders>
              <w:top w:val="nil"/>
              <w:left w:val="nil"/>
              <w:bottom w:val="nil"/>
              <w:right w:val="nil"/>
            </w:tcBorders>
          </w:tcPr>
          <w:p w14:paraId="1F0D092B" w14:textId="77777777" w:rsidR="001204D4" w:rsidRDefault="00213659">
            <w:pPr>
              <w:spacing w:before="24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w w:val="146"/>
                <w:sz w:val="16"/>
                <w:szCs w:val="16"/>
              </w:rPr>
              <w:t>×</w:t>
            </w:r>
            <w:r>
              <w:rPr>
                <w:spacing w:val="-18"/>
                <w:w w:val="146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C:</w:t>
            </w:r>
            <w:r>
              <w:rPr>
                <w:spacing w:val="-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Syllable</w:t>
            </w:r>
            <w:r>
              <w:rPr>
                <w:spacing w:val="-5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count</w:t>
            </w:r>
            <w:r>
              <w:rPr>
                <w:spacing w:val="-4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52256AFF" w14:textId="77777777" w:rsidR="001204D4" w:rsidRDefault="00213659">
            <w:pPr>
              <w:spacing w:before="24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-0.0641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00869135" w14:textId="77777777" w:rsidR="001204D4" w:rsidRDefault="00213659">
            <w:pPr>
              <w:spacing w:before="24"/>
              <w:ind w:left="35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0.161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457D4631" w14:textId="77777777" w:rsidR="001204D4" w:rsidRDefault="00213659">
            <w:pPr>
              <w:spacing w:before="24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-0.39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71FA9885" w14:textId="77777777" w:rsidR="001204D4" w:rsidRDefault="00213659">
            <w:pPr>
              <w:spacing w:before="24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0.690</w:t>
            </w:r>
          </w:p>
        </w:tc>
      </w:tr>
      <w:tr w:rsidR="001204D4" w14:paraId="4FB9FFD0" w14:textId="77777777">
        <w:trPr>
          <w:trHeight w:hRule="exact" w:val="355"/>
        </w:trPr>
        <w:tc>
          <w:tcPr>
            <w:tcW w:w="5457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06A793D" w14:textId="77777777" w:rsidR="001204D4" w:rsidRDefault="00213659">
            <w:pPr>
              <w:tabs>
                <w:tab w:val="left" w:pos="5440"/>
              </w:tabs>
              <w:spacing w:before="76"/>
              <w:ind w:left="5" w:right="-46"/>
              <w:rPr>
                <w:sz w:val="16"/>
                <w:szCs w:val="16"/>
              </w:rPr>
            </w:pPr>
            <w:r>
              <w:rPr>
                <w:w w:val="99"/>
                <w:sz w:val="16"/>
                <w:szCs w:val="16"/>
                <w:u w:val="single" w:color="000000"/>
              </w:rPr>
              <w:t xml:space="preserve"> </w:t>
            </w:r>
            <w:r>
              <w:rPr>
                <w:sz w:val="16"/>
                <w:szCs w:val="16"/>
                <w:u w:val="single" w:color="000000"/>
              </w:rPr>
              <w:t xml:space="preserve">  </w:t>
            </w:r>
            <w:r>
              <w:rPr>
                <w:w w:val="99"/>
                <w:sz w:val="16"/>
                <w:szCs w:val="16"/>
                <w:u w:val="single" w:color="000000"/>
              </w:rPr>
              <w:t xml:space="preserve">E </w:t>
            </w:r>
            <w:r>
              <w:rPr>
                <w:w w:val="146"/>
                <w:sz w:val="16"/>
                <w:szCs w:val="16"/>
                <w:u w:val="single" w:color="000000"/>
              </w:rPr>
              <w:t>×</w:t>
            </w:r>
            <w:r>
              <w:rPr>
                <w:spacing w:val="-5"/>
                <w:w w:val="111"/>
                <w:sz w:val="16"/>
                <w:szCs w:val="16"/>
                <w:u w:val="single" w:color="000000"/>
              </w:rPr>
              <w:t xml:space="preserve"> </w:t>
            </w:r>
            <w:r>
              <w:rPr>
                <w:w w:val="99"/>
                <w:sz w:val="16"/>
                <w:szCs w:val="16"/>
                <w:u w:val="single" w:color="000000"/>
              </w:rPr>
              <w:t xml:space="preserve">C: Semantic incoherent – 0/3 </w:t>
            </w:r>
            <w:r>
              <w:rPr>
                <w:sz w:val="16"/>
                <w:szCs w:val="16"/>
                <w:u w:val="single" w:color="000000"/>
              </w:rPr>
              <w:t xml:space="preserve">           </w:t>
            </w:r>
            <w:r>
              <w:rPr>
                <w:spacing w:val="4"/>
                <w:sz w:val="16"/>
                <w:szCs w:val="16"/>
                <w:u w:val="single" w:color="000000"/>
              </w:rPr>
              <w:t xml:space="preserve"> </w:t>
            </w:r>
            <w:r>
              <w:rPr>
                <w:w w:val="99"/>
                <w:sz w:val="16"/>
                <w:szCs w:val="16"/>
                <w:u w:val="single" w:color="000000"/>
              </w:rPr>
              <w:t xml:space="preserve">0.0852 </w:t>
            </w:r>
            <w:r>
              <w:rPr>
                <w:sz w:val="16"/>
                <w:szCs w:val="16"/>
                <w:u w:val="single" w:color="000000"/>
              </w:rPr>
              <w:t xml:space="preserve">          </w:t>
            </w:r>
            <w:r>
              <w:rPr>
                <w:spacing w:val="-11"/>
                <w:sz w:val="16"/>
                <w:szCs w:val="16"/>
                <w:u w:val="single" w:color="000000"/>
              </w:rPr>
              <w:t xml:space="preserve"> </w:t>
            </w:r>
            <w:r>
              <w:rPr>
                <w:w w:val="99"/>
                <w:sz w:val="16"/>
                <w:szCs w:val="16"/>
                <w:u w:val="single" w:color="000000"/>
              </w:rPr>
              <w:t xml:space="preserve">0.156 </w:t>
            </w:r>
            <w:r>
              <w:rPr>
                <w:sz w:val="16"/>
                <w:szCs w:val="16"/>
                <w:u w:val="single" w:color="000000"/>
              </w:rPr>
              <w:t xml:space="preserve">     </w:t>
            </w:r>
            <w:r>
              <w:rPr>
                <w:spacing w:val="12"/>
                <w:sz w:val="16"/>
                <w:szCs w:val="16"/>
                <w:u w:val="single" w:color="000000"/>
              </w:rPr>
              <w:t xml:space="preserve"> </w:t>
            </w:r>
            <w:r>
              <w:rPr>
                <w:w w:val="99"/>
                <w:sz w:val="16"/>
                <w:szCs w:val="16"/>
                <w:u w:val="single" w:color="000000"/>
              </w:rPr>
              <w:t xml:space="preserve">0.54 </w:t>
            </w:r>
            <w:r>
              <w:rPr>
                <w:sz w:val="16"/>
                <w:szCs w:val="16"/>
                <w:u w:val="single" w:color="000000"/>
              </w:rPr>
              <w:t xml:space="preserve">    </w:t>
            </w:r>
            <w:r>
              <w:rPr>
                <w:spacing w:val="-1"/>
                <w:sz w:val="16"/>
                <w:szCs w:val="16"/>
                <w:u w:val="single" w:color="000000"/>
              </w:rPr>
              <w:t xml:space="preserve"> </w:t>
            </w:r>
            <w:r>
              <w:rPr>
                <w:w w:val="99"/>
                <w:sz w:val="16"/>
                <w:szCs w:val="16"/>
                <w:u w:val="single" w:color="000000"/>
              </w:rPr>
              <w:t xml:space="preserve">0.586 </w:t>
            </w:r>
            <w:r>
              <w:rPr>
                <w:sz w:val="16"/>
                <w:szCs w:val="16"/>
                <w:u w:val="single" w:color="000000"/>
              </w:rPr>
              <w:tab/>
            </w:r>
          </w:p>
        </w:tc>
      </w:tr>
      <w:tr w:rsidR="001204D4" w14:paraId="00481DA9" w14:textId="77777777">
        <w:trPr>
          <w:trHeight w:hRule="exact" w:val="321"/>
        </w:trPr>
        <w:tc>
          <w:tcPr>
            <w:tcW w:w="264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2D97A28F" w14:textId="77777777" w:rsidR="001204D4" w:rsidRDefault="00213659">
            <w:pPr>
              <w:spacing w:before="70"/>
              <w:ind w:left="1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Predictor</w:t>
            </w:r>
          </w:p>
        </w:tc>
        <w:tc>
          <w:tcPr>
            <w:tcW w:w="73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2D44132E" w14:textId="77777777" w:rsidR="001204D4" w:rsidRDefault="00213659">
            <w:pPr>
              <w:spacing w:before="70"/>
              <w:ind w:right="130"/>
              <w:jc w:val="right"/>
              <w:rPr>
                <w:sz w:val="16"/>
                <w:szCs w:val="16"/>
              </w:rPr>
            </w:pPr>
            <w:r>
              <w:rPr>
                <w:w w:val="116"/>
                <w:sz w:val="16"/>
                <w:szCs w:val="16"/>
              </w:rPr>
              <w:t>β</w:t>
            </w:r>
          </w:p>
        </w:tc>
        <w:tc>
          <w:tcPr>
            <w:tcW w:w="82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27A08D46" w14:textId="77777777" w:rsidR="001204D4" w:rsidRDefault="00213659">
            <w:pPr>
              <w:spacing w:before="70"/>
              <w:ind w:left="117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Std</w:t>
            </w:r>
            <w:proofErr w:type="spellEnd"/>
            <w:r>
              <w:rPr>
                <w:spacing w:val="-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Error</w:t>
            </w:r>
          </w:p>
        </w:tc>
        <w:tc>
          <w:tcPr>
            <w:tcW w:w="57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55588DCC" w14:textId="77777777" w:rsidR="001204D4" w:rsidRDefault="00213659">
            <w:pPr>
              <w:spacing w:before="70"/>
              <w:ind w:right="122"/>
              <w:jc w:val="right"/>
              <w:rPr>
                <w:sz w:val="16"/>
                <w:szCs w:val="16"/>
              </w:rPr>
            </w:pPr>
            <w:proofErr w:type="gramStart"/>
            <w:r>
              <w:rPr>
                <w:w w:val="138"/>
                <w:sz w:val="16"/>
                <w:szCs w:val="16"/>
              </w:rPr>
              <w:t>t</w:t>
            </w:r>
            <w:proofErr w:type="gramEnd"/>
          </w:p>
        </w:tc>
        <w:tc>
          <w:tcPr>
            <w:tcW w:w="68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41449D02" w14:textId="77777777" w:rsidR="001204D4" w:rsidRDefault="00213659">
            <w:pPr>
              <w:spacing w:before="70"/>
              <w:ind w:right="120"/>
              <w:jc w:val="right"/>
              <w:rPr>
                <w:sz w:val="16"/>
                <w:szCs w:val="16"/>
              </w:rPr>
            </w:pPr>
            <w:proofErr w:type="gramStart"/>
            <w:r>
              <w:rPr>
                <w:w w:val="106"/>
                <w:sz w:val="16"/>
                <w:szCs w:val="16"/>
              </w:rPr>
              <w:t>p</w:t>
            </w:r>
            <w:proofErr w:type="gramEnd"/>
          </w:p>
        </w:tc>
      </w:tr>
      <w:tr w:rsidR="001204D4" w14:paraId="2CB73F6C" w14:textId="77777777">
        <w:trPr>
          <w:trHeight w:hRule="exact" w:val="333"/>
        </w:trPr>
        <w:tc>
          <w:tcPr>
            <w:tcW w:w="264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69A69E41" w14:textId="77777777" w:rsidR="001204D4" w:rsidRDefault="00213659">
            <w:pPr>
              <w:spacing w:before="70"/>
              <w:ind w:left="1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Intercept</w:t>
            </w:r>
          </w:p>
        </w:tc>
        <w:tc>
          <w:tcPr>
            <w:tcW w:w="73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381216DB" w14:textId="77777777" w:rsidR="001204D4" w:rsidRDefault="00213659">
            <w:pPr>
              <w:spacing w:before="70"/>
              <w:ind w:left="17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0.0139</w:t>
            </w:r>
          </w:p>
        </w:tc>
        <w:tc>
          <w:tcPr>
            <w:tcW w:w="82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29039F5C" w14:textId="77777777" w:rsidR="001204D4" w:rsidRDefault="00213659">
            <w:pPr>
              <w:spacing w:before="70"/>
              <w:ind w:left="34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0.024</w:t>
            </w:r>
          </w:p>
        </w:tc>
        <w:tc>
          <w:tcPr>
            <w:tcW w:w="57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0B05510F" w14:textId="77777777" w:rsidR="001204D4" w:rsidRDefault="00213659">
            <w:pPr>
              <w:spacing w:before="70"/>
              <w:ind w:left="17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0.57</w:t>
            </w:r>
          </w:p>
        </w:tc>
        <w:tc>
          <w:tcPr>
            <w:tcW w:w="68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66036E9C" w14:textId="77777777" w:rsidR="001204D4" w:rsidRDefault="00213659">
            <w:pPr>
              <w:spacing w:before="70"/>
              <w:ind w:left="12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0.563</w:t>
            </w:r>
          </w:p>
        </w:tc>
      </w:tr>
      <w:tr w:rsidR="001204D4" w14:paraId="265193C7" w14:textId="77777777">
        <w:trPr>
          <w:trHeight w:hRule="exact" w:val="313"/>
        </w:trPr>
        <w:tc>
          <w:tcPr>
            <w:tcW w:w="2642" w:type="dxa"/>
            <w:tcBorders>
              <w:top w:val="nil"/>
              <w:left w:val="nil"/>
              <w:bottom w:val="nil"/>
              <w:right w:val="nil"/>
            </w:tcBorders>
          </w:tcPr>
          <w:p w14:paraId="0D08E987" w14:textId="77777777" w:rsidR="001204D4" w:rsidRDefault="00213659">
            <w:pPr>
              <w:spacing w:before="49"/>
              <w:ind w:left="1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Condition:</w:t>
            </w:r>
            <w:r>
              <w:rPr>
                <w:spacing w:val="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Onset</w:t>
            </w:r>
            <w:r>
              <w:rPr>
                <w:spacing w:val="-4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29F3AAF9" w14:textId="77777777" w:rsidR="001204D4" w:rsidRDefault="00213659">
            <w:pPr>
              <w:spacing w:before="49"/>
              <w:ind w:left="11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-0.0097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03F2DE83" w14:textId="77777777" w:rsidR="001204D4" w:rsidRDefault="00213659">
            <w:pPr>
              <w:spacing w:before="49"/>
              <w:ind w:left="34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0.033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174F0914" w14:textId="77777777" w:rsidR="001204D4" w:rsidRDefault="00213659">
            <w:pPr>
              <w:spacing w:before="49"/>
              <w:ind w:left="11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-0.28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4E1C14AA" w14:textId="77777777" w:rsidR="001204D4" w:rsidRDefault="00213659">
            <w:pPr>
              <w:spacing w:before="49"/>
              <w:ind w:left="12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0.771</w:t>
            </w:r>
          </w:p>
        </w:tc>
      </w:tr>
      <w:tr w:rsidR="001204D4" w14:paraId="5E51DE4F" w14:textId="77777777">
        <w:trPr>
          <w:trHeight w:hRule="exact" w:val="313"/>
        </w:trPr>
        <w:tc>
          <w:tcPr>
            <w:tcW w:w="2642" w:type="dxa"/>
            <w:tcBorders>
              <w:top w:val="nil"/>
              <w:left w:val="nil"/>
              <w:bottom w:val="nil"/>
              <w:right w:val="nil"/>
            </w:tcBorders>
          </w:tcPr>
          <w:p w14:paraId="229F00DA" w14:textId="77777777" w:rsidR="001204D4" w:rsidRDefault="00213659">
            <w:pPr>
              <w:spacing w:before="49"/>
              <w:ind w:left="1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Condition:</w:t>
            </w:r>
            <w:r>
              <w:rPr>
                <w:spacing w:val="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Rime</w:t>
            </w:r>
            <w:r>
              <w:rPr>
                <w:spacing w:val="-3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48F07094" w14:textId="77777777" w:rsidR="001204D4" w:rsidRDefault="00213659">
            <w:pPr>
              <w:spacing w:before="49"/>
              <w:ind w:left="11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-0.0102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4B1BBF3F" w14:textId="77777777" w:rsidR="001204D4" w:rsidRDefault="00213659">
            <w:pPr>
              <w:spacing w:before="49"/>
              <w:ind w:left="34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0.031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0284B9CB" w14:textId="77777777" w:rsidR="001204D4" w:rsidRDefault="00213659">
            <w:pPr>
              <w:spacing w:before="49"/>
              <w:ind w:left="11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-0.32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38D8556C" w14:textId="77777777" w:rsidR="001204D4" w:rsidRDefault="00213659">
            <w:pPr>
              <w:spacing w:before="49"/>
              <w:ind w:left="12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0.745</w:t>
            </w:r>
          </w:p>
        </w:tc>
      </w:tr>
      <w:tr w:rsidR="001204D4" w14:paraId="06C9B822" w14:textId="77777777">
        <w:trPr>
          <w:trHeight w:hRule="exact" w:val="313"/>
        </w:trPr>
        <w:tc>
          <w:tcPr>
            <w:tcW w:w="2642" w:type="dxa"/>
            <w:tcBorders>
              <w:top w:val="nil"/>
              <w:left w:val="nil"/>
              <w:bottom w:val="nil"/>
              <w:right w:val="nil"/>
            </w:tcBorders>
          </w:tcPr>
          <w:p w14:paraId="05CA77E3" w14:textId="77777777" w:rsidR="001204D4" w:rsidRDefault="00213659">
            <w:pPr>
              <w:spacing w:before="49"/>
              <w:ind w:left="1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Condition:</w:t>
            </w:r>
            <w:r>
              <w:rPr>
                <w:spacing w:val="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Syllable</w:t>
            </w:r>
            <w:r>
              <w:rPr>
                <w:spacing w:val="-5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count</w:t>
            </w:r>
            <w:r>
              <w:rPr>
                <w:spacing w:val="-4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4365E441" w14:textId="77777777" w:rsidR="001204D4" w:rsidRDefault="00213659">
            <w:pPr>
              <w:spacing w:before="49"/>
              <w:ind w:left="11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-0.0402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36F27292" w14:textId="77777777" w:rsidR="001204D4" w:rsidRDefault="00213659">
            <w:pPr>
              <w:spacing w:before="49"/>
              <w:ind w:left="34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0.033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0E222688" w14:textId="77777777" w:rsidR="001204D4" w:rsidRDefault="00213659">
            <w:pPr>
              <w:spacing w:before="49"/>
              <w:ind w:left="11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-1.19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4F2CDA90" w14:textId="77777777" w:rsidR="001204D4" w:rsidRDefault="00213659">
            <w:pPr>
              <w:spacing w:before="49"/>
              <w:ind w:left="12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0.233</w:t>
            </w:r>
          </w:p>
        </w:tc>
      </w:tr>
      <w:tr w:rsidR="001204D4" w14:paraId="49D96D5A" w14:textId="77777777">
        <w:trPr>
          <w:trHeight w:hRule="exact" w:val="313"/>
        </w:trPr>
        <w:tc>
          <w:tcPr>
            <w:tcW w:w="2642" w:type="dxa"/>
            <w:tcBorders>
              <w:top w:val="nil"/>
              <w:left w:val="nil"/>
              <w:bottom w:val="nil"/>
              <w:right w:val="nil"/>
            </w:tcBorders>
          </w:tcPr>
          <w:p w14:paraId="03A9A076" w14:textId="77777777" w:rsidR="001204D4" w:rsidRDefault="00213659">
            <w:pPr>
              <w:spacing w:before="49"/>
              <w:ind w:left="1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Condition:</w:t>
            </w:r>
            <w:r>
              <w:rPr>
                <w:spacing w:val="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Semantic</w:t>
            </w:r>
            <w:r>
              <w:rPr>
                <w:spacing w:val="-6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incoherent</w:t>
            </w:r>
            <w:r>
              <w:rPr>
                <w:spacing w:val="-7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1D7D7382" w14:textId="77777777" w:rsidR="001204D4" w:rsidRDefault="00213659">
            <w:pPr>
              <w:spacing w:before="49"/>
              <w:ind w:left="11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-0.0092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70C5153F" w14:textId="77777777" w:rsidR="001204D4" w:rsidRDefault="00213659">
            <w:pPr>
              <w:spacing w:before="49"/>
              <w:ind w:left="34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0.033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53CCF59E" w14:textId="77777777" w:rsidR="001204D4" w:rsidRDefault="00213659">
            <w:pPr>
              <w:spacing w:before="49"/>
              <w:ind w:left="11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-0.27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78F77F3E" w14:textId="77777777" w:rsidR="001204D4" w:rsidRDefault="00213659">
            <w:pPr>
              <w:spacing w:before="49"/>
              <w:ind w:left="12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0.782</w:t>
            </w:r>
          </w:p>
        </w:tc>
      </w:tr>
      <w:tr w:rsidR="001204D4" w14:paraId="6E3CA473" w14:textId="77777777">
        <w:trPr>
          <w:trHeight w:hRule="exact" w:val="313"/>
        </w:trPr>
        <w:tc>
          <w:tcPr>
            <w:tcW w:w="2642" w:type="dxa"/>
            <w:tcBorders>
              <w:top w:val="nil"/>
              <w:left w:val="nil"/>
              <w:bottom w:val="nil"/>
              <w:right w:val="nil"/>
            </w:tcBorders>
          </w:tcPr>
          <w:p w14:paraId="3544EB0A" w14:textId="77777777" w:rsidR="001204D4" w:rsidRDefault="00213659">
            <w:pPr>
              <w:spacing w:before="49"/>
              <w:ind w:left="1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Exposures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2FF9B434" w14:textId="77777777" w:rsidR="001204D4" w:rsidRDefault="00213659">
            <w:pPr>
              <w:spacing w:before="49"/>
              <w:ind w:left="11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-0.0711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1982F301" w14:textId="77777777" w:rsidR="001204D4" w:rsidRDefault="00213659">
            <w:pPr>
              <w:spacing w:before="49"/>
              <w:ind w:left="34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0.105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4FB1251C" w14:textId="77777777" w:rsidR="001204D4" w:rsidRDefault="00213659">
            <w:pPr>
              <w:spacing w:before="49"/>
              <w:ind w:left="11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-0.67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59E98268" w14:textId="77777777" w:rsidR="001204D4" w:rsidRDefault="00213659">
            <w:pPr>
              <w:spacing w:before="49"/>
              <w:ind w:left="12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0.499</w:t>
            </w:r>
          </w:p>
        </w:tc>
      </w:tr>
      <w:tr w:rsidR="001204D4" w14:paraId="6734D57B" w14:textId="77777777">
        <w:trPr>
          <w:trHeight w:hRule="exact" w:val="339"/>
        </w:trPr>
        <w:tc>
          <w:tcPr>
            <w:tcW w:w="2642" w:type="dxa"/>
            <w:tcBorders>
              <w:top w:val="nil"/>
              <w:left w:val="nil"/>
              <w:bottom w:val="nil"/>
              <w:right w:val="nil"/>
            </w:tcBorders>
          </w:tcPr>
          <w:p w14:paraId="277DB35C" w14:textId="77777777" w:rsidR="001204D4" w:rsidRDefault="00213659">
            <w:pPr>
              <w:spacing w:before="49"/>
              <w:ind w:left="1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w w:val="146"/>
                <w:sz w:val="16"/>
                <w:szCs w:val="16"/>
              </w:rPr>
              <w:t>×</w:t>
            </w:r>
            <w:r>
              <w:rPr>
                <w:spacing w:val="-18"/>
                <w:w w:val="146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C:</w:t>
            </w:r>
            <w:r>
              <w:rPr>
                <w:spacing w:val="-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Onset</w:t>
            </w:r>
            <w:r>
              <w:rPr>
                <w:spacing w:val="-4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1C569356" w14:textId="77777777" w:rsidR="001204D4" w:rsidRDefault="00213659">
            <w:pPr>
              <w:spacing w:before="49"/>
              <w:ind w:left="11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-0.0501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405F0596" w14:textId="77777777" w:rsidR="001204D4" w:rsidRDefault="00213659">
            <w:pPr>
              <w:spacing w:before="49"/>
              <w:ind w:left="34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0.148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18661FF0" w14:textId="77777777" w:rsidR="001204D4" w:rsidRDefault="00213659">
            <w:pPr>
              <w:spacing w:before="49"/>
              <w:ind w:left="11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-0.33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20E408DD" w14:textId="77777777" w:rsidR="001204D4" w:rsidRDefault="00213659">
            <w:pPr>
              <w:spacing w:before="49"/>
              <w:ind w:left="12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0.736</w:t>
            </w:r>
          </w:p>
        </w:tc>
      </w:tr>
      <w:tr w:rsidR="001204D4" w14:paraId="6480A5A3" w14:textId="77777777">
        <w:trPr>
          <w:trHeight w:hRule="exact" w:val="313"/>
        </w:trPr>
        <w:tc>
          <w:tcPr>
            <w:tcW w:w="2642" w:type="dxa"/>
            <w:tcBorders>
              <w:top w:val="nil"/>
              <w:left w:val="nil"/>
              <w:bottom w:val="nil"/>
              <w:right w:val="nil"/>
            </w:tcBorders>
          </w:tcPr>
          <w:p w14:paraId="70EECFA9" w14:textId="77777777" w:rsidR="001204D4" w:rsidRDefault="00213659">
            <w:pPr>
              <w:spacing w:before="24"/>
              <w:ind w:left="1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w w:val="146"/>
                <w:sz w:val="16"/>
                <w:szCs w:val="16"/>
              </w:rPr>
              <w:t>×</w:t>
            </w:r>
            <w:r>
              <w:rPr>
                <w:spacing w:val="-18"/>
                <w:w w:val="146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C:</w:t>
            </w:r>
            <w:r>
              <w:rPr>
                <w:spacing w:val="-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Rime</w:t>
            </w:r>
            <w:r>
              <w:rPr>
                <w:spacing w:val="-3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14A16987" w14:textId="77777777" w:rsidR="001204D4" w:rsidRDefault="00213659">
            <w:pPr>
              <w:spacing w:before="24"/>
              <w:ind w:left="17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0.1874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0F5A1F83" w14:textId="77777777" w:rsidR="001204D4" w:rsidRDefault="00213659">
            <w:pPr>
              <w:spacing w:before="24"/>
              <w:ind w:left="34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0.143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0F77924D" w14:textId="77777777" w:rsidR="001204D4" w:rsidRDefault="00213659">
            <w:pPr>
              <w:spacing w:before="24"/>
              <w:ind w:left="17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1.31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79343FCD" w14:textId="77777777" w:rsidR="001204D4" w:rsidRDefault="00213659">
            <w:pPr>
              <w:spacing w:before="24"/>
              <w:ind w:left="12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0.190</w:t>
            </w:r>
          </w:p>
        </w:tc>
      </w:tr>
      <w:tr w:rsidR="001204D4" w14:paraId="2987A0AF" w14:textId="77777777">
        <w:trPr>
          <w:trHeight w:hRule="exact" w:val="262"/>
        </w:trPr>
        <w:tc>
          <w:tcPr>
            <w:tcW w:w="2642" w:type="dxa"/>
            <w:tcBorders>
              <w:top w:val="nil"/>
              <w:left w:val="nil"/>
              <w:bottom w:val="nil"/>
              <w:right w:val="nil"/>
            </w:tcBorders>
          </w:tcPr>
          <w:p w14:paraId="365F5C52" w14:textId="77777777" w:rsidR="001204D4" w:rsidRDefault="00213659">
            <w:pPr>
              <w:spacing w:before="24"/>
              <w:ind w:left="1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w w:val="146"/>
                <w:sz w:val="16"/>
                <w:szCs w:val="16"/>
              </w:rPr>
              <w:t>×</w:t>
            </w:r>
            <w:r>
              <w:rPr>
                <w:spacing w:val="-18"/>
                <w:w w:val="146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C:</w:t>
            </w:r>
            <w:r>
              <w:rPr>
                <w:spacing w:val="-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Syllable</w:t>
            </w:r>
            <w:r>
              <w:rPr>
                <w:spacing w:val="-5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count</w:t>
            </w:r>
            <w:r>
              <w:rPr>
                <w:spacing w:val="-4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0365842B" w14:textId="77777777" w:rsidR="001204D4" w:rsidRDefault="00213659">
            <w:pPr>
              <w:spacing w:before="24"/>
              <w:ind w:left="17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0.3049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688C18F2" w14:textId="77777777" w:rsidR="001204D4" w:rsidRDefault="00213659">
            <w:pPr>
              <w:spacing w:before="24"/>
              <w:ind w:left="34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0.146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61A5E603" w14:textId="77777777" w:rsidR="001204D4" w:rsidRDefault="00213659">
            <w:pPr>
              <w:spacing w:before="24"/>
              <w:ind w:left="17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2.07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3475E2B9" w14:textId="77777777" w:rsidR="001204D4" w:rsidRDefault="00213659">
            <w:pPr>
              <w:spacing w:before="24"/>
              <w:ind w:left="117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&lt;0.05*</w:t>
            </w:r>
          </w:p>
        </w:tc>
      </w:tr>
      <w:tr w:rsidR="001204D4" w14:paraId="60AF0756" w14:textId="77777777">
        <w:trPr>
          <w:trHeight w:hRule="exact" w:val="355"/>
        </w:trPr>
        <w:tc>
          <w:tcPr>
            <w:tcW w:w="5457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32C2C5E" w14:textId="77777777" w:rsidR="001204D4" w:rsidRDefault="00213659">
            <w:pPr>
              <w:tabs>
                <w:tab w:val="left" w:pos="5440"/>
              </w:tabs>
              <w:spacing w:before="76"/>
              <w:ind w:right="-52"/>
              <w:rPr>
                <w:sz w:val="16"/>
                <w:szCs w:val="16"/>
              </w:rPr>
            </w:pPr>
            <w:r>
              <w:rPr>
                <w:w w:val="99"/>
                <w:sz w:val="16"/>
                <w:szCs w:val="16"/>
                <w:u w:val="single" w:color="000000"/>
              </w:rPr>
              <w:t xml:space="preserve"> </w:t>
            </w:r>
            <w:r>
              <w:rPr>
                <w:sz w:val="16"/>
                <w:szCs w:val="16"/>
                <w:u w:val="single" w:color="000000"/>
              </w:rPr>
              <w:t xml:space="preserve">  </w:t>
            </w:r>
            <w:r>
              <w:rPr>
                <w:w w:val="99"/>
                <w:sz w:val="16"/>
                <w:szCs w:val="16"/>
                <w:u w:val="single" w:color="000000"/>
              </w:rPr>
              <w:t xml:space="preserve">E </w:t>
            </w:r>
            <w:r>
              <w:rPr>
                <w:w w:val="146"/>
                <w:sz w:val="16"/>
                <w:szCs w:val="16"/>
                <w:u w:val="single" w:color="000000"/>
              </w:rPr>
              <w:t>×</w:t>
            </w:r>
            <w:r>
              <w:rPr>
                <w:spacing w:val="-5"/>
                <w:w w:val="111"/>
                <w:sz w:val="16"/>
                <w:szCs w:val="16"/>
                <w:u w:val="single" w:color="000000"/>
              </w:rPr>
              <w:t xml:space="preserve"> </w:t>
            </w:r>
            <w:r>
              <w:rPr>
                <w:w w:val="99"/>
                <w:sz w:val="16"/>
                <w:szCs w:val="16"/>
                <w:u w:val="single" w:color="000000"/>
              </w:rPr>
              <w:t xml:space="preserve">C: Semantic incoherent – 0/3 </w:t>
            </w:r>
            <w:r>
              <w:rPr>
                <w:sz w:val="16"/>
                <w:szCs w:val="16"/>
                <w:u w:val="single" w:color="000000"/>
              </w:rPr>
              <w:t xml:space="preserve">           </w:t>
            </w:r>
            <w:r>
              <w:rPr>
                <w:spacing w:val="4"/>
                <w:sz w:val="16"/>
                <w:szCs w:val="16"/>
                <w:u w:val="single" w:color="000000"/>
              </w:rPr>
              <w:t xml:space="preserve"> </w:t>
            </w:r>
            <w:r>
              <w:rPr>
                <w:w w:val="99"/>
                <w:sz w:val="16"/>
                <w:szCs w:val="16"/>
                <w:u w:val="single" w:color="000000"/>
              </w:rPr>
              <w:t xml:space="preserve">0.1645 </w:t>
            </w:r>
            <w:r>
              <w:rPr>
                <w:sz w:val="16"/>
                <w:szCs w:val="16"/>
                <w:u w:val="single" w:color="000000"/>
              </w:rPr>
              <w:t xml:space="preserve">          </w:t>
            </w:r>
            <w:r>
              <w:rPr>
                <w:spacing w:val="-11"/>
                <w:sz w:val="16"/>
                <w:szCs w:val="16"/>
                <w:u w:val="single" w:color="000000"/>
              </w:rPr>
              <w:t xml:space="preserve"> </w:t>
            </w:r>
            <w:r>
              <w:rPr>
                <w:w w:val="99"/>
                <w:sz w:val="16"/>
                <w:szCs w:val="16"/>
                <w:u w:val="single" w:color="000000"/>
              </w:rPr>
              <w:t xml:space="preserve">0.142 </w:t>
            </w:r>
            <w:r>
              <w:rPr>
                <w:sz w:val="16"/>
                <w:szCs w:val="16"/>
                <w:u w:val="single" w:color="000000"/>
              </w:rPr>
              <w:t xml:space="preserve">     </w:t>
            </w:r>
            <w:r>
              <w:rPr>
                <w:spacing w:val="12"/>
                <w:sz w:val="16"/>
                <w:szCs w:val="16"/>
                <w:u w:val="single" w:color="000000"/>
              </w:rPr>
              <w:t xml:space="preserve"> </w:t>
            </w:r>
            <w:r>
              <w:rPr>
                <w:w w:val="99"/>
                <w:sz w:val="16"/>
                <w:szCs w:val="16"/>
                <w:u w:val="single" w:color="000000"/>
              </w:rPr>
              <w:t xml:space="preserve">1.15 </w:t>
            </w:r>
            <w:r>
              <w:rPr>
                <w:sz w:val="16"/>
                <w:szCs w:val="16"/>
                <w:u w:val="single" w:color="000000"/>
              </w:rPr>
              <w:t xml:space="preserve">    </w:t>
            </w:r>
            <w:r>
              <w:rPr>
                <w:spacing w:val="9"/>
                <w:sz w:val="16"/>
                <w:szCs w:val="16"/>
                <w:u w:val="single" w:color="000000"/>
              </w:rPr>
              <w:t xml:space="preserve"> </w:t>
            </w:r>
            <w:r>
              <w:rPr>
                <w:w w:val="99"/>
                <w:sz w:val="16"/>
                <w:szCs w:val="16"/>
                <w:u w:val="single" w:color="000000"/>
              </w:rPr>
              <w:t xml:space="preserve">0.249 </w:t>
            </w:r>
            <w:r>
              <w:rPr>
                <w:sz w:val="16"/>
                <w:szCs w:val="16"/>
                <w:u w:val="single" w:color="000000"/>
              </w:rPr>
              <w:tab/>
            </w:r>
          </w:p>
        </w:tc>
      </w:tr>
      <w:tr w:rsidR="001204D4" w14:paraId="6FAC9C54" w14:textId="77777777">
        <w:trPr>
          <w:trHeight w:hRule="exact" w:val="321"/>
        </w:trPr>
        <w:tc>
          <w:tcPr>
            <w:tcW w:w="264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35B94B61" w14:textId="77777777" w:rsidR="001204D4" w:rsidRDefault="00213659">
            <w:pPr>
              <w:spacing w:before="70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Predictor</w:t>
            </w:r>
          </w:p>
        </w:tc>
        <w:tc>
          <w:tcPr>
            <w:tcW w:w="73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208D999D" w14:textId="77777777" w:rsidR="001204D4" w:rsidRDefault="00213659">
            <w:pPr>
              <w:spacing w:before="70"/>
              <w:ind w:right="125"/>
              <w:jc w:val="right"/>
              <w:rPr>
                <w:sz w:val="16"/>
                <w:szCs w:val="16"/>
              </w:rPr>
            </w:pPr>
            <w:r>
              <w:rPr>
                <w:w w:val="116"/>
                <w:sz w:val="16"/>
                <w:szCs w:val="16"/>
              </w:rPr>
              <w:t>β</w:t>
            </w:r>
          </w:p>
        </w:tc>
        <w:tc>
          <w:tcPr>
            <w:tcW w:w="82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734AD98C" w14:textId="77777777" w:rsidR="001204D4" w:rsidRDefault="00213659">
            <w:pPr>
              <w:spacing w:before="70"/>
              <w:ind w:left="122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Std</w:t>
            </w:r>
            <w:proofErr w:type="spellEnd"/>
            <w:r>
              <w:rPr>
                <w:spacing w:val="-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Error</w:t>
            </w:r>
          </w:p>
        </w:tc>
        <w:tc>
          <w:tcPr>
            <w:tcW w:w="57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1988D4EF" w14:textId="77777777" w:rsidR="001204D4" w:rsidRDefault="00213659">
            <w:pPr>
              <w:spacing w:before="70"/>
              <w:ind w:right="117"/>
              <w:jc w:val="right"/>
              <w:rPr>
                <w:sz w:val="16"/>
                <w:szCs w:val="16"/>
              </w:rPr>
            </w:pPr>
            <w:proofErr w:type="gramStart"/>
            <w:r>
              <w:rPr>
                <w:w w:val="138"/>
                <w:sz w:val="16"/>
                <w:szCs w:val="16"/>
              </w:rPr>
              <w:t>t</w:t>
            </w:r>
            <w:proofErr w:type="gramEnd"/>
          </w:p>
        </w:tc>
        <w:tc>
          <w:tcPr>
            <w:tcW w:w="68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315D9F14" w14:textId="77777777" w:rsidR="001204D4" w:rsidRDefault="00213659">
            <w:pPr>
              <w:spacing w:before="70"/>
              <w:ind w:right="125"/>
              <w:jc w:val="right"/>
              <w:rPr>
                <w:sz w:val="16"/>
                <w:szCs w:val="16"/>
              </w:rPr>
            </w:pPr>
            <w:proofErr w:type="gramStart"/>
            <w:r>
              <w:rPr>
                <w:w w:val="106"/>
                <w:sz w:val="16"/>
                <w:szCs w:val="16"/>
              </w:rPr>
              <w:t>p</w:t>
            </w:r>
            <w:proofErr w:type="gramEnd"/>
          </w:p>
        </w:tc>
      </w:tr>
      <w:tr w:rsidR="001204D4" w14:paraId="686A4EB6" w14:textId="77777777">
        <w:trPr>
          <w:trHeight w:hRule="exact" w:val="333"/>
        </w:trPr>
        <w:tc>
          <w:tcPr>
            <w:tcW w:w="264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4BF62918" w14:textId="77777777" w:rsidR="001204D4" w:rsidRDefault="00213659">
            <w:pPr>
              <w:spacing w:before="70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Intercept</w:t>
            </w:r>
          </w:p>
        </w:tc>
        <w:tc>
          <w:tcPr>
            <w:tcW w:w="73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3D934AD2" w14:textId="77777777" w:rsidR="001204D4" w:rsidRDefault="00213659">
            <w:pPr>
              <w:spacing w:before="70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-0.0471</w:t>
            </w:r>
          </w:p>
        </w:tc>
        <w:tc>
          <w:tcPr>
            <w:tcW w:w="82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56AA309B" w14:textId="77777777" w:rsidR="001204D4" w:rsidRDefault="00213659">
            <w:pPr>
              <w:spacing w:before="70"/>
              <w:ind w:left="35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0.064</w:t>
            </w:r>
          </w:p>
        </w:tc>
        <w:tc>
          <w:tcPr>
            <w:tcW w:w="57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5A178DBD" w14:textId="77777777" w:rsidR="001204D4" w:rsidRDefault="00213659">
            <w:pPr>
              <w:spacing w:before="70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-0.72</w:t>
            </w:r>
          </w:p>
        </w:tc>
        <w:tc>
          <w:tcPr>
            <w:tcW w:w="68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54A566EC" w14:textId="77777777" w:rsidR="001204D4" w:rsidRDefault="00213659">
            <w:pPr>
              <w:spacing w:before="70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0.467</w:t>
            </w:r>
          </w:p>
        </w:tc>
      </w:tr>
      <w:tr w:rsidR="001204D4" w14:paraId="27FDD672" w14:textId="77777777">
        <w:trPr>
          <w:trHeight w:hRule="exact" w:val="313"/>
        </w:trPr>
        <w:tc>
          <w:tcPr>
            <w:tcW w:w="2642" w:type="dxa"/>
            <w:tcBorders>
              <w:top w:val="nil"/>
              <w:left w:val="nil"/>
              <w:bottom w:val="nil"/>
              <w:right w:val="nil"/>
            </w:tcBorders>
          </w:tcPr>
          <w:p w14:paraId="515A9A4C" w14:textId="77777777" w:rsidR="001204D4" w:rsidRDefault="00213659">
            <w:pPr>
              <w:spacing w:before="49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Condition:</w:t>
            </w:r>
            <w:r>
              <w:rPr>
                <w:spacing w:val="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Onset</w:t>
            </w:r>
            <w:r>
              <w:rPr>
                <w:spacing w:val="-4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1BDE2AF5" w14:textId="77777777" w:rsidR="001204D4" w:rsidRDefault="00213659">
            <w:pPr>
              <w:spacing w:before="49"/>
              <w:ind w:left="17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0.1250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3522A836" w14:textId="77777777" w:rsidR="001204D4" w:rsidRDefault="00213659">
            <w:pPr>
              <w:spacing w:before="49"/>
              <w:ind w:left="35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0.089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0D9BE3BB" w14:textId="77777777" w:rsidR="001204D4" w:rsidRDefault="00213659">
            <w:pPr>
              <w:spacing w:before="49"/>
              <w:ind w:left="17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1.39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307C34AE" w14:textId="77777777" w:rsidR="001204D4" w:rsidRDefault="00213659">
            <w:pPr>
              <w:spacing w:before="49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0.163</w:t>
            </w:r>
          </w:p>
        </w:tc>
      </w:tr>
      <w:tr w:rsidR="001204D4" w14:paraId="630E0DA2" w14:textId="77777777">
        <w:trPr>
          <w:trHeight w:hRule="exact" w:val="313"/>
        </w:trPr>
        <w:tc>
          <w:tcPr>
            <w:tcW w:w="2642" w:type="dxa"/>
            <w:tcBorders>
              <w:top w:val="nil"/>
              <w:left w:val="nil"/>
              <w:bottom w:val="nil"/>
              <w:right w:val="nil"/>
            </w:tcBorders>
          </w:tcPr>
          <w:p w14:paraId="5018A815" w14:textId="77777777" w:rsidR="001204D4" w:rsidRDefault="00213659">
            <w:pPr>
              <w:spacing w:before="49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Condition:</w:t>
            </w:r>
            <w:r>
              <w:rPr>
                <w:spacing w:val="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Rime</w:t>
            </w:r>
            <w:r>
              <w:rPr>
                <w:spacing w:val="-3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5CF51135" w14:textId="77777777" w:rsidR="001204D4" w:rsidRDefault="00213659">
            <w:pPr>
              <w:spacing w:before="49"/>
              <w:ind w:left="17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0.0730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40A20774" w14:textId="77777777" w:rsidR="001204D4" w:rsidRDefault="00213659">
            <w:pPr>
              <w:spacing w:before="49"/>
              <w:ind w:left="35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0.084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2304C7E2" w14:textId="77777777" w:rsidR="001204D4" w:rsidRDefault="00213659">
            <w:pPr>
              <w:spacing w:before="49"/>
              <w:ind w:left="17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0.86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0974DB4F" w14:textId="77777777" w:rsidR="001204D4" w:rsidRDefault="00213659">
            <w:pPr>
              <w:spacing w:before="49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0.387</w:t>
            </w:r>
          </w:p>
        </w:tc>
      </w:tr>
      <w:tr w:rsidR="001204D4" w14:paraId="328D75DB" w14:textId="77777777">
        <w:trPr>
          <w:trHeight w:hRule="exact" w:val="313"/>
        </w:trPr>
        <w:tc>
          <w:tcPr>
            <w:tcW w:w="2642" w:type="dxa"/>
            <w:tcBorders>
              <w:top w:val="nil"/>
              <w:left w:val="nil"/>
              <w:bottom w:val="nil"/>
              <w:right w:val="nil"/>
            </w:tcBorders>
          </w:tcPr>
          <w:p w14:paraId="2D2DF8F0" w14:textId="77777777" w:rsidR="001204D4" w:rsidRDefault="00213659">
            <w:pPr>
              <w:spacing w:before="49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Condition:</w:t>
            </w:r>
            <w:r>
              <w:rPr>
                <w:spacing w:val="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Syllable</w:t>
            </w:r>
            <w:r>
              <w:rPr>
                <w:spacing w:val="-5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count</w:t>
            </w:r>
            <w:r>
              <w:rPr>
                <w:spacing w:val="-4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57B3D70B" w14:textId="77777777" w:rsidR="001204D4" w:rsidRDefault="00213659">
            <w:pPr>
              <w:spacing w:before="49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-0.0100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294DA241" w14:textId="77777777" w:rsidR="001204D4" w:rsidRDefault="00213659">
            <w:pPr>
              <w:spacing w:before="49"/>
              <w:ind w:left="35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0.090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2256689D" w14:textId="77777777" w:rsidR="001204D4" w:rsidRDefault="00213659">
            <w:pPr>
              <w:spacing w:before="49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-0.11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67F81012" w14:textId="77777777" w:rsidR="001204D4" w:rsidRDefault="00213659">
            <w:pPr>
              <w:spacing w:before="49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0.911</w:t>
            </w:r>
          </w:p>
        </w:tc>
      </w:tr>
      <w:tr w:rsidR="001204D4" w14:paraId="3BF06270" w14:textId="77777777">
        <w:trPr>
          <w:trHeight w:hRule="exact" w:val="313"/>
        </w:trPr>
        <w:tc>
          <w:tcPr>
            <w:tcW w:w="2642" w:type="dxa"/>
            <w:tcBorders>
              <w:top w:val="nil"/>
              <w:left w:val="nil"/>
              <w:bottom w:val="nil"/>
              <w:right w:val="nil"/>
            </w:tcBorders>
          </w:tcPr>
          <w:p w14:paraId="77EF1AF0" w14:textId="77777777" w:rsidR="001204D4" w:rsidRDefault="00213659">
            <w:pPr>
              <w:spacing w:before="49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Condition:</w:t>
            </w:r>
            <w:r>
              <w:rPr>
                <w:spacing w:val="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Semantic</w:t>
            </w:r>
            <w:r>
              <w:rPr>
                <w:spacing w:val="-6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incoherent</w:t>
            </w:r>
            <w:r>
              <w:rPr>
                <w:spacing w:val="-7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2AE954DC" w14:textId="77777777" w:rsidR="001204D4" w:rsidRDefault="00213659">
            <w:pPr>
              <w:spacing w:before="49"/>
              <w:ind w:left="17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0.0680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54695682" w14:textId="77777777" w:rsidR="001204D4" w:rsidRDefault="00213659">
            <w:pPr>
              <w:spacing w:before="49"/>
              <w:ind w:left="35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0.090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6828AA37" w14:textId="77777777" w:rsidR="001204D4" w:rsidRDefault="00213659">
            <w:pPr>
              <w:spacing w:before="49"/>
              <w:ind w:left="17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0.75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7B16FCE2" w14:textId="77777777" w:rsidR="001204D4" w:rsidRDefault="00213659">
            <w:pPr>
              <w:spacing w:before="49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0.449</w:t>
            </w:r>
          </w:p>
        </w:tc>
      </w:tr>
      <w:tr w:rsidR="001204D4" w14:paraId="42C2E959" w14:textId="77777777">
        <w:trPr>
          <w:trHeight w:hRule="exact" w:val="313"/>
        </w:trPr>
        <w:tc>
          <w:tcPr>
            <w:tcW w:w="2642" w:type="dxa"/>
            <w:tcBorders>
              <w:top w:val="nil"/>
              <w:left w:val="nil"/>
              <w:bottom w:val="nil"/>
              <w:right w:val="nil"/>
            </w:tcBorders>
          </w:tcPr>
          <w:p w14:paraId="0FFD31BD" w14:textId="77777777" w:rsidR="001204D4" w:rsidRDefault="00213659">
            <w:pPr>
              <w:spacing w:before="49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Exposures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7F69EB56" w14:textId="77777777" w:rsidR="001204D4" w:rsidRDefault="00213659">
            <w:pPr>
              <w:spacing w:before="49"/>
              <w:ind w:left="17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0.5307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1D762D9E" w14:textId="77777777" w:rsidR="001204D4" w:rsidRDefault="00213659">
            <w:pPr>
              <w:spacing w:before="49"/>
              <w:ind w:left="35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0.282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59C0C51D" w14:textId="77777777" w:rsidR="001204D4" w:rsidRDefault="00213659">
            <w:pPr>
              <w:spacing w:before="49"/>
              <w:ind w:left="17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1.88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5356C4A6" w14:textId="77777777" w:rsidR="001204D4" w:rsidRDefault="00213659">
            <w:pPr>
              <w:spacing w:before="49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0.060</w:t>
            </w:r>
          </w:p>
        </w:tc>
      </w:tr>
      <w:tr w:rsidR="001204D4" w14:paraId="02634FFA" w14:textId="77777777">
        <w:trPr>
          <w:trHeight w:hRule="exact" w:val="339"/>
        </w:trPr>
        <w:tc>
          <w:tcPr>
            <w:tcW w:w="2642" w:type="dxa"/>
            <w:tcBorders>
              <w:top w:val="nil"/>
              <w:left w:val="nil"/>
              <w:bottom w:val="nil"/>
              <w:right w:val="nil"/>
            </w:tcBorders>
          </w:tcPr>
          <w:p w14:paraId="4A7EDB64" w14:textId="77777777" w:rsidR="001204D4" w:rsidRDefault="00213659">
            <w:pPr>
              <w:spacing w:before="49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w w:val="146"/>
                <w:sz w:val="16"/>
                <w:szCs w:val="16"/>
              </w:rPr>
              <w:t>×</w:t>
            </w:r>
            <w:r>
              <w:rPr>
                <w:spacing w:val="-18"/>
                <w:w w:val="146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C:</w:t>
            </w:r>
            <w:r>
              <w:rPr>
                <w:spacing w:val="-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Onset</w:t>
            </w:r>
            <w:r>
              <w:rPr>
                <w:spacing w:val="-4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7FB35FEB" w14:textId="77777777" w:rsidR="001204D4" w:rsidRDefault="00213659">
            <w:pPr>
              <w:spacing w:before="49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-0.4641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1F73BD59" w14:textId="77777777" w:rsidR="001204D4" w:rsidRDefault="00213659">
            <w:pPr>
              <w:spacing w:before="49"/>
              <w:ind w:left="35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0.398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3633C64A" w14:textId="77777777" w:rsidR="001204D4" w:rsidRDefault="00213659">
            <w:pPr>
              <w:spacing w:before="49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-1.16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7B4ADF3E" w14:textId="77777777" w:rsidR="001204D4" w:rsidRDefault="00213659">
            <w:pPr>
              <w:spacing w:before="49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0.244</w:t>
            </w:r>
          </w:p>
        </w:tc>
      </w:tr>
      <w:tr w:rsidR="001204D4" w14:paraId="59A7B533" w14:textId="77777777">
        <w:trPr>
          <w:trHeight w:hRule="exact" w:val="313"/>
        </w:trPr>
        <w:tc>
          <w:tcPr>
            <w:tcW w:w="2642" w:type="dxa"/>
            <w:tcBorders>
              <w:top w:val="nil"/>
              <w:left w:val="nil"/>
              <w:bottom w:val="nil"/>
              <w:right w:val="nil"/>
            </w:tcBorders>
          </w:tcPr>
          <w:p w14:paraId="36FFE670" w14:textId="77777777" w:rsidR="001204D4" w:rsidRDefault="00213659">
            <w:pPr>
              <w:spacing w:before="24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w w:val="146"/>
                <w:sz w:val="16"/>
                <w:szCs w:val="16"/>
              </w:rPr>
              <w:t>×</w:t>
            </w:r>
            <w:r>
              <w:rPr>
                <w:spacing w:val="-18"/>
                <w:w w:val="146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C:</w:t>
            </w:r>
            <w:r>
              <w:rPr>
                <w:spacing w:val="-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Rime</w:t>
            </w:r>
            <w:r>
              <w:rPr>
                <w:spacing w:val="-3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12382E82" w14:textId="77777777" w:rsidR="001204D4" w:rsidRDefault="00213659">
            <w:pPr>
              <w:spacing w:before="24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-0.3311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105CF736" w14:textId="77777777" w:rsidR="001204D4" w:rsidRDefault="00213659">
            <w:pPr>
              <w:spacing w:before="24"/>
              <w:ind w:left="35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0.382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59849F1E" w14:textId="77777777" w:rsidR="001204D4" w:rsidRDefault="00213659">
            <w:pPr>
              <w:spacing w:before="24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-0.86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4FD92D32" w14:textId="77777777" w:rsidR="001204D4" w:rsidRDefault="00213659">
            <w:pPr>
              <w:spacing w:before="24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0.387</w:t>
            </w:r>
          </w:p>
        </w:tc>
      </w:tr>
      <w:tr w:rsidR="001204D4" w14:paraId="5B132A24" w14:textId="77777777">
        <w:trPr>
          <w:trHeight w:hRule="exact" w:val="262"/>
        </w:trPr>
        <w:tc>
          <w:tcPr>
            <w:tcW w:w="2642" w:type="dxa"/>
            <w:tcBorders>
              <w:top w:val="nil"/>
              <w:left w:val="nil"/>
              <w:bottom w:val="nil"/>
              <w:right w:val="nil"/>
            </w:tcBorders>
          </w:tcPr>
          <w:p w14:paraId="11DF3DCC" w14:textId="77777777" w:rsidR="001204D4" w:rsidRDefault="00213659">
            <w:pPr>
              <w:spacing w:before="24"/>
              <w:ind w:left="12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w w:val="146"/>
                <w:sz w:val="16"/>
                <w:szCs w:val="16"/>
              </w:rPr>
              <w:t>×</w:t>
            </w:r>
            <w:r>
              <w:rPr>
                <w:spacing w:val="-18"/>
                <w:w w:val="146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C:</w:t>
            </w:r>
            <w:r>
              <w:rPr>
                <w:spacing w:val="-2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Syllable</w:t>
            </w:r>
            <w:r>
              <w:rPr>
                <w:spacing w:val="-5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count</w:t>
            </w:r>
            <w:r>
              <w:rPr>
                <w:spacing w:val="-4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>
              <w:rPr>
                <w:spacing w:val="-1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0/3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3C526D89" w14:textId="77777777" w:rsidR="001204D4" w:rsidRDefault="00213659">
            <w:pPr>
              <w:spacing w:before="24"/>
              <w:ind w:left="17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0.0376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</w:tcPr>
          <w:p w14:paraId="414103FA" w14:textId="77777777" w:rsidR="001204D4" w:rsidRDefault="00213659">
            <w:pPr>
              <w:spacing w:before="24"/>
              <w:ind w:left="35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0.393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7642542D" w14:textId="77777777" w:rsidR="001204D4" w:rsidRDefault="00213659">
            <w:pPr>
              <w:spacing w:before="24"/>
              <w:ind w:left="175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0.09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69A431B0" w14:textId="77777777" w:rsidR="001204D4" w:rsidRDefault="00213659">
            <w:pPr>
              <w:spacing w:before="24"/>
              <w:ind w:left="12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0.923</w:t>
            </w:r>
          </w:p>
        </w:tc>
      </w:tr>
      <w:tr w:rsidR="001204D4" w14:paraId="27120684" w14:textId="77777777">
        <w:trPr>
          <w:trHeight w:hRule="exact" w:val="413"/>
        </w:trPr>
        <w:tc>
          <w:tcPr>
            <w:tcW w:w="5457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094494ED" w14:textId="77777777" w:rsidR="001204D4" w:rsidRDefault="00213659">
            <w:pPr>
              <w:tabs>
                <w:tab w:val="left" w:pos="5440"/>
              </w:tabs>
              <w:spacing w:before="76"/>
              <w:ind w:left="5" w:right="-46"/>
              <w:rPr>
                <w:sz w:val="16"/>
                <w:szCs w:val="16"/>
              </w:rPr>
            </w:pPr>
            <w:r>
              <w:rPr>
                <w:w w:val="99"/>
                <w:sz w:val="16"/>
                <w:szCs w:val="16"/>
                <w:u w:val="single" w:color="000000"/>
              </w:rPr>
              <w:t xml:space="preserve"> </w:t>
            </w:r>
            <w:r>
              <w:rPr>
                <w:sz w:val="16"/>
                <w:szCs w:val="16"/>
                <w:u w:val="single" w:color="000000"/>
              </w:rPr>
              <w:t xml:space="preserve">  </w:t>
            </w:r>
            <w:r>
              <w:rPr>
                <w:w w:val="99"/>
                <w:sz w:val="16"/>
                <w:szCs w:val="16"/>
                <w:u w:val="single" w:color="000000"/>
              </w:rPr>
              <w:t xml:space="preserve">E </w:t>
            </w:r>
            <w:r>
              <w:rPr>
                <w:w w:val="146"/>
                <w:sz w:val="16"/>
                <w:szCs w:val="16"/>
                <w:u w:val="single" w:color="000000"/>
              </w:rPr>
              <w:t>×</w:t>
            </w:r>
            <w:r>
              <w:rPr>
                <w:spacing w:val="-5"/>
                <w:w w:val="111"/>
                <w:sz w:val="16"/>
                <w:szCs w:val="16"/>
                <w:u w:val="single" w:color="000000"/>
              </w:rPr>
              <w:t xml:space="preserve"> </w:t>
            </w:r>
            <w:r>
              <w:rPr>
                <w:w w:val="99"/>
                <w:sz w:val="16"/>
                <w:szCs w:val="16"/>
                <w:u w:val="single" w:color="000000"/>
              </w:rPr>
              <w:t xml:space="preserve">C: Semantic incoherent – 0/3 </w:t>
            </w:r>
            <w:r>
              <w:rPr>
                <w:sz w:val="16"/>
                <w:szCs w:val="16"/>
                <w:u w:val="single" w:color="000000"/>
              </w:rPr>
              <w:t xml:space="preserve">          </w:t>
            </w:r>
            <w:r>
              <w:rPr>
                <w:spacing w:val="-9"/>
                <w:sz w:val="16"/>
                <w:szCs w:val="16"/>
                <w:u w:val="single" w:color="000000"/>
              </w:rPr>
              <w:t xml:space="preserve"> </w:t>
            </w:r>
            <w:r>
              <w:rPr>
                <w:w w:val="99"/>
                <w:sz w:val="16"/>
                <w:szCs w:val="16"/>
                <w:u w:val="single" w:color="000000"/>
              </w:rPr>
              <w:t xml:space="preserve">-0.6766 </w:t>
            </w:r>
            <w:r>
              <w:rPr>
                <w:sz w:val="16"/>
                <w:szCs w:val="16"/>
                <w:u w:val="single" w:color="000000"/>
              </w:rPr>
              <w:t xml:space="preserve">          </w:t>
            </w:r>
            <w:r>
              <w:rPr>
                <w:spacing w:val="-11"/>
                <w:sz w:val="16"/>
                <w:szCs w:val="16"/>
                <w:u w:val="single" w:color="000000"/>
              </w:rPr>
              <w:t xml:space="preserve"> </w:t>
            </w:r>
            <w:r>
              <w:rPr>
                <w:w w:val="99"/>
                <w:sz w:val="16"/>
                <w:szCs w:val="16"/>
                <w:u w:val="single" w:color="000000"/>
              </w:rPr>
              <w:t xml:space="preserve">0.382 </w:t>
            </w:r>
            <w:r>
              <w:rPr>
                <w:sz w:val="16"/>
                <w:szCs w:val="16"/>
                <w:u w:val="single" w:color="000000"/>
              </w:rPr>
              <w:t xml:space="preserve">    </w:t>
            </w:r>
            <w:r>
              <w:rPr>
                <w:spacing w:val="-1"/>
                <w:sz w:val="16"/>
                <w:szCs w:val="16"/>
                <w:u w:val="single" w:color="000000"/>
              </w:rPr>
              <w:t xml:space="preserve"> </w:t>
            </w:r>
            <w:r>
              <w:rPr>
                <w:w w:val="99"/>
                <w:sz w:val="16"/>
                <w:szCs w:val="16"/>
                <w:u w:val="single" w:color="000000"/>
              </w:rPr>
              <w:t xml:space="preserve">-1.77 </w:t>
            </w:r>
            <w:r>
              <w:rPr>
                <w:sz w:val="16"/>
                <w:szCs w:val="16"/>
                <w:u w:val="single" w:color="000000"/>
              </w:rPr>
              <w:t xml:space="preserve">    </w:t>
            </w:r>
            <w:r>
              <w:rPr>
                <w:spacing w:val="-1"/>
                <w:sz w:val="16"/>
                <w:szCs w:val="16"/>
                <w:u w:val="single" w:color="000000"/>
              </w:rPr>
              <w:t xml:space="preserve"> </w:t>
            </w:r>
            <w:r>
              <w:rPr>
                <w:w w:val="99"/>
                <w:sz w:val="16"/>
                <w:szCs w:val="16"/>
                <w:u w:val="single" w:color="000000"/>
              </w:rPr>
              <w:t xml:space="preserve">0.076 </w:t>
            </w:r>
            <w:r>
              <w:rPr>
                <w:sz w:val="16"/>
                <w:szCs w:val="16"/>
                <w:u w:val="single" w:color="000000"/>
              </w:rPr>
              <w:tab/>
            </w:r>
          </w:p>
        </w:tc>
      </w:tr>
    </w:tbl>
    <w:p w14:paraId="7990B530" w14:textId="77777777" w:rsidR="008915DA" w:rsidRDefault="008915DA"/>
    <w:sectPr w:rsidR="008915DA" w:rsidSect="001204D4">
      <w:pgSz w:w="12240" w:h="15840"/>
      <w:pgMar w:top="960" w:right="1340" w:bottom="280" w:left="1340" w:header="736" w:footer="0" w:gutter="0"/>
      <w:cols w:space="72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lera boroditsky" w:date="2013-12-16T10:43:00Z" w:initials="lb">
    <w:p w14:paraId="6C0C00C1" w14:textId="77777777" w:rsidR="003C0DF2" w:rsidRDefault="003C0DF2">
      <w:pPr>
        <w:pStyle w:val="CommentText"/>
      </w:pPr>
      <w:r>
        <w:rPr>
          <w:rStyle w:val="CommentReference"/>
        </w:rPr>
        <w:annotationRef/>
      </w:r>
      <w:r>
        <w:t>Though we also use it to talk about similarity ratings</w:t>
      </w:r>
    </w:p>
  </w:comment>
  <w:comment w:id="3" w:author="lera boroditsky" w:date="2013-12-16T11:00:00Z" w:initials="lb">
    <w:p w14:paraId="2385D790" w14:textId="77777777" w:rsidR="00DF1B00" w:rsidRDefault="00DF1B00">
      <w:pPr>
        <w:pStyle w:val="CommentText"/>
      </w:pPr>
      <w:r>
        <w:rPr>
          <w:rStyle w:val="CommentReference"/>
        </w:rPr>
        <w:annotationRef/>
      </w:r>
      <w:r>
        <w:t>Good one</w:t>
      </w:r>
    </w:p>
  </w:comment>
  <w:comment w:id="7" w:author="lera boroditsky" w:date="2013-12-16T10:47:00Z" w:initials="lb">
    <w:p w14:paraId="60AB7512" w14:textId="77777777" w:rsidR="003C0DF2" w:rsidRDefault="003C0DF2">
      <w:pPr>
        <w:pStyle w:val="CommentText"/>
      </w:pPr>
      <w:r>
        <w:rPr>
          <w:rStyle w:val="CommentReference"/>
        </w:rPr>
        <w:annotationRef/>
      </w:r>
      <w:r>
        <w:t xml:space="preserve">Nice addition.  Might be good to phrase more in terms of questions as opposed to instructions.  Also, what about scale?  </w:t>
      </w:r>
    </w:p>
  </w:comment>
  <w:comment w:id="11" w:author="lera boroditsky" w:date="2013-12-16T10:49:00Z" w:initials="lb">
    <w:p w14:paraId="2CB71180" w14:textId="77777777" w:rsidR="003C0DF2" w:rsidRDefault="003C0DF2">
      <w:pPr>
        <w:pStyle w:val="CommentText"/>
      </w:pPr>
      <w:r>
        <w:rPr>
          <w:rStyle w:val="CommentReference"/>
        </w:rPr>
        <w:annotationRef/>
      </w:r>
      <w:r>
        <w:t>In the past tense</w:t>
      </w:r>
    </w:p>
  </w:comment>
  <w:comment w:id="12" w:author="lera boroditsky" w:date="2013-12-16T10:52:00Z" w:initials="lb">
    <w:p w14:paraId="06272CCD" w14:textId="77777777" w:rsidR="003C0DF2" w:rsidRDefault="003C0DF2">
      <w:pPr>
        <w:pStyle w:val="CommentText"/>
      </w:pPr>
      <w:r>
        <w:rPr>
          <w:rStyle w:val="CommentReference"/>
        </w:rPr>
        <w:annotationRef/>
      </w:r>
      <w:r>
        <w:t>In what way is this learning based on syntax?</w:t>
      </w:r>
    </w:p>
  </w:comment>
  <w:comment w:id="13" w:author="lera boroditsky" w:date="2013-12-16T10:53:00Z" w:initials="lb">
    <w:p w14:paraId="27EE6B06" w14:textId="77777777" w:rsidR="003C0DF2" w:rsidRDefault="003C0DF2">
      <w:pPr>
        <w:pStyle w:val="CommentText"/>
      </w:pPr>
      <w:r>
        <w:rPr>
          <w:rStyle w:val="CommentReference"/>
        </w:rPr>
        <w:annotationRef/>
      </w:r>
      <w:r>
        <w:t>How is this about coherence?</w:t>
      </w:r>
    </w:p>
  </w:comment>
  <w:comment w:id="14" w:author="lera boroditsky" w:date="2013-12-16T10:54:00Z" w:initials="lb">
    <w:p w14:paraId="008C81A7" w14:textId="77777777" w:rsidR="003C0DF2" w:rsidRDefault="003C0DF2">
      <w:pPr>
        <w:pStyle w:val="CommentText"/>
      </w:pPr>
      <w:r>
        <w:rPr>
          <w:rStyle w:val="CommentReference"/>
        </w:rPr>
        <w:annotationRef/>
      </w:r>
      <w:r>
        <w:t>I feel like the coherence element is missing from the examples above</w:t>
      </w:r>
    </w:p>
  </w:comment>
  <w:comment w:id="15" w:author="lera boroditsky" w:date="2013-12-16T10:58:00Z" w:initials="lb">
    <w:p w14:paraId="29568730" w14:textId="77777777" w:rsidR="00887739" w:rsidRDefault="00887739">
      <w:pPr>
        <w:pStyle w:val="CommentText"/>
      </w:pPr>
      <w:r>
        <w:rPr>
          <w:rStyle w:val="CommentReference"/>
        </w:rPr>
        <w:annotationRef/>
      </w:r>
      <w:r>
        <w:t>The naming explosion is not the earliest stage and actually I would argue that one reason for the explosion may indeed be that you have built up enough foundation vocab to start benefitting from distributional learning</w:t>
      </w:r>
    </w:p>
  </w:comment>
  <w:comment w:id="16" w:author="lera boroditsky" w:date="2013-12-16T10:56:00Z" w:initials="lb">
    <w:p w14:paraId="778CF3A8" w14:textId="77777777" w:rsidR="00887739" w:rsidRDefault="00887739">
      <w:pPr>
        <w:pStyle w:val="CommentText"/>
      </w:pPr>
      <w:r>
        <w:rPr>
          <w:rStyle w:val="CommentReference"/>
        </w:rPr>
        <w:annotationRef/>
      </w:r>
      <w:r>
        <w:t>Parent’s language is incoherent?</w:t>
      </w:r>
    </w:p>
  </w:comment>
  <w:comment w:id="17" w:author="lera boroditsky" w:date="2013-12-16T10:59:00Z" w:initials="lb">
    <w:p w14:paraId="756C7AB6" w14:textId="77777777" w:rsidR="00887739" w:rsidRDefault="00887739">
      <w:pPr>
        <w:pStyle w:val="CommentText"/>
      </w:pPr>
      <w:r>
        <w:rPr>
          <w:rStyle w:val="CommentReference"/>
        </w:rPr>
        <w:annotationRef/>
      </w:r>
      <w:r>
        <w:t>I like this!</w:t>
      </w:r>
    </w:p>
  </w:comment>
</w:comment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5E084A" w14:textId="77777777" w:rsidR="003C0DF2" w:rsidRDefault="003C0DF2">
      <w:r>
        <w:separator/>
      </w:r>
    </w:p>
  </w:endnote>
  <w:endnote w:type="continuationSeparator" w:id="0">
    <w:p w14:paraId="12319A29" w14:textId="77777777" w:rsidR="003C0DF2" w:rsidRDefault="003C0D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Batang">
    <w:altName w:val="바탕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15C5389" w14:textId="77777777" w:rsidR="003C0DF2" w:rsidRDefault="003C0DF2">
      <w:r>
        <w:separator/>
      </w:r>
    </w:p>
  </w:footnote>
  <w:footnote w:type="continuationSeparator" w:id="0">
    <w:p w14:paraId="5368AF17" w14:textId="77777777" w:rsidR="003C0DF2" w:rsidRDefault="003C0DF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849AB8" w14:textId="77777777" w:rsidR="003C0DF2" w:rsidRDefault="00887739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503313449" behindDoc="1" locked="0" layoutInCell="1" allowOverlap="1" wp14:anchorId="59DE9529" wp14:editId="4B0D3982">
              <wp:simplePos x="0" y="0"/>
              <wp:positionH relativeFrom="page">
                <wp:posOffset>901700</wp:posOffset>
              </wp:positionH>
              <wp:positionV relativeFrom="page">
                <wp:posOffset>454025</wp:posOffset>
              </wp:positionV>
              <wp:extent cx="5163820" cy="177165"/>
              <wp:effectExtent l="0" t="0" r="5080" b="381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63820" cy="177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97059F" w14:textId="77777777" w:rsidR="003C0DF2" w:rsidRDefault="003C0DF2">
                          <w:pPr>
                            <w:spacing w:line="240" w:lineRule="exact"/>
                            <w:ind w:left="20" w:right="-36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Running</w:t>
                          </w:r>
                          <w:r>
                            <w:rPr>
                              <w:spacing w:val="-8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szCs w:val="24"/>
                            </w:rPr>
                            <w:t>head:</w:t>
                          </w:r>
                          <w:r>
                            <w:rPr>
                              <w:spacing w:val="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szCs w:val="24"/>
                            </w:rPr>
                            <w:t>SEMANTIC</w:t>
                          </w:r>
                          <w:r>
                            <w:rPr>
                              <w:spacing w:val="-1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szCs w:val="24"/>
                            </w:rPr>
                            <w:t>COHERENCE</w:t>
                          </w:r>
                          <w:r>
                            <w:rPr>
                              <w:spacing w:val="-1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szCs w:val="24"/>
                            </w:rPr>
                            <w:t>AND</w:t>
                          </w:r>
                          <w:r>
                            <w:rPr>
                              <w:spacing w:val="-5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szCs w:val="24"/>
                            </w:rPr>
                            <w:t>DISTRI</w:t>
                          </w:r>
                          <w:r>
                            <w:rPr>
                              <w:spacing w:val="-2"/>
                              <w:sz w:val="24"/>
                              <w:szCs w:val="24"/>
                            </w:rPr>
                            <w:t>B</w:t>
                          </w:r>
                          <w:r>
                            <w:rPr>
                              <w:sz w:val="24"/>
                              <w:szCs w:val="24"/>
                            </w:rPr>
                            <w:t>UTIO</w:t>
                          </w:r>
                          <w:r>
                            <w:rPr>
                              <w:spacing w:val="-8"/>
                              <w:sz w:val="24"/>
                              <w:szCs w:val="24"/>
                            </w:rPr>
                            <w:t>N</w:t>
                          </w:r>
                          <w:r>
                            <w:rPr>
                              <w:sz w:val="24"/>
                              <w:szCs w:val="24"/>
                            </w:rPr>
                            <w:t>AL</w:t>
                          </w:r>
                          <w:r>
                            <w:rPr>
                              <w:spacing w:val="-20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szCs w:val="24"/>
                            </w:rPr>
                            <w:t>LEARNING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4" o:spid="_x0000_s1043" type="#_x0000_t202" style="position:absolute;margin-left:71pt;margin-top:35.75pt;width:406.6pt;height:13.95pt;z-index:-303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" filled="f" stroked="f">
              <v:textbox inset="0,0,0,0">
                <w:txbxContent>
                  <w:p w14:paraId="0C97059F" w14:textId="77777777" w:rsidR="003C0DF2" w:rsidRDefault="003C0DF2">
                    <w:pPr>
                      <w:spacing w:line="240" w:lineRule="exact"/>
                      <w:ind w:left="20" w:right="-36"/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Running</w:t>
                    </w:r>
                    <w:r>
                      <w:rPr>
                        <w:spacing w:val="-8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head:</w:t>
                    </w:r>
                    <w:r>
                      <w:rPr>
                        <w:spacing w:val="9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SEMANTIC</w:t>
                    </w:r>
                    <w:r>
                      <w:rPr>
                        <w:spacing w:val="-12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COHERENCE</w:t>
                    </w:r>
                    <w:r>
                      <w:rPr>
                        <w:spacing w:val="-14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AND</w:t>
                    </w:r>
                    <w:r>
                      <w:rPr>
                        <w:spacing w:val="-5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DISTRI</w:t>
                    </w:r>
                    <w:r>
                      <w:rPr>
                        <w:spacing w:val="-2"/>
                        <w:sz w:val="24"/>
                        <w:szCs w:val="24"/>
                      </w:rPr>
                      <w:t>B</w:t>
                    </w:r>
                    <w:r>
                      <w:rPr>
                        <w:sz w:val="24"/>
                        <w:szCs w:val="24"/>
                      </w:rPr>
                      <w:t>UTIO</w:t>
                    </w:r>
                    <w:r>
                      <w:rPr>
                        <w:spacing w:val="-8"/>
                        <w:sz w:val="24"/>
                        <w:szCs w:val="24"/>
                      </w:rPr>
                      <w:t>N</w:t>
                    </w:r>
                    <w:r>
                      <w:rPr>
                        <w:sz w:val="24"/>
                        <w:szCs w:val="24"/>
                      </w:rPr>
                      <w:t>AL</w:t>
                    </w:r>
                    <w:r>
                      <w:rPr>
                        <w:spacing w:val="-20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LEARNING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3450" behindDoc="1" locked="0" layoutInCell="1" allowOverlap="1" wp14:anchorId="5564147B" wp14:editId="7B728DDE">
              <wp:simplePos x="0" y="0"/>
              <wp:positionH relativeFrom="page">
                <wp:posOffset>6756400</wp:posOffset>
              </wp:positionH>
              <wp:positionV relativeFrom="page">
                <wp:posOffset>454025</wp:posOffset>
              </wp:positionV>
              <wp:extent cx="126365" cy="177165"/>
              <wp:effectExtent l="0" t="0" r="635" b="381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365" cy="177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781007" w14:textId="77777777" w:rsidR="003C0DF2" w:rsidRDefault="003C0DF2">
                          <w:pPr>
                            <w:spacing w:line="240" w:lineRule="exact"/>
                            <w:ind w:left="40"/>
                            <w:rPr>
                              <w:sz w:val="24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F1B00">
                            <w:rPr>
                              <w:noProof/>
                              <w:sz w:val="24"/>
                              <w:szCs w:val="24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44" type="#_x0000_t202" style="position:absolute;margin-left:532pt;margin-top:35.75pt;width:9.95pt;height:13.95pt;z-index:-303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" filled="f" stroked="f">
              <v:textbox inset="0,0,0,0">
                <w:txbxContent>
                  <w:p w14:paraId="7F781007" w14:textId="77777777" w:rsidR="003C0DF2" w:rsidRDefault="003C0DF2">
                    <w:pPr>
                      <w:spacing w:line="240" w:lineRule="exact"/>
                      <w:ind w:left="40"/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  <w:szCs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F1B00">
                      <w:rPr>
                        <w:noProof/>
                        <w:sz w:val="24"/>
                        <w:szCs w:val="24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D3691E" w14:textId="77777777" w:rsidR="003C0DF2" w:rsidRDefault="00887739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503313451" behindDoc="1" locked="0" layoutInCell="1" allowOverlap="1" wp14:anchorId="74B98005" wp14:editId="0B71421F">
              <wp:simplePos x="0" y="0"/>
              <wp:positionH relativeFrom="page">
                <wp:posOffset>901700</wp:posOffset>
              </wp:positionH>
              <wp:positionV relativeFrom="page">
                <wp:posOffset>454025</wp:posOffset>
              </wp:positionV>
              <wp:extent cx="4226560" cy="177165"/>
              <wp:effectExtent l="0" t="0" r="2540" b="381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26560" cy="177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0F4959" w14:textId="77777777" w:rsidR="003C0DF2" w:rsidRDefault="003C0DF2">
                          <w:pPr>
                            <w:spacing w:line="240" w:lineRule="exact"/>
                            <w:ind w:left="20" w:right="-36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SEMANTIC</w:t>
                          </w:r>
                          <w:r>
                            <w:rPr>
                              <w:spacing w:val="-1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szCs w:val="24"/>
                            </w:rPr>
                            <w:t>COHERENCE</w:t>
                          </w:r>
                          <w:r>
                            <w:rPr>
                              <w:spacing w:val="-1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szCs w:val="24"/>
                            </w:rPr>
                            <w:t>AND</w:t>
                          </w:r>
                          <w:r>
                            <w:rPr>
                              <w:spacing w:val="-5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szCs w:val="24"/>
                            </w:rPr>
                            <w:t>DISTRI</w:t>
                          </w:r>
                          <w:r>
                            <w:rPr>
                              <w:spacing w:val="-2"/>
                              <w:sz w:val="24"/>
                              <w:szCs w:val="24"/>
                            </w:rPr>
                            <w:t>B</w:t>
                          </w:r>
                          <w:r>
                            <w:rPr>
                              <w:sz w:val="24"/>
                              <w:szCs w:val="24"/>
                            </w:rPr>
                            <w:t>UTIO</w:t>
                          </w:r>
                          <w:r>
                            <w:rPr>
                              <w:spacing w:val="-8"/>
                              <w:sz w:val="24"/>
                              <w:szCs w:val="24"/>
                            </w:rPr>
                            <w:t>N</w:t>
                          </w:r>
                          <w:r>
                            <w:rPr>
                              <w:sz w:val="24"/>
                              <w:szCs w:val="24"/>
                            </w:rPr>
                            <w:t>AL</w:t>
                          </w:r>
                          <w:r>
                            <w:rPr>
                              <w:spacing w:val="-20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szCs w:val="24"/>
                            </w:rPr>
                            <w:t>LEARNING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2" o:spid="_x0000_s1045" type="#_x0000_t202" style="position:absolute;margin-left:71pt;margin-top:35.75pt;width:332.8pt;height:13.95pt;z-index:-30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" filled="f" stroked="f">
              <v:textbox inset="0,0,0,0">
                <w:txbxContent>
                  <w:p w14:paraId="2D0F4959" w14:textId="77777777" w:rsidR="003C0DF2" w:rsidRDefault="003C0DF2">
                    <w:pPr>
                      <w:spacing w:line="240" w:lineRule="exact"/>
                      <w:ind w:left="20" w:right="-36"/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SEMANTIC</w:t>
                    </w:r>
                    <w:r>
                      <w:rPr>
                        <w:spacing w:val="-12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COHERENCE</w:t>
                    </w:r>
                    <w:r>
                      <w:rPr>
                        <w:spacing w:val="-14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AND</w:t>
                    </w:r>
                    <w:r>
                      <w:rPr>
                        <w:spacing w:val="-5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DISTRI</w:t>
                    </w:r>
                    <w:r>
                      <w:rPr>
                        <w:spacing w:val="-2"/>
                        <w:sz w:val="24"/>
                        <w:szCs w:val="24"/>
                      </w:rPr>
                      <w:t>B</w:t>
                    </w:r>
                    <w:r>
                      <w:rPr>
                        <w:sz w:val="24"/>
                        <w:szCs w:val="24"/>
                      </w:rPr>
                      <w:t>UTIO</w:t>
                    </w:r>
                    <w:r>
                      <w:rPr>
                        <w:spacing w:val="-8"/>
                        <w:sz w:val="24"/>
                        <w:szCs w:val="24"/>
                      </w:rPr>
                      <w:t>N</w:t>
                    </w:r>
                    <w:r>
                      <w:rPr>
                        <w:sz w:val="24"/>
                        <w:szCs w:val="24"/>
                      </w:rPr>
                      <w:t>AL</w:t>
                    </w:r>
                    <w:r>
                      <w:rPr>
                        <w:spacing w:val="-20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LEARNING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3452" behindDoc="1" locked="0" layoutInCell="1" allowOverlap="1" wp14:anchorId="13024DF2" wp14:editId="5A74F69C">
              <wp:simplePos x="0" y="0"/>
              <wp:positionH relativeFrom="page">
                <wp:posOffset>6692900</wp:posOffset>
              </wp:positionH>
              <wp:positionV relativeFrom="page">
                <wp:posOffset>454025</wp:posOffset>
              </wp:positionV>
              <wp:extent cx="189865" cy="177165"/>
              <wp:effectExtent l="0" t="0" r="635" b="381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865" cy="177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F90011" w14:textId="77777777" w:rsidR="003C0DF2" w:rsidRDefault="003C0DF2">
                          <w:pPr>
                            <w:spacing w:line="240" w:lineRule="exact"/>
                            <w:ind w:left="20"/>
                            <w:rPr>
                              <w:sz w:val="24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F1B00">
                            <w:rPr>
                              <w:noProof/>
                              <w:sz w:val="24"/>
                              <w:szCs w:val="24"/>
                            </w:rP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46" type="#_x0000_t202" style="position:absolute;margin-left:527pt;margin-top:35.75pt;width:14.95pt;height:13.95pt;z-index:-30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" filled="f" stroked="f">
              <v:textbox inset="0,0,0,0">
                <w:txbxContent>
                  <w:p w14:paraId="72F90011" w14:textId="77777777" w:rsidR="003C0DF2" w:rsidRDefault="003C0DF2">
                    <w:pPr>
                      <w:spacing w:line="240" w:lineRule="exact"/>
                      <w:ind w:left="20"/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  <w:szCs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F1B00">
                      <w:rPr>
                        <w:noProof/>
                        <w:sz w:val="24"/>
                        <w:szCs w:val="24"/>
                      </w:rP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706F74"/>
    <w:multiLevelType w:val="multilevel"/>
    <w:tmpl w:val="E6004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trackRevisions/>
  <w:defaultTabStop w:val="720"/>
  <w:characterSpacingControl w:val="doNotCompress"/>
  <w:hdrShapeDefaults>
    <o:shapedefaults v:ext="edit" spidmax="295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04D4"/>
    <w:rsid w:val="001204D4"/>
    <w:rsid w:val="00213659"/>
    <w:rsid w:val="003C0DF2"/>
    <w:rsid w:val="00887739"/>
    <w:rsid w:val="008915DA"/>
    <w:rsid w:val="00DF1B0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959"/>
    <o:shapelayout v:ext="edit">
      <o:idmap v:ext="edit" data="2"/>
    </o:shapelayout>
  </w:shapeDefaults>
  <w:decimalSymbol w:val="."/>
  <w:listSeparator w:val=","/>
  <w14:docId w14:val="0BB70E6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0DF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DF2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3C0DF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0DF2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0DF2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0DF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0DF2"/>
    <w:rPr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0DF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DF2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3C0DF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0DF2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0DF2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0DF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0DF2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36</Pages>
  <Words>10660</Words>
  <Characters>60763</Characters>
  <Application>Microsoft Macintosh Word</Application>
  <DocSecurity>0</DocSecurity>
  <Lines>506</Lines>
  <Paragraphs>142</Paragraphs>
  <ScaleCrop>false</ScaleCrop>
  <Company>stanford university</Company>
  <LinksUpToDate>false</LinksUpToDate>
  <CharactersWithSpaces>71281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lera boroditsky</cp:lastModifiedBy>
  <cp:revision>3</cp:revision>
  <dcterms:created xsi:type="dcterms:W3CDTF">2013-12-16T18:59:00Z</dcterms:created>
  <dcterms:modified xsi:type="dcterms:W3CDTF">2013-12-16T19:02:00Z</dcterms:modified>
</cp:coreProperties>
</file>